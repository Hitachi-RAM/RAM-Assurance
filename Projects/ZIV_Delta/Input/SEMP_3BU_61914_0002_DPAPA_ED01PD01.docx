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tara="kcentrix:tara" xmlns:aml="http://schemas.microsoft.com/aml/2001/core" xmlns:msxsl="urn:schemas-microsoft-com:xslt" xmlns:w="http://schemas.openxmlformats.org/wordprocessingml/2006/main" xmlns:a="http://schemas.openxmlformats.org/drawingml/2006/main" xmlns:a16="http://schemas.microsoft.com/office/drawing/2014/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E137E8" w14:textId="77777777">
      <w:r>
        <w:rPr>
          <w:rStyle w:val="CommentReference"/>
        </w:rPr>
        <w:commentReference w:id="2556548"/>
      </w:r>
      <w:r>
        <w:rPr>
          <w:rStyle w:val="CommentReference"/>
        </w:rPr>
        <w:commentReference w:id="2556233"/>
      </w:r>
    </w:p>
    <w:p w14:paraId="222AC541" w14:textId="77777777"/>
    <w:p w14:paraId="5DDE1FC2" w14:textId="77777777"/>
    <w:p w14:paraId="2D754AD1" w14:textId="77777777"/>
    <w:p w14:paraId="07C3F8A4" w14:textId="77777777"/>
    <w:p w14:paraId="04264E59" w14:textId="77777777"/>
    <w:p w14:paraId="4C986A99" w14:textId="77777777"/>
    <w:p w14:paraId="0E3E4740" w14:textId="6995D7D9">
      <w:pPr>
        <w:pStyle w:val="StyleTitleProjectTitleLatinHelveticaNeueLTStdBlk18pt"/>
        <w:rPr>
          <w:lang w:val="en-GB"/>
        </w:rPr>
      </w:pPr>
      <w:sdt>
        <w:sdtPr>
          <w:rPr>
            <w:lang w:val="en-GB"/>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Pr>
              <w:lang w:val="en-GB"/>
            </w:rPr>
            <w:t>System Engineering Management Plan</w:t>
          </w:r>
        </w:sdtContent>
      </w:sdt>
      <w:r>
        <w:rPr>
          <w:lang w:val="en-GB"/>
        </w:rPr>
        <w:t xml:space="preserve"> </w:t>
      </w:r>
    </w:p>
    <w:p w14:paraId="064029A9" w14:textId="77777777"/>
    <w:p w14:paraId="668AEFD7" w14:textId="7F3313C9">
      <w:r>
        <w:t>ZIVD IL Solution</w:t>
      </w:r>
    </w:p>
    <w:p w14:paraId="7B1FF4D3" w14:textId="078B4115">
      <w:pPr>
        <w:jc w:val="left"/>
        <w:rPr>
          <w:b/>
          <w:color w:val="FF0000"/>
        </w:rPr>
        <w:sectPr>
          <w:headerReference w:type="even" r:id="rId12"/>
          <w:headerReference w:type="default" r:id="rId13"/>
          <w:footerReference w:type="even" r:id="rId14"/>
          <w:footerReference w:type="default" r:id="rId15"/>
          <w:headerReference w:type="first" r:id="rId16"/>
          <w:footerReference w:type="first" r:id="rId17"/>
          <w:pgSz w:w="11906" w:h="16838" w:code="9"/>
          <w:pgMar w:top="1253" w:right="706" w:bottom="562" w:left="1253" w:header="288" w:footer="288" w:gutter="0"/>
          <w:cols w:space="720"/>
          <w:docGrid w:linePitch="360"/>
        </w:sectPr>
      </w:pPr>
      <w:r>
        <w:t>ZIVD ETCS Solution</w:t>
      </w:r>
    </w:p>
    <w:p w14:paraId="14004E2C" w14:textId="77777777">
      <w:pPr>
        <w:spacing w:before="0" w:after="0" w:line="300" w:lineRule="atLeast"/>
        <w:rPr>
          <w:i/>
          <w:iCs/>
        </w:rPr>
      </w:pPr>
    </w:p>
    <w:tbl>
      <w:tblPr>
        <w:tblW w:w="10122"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left w:w="57" w:type="dxa"/>
          <w:right w:w="57" w:type="dxa"/>
        </w:tblCellMar>
        <w:tblLook w:val="0480" w:firstRow="0" w:lastRow="0" w:firstColumn="1" w:lastColumn="0" w:noHBand="0" w:noVBand="1"/>
      </w:tblPr>
      <w:tblGrid>
        <w:gridCol w:w="1460"/>
        <w:gridCol w:w="4475"/>
        <w:gridCol w:w="4187"/>
      </w:tblGrid>
      <w:tr w14:paraId="6F57EF0D" w14:textId="77777777">
        <w:trPr>
          <w:tblHeader/>
          <w:jc w:val="center"/>
        </w:trPr>
        <w:tc xmlns:tara="kcentrix:tara" tara:rowspan="1" tara:colspan="3">
          <w:tcPr>
            <w:tcW w:w="10122" w:type="dxa"/>
            <w:gridSpan w:val="3"/>
            <w:shd w:val="clear" w:color="auto" w:fill="D9D9D9"/>
          </w:tcPr>
          <w:p w14:paraId="6AC3A9DA" w14:textId="77777777">
            <w:pPr>
              <w:spacing w:before="60" w:after="60" w:line="240" w:lineRule="atLeast"/>
              <w:jc w:val="center"/>
              <w:rPr>
                <w:b/>
                <w:sz w:val="22"/>
              </w:rPr>
            </w:pPr>
            <w:r>
              <w:rPr>
                <w:b/>
                <w:sz w:val="22"/>
              </w:rPr>
              <w:t>APPROVAL</w:t>
            </w:r>
          </w:p>
        </w:tc>
      </w:tr>
      <w:tr w14:paraId="2E42C6A9" w14:textId="77777777">
        <w:trPr>
          <w:tblHeader/>
          <w:jc w:val="center"/>
        </w:trPr>
        <w:tc xmlns:tara="kcentrix:tara" tara:rowspan="1" tara:colspan="1">
          <w:tcPr>
            <w:tcW w:w="1460" w:type="dxa"/>
            <w:tcBorders>
              <w:bottom w:val="single" w:color="A6A6A6" w:sz="4" w:space="0"/>
            </w:tcBorders>
            <w:shd w:val="clear" w:color="auto" w:fill="D9D9D9"/>
          </w:tcPr>
          <w:p w14:paraId="1B7AC447" w14:textId="77777777">
            <w:pPr>
              <w:spacing w:before="60" w:after="60" w:line="240" w:lineRule="atLeast"/>
              <w:jc w:val="center"/>
            </w:pPr>
          </w:p>
        </w:tc>
        <w:tc xmlns:tara="kcentrix:tara" tara:rowspan="1" tara:colspan="1">
          <w:tcPr>
            <w:tcW w:w="4475" w:type="dxa"/>
            <w:shd w:val="clear" w:color="auto" w:fill="D9D9D9"/>
          </w:tcPr>
          <w:p w14:paraId="4FC8A9B0" w14:textId="77777777">
            <w:pPr>
              <w:spacing w:before="60" w:after="60" w:line="240" w:lineRule="atLeast"/>
              <w:jc w:val="center"/>
              <w:rPr>
                <w:b/>
              </w:rPr>
            </w:pPr>
            <w:r>
              <w:rPr>
                <w:b/>
              </w:rPr>
              <w:t>Name and Role/Job Title</w:t>
            </w:r>
          </w:p>
        </w:tc>
        <w:tc xmlns:tara="kcentrix:tara" tara:rowspan="1" tara:colspan="1">
          <w:tcPr>
            <w:tcW w:w="4187" w:type="dxa"/>
            <w:shd w:val="clear" w:color="auto" w:fill="D9D9D9"/>
          </w:tcPr>
          <w:p w14:paraId="6022B33B" w14:textId="77777777">
            <w:pPr>
              <w:spacing w:before="60" w:after="60" w:line="240" w:lineRule="atLeast"/>
              <w:jc w:val="center"/>
              <w:rPr>
                <w:b/>
              </w:rPr>
            </w:pPr>
            <w:r>
              <w:rPr>
                <w:b/>
              </w:rPr>
              <w:t>Esignature</w:t>
            </w:r>
          </w:p>
        </w:tc>
      </w:tr>
      <w:tr w14:paraId="63307D8E" w14:textId="77777777">
        <w:trPr>
          <w:jc w:val="center"/>
        </w:trPr>
        <w:tc xmlns:tara="kcentrix:tara" tara:rowspan="1" tara:colspan="1">
          <w:tcPr>
            <w:tcW w:w="1460" w:type="dxa"/>
            <w:shd w:val="clear" w:color="auto" w:fill="D9D9D9"/>
          </w:tcPr>
          <w:p w14:paraId="52CC0E45" w14:textId="77777777">
            <w:pPr>
              <w:spacing w:before="60" w:after="60" w:line="240" w:lineRule="atLeast"/>
              <w:jc w:val="left"/>
              <w:rPr>
                <w:b/>
              </w:rPr>
            </w:pPr>
            <w:r>
              <w:rPr>
                <w:b/>
              </w:rPr>
              <w:t>Written by</w:t>
            </w:r>
          </w:p>
        </w:tc>
        <w:tc xmlns:tara="kcentrix:tara" tara:rowspan="1" tara:colspan="1">
          <w:tcPr>
            <w:tcW w:w="4475" w:type="dxa"/>
          </w:tcPr>
          <w:p w14:paraId="794C54D7" w14:textId="01DB435D">
            <w:pPr>
              <w:spacing w:before="0" w:after="0" w:line="240" w:lineRule="auto"/>
              <w:jc w:val="center"/>
            </w:pPr>
            <w:r>
              <w:t>R. Szalay / SEM</w:t>
            </w:r>
          </w:p>
        </w:tc>
        <w:tc xmlns:tara="kcentrix:tara" tara:rowspan="1" tara:colspan="1">
          <w:tcPr>
            <w:tcW w:w="4187" w:type="dxa"/>
          </w:tcPr>
          <w:p w14:paraId="005FABE7" w14:textId="77777777">
            <w:pPr>
              <w:spacing w:before="0" w:after="0" w:line="240" w:lineRule="auto"/>
              <w:jc w:val="center"/>
            </w:pPr>
          </w:p>
          <w:p w14:paraId="715270B1" w14:textId="77777777">
            <w:pPr>
              <w:spacing w:before="0" w:after="0" w:line="240" w:lineRule="auto"/>
              <w:jc w:val="center"/>
            </w:pPr>
          </w:p>
          <w:p w14:paraId="02BA23DA" w14:textId="77777777">
            <w:pPr>
              <w:spacing w:before="0" w:after="0" w:line="240" w:lineRule="auto"/>
              <w:jc w:val="center"/>
            </w:pPr>
          </w:p>
          <w:p w14:paraId="39FE1320" w14:textId="77777777">
            <w:pPr>
              <w:spacing w:before="0" w:after="0" w:line="240" w:lineRule="auto"/>
              <w:jc w:val="center"/>
            </w:pPr>
          </w:p>
        </w:tc>
      </w:tr>
      <w:tr w14:paraId="03776FE4" w14:textId="77777777">
        <w:trPr>
          <w:jc w:val="center"/>
        </w:trPr>
        <w:tc xmlns:tara="kcentrix:tara" tara:rowspan="1" tara:colspan="1">
          <w:tcPr>
            <w:tcW w:w="1460" w:type="dxa"/>
            <w:shd w:val="clear" w:color="auto" w:fill="D9D9D9"/>
          </w:tcPr>
          <w:p w14:paraId="564D93A4" w14:textId="77777777">
            <w:pPr>
              <w:spacing w:before="60" w:after="60" w:line="240" w:lineRule="atLeast"/>
              <w:jc w:val="left"/>
              <w:rPr>
                <w:b/>
              </w:rPr>
            </w:pPr>
            <w:r>
              <w:rPr>
                <w:b/>
              </w:rPr>
              <w:t>Verified by</w:t>
            </w:r>
          </w:p>
        </w:tc>
        <w:tc xmlns:tara="kcentrix:tara" tara:rowspan="1" tara:colspan="1">
          <w:tcPr>
            <w:tcW w:w="4475" w:type="dxa"/>
          </w:tcPr>
          <w:p w14:paraId="7925D95C" w14:textId="4FBD3CED">
            <w:pPr>
              <w:spacing w:before="0" w:after="0" w:line="240" w:lineRule="auto"/>
              <w:jc w:val="center"/>
            </w:pPr>
            <w:r>
              <w:t>D. Daylan / QAM</w:t>
            </w:r>
          </w:p>
        </w:tc>
        <w:tc xmlns:tara="kcentrix:tara" tara:rowspan="1" tara:colspan="1">
          <w:tcPr>
            <w:tcW w:w="4187" w:type="dxa"/>
          </w:tcPr>
          <w:p w14:paraId="3C109602" w14:textId="77777777">
            <w:pPr>
              <w:spacing w:before="0" w:after="0" w:line="240" w:lineRule="auto"/>
              <w:jc w:val="center"/>
            </w:pPr>
          </w:p>
          <w:p w14:paraId="6357A0AB" w14:textId="77777777">
            <w:pPr>
              <w:spacing w:before="0" w:after="0" w:line="240" w:lineRule="auto"/>
              <w:jc w:val="center"/>
            </w:pPr>
          </w:p>
          <w:p w14:paraId="33BBA713" w14:textId="77777777">
            <w:pPr>
              <w:spacing w:before="0" w:after="0" w:line="240" w:lineRule="auto"/>
              <w:jc w:val="center"/>
            </w:pPr>
          </w:p>
          <w:p w14:paraId="41054D68" w14:textId="77777777">
            <w:pPr>
              <w:spacing w:before="0" w:after="0" w:line="240" w:lineRule="auto"/>
              <w:jc w:val="center"/>
            </w:pPr>
          </w:p>
        </w:tc>
      </w:tr>
      <w:tr w14:paraId="337558FE" w14:textId="77777777">
        <w:trPr>
          <w:jc w:val="center"/>
        </w:trPr>
        <w:tc xmlns:tara="kcentrix:tara" tara:rowspan="1" tara:colspan="1">
          <w:tcPr>
            <w:tcW w:w="1460" w:type="dxa"/>
            <w:shd w:val="clear" w:color="auto" w:fill="D9D9D9"/>
          </w:tcPr>
          <w:p w14:paraId="180C40E4" w14:textId="77777777">
            <w:pPr>
              <w:spacing w:before="60" w:after="60" w:line="240" w:lineRule="atLeast"/>
              <w:jc w:val="left"/>
              <w:rPr>
                <w:b/>
              </w:rPr>
            </w:pPr>
            <w:r>
              <w:rPr>
                <w:b/>
              </w:rPr>
              <w:t>Approved by</w:t>
            </w:r>
          </w:p>
        </w:tc>
        <w:tc xmlns:tara="kcentrix:tara" tara:rowspan="1" tara:colspan="1">
          <w:tcPr>
            <w:tcW w:w="4475" w:type="dxa"/>
          </w:tcPr>
          <w:p w14:paraId="4DD833F1" w14:textId="048D3E9F">
            <w:pPr>
              <w:spacing w:before="0" w:after="0" w:line="240" w:lineRule="auto"/>
              <w:jc w:val="center"/>
              <w:rPr>
                <w:rFonts w:cs="Arial"/>
              </w:rPr>
            </w:pPr>
            <w:r>
              <w:rPr>
                <w:rFonts w:cs="Arial"/>
              </w:rPr>
              <w:t>M. GOLLINGER / HoD.</w:t>
            </w:r>
          </w:p>
          <w:p w14:paraId="2922341C" w14:textId="469E414D">
            <w:pPr>
              <w:spacing w:before="0" w:after="0" w:line="240" w:lineRule="auto"/>
              <w:jc w:val="center"/>
            </w:pPr>
          </w:p>
        </w:tc>
        <w:tc xmlns:tara="kcentrix:tara" tara:rowspan="1" tara:colspan="1">
          <w:tcPr>
            <w:tcW w:w="4187" w:type="dxa"/>
          </w:tcPr>
          <w:p w14:paraId="2035E260" w14:textId="77777777">
            <w:pPr>
              <w:spacing w:before="0" w:after="0" w:line="240" w:lineRule="auto"/>
              <w:jc w:val="center"/>
            </w:pPr>
          </w:p>
          <w:p w14:paraId="4E3A4C4C" w14:textId="77777777">
            <w:pPr>
              <w:spacing w:before="0" w:after="0" w:line="240" w:lineRule="auto"/>
              <w:jc w:val="center"/>
            </w:pPr>
          </w:p>
          <w:p w14:paraId="2D8DEE21" w14:textId="77777777">
            <w:pPr>
              <w:spacing w:before="0" w:after="0" w:line="240" w:lineRule="auto"/>
              <w:jc w:val="center"/>
            </w:pPr>
          </w:p>
          <w:p w14:paraId="38F53EC2" w14:textId="77777777">
            <w:pPr>
              <w:spacing w:before="0" w:after="0" w:line="240" w:lineRule="auto"/>
              <w:jc w:val="center"/>
            </w:pPr>
          </w:p>
        </w:tc>
      </w:tr>
    </w:tbl>
    <w:p w14:paraId="37E3CAD0" w14:textId="77777777">
      <w:pPr>
        <w:spacing w:before="0" w:after="0" w:line="240" w:lineRule="auto"/>
        <w:jc w:val="left"/>
      </w:pPr>
      <w:r>
        <w:br w:type="page"/>
      </w:r>
    </w:p>
    <w:tbl>
      <w:tblPr>
        <w:tblW w:w="10094" w:type="dxa"/>
        <w:tblInd w:w="-227"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left w:w="57" w:type="dxa"/>
          <w:right w:w="57" w:type="dxa"/>
        </w:tblCellMar>
        <w:tblLook w:val="0480" w:firstRow="0" w:lastRow="0" w:firstColumn="1" w:lastColumn="0" w:noHBand="0" w:noVBand="1"/>
      </w:tblPr>
      <w:tblGrid>
        <w:gridCol w:w="1364"/>
        <w:gridCol w:w="1410"/>
        <w:gridCol w:w="2268"/>
        <w:gridCol w:w="5052"/>
      </w:tblGrid>
      <w:tr w14:paraId="42C8DAA6" w14:textId="77777777">
        <w:tc xmlns:tara="kcentrix:tara" tara:rowspan="1" tara:colspan="4">
          <w:tcPr>
            <w:tcW w:w="10094" w:type="dxa"/>
            <w:gridSpan w:val="4"/>
            <w:shd w:val="clear" w:color="auto" w:fill="D9D9D9"/>
          </w:tcPr>
          <w:p w14:paraId="38E84C6E" w14:textId="77777777">
            <w:pPr>
              <w:spacing w:before="0" w:after="0" w:line="240" w:lineRule="auto"/>
              <w:ind w:left="142" w:right="142"/>
              <w:jc w:val="center"/>
              <w:rPr>
                <w:b/>
                <w:sz w:val="18"/>
                <w:szCs w:val="18"/>
              </w:rPr>
            </w:pPr>
            <w:r>
              <w:rPr>
                <w:b/>
                <w:sz w:val="18"/>
                <w:szCs w:val="18"/>
              </w:rPr>
              <w:lastRenderedPageBreak/>
              <w:t>LOG OF CHANGES</w:t>
            </w:r>
          </w:p>
        </w:tc>
      </w:tr>
      <w:tr w14:paraId="45E07992" w14:textId="77777777">
        <w:tc xmlns:tara="kcentrix:tara" tara:rowspan="1" tara:colspan="1">
          <w:tcPr>
            <w:tcW w:w="1364" w:type="dxa"/>
            <w:shd w:val="clear" w:color="auto" w:fill="D9D9D9"/>
          </w:tcPr>
          <w:p w14:paraId="2E78DF1C" w14:textId="77777777">
            <w:pPr>
              <w:spacing w:before="0" w:after="0" w:line="240" w:lineRule="auto"/>
              <w:ind w:left="142" w:right="142"/>
              <w:jc w:val="center"/>
              <w:rPr>
                <w:b/>
                <w:sz w:val="18"/>
                <w:szCs w:val="18"/>
              </w:rPr>
            </w:pPr>
            <w:r>
              <w:rPr>
                <w:b/>
                <w:sz w:val="18"/>
                <w:szCs w:val="18"/>
              </w:rPr>
              <w:t>Revision</w:t>
            </w:r>
          </w:p>
        </w:tc>
        <w:tc xmlns:tara="kcentrix:tara" tara:rowspan="1" tara:colspan="1">
          <w:tcPr>
            <w:tcW w:w="1410" w:type="dxa"/>
            <w:shd w:val="clear" w:color="auto" w:fill="D9D9D9"/>
          </w:tcPr>
          <w:p w14:paraId="6E13EF9D" w14:textId="77777777">
            <w:pPr>
              <w:spacing w:before="0" w:after="0" w:line="240" w:lineRule="auto"/>
              <w:ind w:left="142" w:right="142"/>
              <w:jc w:val="center"/>
              <w:rPr>
                <w:b/>
                <w:sz w:val="18"/>
                <w:szCs w:val="18"/>
              </w:rPr>
            </w:pPr>
            <w:r>
              <w:rPr>
                <w:b/>
                <w:sz w:val="18"/>
                <w:szCs w:val="18"/>
              </w:rPr>
              <w:t>Date</w:t>
            </w:r>
          </w:p>
        </w:tc>
        <w:tc xmlns:tara="kcentrix:tara" tara:rowspan="1" tara:colspan="1">
          <w:tcPr>
            <w:tcW w:w="2268" w:type="dxa"/>
            <w:shd w:val="clear" w:color="auto" w:fill="D9D9D9"/>
          </w:tcPr>
          <w:p w14:paraId="0DDC4DF4" w14:textId="77777777">
            <w:pPr>
              <w:spacing w:before="0" w:after="0" w:line="240" w:lineRule="auto"/>
              <w:ind w:left="142" w:right="142"/>
              <w:jc w:val="center"/>
              <w:rPr>
                <w:b/>
                <w:sz w:val="18"/>
                <w:szCs w:val="18"/>
              </w:rPr>
            </w:pPr>
            <w:r>
              <w:rPr>
                <w:b/>
                <w:sz w:val="18"/>
                <w:szCs w:val="18"/>
              </w:rPr>
              <w:t>Author</w:t>
            </w:r>
          </w:p>
        </w:tc>
        <w:tc xmlns:tara="kcentrix:tara" tara:rowspan="1" tara:colspan="1">
          <w:tcPr>
            <w:tcW w:w="5052" w:type="dxa"/>
            <w:shd w:val="clear" w:color="auto" w:fill="D9D9D9"/>
          </w:tcPr>
          <w:p w14:paraId="57A73D1E" w14:textId="77777777">
            <w:pPr>
              <w:spacing w:before="0" w:after="0" w:line="240" w:lineRule="auto"/>
              <w:ind w:left="142" w:right="142"/>
              <w:jc w:val="center"/>
              <w:rPr>
                <w:b/>
                <w:sz w:val="18"/>
                <w:szCs w:val="18"/>
              </w:rPr>
            </w:pPr>
            <w:r>
              <w:rPr>
                <w:b/>
                <w:sz w:val="18"/>
                <w:szCs w:val="18"/>
              </w:rPr>
              <w:t>Change Description</w:t>
            </w:r>
          </w:p>
        </w:tc>
      </w:tr>
      <w:tr w14:paraId="39E590C5" w14:textId="77777777">
        <w:tc xmlns:tara="kcentrix:tara" tara:rowspan="1" tara:colspan="1">
          <w:tcPr>
            <w:tcW w:w="1364" w:type="dxa"/>
            <w:tcMar>
              <w:left w:w="57" w:type="dxa"/>
              <w:right w:w="57" w:type="dxa"/>
            </w:tcMar>
            <w:vAlign w:val="center"/>
          </w:tcPr>
          <w:p w14:paraId="47FD5010" w14:textId="2803B232">
            <w:pPr>
              <w:pStyle w:val="TableEntryCentered"/>
            </w:pPr>
            <w:r>
              <w:t>01</w:t>
            </w:r>
          </w:p>
          <w:p w14:paraId="5BF55B7D" w14:textId="77777777">
            <w:pPr>
              <w:pStyle w:val="TableEntryCentered"/>
            </w:pPr>
            <w:r>
              <w:t>PD</w:t>
            </w:r>
          </w:p>
          <w:p w14:paraId="7BEADD2F" w14:textId="6EC3B6E7">
            <w:pPr>
              <w:pStyle w:val="TableEntryCentered"/>
              <w:spacing w:before="0" w:after="0"/>
              <w:rPr>
                <w:color w:val="808080" w:themeColor="background1" w:themeShade="80"/>
                <w:szCs w:val="18"/>
              </w:rPr>
            </w:pPr>
            <w:r>
              <w:t>01</w:t>
            </w:r>
          </w:p>
        </w:tc>
        <w:tc xmlns:tara="kcentrix:tara" tara:rowspan="1" tara:colspan="1">
          <w:tcPr>
            <w:tcW w:w="1410" w:type="dxa"/>
            <w:tcMar>
              <w:left w:w="57" w:type="dxa"/>
              <w:right w:w="57" w:type="dxa"/>
            </w:tcMar>
            <w:vAlign w:val="center"/>
          </w:tcPr>
          <w:p w14:paraId="7C344630" w14:textId="00B69E2F">
            <w:pPr>
              <w:pStyle w:val="TableEntryCentered"/>
              <w:spacing w:before="0" w:after="0"/>
              <w:rPr>
                <w:color w:val="808080" w:themeColor="background1" w:themeShade="80"/>
                <w:szCs w:val="18"/>
              </w:rPr>
            </w:pPr>
            <w:r>
              <w:t>2026-10-02</w:t>
            </w:r>
          </w:p>
        </w:tc>
        <w:tc xmlns:tara="kcentrix:tara" tara:rowspan="1" tara:colspan="1">
          <w:tcPr>
            <w:tcW w:w="2268" w:type="dxa"/>
            <w:tcMar>
              <w:left w:w="57" w:type="dxa"/>
              <w:right w:w="57" w:type="dxa"/>
            </w:tcMar>
            <w:vAlign w:val="center"/>
          </w:tcPr>
          <w:p w14:paraId="00BEA366" w14:textId="1A2D79CB">
            <w:pPr>
              <w:pStyle w:val="TableEntryCentered"/>
              <w:rPr>
                <w:lang w:val="en-US"/>
              </w:rPr>
            </w:pPr>
            <w:commentRangeStart w:id="2556125"/>
            <w:r>
              <w:fldChar w:fldCharType="begin"/>
            </w:r>
            <w:r>
              <w:rPr>
                <w:lang w:val="en-US"/>
              </w:rPr>
              <w:instrText xml:space="preserve"> DOCPROPERTY  "Company"  \* MERGEFORMAT </w:instrText>
            </w:r>
            <w:r>
              <w:fldChar w:fldCharType="separate"/>
            </w:r>
            <w:r>
              <w:rPr>
                <w:lang w:val="en-US"/>
              </w:rPr>
              <w:t>Hitachi Austria GmbH</w:t>
            </w:r>
            <w:r>
              <w:fldChar w:fldCharType="end"/>
            </w:r>
            <w:r>
              <w:rPr>
                <w:lang w:val="en-US"/>
              </w:rPr>
              <w:t xml:space="preserve"> / OEDERS</w:t>
            </w:r>
            <w:commentRangeEnd w:id="2556125"/>
            <w:r>
              <w:rPr>
                <w:rStyle w:val="CommentReference"/>
              </w:rPr>
              <w:commentReference w:id="2556125"/>
            </w:r>
          </w:p>
          <w:p w14:paraId="2C8F26CB" w14:textId="77777777">
            <w:pPr>
              <w:pStyle w:val="TableEntryCentered"/>
              <w:rPr>
                <w:lang w:val="en-US"/>
              </w:rPr>
            </w:pPr>
          </w:p>
          <w:p w14:paraId="0AD01011" w14:textId="77777777">
            <w:pPr>
              <w:pStyle w:val="TableEntryCentered"/>
              <w:rPr>
                <w:lang w:val="en-US"/>
              </w:rPr>
            </w:pPr>
            <w:r>
              <w:rPr>
                <w:lang w:val="en-US"/>
              </w:rPr>
              <w:t>SEM</w:t>
            </w:r>
          </w:p>
          <w:p w14:paraId="6B0524BE" w14:textId="77777777">
            <w:pPr>
              <w:pStyle w:val="TableEntryCentered"/>
              <w:rPr>
                <w:lang w:val="en-US"/>
              </w:rPr>
            </w:pPr>
          </w:p>
          <w:p w14:paraId="640E8DEF" w14:textId="4A1ABE9E">
            <w:pPr>
              <w:pStyle w:val="TableEntryCentered"/>
              <w:spacing w:before="0" w:after="0"/>
              <w:rPr>
                <w:color w:val="808080" w:themeColor="background1" w:themeShade="80"/>
                <w:szCs w:val="18"/>
                <w:lang w:val="en-US"/>
              </w:rPr>
            </w:pPr>
            <w:r>
              <w:rPr>
                <w:lang w:val="en-US"/>
              </w:rPr>
              <w:t>Robert Szalay</w:t>
            </w:r>
          </w:p>
        </w:tc>
        <w:tc xmlns:tara="kcentrix:tara" tara:rowspan="1" tara:colspan="1">
          <w:tcPr>
            <w:tcW w:w="5052" w:type="dxa"/>
            <w:vAlign w:val="center"/>
          </w:tcPr>
          <w:p w14:paraId="1D680070" w14:textId="35CDC730">
            <w:pPr>
              <w:pStyle w:val="TableEntryCentered"/>
              <w:spacing w:before="0" w:after="0"/>
              <w:rPr>
                <w:color w:val="808080" w:themeColor="background1" w:themeShade="80"/>
                <w:szCs w:val="18"/>
              </w:rPr>
            </w:pPr>
            <w:r>
              <w:t>First Draft for ZIVD</w:t>
            </w:r>
          </w:p>
        </w:tc>
      </w:tr>
    </w:tbl>
    <w:p w14:paraId="609F8FD6" w14:textId="77777777">
      <w:pPr>
        <w:spacing w:before="0" w:after="0" w:line="300" w:lineRule="atLeast"/>
      </w:pPr>
    </w:p>
    <w:p w14:paraId="645DFB6D" w14:textId="77777777">
      <w:pPr>
        <w:pStyle w:val="TOCHeading"/>
        <w:rPr>
          <w:color w:val="000000" w:themeColor="text1"/>
        </w:rPr>
      </w:pPr>
      <w:r>
        <w:rPr>
          <w:color w:val="000000" w:themeColor="text1"/>
        </w:rPr>
        <w:lastRenderedPageBreak/>
        <w:t>Contents</w:t>
      </w:r>
    </w:p>
    <w:p w14:paraId="75C4282F" w14:textId="5245E2E1">
      <w:pPr>
        <w:pStyle w:val="TOC1"/>
        <w:rPr>
          <w:rFonts w:asciiTheme="minorHAnsi" w:hAnsiTheme="minorHAnsi" w:eastAsiaTheme="minorEastAsia" w:cstheme="minorBidi"/>
          <w:caps w:val="0"/>
          <w:spacing w:val="0"/>
          <w:kern w:val="2"/>
          <w:sz w:val="24"/>
          <w:szCs w:val="24"/>
          <w:lang w:val="en-US"/>
          <w14:ligatures w14:val="standardContextual"/>
        </w:rPr>
      </w:pPr>
      <w:r>
        <w:fldChar w:fldCharType="begin"/>
      </w:r>
      <w:r>
        <w:instrText xml:space="preserve"> TOC \o "1-3" \h \z \u </w:instrText>
      </w:r>
      <w:r>
        <w:fldChar w:fldCharType="separate"/>
      </w:r>
      <w:hyperlink w:history="1" w:anchor="_Toc241843889">
        <w:r>
          <w:rPr>
            <w:rStyle w:val="Hyperlink"/>
          </w:rPr>
          <w:t>1</w:t>
        </w:r>
        <w:r>
          <w:rPr>
            <w:rFonts w:asciiTheme="minorHAnsi" w:hAnsiTheme="minorHAnsi" w:eastAsiaTheme="minorEastAsia" w:cstheme="minorBidi"/>
            <w:caps w:val="0"/>
            <w:spacing w:val="0"/>
            <w:kern w:val="2"/>
            <w:sz w:val="24"/>
            <w:szCs w:val="24"/>
            <w:lang w:val="en-US"/>
            <w14:ligatures w14:val="standardContextual"/>
          </w:rPr>
          <w:tab/>
        </w:r>
        <w:r>
          <w:rPr>
            <w:rStyle w:val="Hyperlink"/>
          </w:rPr>
          <w:t>SCOPE</w:t>
        </w:r>
        <w:r>
          <w:rPr>
            <w:webHidden/>
          </w:rPr>
          <w:tab/>
        </w:r>
        <w:r>
          <w:rPr>
            <w:webHidden/>
          </w:rPr>
          <w:fldChar w:fldCharType="begin"/>
        </w:r>
        <w:r>
          <w:rPr>
            <w:webHidden/>
          </w:rPr>
          <w:instrText xml:space="preserve"> PAGEREF _Toc241843889 \h </w:instrText>
        </w:r>
        <w:r>
          <w:rPr>
            <w:webHidden/>
          </w:rPr>
        </w:r>
        <w:r>
          <w:rPr>
            <w:webHidden/>
          </w:rPr>
          <w:fldChar w:fldCharType="separate"/>
        </w:r>
        <w:r>
          <w:rPr>
            <w:webHidden/>
          </w:rPr>
          <w:t>10</w:t>
        </w:r>
        <w:r>
          <w:rPr>
            <w:webHidden/>
          </w:rPr>
          <w:fldChar w:fldCharType="end"/>
        </w:r>
      </w:hyperlink>
    </w:p>
    <w:p w14:paraId="01468DBC" w14:textId="33E47796">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0">
        <w:r>
          <w:rPr>
            <w:rStyle w:val="Hyperlink"/>
          </w:rPr>
          <w:t>1.1</w:t>
        </w:r>
        <w:r>
          <w:rPr>
            <w:rFonts w:asciiTheme="minorHAnsi" w:hAnsiTheme="minorHAnsi" w:eastAsiaTheme="minorEastAsia" w:cstheme="minorBidi"/>
            <w:spacing w:val="0"/>
            <w:kern w:val="2"/>
            <w:sz w:val="24"/>
            <w:szCs w:val="24"/>
            <w:lang w:val="en-US"/>
            <w14:ligatures w14:val="standardContextual"/>
          </w:rPr>
          <w:tab/>
        </w:r>
        <w:r>
          <w:rPr>
            <w:rStyle w:val="Hyperlink"/>
          </w:rPr>
          <w:t>Identification</w:t>
        </w:r>
        <w:r>
          <w:rPr>
            <w:webHidden/>
          </w:rPr>
          <w:tab/>
        </w:r>
        <w:r>
          <w:rPr>
            <w:webHidden/>
          </w:rPr>
          <w:fldChar w:fldCharType="begin"/>
        </w:r>
        <w:r>
          <w:rPr>
            <w:webHidden/>
          </w:rPr>
          <w:instrText xml:space="preserve"> PAGEREF _Toc241843890 \h </w:instrText>
        </w:r>
        <w:r>
          <w:rPr>
            <w:webHidden/>
          </w:rPr>
        </w:r>
        <w:r>
          <w:rPr>
            <w:webHidden/>
          </w:rPr>
          <w:fldChar w:fldCharType="separate"/>
        </w:r>
        <w:r>
          <w:rPr>
            <w:webHidden/>
          </w:rPr>
          <w:t>10</w:t>
        </w:r>
        <w:r>
          <w:rPr>
            <w:webHidden/>
          </w:rPr>
          <w:fldChar w:fldCharType="end"/>
        </w:r>
      </w:hyperlink>
    </w:p>
    <w:p w14:paraId="0AB8261D" w14:textId="6495D03C">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1">
        <w:r>
          <w:rPr>
            <w:rStyle w:val="Hyperlink"/>
          </w:rPr>
          <w:t>1.2</w:t>
        </w:r>
        <w:r>
          <w:rPr>
            <w:rFonts w:asciiTheme="minorHAnsi" w:hAnsiTheme="minorHAnsi" w:eastAsiaTheme="minorEastAsia" w:cstheme="minorBidi"/>
            <w:spacing w:val="0"/>
            <w:kern w:val="2"/>
            <w:sz w:val="24"/>
            <w:szCs w:val="24"/>
            <w:lang w:val="en-US"/>
            <w14:ligatures w14:val="standardContextual"/>
          </w:rPr>
          <w:tab/>
        </w:r>
        <w:r>
          <w:rPr>
            <w:rStyle w:val="Hyperlink"/>
          </w:rPr>
          <w:t>Project objective</w:t>
        </w:r>
        <w:r>
          <w:rPr>
            <w:webHidden/>
          </w:rPr>
          <w:tab/>
        </w:r>
        <w:r>
          <w:rPr>
            <w:webHidden/>
          </w:rPr>
          <w:fldChar w:fldCharType="begin"/>
        </w:r>
        <w:r>
          <w:rPr>
            <w:webHidden/>
          </w:rPr>
          <w:instrText xml:space="preserve"> PAGEREF _Toc241843891 \h </w:instrText>
        </w:r>
        <w:r>
          <w:rPr>
            <w:webHidden/>
          </w:rPr>
        </w:r>
        <w:r>
          <w:rPr>
            <w:webHidden/>
          </w:rPr>
          <w:fldChar w:fldCharType="separate"/>
        </w:r>
        <w:r>
          <w:rPr>
            <w:webHidden/>
          </w:rPr>
          <w:t>11</w:t>
        </w:r>
        <w:r>
          <w:rPr>
            <w:webHidden/>
          </w:rPr>
          <w:fldChar w:fldCharType="end"/>
        </w:r>
      </w:hyperlink>
    </w:p>
    <w:p w14:paraId="559ADE95" w14:textId="7898570F">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2">
        <w:r>
          <w:rPr>
            <w:rStyle w:val="Hyperlink"/>
            <w:lang w:val="en-US"/>
          </w:rPr>
          <w:t>1.3</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 xml:space="preserve">Main systems </w:t>
        </w:r>
        <w:r>
          <w:rPr>
            <w:rStyle w:val="Hyperlink"/>
          </w:rPr>
          <w:t>affected</w:t>
        </w:r>
        <w:r>
          <w:rPr>
            <w:webHidden/>
          </w:rPr>
          <w:tab/>
        </w:r>
        <w:r>
          <w:rPr>
            <w:webHidden/>
          </w:rPr>
          <w:fldChar w:fldCharType="begin"/>
        </w:r>
        <w:r>
          <w:rPr>
            <w:webHidden/>
          </w:rPr>
          <w:instrText xml:space="preserve"> PAGEREF _Toc241843892 \h </w:instrText>
        </w:r>
        <w:r>
          <w:rPr>
            <w:webHidden/>
          </w:rPr>
        </w:r>
        <w:r>
          <w:rPr>
            <w:webHidden/>
          </w:rPr>
          <w:fldChar w:fldCharType="separate"/>
        </w:r>
        <w:r>
          <w:rPr>
            <w:webHidden/>
          </w:rPr>
          <w:t>11</w:t>
        </w:r>
        <w:r>
          <w:rPr>
            <w:webHidden/>
          </w:rPr>
          <w:fldChar w:fldCharType="end"/>
        </w:r>
      </w:hyperlink>
    </w:p>
    <w:p w14:paraId="3159DA60" w14:textId="4290B99F">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3">
        <w:r>
          <w:rPr>
            <w:rStyle w:val="Hyperlink"/>
            <w:lang w:val="en-US"/>
          </w:rPr>
          <w:t>1.4</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Deliverables Overview</w:t>
        </w:r>
        <w:r>
          <w:rPr>
            <w:webHidden/>
          </w:rPr>
          <w:tab/>
        </w:r>
        <w:r>
          <w:rPr>
            <w:webHidden/>
          </w:rPr>
          <w:fldChar w:fldCharType="begin"/>
        </w:r>
        <w:r>
          <w:rPr>
            <w:webHidden/>
          </w:rPr>
          <w:instrText xml:space="preserve"> PAGEREF _Toc241843893 \h </w:instrText>
        </w:r>
        <w:r>
          <w:rPr>
            <w:webHidden/>
          </w:rPr>
        </w:r>
        <w:r>
          <w:rPr>
            <w:webHidden/>
          </w:rPr>
          <w:fldChar w:fldCharType="separate"/>
        </w:r>
        <w:r>
          <w:rPr>
            <w:webHidden/>
          </w:rPr>
          <w:t>11</w:t>
        </w:r>
        <w:r>
          <w:rPr>
            <w:webHidden/>
          </w:rPr>
          <w:fldChar w:fldCharType="end"/>
        </w:r>
      </w:hyperlink>
    </w:p>
    <w:p w14:paraId="5F1B67BE" w14:textId="0BE524EC">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4">
        <w:r>
          <w:rPr>
            <w:rStyle w:val="Hyperlink"/>
            <w:lang w:val="en-US"/>
          </w:rPr>
          <w:t>1.5</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Main modifications</w:t>
        </w:r>
        <w:r>
          <w:rPr>
            <w:webHidden/>
          </w:rPr>
          <w:tab/>
        </w:r>
        <w:r>
          <w:rPr>
            <w:webHidden/>
          </w:rPr>
          <w:fldChar w:fldCharType="begin"/>
        </w:r>
        <w:r>
          <w:rPr>
            <w:webHidden/>
          </w:rPr>
          <w:instrText xml:space="preserve"> PAGEREF _Toc241843894 \h </w:instrText>
        </w:r>
        <w:r>
          <w:rPr>
            <w:webHidden/>
          </w:rPr>
        </w:r>
        <w:r>
          <w:rPr>
            <w:webHidden/>
          </w:rPr>
          <w:fldChar w:fldCharType="separate"/>
        </w:r>
        <w:r>
          <w:rPr>
            <w:webHidden/>
          </w:rPr>
          <w:t>12</w:t>
        </w:r>
        <w:r>
          <w:rPr>
            <w:webHidden/>
          </w:rPr>
          <w:fldChar w:fldCharType="end"/>
        </w:r>
      </w:hyperlink>
    </w:p>
    <w:p w14:paraId="3967E02E" w14:textId="7ED0204B">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5">
        <w:r>
          <w:rPr>
            <w:rStyle w:val="Hyperlink"/>
            <w:lang w:val="en-US"/>
          </w:rPr>
          <w:t>1.6</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Reused systems and assets</w:t>
        </w:r>
        <w:r>
          <w:rPr>
            <w:webHidden/>
          </w:rPr>
          <w:tab/>
        </w:r>
        <w:r>
          <w:rPr>
            <w:webHidden/>
          </w:rPr>
          <w:fldChar w:fldCharType="begin"/>
        </w:r>
        <w:r>
          <w:rPr>
            <w:webHidden/>
          </w:rPr>
          <w:instrText xml:space="preserve"> PAGEREF _Toc241843895 \h </w:instrText>
        </w:r>
        <w:r>
          <w:rPr>
            <w:webHidden/>
          </w:rPr>
        </w:r>
        <w:r>
          <w:rPr>
            <w:webHidden/>
          </w:rPr>
          <w:fldChar w:fldCharType="separate"/>
        </w:r>
        <w:r>
          <w:rPr>
            <w:webHidden/>
          </w:rPr>
          <w:t>12</w:t>
        </w:r>
        <w:r>
          <w:rPr>
            <w:webHidden/>
          </w:rPr>
          <w:fldChar w:fldCharType="end"/>
        </w:r>
      </w:hyperlink>
    </w:p>
    <w:p w14:paraId="61101DB9" w14:textId="218DFE5C">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6">
        <w:r>
          <w:rPr>
            <w:rStyle w:val="Hyperlink"/>
            <w:lang w:val="en-US"/>
          </w:rPr>
          <w:t>1.7</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Key exclusions</w:t>
        </w:r>
        <w:r>
          <w:rPr>
            <w:webHidden/>
          </w:rPr>
          <w:tab/>
        </w:r>
        <w:r>
          <w:rPr>
            <w:webHidden/>
          </w:rPr>
          <w:fldChar w:fldCharType="begin"/>
        </w:r>
        <w:r>
          <w:rPr>
            <w:webHidden/>
          </w:rPr>
          <w:instrText xml:space="preserve"> PAGEREF _Toc241843896 \h </w:instrText>
        </w:r>
        <w:r>
          <w:rPr>
            <w:webHidden/>
          </w:rPr>
        </w:r>
        <w:r>
          <w:rPr>
            <w:webHidden/>
          </w:rPr>
          <w:fldChar w:fldCharType="separate"/>
        </w:r>
        <w:r>
          <w:rPr>
            <w:webHidden/>
          </w:rPr>
          <w:t>13</w:t>
        </w:r>
        <w:r>
          <w:rPr>
            <w:webHidden/>
          </w:rPr>
          <w:fldChar w:fldCharType="end"/>
        </w:r>
      </w:hyperlink>
    </w:p>
    <w:p w14:paraId="42513A51" w14:textId="12B1524A">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897">
        <w:r>
          <w:rPr>
            <w:rStyle w:val="Hyperlink"/>
          </w:rPr>
          <w:t>2</w:t>
        </w:r>
        <w:r>
          <w:rPr>
            <w:rFonts w:asciiTheme="minorHAnsi" w:hAnsiTheme="minorHAnsi" w:eastAsiaTheme="minorEastAsia" w:cstheme="minorBidi"/>
            <w:caps w:val="0"/>
            <w:spacing w:val="0"/>
            <w:kern w:val="2"/>
            <w:sz w:val="24"/>
            <w:szCs w:val="24"/>
            <w:lang w:val="en-US"/>
            <w14:ligatures w14:val="standardContextual"/>
          </w:rPr>
          <w:tab/>
        </w:r>
        <w:r>
          <w:rPr>
            <w:rStyle w:val="Hyperlink"/>
          </w:rPr>
          <w:t>Target System Definition:</w:t>
        </w:r>
        <w:r>
          <w:rPr>
            <w:webHidden/>
          </w:rPr>
          <w:tab/>
        </w:r>
        <w:r>
          <w:rPr>
            <w:webHidden/>
          </w:rPr>
          <w:fldChar w:fldCharType="begin"/>
        </w:r>
        <w:r>
          <w:rPr>
            <w:webHidden/>
          </w:rPr>
          <w:instrText xml:space="preserve"> PAGEREF _Toc241843897 \h </w:instrText>
        </w:r>
        <w:r>
          <w:rPr>
            <w:webHidden/>
          </w:rPr>
        </w:r>
        <w:r>
          <w:rPr>
            <w:webHidden/>
          </w:rPr>
          <w:fldChar w:fldCharType="separate"/>
        </w:r>
        <w:r>
          <w:rPr>
            <w:webHidden/>
          </w:rPr>
          <w:t>14</w:t>
        </w:r>
        <w:r>
          <w:rPr>
            <w:webHidden/>
          </w:rPr>
          <w:fldChar w:fldCharType="end"/>
        </w:r>
      </w:hyperlink>
    </w:p>
    <w:p w14:paraId="413715C9" w14:textId="3F02C4A8">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8">
        <w:r>
          <w:rPr>
            <w:rStyle w:val="Hyperlink"/>
            <w:lang w:val="en-US"/>
          </w:rPr>
          <w:t>2.1</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Interlocking</w:t>
        </w:r>
        <w:r>
          <w:rPr>
            <w:webHidden/>
          </w:rPr>
          <w:tab/>
        </w:r>
        <w:r>
          <w:rPr>
            <w:webHidden/>
          </w:rPr>
          <w:fldChar w:fldCharType="begin"/>
        </w:r>
        <w:r>
          <w:rPr>
            <w:webHidden/>
          </w:rPr>
          <w:instrText xml:space="preserve"> PAGEREF _Toc241843898 \h </w:instrText>
        </w:r>
        <w:r>
          <w:rPr>
            <w:webHidden/>
          </w:rPr>
        </w:r>
        <w:r>
          <w:rPr>
            <w:webHidden/>
          </w:rPr>
          <w:fldChar w:fldCharType="separate"/>
        </w:r>
        <w:r>
          <w:rPr>
            <w:webHidden/>
          </w:rPr>
          <w:t>14</w:t>
        </w:r>
        <w:r>
          <w:rPr>
            <w:webHidden/>
          </w:rPr>
          <w:fldChar w:fldCharType="end"/>
        </w:r>
      </w:hyperlink>
    </w:p>
    <w:p w14:paraId="794B8A1F" w14:textId="5A8088AD">
      <w:pPr>
        <w:pStyle w:val="TOC2"/>
        <w:rPr>
          <w:rFonts w:asciiTheme="minorHAnsi" w:hAnsiTheme="minorHAnsi" w:eastAsiaTheme="minorEastAsia" w:cstheme="minorBidi"/>
          <w:spacing w:val="0"/>
          <w:kern w:val="2"/>
          <w:sz w:val="24"/>
          <w:szCs w:val="24"/>
          <w:lang w:val="en-US"/>
          <w14:ligatures w14:val="standardContextual"/>
        </w:rPr>
      </w:pPr>
      <w:hyperlink w:history="1" w:anchor="_Toc241843899">
        <w:r>
          <w:rPr>
            <w:rStyle w:val="Hyperlink"/>
            <w:lang w:val="en-US"/>
          </w:rPr>
          <w:t>2.2</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ETCS</w:t>
        </w:r>
        <w:r>
          <w:rPr>
            <w:webHidden/>
          </w:rPr>
          <w:tab/>
        </w:r>
        <w:r>
          <w:rPr>
            <w:webHidden/>
          </w:rPr>
          <w:fldChar w:fldCharType="begin"/>
        </w:r>
        <w:r>
          <w:rPr>
            <w:webHidden/>
          </w:rPr>
          <w:instrText xml:space="preserve"> PAGEREF _Toc241843899 \h </w:instrText>
        </w:r>
        <w:r>
          <w:rPr>
            <w:webHidden/>
          </w:rPr>
        </w:r>
        <w:r>
          <w:rPr>
            <w:webHidden/>
          </w:rPr>
          <w:fldChar w:fldCharType="separate"/>
        </w:r>
        <w:r>
          <w:rPr>
            <w:webHidden/>
          </w:rPr>
          <w:t>14</w:t>
        </w:r>
        <w:r>
          <w:rPr>
            <w:webHidden/>
          </w:rPr>
          <w:fldChar w:fldCharType="end"/>
        </w:r>
      </w:hyperlink>
    </w:p>
    <w:p w14:paraId="61FEB9C0" w14:textId="2849A134">
      <w:pPr>
        <w:pStyle w:val="TOC2"/>
        <w:rPr>
          <w:rFonts w:asciiTheme="minorHAnsi" w:hAnsiTheme="minorHAnsi" w:eastAsiaTheme="minorEastAsia" w:cstheme="minorBidi"/>
          <w:spacing w:val="0"/>
          <w:kern w:val="2"/>
          <w:sz w:val="24"/>
          <w:szCs w:val="24"/>
          <w:lang w:val="en-US"/>
          <w14:ligatures w14:val="standardContextual"/>
        </w:rPr>
      </w:pPr>
      <w:hyperlink w:history="1" w:anchor="_Toc241843900">
        <w:r>
          <w:rPr>
            <w:rStyle w:val="Hyperlink"/>
            <w:lang w:val="en-US"/>
          </w:rPr>
          <w:t>2.3</w:t>
        </w:r>
        <w:r>
          <w:rPr>
            <w:rFonts w:asciiTheme="minorHAnsi" w:hAnsiTheme="minorHAnsi" w:eastAsiaTheme="minorEastAsia" w:cstheme="minorBidi"/>
            <w:spacing w:val="0"/>
            <w:kern w:val="2"/>
            <w:sz w:val="24"/>
            <w:szCs w:val="24"/>
            <w:lang w:val="en-US"/>
            <w14:ligatures w14:val="standardContextual"/>
          </w:rPr>
          <w:tab/>
        </w:r>
        <w:r>
          <w:rPr>
            <w:rStyle w:val="Hyperlink"/>
          </w:rPr>
          <w:t xml:space="preserve">Level Crossing </w:t>
        </w:r>
        <w:r>
          <w:rPr>
            <w:rStyle w:val="Hyperlink"/>
            <w:lang w:val="en-US"/>
          </w:rPr>
          <w:t>Modifications</w:t>
        </w:r>
        <w:r>
          <w:rPr>
            <w:webHidden/>
          </w:rPr>
          <w:tab/>
        </w:r>
        <w:r>
          <w:rPr>
            <w:webHidden/>
          </w:rPr>
          <w:fldChar w:fldCharType="begin"/>
        </w:r>
        <w:r>
          <w:rPr>
            <w:webHidden/>
          </w:rPr>
          <w:instrText xml:space="preserve"> PAGEREF _Toc241843900 \h </w:instrText>
        </w:r>
        <w:r>
          <w:rPr>
            <w:webHidden/>
          </w:rPr>
        </w:r>
        <w:r>
          <w:rPr>
            <w:webHidden/>
          </w:rPr>
          <w:fldChar w:fldCharType="separate"/>
        </w:r>
        <w:r>
          <w:rPr>
            <w:webHidden/>
          </w:rPr>
          <w:t>15</w:t>
        </w:r>
        <w:r>
          <w:rPr>
            <w:webHidden/>
          </w:rPr>
          <w:fldChar w:fldCharType="end"/>
        </w:r>
      </w:hyperlink>
    </w:p>
    <w:p w14:paraId="0428E993" w14:textId="1968B143">
      <w:pPr>
        <w:pStyle w:val="TOC2"/>
        <w:rPr>
          <w:rFonts w:asciiTheme="minorHAnsi" w:hAnsiTheme="minorHAnsi" w:eastAsiaTheme="minorEastAsia" w:cstheme="minorBidi"/>
          <w:spacing w:val="0"/>
          <w:kern w:val="2"/>
          <w:sz w:val="24"/>
          <w:szCs w:val="24"/>
          <w:lang w:val="en-US"/>
          <w14:ligatures w14:val="standardContextual"/>
        </w:rPr>
      </w:pPr>
      <w:hyperlink w:history="1" w:anchor="_Toc241843901">
        <w:r>
          <w:rPr>
            <w:rStyle w:val="Hyperlink"/>
          </w:rPr>
          <w:t>2.4</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 xml:space="preserve">Other </w:t>
        </w:r>
        <w:r>
          <w:rPr>
            <w:rStyle w:val="Hyperlink"/>
          </w:rPr>
          <w:t>Modifications</w:t>
        </w:r>
        <w:r>
          <w:rPr>
            <w:webHidden/>
          </w:rPr>
          <w:tab/>
        </w:r>
        <w:r>
          <w:rPr>
            <w:webHidden/>
          </w:rPr>
          <w:fldChar w:fldCharType="begin"/>
        </w:r>
        <w:r>
          <w:rPr>
            <w:webHidden/>
          </w:rPr>
          <w:instrText xml:space="preserve"> PAGEREF _Toc241843901 \h </w:instrText>
        </w:r>
        <w:r>
          <w:rPr>
            <w:webHidden/>
          </w:rPr>
        </w:r>
        <w:r>
          <w:rPr>
            <w:webHidden/>
          </w:rPr>
          <w:fldChar w:fldCharType="separate"/>
        </w:r>
        <w:r>
          <w:rPr>
            <w:webHidden/>
          </w:rPr>
          <w:t>16</w:t>
        </w:r>
        <w:r>
          <w:rPr>
            <w:webHidden/>
          </w:rPr>
          <w:fldChar w:fldCharType="end"/>
        </w:r>
      </w:hyperlink>
    </w:p>
    <w:p w14:paraId="30955251" w14:textId="217C0D28">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02">
        <w:r>
          <w:rPr>
            <w:rStyle w:val="Hyperlink"/>
            <w:lang w:val="en-US"/>
          </w:rPr>
          <w:t>3</w:t>
        </w:r>
        <w:r>
          <w:rPr>
            <w:rFonts w:asciiTheme="minorHAnsi" w:hAnsiTheme="minorHAnsi" w:eastAsiaTheme="minorEastAsia" w:cstheme="minorBidi"/>
            <w:caps w:val="0"/>
            <w:spacing w:val="0"/>
            <w:kern w:val="2"/>
            <w:sz w:val="24"/>
            <w:szCs w:val="24"/>
            <w:lang w:val="en-US"/>
            <w14:ligatures w14:val="standardContextual"/>
          </w:rPr>
          <w:tab/>
        </w:r>
        <w:r>
          <w:rPr>
            <w:rStyle w:val="Hyperlink"/>
            <w:lang w:val="en-US"/>
          </w:rPr>
          <w:t>Topological Overview</w:t>
        </w:r>
        <w:r>
          <w:rPr>
            <w:webHidden/>
          </w:rPr>
          <w:tab/>
        </w:r>
        <w:r>
          <w:rPr>
            <w:webHidden/>
          </w:rPr>
          <w:fldChar w:fldCharType="begin"/>
        </w:r>
        <w:r>
          <w:rPr>
            <w:webHidden/>
          </w:rPr>
          <w:instrText xml:space="preserve"> PAGEREF _Toc241843902 \h </w:instrText>
        </w:r>
        <w:r>
          <w:rPr>
            <w:webHidden/>
          </w:rPr>
        </w:r>
        <w:r>
          <w:rPr>
            <w:webHidden/>
          </w:rPr>
          <w:fldChar w:fldCharType="separate"/>
        </w:r>
        <w:r>
          <w:rPr>
            <w:webHidden/>
          </w:rPr>
          <w:t>17</w:t>
        </w:r>
        <w:r>
          <w:rPr>
            <w:webHidden/>
          </w:rPr>
          <w:fldChar w:fldCharType="end"/>
        </w:r>
      </w:hyperlink>
    </w:p>
    <w:p w14:paraId="6B83C3D1" w14:textId="4E33F001">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03">
        <w:r>
          <w:rPr>
            <w:rStyle w:val="Hyperlink"/>
          </w:rPr>
          <w:t>4</w:t>
        </w:r>
        <w:r>
          <w:rPr>
            <w:rFonts w:asciiTheme="minorHAnsi" w:hAnsiTheme="minorHAnsi" w:eastAsiaTheme="minorEastAsia" w:cstheme="minorBidi"/>
            <w:caps w:val="0"/>
            <w:spacing w:val="0"/>
            <w:kern w:val="2"/>
            <w:sz w:val="24"/>
            <w:szCs w:val="24"/>
            <w:lang w:val="en-US"/>
            <w14:ligatures w14:val="standardContextual"/>
          </w:rPr>
          <w:tab/>
        </w:r>
        <w:r>
          <w:rPr>
            <w:rStyle w:val="Hyperlink"/>
          </w:rPr>
          <w:t>High Level System Overview – Target State</w:t>
        </w:r>
        <w:r>
          <w:rPr>
            <w:webHidden/>
          </w:rPr>
          <w:tab/>
        </w:r>
        <w:r>
          <w:rPr>
            <w:webHidden/>
          </w:rPr>
          <w:fldChar w:fldCharType="begin"/>
        </w:r>
        <w:r>
          <w:rPr>
            <w:webHidden/>
          </w:rPr>
          <w:instrText xml:space="preserve"> PAGEREF _Toc241843903 \h </w:instrText>
        </w:r>
        <w:r>
          <w:rPr>
            <w:webHidden/>
          </w:rPr>
        </w:r>
        <w:r>
          <w:rPr>
            <w:webHidden/>
          </w:rPr>
          <w:fldChar w:fldCharType="separate"/>
        </w:r>
        <w:r>
          <w:rPr>
            <w:webHidden/>
          </w:rPr>
          <w:t>18</w:t>
        </w:r>
        <w:r>
          <w:rPr>
            <w:webHidden/>
          </w:rPr>
          <w:fldChar w:fldCharType="end"/>
        </w:r>
      </w:hyperlink>
    </w:p>
    <w:p w14:paraId="38FC1353" w14:textId="2D65D9D0">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04">
        <w:r>
          <w:rPr>
            <w:rStyle w:val="Hyperlink"/>
          </w:rPr>
          <w:t>5</w:t>
        </w:r>
        <w:r>
          <w:rPr>
            <w:rFonts w:asciiTheme="minorHAnsi" w:hAnsiTheme="minorHAnsi" w:eastAsiaTheme="minorEastAsia" w:cstheme="minorBidi"/>
            <w:caps w:val="0"/>
            <w:spacing w:val="0"/>
            <w:kern w:val="2"/>
            <w:sz w:val="24"/>
            <w:szCs w:val="24"/>
            <w:lang w:val="en-US"/>
            <w14:ligatures w14:val="standardContextual"/>
          </w:rPr>
          <w:tab/>
        </w:r>
        <w:r>
          <w:rPr>
            <w:rStyle w:val="Hyperlink"/>
          </w:rPr>
          <w:t>High Level System Architecture, Target State</w:t>
        </w:r>
        <w:r>
          <w:rPr>
            <w:webHidden/>
          </w:rPr>
          <w:tab/>
        </w:r>
        <w:r>
          <w:rPr>
            <w:webHidden/>
          </w:rPr>
          <w:fldChar w:fldCharType="begin"/>
        </w:r>
        <w:r>
          <w:rPr>
            <w:webHidden/>
          </w:rPr>
          <w:instrText xml:space="preserve"> PAGEREF _Toc241843904 \h </w:instrText>
        </w:r>
        <w:r>
          <w:rPr>
            <w:webHidden/>
          </w:rPr>
        </w:r>
        <w:r>
          <w:rPr>
            <w:webHidden/>
          </w:rPr>
          <w:fldChar w:fldCharType="separate"/>
        </w:r>
        <w:r>
          <w:rPr>
            <w:webHidden/>
          </w:rPr>
          <w:t>19</w:t>
        </w:r>
        <w:r>
          <w:rPr>
            <w:webHidden/>
          </w:rPr>
          <w:fldChar w:fldCharType="end"/>
        </w:r>
      </w:hyperlink>
    </w:p>
    <w:p w14:paraId="397E2E4B" w14:textId="3CA33A04">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05">
        <w:r>
          <w:rPr>
            <w:rStyle w:val="Hyperlink"/>
            <w:rFonts w:cs="Arial"/>
            <w:lang w:val="en-US"/>
          </w:rPr>
          <w:t>6</w:t>
        </w:r>
        <w:r>
          <w:rPr>
            <w:rFonts w:asciiTheme="minorHAnsi" w:hAnsiTheme="minorHAnsi" w:eastAsiaTheme="minorEastAsia" w:cstheme="minorBidi"/>
            <w:caps w:val="0"/>
            <w:spacing w:val="0"/>
            <w:kern w:val="2"/>
            <w:sz w:val="24"/>
            <w:szCs w:val="24"/>
            <w:lang w:val="en-US"/>
            <w14:ligatures w14:val="standardContextual"/>
          </w:rPr>
          <w:tab/>
        </w:r>
        <w:r>
          <w:rPr>
            <w:rStyle w:val="Hyperlink"/>
            <w:rFonts w:cs="Arial"/>
            <w:bCs/>
            <w:smallCaps/>
          </w:rPr>
          <w:t>Management System Milestone Overview</w:t>
        </w:r>
        <w:r>
          <w:rPr>
            <w:webHidden/>
          </w:rPr>
          <w:tab/>
        </w:r>
        <w:r>
          <w:rPr>
            <w:webHidden/>
          </w:rPr>
          <w:fldChar w:fldCharType="begin"/>
        </w:r>
        <w:r>
          <w:rPr>
            <w:webHidden/>
          </w:rPr>
          <w:instrText xml:space="preserve"> PAGEREF _Toc241843905 \h </w:instrText>
        </w:r>
        <w:r>
          <w:rPr>
            <w:webHidden/>
          </w:rPr>
        </w:r>
        <w:r>
          <w:rPr>
            <w:webHidden/>
          </w:rPr>
          <w:fldChar w:fldCharType="separate"/>
        </w:r>
        <w:r>
          <w:rPr>
            <w:webHidden/>
          </w:rPr>
          <w:t>20</w:t>
        </w:r>
        <w:r>
          <w:rPr>
            <w:webHidden/>
          </w:rPr>
          <w:fldChar w:fldCharType="end"/>
        </w:r>
      </w:hyperlink>
    </w:p>
    <w:p w14:paraId="38C2D69A" w14:textId="53E1AA94">
      <w:pPr>
        <w:pStyle w:val="TOC2"/>
        <w:rPr>
          <w:rFonts w:asciiTheme="minorHAnsi" w:hAnsiTheme="minorHAnsi" w:eastAsiaTheme="minorEastAsia" w:cstheme="minorBidi"/>
          <w:spacing w:val="0"/>
          <w:kern w:val="2"/>
          <w:sz w:val="24"/>
          <w:szCs w:val="24"/>
          <w:lang w:val="en-US"/>
          <w14:ligatures w14:val="standardContextual"/>
        </w:rPr>
      </w:pPr>
      <w:hyperlink w:history="1" w:anchor="_Toc241843906">
        <w:r>
          <w:rPr>
            <w:rStyle w:val="Hyperlink"/>
            <w:lang w:val="en-US"/>
          </w:rPr>
          <w:t>6.1</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Interlocking Solution Milestones</w:t>
        </w:r>
        <w:r>
          <w:rPr>
            <w:webHidden/>
          </w:rPr>
          <w:tab/>
        </w:r>
        <w:r>
          <w:rPr>
            <w:webHidden/>
          </w:rPr>
          <w:fldChar w:fldCharType="begin"/>
        </w:r>
        <w:r>
          <w:rPr>
            <w:webHidden/>
          </w:rPr>
          <w:instrText xml:space="preserve"> PAGEREF _Toc241843906 \h </w:instrText>
        </w:r>
        <w:r>
          <w:rPr>
            <w:webHidden/>
          </w:rPr>
        </w:r>
        <w:r>
          <w:rPr>
            <w:webHidden/>
          </w:rPr>
          <w:fldChar w:fldCharType="separate"/>
        </w:r>
        <w:r>
          <w:rPr>
            <w:webHidden/>
          </w:rPr>
          <w:t>21</w:t>
        </w:r>
        <w:r>
          <w:rPr>
            <w:webHidden/>
          </w:rPr>
          <w:fldChar w:fldCharType="end"/>
        </w:r>
      </w:hyperlink>
    </w:p>
    <w:p w14:paraId="25AFA63E" w14:textId="781C1F85">
      <w:pPr>
        <w:pStyle w:val="TOC2"/>
        <w:rPr>
          <w:rFonts w:asciiTheme="minorHAnsi" w:hAnsiTheme="minorHAnsi" w:eastAsiaTheme="minorEastAsia" w:cstheme="minorBidi"/>
          <w:spacing w:val="0"/>
          <w:kern w:val="2"/>
          <w:sz w:val="24"/>
          <w:szCs w:val="24"/>
          <w:lang w:val="en-US"/>
          <w14:ligatures w14:val="standardContextual"/>
        </w:rPr>
      </w:pPr>
      <w:hyperlink w:history="1" w:anchor="_Toc241843907">
        <w:r>
          <w:rPr>
            <w:rStyle w:val="Hyperlink"/>
            <w:lang w:val="en-US"/>
          </w:rPr>
          <w:t>6.2</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ETCS L2 Solution Milestones</w:t>
        </w:r>
        <w:r>
          <w:rPr>
            <w:webHidden/>
          </w:rPr>
          <w:tab/>
        </w:r>
        <w:r>
          <w:rPr>
            <w:webHidden/>
          </w:rPr>
          <w:fldChar w:fldCharType="begin"/>
        </w:r>
        <w:r>
          <w:rPr>
            <w:webHidden/>
          </w:rPr>
          <w:instrText xml:space="preserve"> PAGEREF _Toc241843907 \h </w:instrText>
        </w:r>
        <w:r>
          <w:rPr>
            <w:webHidden/>
          </w:rPr>
        </w:r>
        <w:r>
          <w:rPr>
            <w:webHidden/>
          </w:rPr>
          <w:fldChar w:fldCharType="separate"/>
        </w:r>
        <w:r>
          <w:rPr>
            <w:webHidden/>
          </w:rPr>
          <w:t>23</w:t>
        </w:r>
        <w:r>
          <w:rPr>
            <w:webHidden/>
          </w:rPr>
          <w:fldChar w:fldCharType="end"/>
        </w:r>
      </w:hyperlink>
    </w:p>
    <w:p w14:paraId="5E895943" w14:textId="086E8F01">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08">
        <w:r>
          <w:rPr>
            <w:rStyle w:val="Hyperlink"/>
            <w:lang w:val="en-US"/>
          </w:rPr>
          <w:t>7</w:t>
        </w:r>
        <w:r>
          <w:rPr>
            <w:rFonts w:asciiTheme="minorHAnsi" w:hAnsiTheme="minorHAnsi" w:eastAsiaTheme="minorEastAsia" w:cstheme="minorBidi"/>
            <w:caps w:val="0"/>
            <w:spacing w:val="0"/>
            <w:kern w:val="2"/>
            <w:sz w:val="24"/>
            <w:szCs w:val="24"/>
            <w:lang w:val="en-US"/>
            <w14:ligatures w14:val="standardContextual"/>
          </w:rPr>
          <w:tab/>
        </w:r>
        <w:r>
          <w:rPr>
            <w:rStyle w:val="Hyperlink"/>
            <w:lang w:val="en-US"/>
          </w:rPr>
          <w:t>Target Product Baseline</w:t>
        </w:r>
        <w:r>
          <w:rPr>
            <w:webHidden/>
          </w:rPr>
          <w:tab/>
        </w:r>
        <w:r>
          <w:rPr>
            <w:webHidden/>
          </w:rPr>
          <w:fldChar w:fldCharType="begin"/>
        </w:r>
        <w:r>
          <w:rPr>
            <w:webHidden/>
          </w:rPr>
          <w:instrText xml:space="preserve"> PAGEREF _Toc241843908 \h </w:instrText>
        </w:r>
        <w:r>
          <w:rPr>
            <w:webHidden/>
          </w:rPr>
        </w:r>
        <w:r>
          <w:rPr>
            <w:webHidden/>
          </w:rPr>
          <w:fldChar w:fldCharType="separate"/>
        </w:r>
        <w:r>
          <w:rPr>
            <w:webHidden/>
          </w:rPr>
          <w:t>25</w:t>
        </w:r>
        <w:r>
          <w:rPr>
            <w:webHidden/>
          </w:rPr>
          <w:fldChar w:fldCharType="end"/>
        </w:r>
      </w:hyperlink>
    </w:p>
    <w:p w14:paraId="563236C8" w14:textId="47D0B5DF">
      <w:pPr>
        <w:pStyle w:val="TOC2"/>
        <w:rPr>
          <w:rFonts w:asciiTheme="minorHAnsi" w:hAnsiTheme="minorHAnsi" w:eastAsiaTheme="minorEastAsia" w:cstheme="minorBidi"/>
          <w:spacing w:val="0"/>
          <w:kern w:val="2"/>
          <w:sz w:val="24"/>
          <w:szCs w:val="24"/>
          <w:lang w:val="en-US"/>
          <w14:ligatures w14:val="standardContextual"/>
        </w:rPr>
      </w:pPr>
      <w:hyperlink w:history="1" w:anchor="_Toc241843909">
        <w:r>
          <w:rPr>
            <w:rStyle w:val="Hyperlink"/>
            <w:lang w:val="en-US"/>
          </w:rPr>
          <w:t>7.1</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INTERLOCKING Solution</w:t>
        </w:r>
        <w:r>
          <w:rPr>
            <w:webHidden/>
          </w:rPr>
          <w:tab/>
        </w:r>
        <w:r>
          <w:rPr>
            <w:webHidden/>
          </w:rPr>
          <w:fldChar w:fldCharType="begin"/>
        </w:r>
        <w:r>
          <w:rPr>
            <w:webHidden/>
          </w:rPr>
          <w:instrText xml:space="preserve"> PAGEREF _Toc241843909 \h </w:instrText>
        </w:r>
        <w:r>
          <w:rPr>
            <w:webHidden/>
          </w:rPr>
        </w:r>
        <w:r>
          <w:rPr>
            <w:webHidden/>
          </w:rPr>
          <w:fldChar w:fldCharType="separate"/>
        </w:r>
        <w:r>
          <w:rPr>
            <w:webHidden/>
          </w:rPr>
          <w:t>25</w:t>
        </w:r>
        <w:r>
          <w:rPr>
            <w:webHidden/>
          </w:rPr>
          <w:fldChar w:fldCharType="end"/>
        </w:r>
      </w:hyperlink>
    </w:p>
    <w:p w14:paraId="5F6C6F85" w14:textId="5B48BCBD">
      <w:pPr>
        <w:pStyle w:val="TOC2"/>
        <w:rPr>
          <w:rFonts w:asciiTheme="minorHAnsi" w:hAnsiTheme="minorHAnsi" w:eastAsiaTheme="minorEastAsia" w:cstheme="minorBidi"/>
          <w:spacing w:val="0"/>
          <w:kern w:val="2"/>
          <w:sz w:val="24"/>
          <w:szCs w:val="24"/>
          <w:lang w:val="en-US"/>
          <w14:ligatures w14:val="standardContextual"/>
        </w:rPr>
      </w:pPr>
      <w:hyperlink w:history="1" w:anchor="_Toc241843910">
        <w:r>
          <w:rPr>
            <w:rStyle w:val="Hyperlink"/>
          </w:rPr>
          <w:t>7.2</w:t>
        </w:r>
        <w:r>
          <w:rPr>
            <w:rFonts w:asciiTheme="minorHAnsi" w:hAnsiTheme="minorHAnsi" w:eastAsiaTheme="minorEastAsia" w:cstheme="minorBidi"/>
            <w:spacing w:val="0"/>
            <w:kern w:val="2"/>
            <w:sz w:val="24"/>
            <w:szCs w:val="24"/>
            <w:lang w:val="en-US"/>
            <w14:ligatures w14:val="standardContextual"/>
          </w:rPr>
          <w:tab/>
        </w:r>
        <w:r>
          <w:rPr>
            <w:rStyle w:val="Hyperlink"/>
          </w:rPr>
          <w:t>ETCS Solution</w:t>
        </w:r>
        <w:r>
          <w:rPr>
            <w:webHidden/>
          </w:rPr>
          <w:tab/>
        </w:r>
        <w:r>
          <w:rPr>
            <w:webHidden/>
          </w:rPr>
          <w:fldChar w:fldCharType="begin"/>
        </w:r>
        <w:r>
          <w:rPr>
            <w:webHidden/>
          </w:rPr>
          <w:instrText xml:space="preserve"> PAGEREF _Toc241843910 \h </w:instrText>
        </w:r>
        <w:r>
          <w:rPr>
            <w:webHidden/>
          </w:rPr>
        </w:r>
        <w:r>
          <w:rPr>
            <w:webHidden/>
          </w:rPr>
          <w:fldChar w:fldCharType="separate"/>
        </w:r>
        <w:r>
          <w:rPr>
            <w:webHidden/>
          </w:rPr>
          <w:t>26</w:t>
        </w:r>
        <w:r>
          <w:rPr>
            <w:webHidden/>
          </w:rPr>
          <w:fldChar w:fldCharType="end"/>
        </w:r>
      </w:hyperlink>
    </w:p>
    <w:p w14:paraId="5DFF2B7D" w14:textId="3A7BA18A">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11">
        <w:r>
          <w:rPr>
            <w:rStyle w:val="Hyperlink"/>
          </w:rPr>
          <w:t>8</w:t>
        </w:r>
        <w:r>
          <w:rPr>
            <w:rFonts w:asciiTheme="minorHAnsi" w:hAnsiTheme="minorHAnsi" w:eastAsiaTheme="minorEastAsia" w:cstheme="minorBidi"/>
            <w:caps w:val="0"/>
            <w:spacing w:val="0"/>
            <w:kern w:val="2"/>
            <w:sz w:val="24"/>
            <w:szCs w:val="24"/>
            <w:lang w:val="en-US"/>
            <w14:ligatures w14:val="standardContextual"/>
          </w:rPr>
          <w:tab/>
        </w:r>
        <w:r>
          <w:rPr>
            <w:rStyle w:val="Hyperlink"/>
          </w:rPr>
          <w:t>Deliverables</w:t>
        </w:r>
        <w:r>
          <w:rPr>
            <w:webHidden/>
          </w:rPr>
          <w:tab/>
        </w:r>
        <w:r>
          <w:rPr>
            <w:webHidden/>
          </w:rPr>
          <w:fldChar w:fldCharType="begin"/>
        </w:r>
        <w:r>
          <w:rPr>
            <w:webHidden/>
          </w:rPr>
          <w:instrText xml:space="preserve"> PAGEREF _Toc241843911 \h </w:instrText>
        </w:r>
        <w:r>
          <w:rPr>
            <w:webHidden/>
          </w:rPr>
        </w:r>
        <w:r>
          <w:rPr>
            <w:webHidden/>
          </w:rPr>
          <w:fldChar w:fldCharType="separate"/>
        </w:r>
        <w:r>
          <w:rPr>
            <w:webHidden/>
          </w:rPr>
          <w:t>28</w:t>
        </w:r>
        <w:r>
          <w:rPr>
            <w:webHidden/>
          </w:rPr>
          <w:fldChar w:fldCharType="end"/>
        </w:r>
      </w:hyperlink>
    </w:p>
    <w:p w14:paraId="21344303" w14:textId="416F6996">
      <w:pPr>
        <w:pStyle w:val="TOC2"/>
        <w:rPr>
          <w:rFonts w:asciiTheme="minorHAnsi" w:hAnsiTheme="minorHAnsi" w:eastAsiaTheme="minorEastAsia" w:cstheme="minorBidi"/>
          <w:spacing w:val="0"/>
          <w:kern w:val="2"/>
          <w:sz w:val="24"/>
          <w:szCs w:val="24"/>
          <w:lang w:val="en-US"/>
          <w14:ligatures w14:val="standardContextual"/>
        </w:rPr>
      </w:pPr>
      <w:hyperlink w:history="1" w:anchor="_Toc241843912">
        <w:r>
          <w:rPr>
            <w:rStyle w:val="Hyperlink"/>
          </w:rPr>
          <w:t>8.1</w:t>
        </w:r>
        <w:r>
          <w:rPr>
            <w:rFonts w:asciiTheme="minorHAnsi" w:hAnsiTheme="minorHAnsi" w:eastAsiaTheme="minorEastAsia" w:cstheme="minorBidi"/>
            <w:spacing w:val="0"/>
            <w:kern w:val="2"/>
            <w:sz w:val="24"/>
            <w:szCs w:val="24"/>
            <w:lang w:val="en-US"/>
            <w14:ligatures w14:val="standardContextual"/>
          </w:rPr>
          <w:tab/>
        </w:r>
        <w:r>
          <w:rPr>
            <w:rStyle w:val="Hyperlink"/>
          </w:rPr>
          <w:t>Interlocking Solution Deliverables</w:t>
        </w:r>
        <w:r>
          <w:rPr>
            <w:webHidden/>
          </w:rPr>
          <w:tab/>
        </w:r>
        <w:r>
          <w:rPr>
            <w:webHidden/>
          </w:rPr>
          <w:fldChar w:fldCharType="begin"/>
        </w:r>
        <w:r>
          <w:rPr>
            <w:webHidden/>
          </w:rPr>
          <w:instrText xml:space="preserve"> PAGEREF _Toc241843912 \h </w:instrText>
        </w:r>
        <w:r>
          <w:rPr>
            <w:webHidden/>
          </w:rPr>
        </w:r>
        <w:r>
          <w:rPr>
            <w:webHidden/>
          </w:rPr>
          <w:fldChar w:fldCharType="separate"/>
        </w:r>
        <w:r>
          <w:rPr>
            <w:webHidden/>
          </w:rPr>
          <w:t>28</w:t>
        </w:r>
        <w:r>
          <w:rPr>
            <w:webHidden/>
          </w:rPr>
          <w:fldChar w:fldCharType="end"/>
        </w:r>
      </w:hyperlink>
    </w:p>
    <w:p w14:paraId="6CFB9371" w14:textId="2AEA4022">
      <w:pPr>
        <w:pStyle w:val="TOC2"/>
        <w:rPr>
          <w:rFonts w:asciiTheme="minorHAnsi" w:hAnsiTheme="minorHAnsi" w:eastAsiaTheme="minorEastAsia" w:cstheme="minorBidi"/>
          <w:spacing w:val="0"/>
          <w:kern w:val="2"/>
          <w:sz w:val="24"/>
          <w:szCs w:val="24"/>
          <w:lang w:val="en-US"/>
          <w14:ligatures w14:val="standardContextual"/>
        </w:rPr>
      </w:pPr>
      <w:hyperlink w:history="1" w:anchor="_Toc241843913">
        <w:r>
          <w:rPr>
            <w:rStyle w:val="Hyperlink"/>
          </w:rPr>
          <w:t>8.2</w:t>
        </w:r>
        <w:r>
          <w:rPr>
            <w:rFonts w:asciiTheme="minorHAnsi" w:hAnsiTheme="minorHAnsi" w:eastAsiaTheme="minorEastAsia" w:cstheme="minorBidi"/>
            <w:spacing w:val="0"/>
            <w:kern w:val="2"/>
            <w:sz w:val="24"/>
            <w:szCs w:val="24"/>
            <w:lang w:val="en-US"/>
            <w14:ligatures w14:val="standardContextual"/>
          </w:rPr>
          <w:tab/>
        </w:r>
        <w:r>
          <w:rPr>
            <w:rStyle w:val="Hyperlink"/>
          </w:rPr>
          <w:t>ETCS Solution Deliverables</w:t>
        </w:r>
        <w:r>
          <w:rPr>
            <w:webHidden/>
          </w:rPr>
          <w:tab/>
        </w:r>
        <w:r>
          <w:rPr>
            <w:webHidden/>
          </w:rPr>
          <w:fldChar w:fldCharType="begin"/>
        </w:r>
        <w:r>
          <w:rPr>
            <w:webHidden/>
          </w:rPr>
          <w:instrText xml:space="preserve"> PAGEREF _Toc241843913 \h </w:instrText>
        </w:r>
        <w:r>
          <w:rPr>
            <w:webHidden/>
          </w:rPr>
        </w:r>
        <w:r>
          <w:rPr>
            <w:webHidden/>
          </w:rPr>
          <w:fldChar w:fldCharType="separate"/>
        </w:r>
        <w:r>
          <w:rPr>
            <w:webHidden/>
          </w:rPr>
          <w:t>29</w:t>
        </w:r>
        <w:r>
          <w:rPr>
            <w:webHidden/>
          </w:rPr>
          <w:fldChar w:fldCharType="end"/>
        </w:r>
      </w:hyperlink>
    </w:p>
    <w:p w14:paraId="0A544F97" w14:textId="7C21C572">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14">
        <w:r>
          <w:rPr>
            <w:rStyle w:val="Hyperlink"/>
          </w:rPr>
          <w:t>9</w:t>
        </w:r>
        <w:r>
          <w:rPr>
            <w:rFonts w:asciiTheme="minorHAnsi" w:hAnsiTheme="minorHAnsi" w:eastAsiaTheme="minorEastAsia" w:cstheme="minorBidi"/>
            <w:caps w:val="0"/>
            <w:spacing w:val="0"/>
            <w:kern w:val="2"/>
            <w:sz w:val="24"/>
            <w:szCs w:val="24"/>
            <w:lang w:val="en-US"/>
            <w14:ligatures w14:val="standardContextual"/>
          </w:rPr>
          <w:tab/>
        </w:r>
        <w:r>
          <w:rPr>
            <w:rStyle w:val="Hyperlink"/>
          </w:rPr>
          <w:t>Relation with other Plans</w:t>
        </w:r>
        <w:r>
          <w:rPr>
            <w:webHidden/>
          </w:rPr>
          <w:tab/>
        </w:r>
        <w:r>
          <w:rPr>
            <w:webHidden/>
          </w:rPr>
          <w:fldChar w:fldCharType="begin"/>
        </w:r>
        <w:r>
          <w:rPr>
            <w:webHidden/>
          </w:rPr>
          <w:instrText xml:space="preserve"> PAGEREF _Toc241843914 \h </w:instrText>
        </w:r>
        <w:r>
          <w:rPr>
            <w:webHidden/>
          </w:rPr>
        </w:r>
        <w:r>
          <w:rPr>
            <w:webHidden/>
          </w:rPr>
          <w:fldChar w:fldCharType="separate"/>
        </w:r>
        <w:r>
          <w:rPr>
            <w:webHidden/>
          </w:rPr>
          <w:t>31</w:t>
        </w:r>
        <w:r>
          <w:rPr>
            <w:webHidden/>
          </w:rPr>
          <w:fldChar w:fldCharType="end"/>
        </w:r>
      </w:hyperlink>
    </w:p>
    <w:p w14:paraId="5F7DF8F2" w14:textId="4BB1D251">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15">
        <w:r>
          <w:rPr>
            <w:rStyle w:val="Hyperlink"/>
          </w:rPr>
          <w:t>10</w:t>
        </w:r>
        <w:r>
          <w:rPr>
            <w:rFonts w:asciiTheme="minorHAnsi" w:hAnsiTheme="minorHAnsi" w:eastAsiaTheme="minorEastAsia" w:cstheme="minorBidi"/>
            <w:caps w:val="0"/>
            <w:spacing w:val="0"/>
            <w:kern w:val="2"/>
            <w:sz w:val="24"/>
            <w:szCs w:val="24"/>
            <w:lang w:val="en-US"/>
            <w14:ligatures w14:val="standardContextual"/>
          </w:rPr>
          <w:tab/>
        </w:r>
        <w:r>
          <w:rPr>
            <w:rStyle w:val="Hyperlink"/>
          </w:rPr>
          <w:t>Configuration Management</w:t>
        </w:r>
        <w:r>
          <w:rPr>
            <w:webHidden/>
          </w:rPr>
          <w:tab/>
        </w:r>
        <w:r>
          <w:rPr>
            <w:webHidden/>
          </w:rPr>
          <w:fldChar w:fldCharType="begin"/>
        </w:r>
        <w:r>
          <w:rPr>
            <w:webHidden/>
          </w:rPr>
          <w:instrText xml:space="preserve"> PAGEREF _Toc241843915 \h </w:instrText>
        </w:r>
        <w:r>
          <w:rPr>
            <w:webHidden/>
          </w:rPr>
        </w:r>
        <w:r>
          <w:rPr>
            <w:webHidden/>
          </w:rPr>
          <w:fldChar w:fldCharType="separate"/>
        </w:r>
        <w:r>
          <w:rPr>
            <w:webHidden/>
          </w:rPr>
          <w:t>32</w:t>
        </w:r>
        <w:r>
          <w:rPr>
            <w:webHidden/>
          </w:rPr>
          <w:fldChar w:fldCharType="end"/>
        </w:r>
      </w:hyperlink>
    </w:p>
    <w:p w14:paraId="7EC43261" w14:textId="100FCE78">
      <w:pPr>
        <w:pStyle w:val="TOC2"/>
        <w:rPr>
          <w:rFonts w:asciiTheme="minorHAnsi" w:hAnsiTheme="minorHAnsi" w:eastAsiaTheme="minorEastAsia" w:cstheme="minorBidi"/>
          <w:spacing w:val="0"/>
          <w:kern w:val="2"/>
          <w:sz w:val="24"/>
          <w:szCs w:val="24"/>
          <w:lang w:val="en-US"/>
          <w14:ligatures w14:val="standardContextual"/>
        </w:rPr>
      </w:pPr>
      <w:hyperlink w:history="1" w:anchor="_Toc241843916">
        <w:r>
          <w:rPr>
            <w:rStyle w:val="Hyperlink"/>
            <w:lang w:val="en-US"/>
          </w:rPr>
          <w:t>10.1</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General rules</w:t>
        </w:r>
        <w:r>
          <w:rPr>
            <w:webHidden/>
          </w:rPr>
          <w:tab/>
        </w:r>
        <w:r>
          <w:rPr>
            <w:webHidden/>
          </w:rPr>
          <w:fldChar w:fldCharType="begin"/>
        </w:r>
        <w:r>
          <w:rPr>
            <w:webHidden/>
          </w:rPr>
          <w:instrText xml:space="preserve"> PAGEREF _Toc241843916 \h </w:instrText>
        </w:r>
        <w:r>
          <w:rPr>
            <w:webHidden/>
          </w:rPr>
        </w:r>
        <w:r>
          <w:rPr>
            <w:webHidden/>
          </w:rPr>
          <w:fldChar w:fldCharType="separate"/>
        </w:r>
        <w:r>
          <w:rPr>
            <w:webHidden/>
          </w:rPr>
          <w:t>32</w:t>
        </w:r>
        <w:r>
          <w:rPr>
            <w:webHidden/>
          </w:rPr>
          <w:fldChar w:fldCharType="end"/>
        </w:r>
      </w:hyperlink>
    </w:p>
    <w:p w14:paraId="47CDA49B" w14:textId="7E7F8042">
      <w:pPr>
        <w:pStyle w:val="TOC2"/>
        <w:rPr>
          <w:rFonts w:asciiTheme="minorHAnsi" w:hAnsiTheme="minorHAnsi" w:eastAsiaTheme="minorEastAsia" w:cstheme="minorBidi"/>
          <w:spacing w:val="0"/>
          <w:kern w:val="2"/>
          <w:sz w:val="24"/>
          <w:szCs w:val="24"/>
          <w:lang w:val="en-US"/>
          <w14:ligatures w14:val="standardContextual"/>
        </w:rPr>
      </w:pPr>
      <w:hyperlink w:history="1" w:anchor="_Toc241843917">
        <w:r>
          <w:rPr>
            <w:rStyle w:val="Hyperlink"/>
            <w:lang w:val="en-US"/>
          </w:rPr>
          <w:t>10.2</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Interlocking solution labels</w:t>
        </w:r>
        <w:r>
          <w:rPr>
            <w:webHidden/>
          </w:rPr>
          <w:tab/>
        </w:r>
        <w:r>
          <w:rPr>
            <w:webHidden/>
          </w:rPr>
          <w:fldChar w:fldCharType="begin"/>
        </w:r>
        <w:r>
          <w:rPr>
            <w:webHidden/>
          </w:rPr>
          <w:instrText xml:space="preserve"> PAGEREF _Toc241843917 \h </w:instrText>
        </w:r>
        <w:r>
          <w:rPr>
            <w:webHidden/>
          </w:rPr>
        </w:r>
        <w:r>
          <w:rPr>
            <w:webHidden/>
          </w:rPr>
          <w:fldChar w:fldCharType="separate"/>
        </w:r>
        <w:r>
          <w:rPr>
            <w:webHidden/>
          </w:rPr>
          <w:t>32</w:t>
        </w:r>
        <w:r>
          <w:rPr>
            <w:webHidden/>
          </w:rPr>
          <w:fldChar w:fldCharType="end"/>
        </w:r>
      </w:hyperlink>
    </w:p>
    <w:p w14:paraId="3730A168" w14:textId="4976A5E0">
      <w:pPr>
        <w:pStyle w:val="TOC2"/>
        <w:rPr>
          <w:rFonts w:asciiTheme="minorHAnsi" w:hAnsiTheme="minorHAnsi" w:eastAsiaTheme="minorEastAsia" w:cstheme="minorBidi"/>
          <w:spacing w:val="0"/>
          <w:kern w:val="2"/>
          <w:sz w:val="24"/>
          <w:szCs w:val="24"/>
          <w:lang w:val="en-US"/>
          <w14:ligatures w14:val="standardContextual"/>
        </w:rPr>
      </w:pPr>
      <w:hyperlink w:history="1" w:anchor="_Toc241843918">
        <w:r>
          <w:rPr>
            <w:rStyle w:val="Hyperlink"/>
            <w:lang w:val="en-US"/>
          </w:rPr>
          <w:t>10.3</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ETCS solution labels</w:t>
        </w:r>
        <w:r>
          <w:rPr>
            <w:webHidden/>
          </w:rPr>
          <w:tab/>
        </w:r>
        <w:r>
          <w:rPr>
            <w:webHidden/>
          </w:rPr>
          <w:fldChar w:fldCharType="begin"/>
        </w:r>
        <w:r>
          <w:rPr>
            <w:webHidden/>
          </w:rPr>
          <w:instrText xml:space="preserve"> PAGEREF _Toc241843918 \h </w:instrText>
        </w:r>
        <w:r>
          <w:rPr>
            <w:webHidden/>
          </w:rPr>
        </w:r>
        <w:r>
          <w:rPr>
            <w:webHidden/>
          </w:rPr>
          <w:fldChar w:fldCharType="separate"/>
        </w:r>
        <w:r>
          <w:rPr>
            <w:webHidden/>
          </w:rPr>
          <w:t>33</w:t>
        </w:r>
        <w:r>
          <w:rPr>
            <w:webHidden/>
          </w:rPr>
          <w:fldChar w:fldCharType="end"/>
        </w:r>
      </w:hyperlink>
    </w:p>
    <w:p w14:paraId="5FACD71D" w14:textId="3F7BFF46">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19">
        <w:r>
          <w:rPr>
            <w:rStyle w:val="Hyperlink"/>
          </w:rPr>
          <w:t>11</w:t>
        </w:r>
        <w:r>
          <w:rPr>
            <w:rFonts w:asciiTheme="minorHAnsi" w:hAnsiTheme="minorHAnsi" w:eastAsiaTheme="minorEastAsia" w:cstheme="minorBidi"/>
            <w:caps w:val="0"/>
            <w:spacing w:val="0"/>
            <w:kern w:val="2"/>
            <w:sz w:val="24"/>
            <w:szCs w:val="24"/>
            <w:lang w:val="en-US"/>
            <w14:ligatures w14:val="standardContextual"/>
          </w:rPr>
          <w:tab/>
        </w:r>
        <w:r>
          <w:rPr>
            <w:rStyle w:val="Hyperlink"/>
          </w:rPr>
          <w:t>Change History</w:t>
        </w:r>
        <w:r>
          <w:rPr>
            <w:webHidden/>
          </w:rPr>
          <w:tab/>
        </w:r>
        <w:r>
          <w:rPr>
            <w:webHidden/>
          </w:rPr>
          <w:fldChar w:fldCharType="begin"/>
        </w:r>
        <w:r>
          <w:rPr>
            <w:webHidden/>
          </w:rPr>
          <w:instrText xml:space="preserve"> PAGEREF _Toc241843919 \h </w:instrText>
        </w:r>
        <w:r>
          <w:rPr>
            <w:webHidden/>
          </w:rPr>
        </w:r>
        <w:r>
          <w:rPr>
            <w:webHidden/>
          </w:rPr>
          <w:fldChar w:fldCharType="separate"/>
        </w:r>
        <w:r>
          <w:rPr>
            <w:webHidden/>
          </w:rPr>
          <w:t>34</w:t>
        </w:r>
        <w:r>
          <w:rPr>
            <w:webHidden/>
          </w:rPr>
          <w:fldChar w:fldCharType="end"/>
        </w:r>
      </w:hyperlink>
    </w:p>
    <w:p w14:paraId="04C5668E" w14:textId="0E143B00">
      <w:pPr>
        <w:pStyle w:val="TOC2"/>
        <w:rPr>
          <w:rFonts w:asciiTheme="minorHAnsi" w:hAnsiTheme="minorHAnsi" w:eastAsiaTheme="minorEastAsia" w:cstheme="minorBidi"/>
          <w:spacing w:val="0"/>
          <w:kern w:val="2"/>
          <w:sz w:val="24"/>
          <w:szCs w:val="24"/>
          <w:lang w:val="en-US"/>
          <w14:ligatures w14:val="standardContextual"/>
        </w:rPr>
      </w:pPr>
      <w:hyperlink w:history="1" w:anchor="_Toc241843920">
        <w:r>
          <w:rPr>
            <w:rStyle w:val="Hyperlink"/>
          </w:rPr>
          <w:t>11.1</w:t>
        </w:r>
        <w:r>
          <w:rPr>
            <w:rFonts w:asciiTheme="minorHAnsi" w:hAnsiTheme="minorHAnsi" w:eastAsiaTheme="minorEastAsia" w:cstheme="minorBidi"/>
            <w:spacing w:val="0"/>
            <w:kern w:val="2"/>
            <w:sz w:val="24"/>
            <w:szCs w:val="24"/>
            <w:lang w:val="en-US"/>
            <w14:ligatures w14:val="standardContextual"/>
          </w:rPr>
          <w:tab/>
        </w:r>
        <w:r>
          <w:rPr>
            <w:rStyle w:val="Hyperlink"/>
          </w:rPr>
          <w:t>Edition 01</w:t>
        </w:r>
        <w:r>
          <w:rPr>
            <w:webHidden/>
          </w:rPr>
          <w:tab/>
        </w:r>
        <w:r>
          <w:rPr>
            <w:webHidden/>
          </w:rPr>
          <w:fldChar w:fldCharType="begin"/>
        </w:r>
        <w:r>
          <w:rPr>
            <w:webHidden/>
          </w:rPr>
          <w:instrText xml:space="preserve"> PAGEREF _Toc241843920 \h </w:instrText>
        </w:r>
        <w:r>
          <w:rPr>
            <w:webHidden/>
          </w:rPr>
        </w:r>
        <w:r>
          <w:rPr>
            <w:webHidden/>
          </w:rPr>
          <w:fldChar w:fldCharType="separate"/>
        </w:r>
        <w:r>
          <w:rPr>
            <w:webHidden/>
          </w:rPr>
          <w:t>34</w:t>
        </w:r>
        <w:r>
          <w:rPr>
            <w:webHidden/>
          </w:rPr>
          <w:fldChar w:fldCharType="end"/>
        </w:r>
      </w:hyperlink>
    </w:p>
    <w:p w14:paraId="23FC0218" w14:textId="54EA668B">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21">
        <w:r>
          <w:rPr>
            <w:rStyle w:val="Hyperlink"/>
          </w:rPr>
          <w:t>12</w:t>
        </w:r>
        <w:r>
          <w:rPr>
            <w:rFonts w:asciiTheme="minorHAnsi" w:hAnsiTheme="minorHAnsi" w:eastAsiaTheme="minorEastAsia" w:cstheme="minorBidi"/>
            <w:caps w:val="0"/>
            <w:spacing w:val="0"/>
            <w:kern w:val="2"/>
            <w:sz w:val="24"/>
            <w:szCs w:val="24"/>
            <w:lang w:val="en-US"/>
            <w14:ligatures w14:val="standardContextual"/>
          </w:rPr>
          <w:tab/>
        </w:r>
        <w:r>
          <w:rPr>
            <w:rStyle w:val="Hyperlink"/>
          </w:rPr>
          <w:t>References and Terms</w:t>
        </w:r>
        <w:r>
          <w:rPr>
            <w:webHidden/>
          </w:rPr>
          <w:tab/>
        </w:r>
        <w:r>
          <w:rPr>
            <w:webHidden/>
          </w:rPr>
          <w:fldChar w:fldCharType="begin"/>
        </w:r>
        <w:r>
          <w:rPr>
            <w:webHidden/>
          </w:rPr>
          <w:instrText xml:space="preserve"> PAGEREF _Toc241843921 \h </w:instrText>
        </w:r>
        <w:r>
          <w:rPr>
            <w:webHidden/>
          </w:rPr>
        </w:r>
        <w:r>
          <w:rPr>
            <w:webHidden/>
          </w:rPr>
          <w:fldChar w:fldCharType="separate"/>
        </w:r>
        <w:r>
          <w:rPr>
            <w:webHidden/>
          </w:rPr>
          <w:t>35</w:t>
        </w:r>
        <w:r>
          <w:rPr>
            <w:webHidden/>
          </w:rPr>
          <w:fldChar w:fldCharType="end"/>
        </w:r>
      </w:hyperlink>
    </w:p>
    <w:p w14:paraId="15E92884" w14:textId="4873CD12">
      <w:pPr>
        <w:pStyle w:val="TOC2"/>
        <w:rPr>
          <w:rFonts w:asciiTheme="minorHAnsi" w:hAnsiTheme="minorHAnsi" w:eastAsiaTheme="minorEastAsia" w:cstheme="minorBidi"/>
          <w:spacing w:val="0"/>
          <w:kern w:val="2"/>
          <w:sz w:val="24"/>
          <w:szCs w:val="24"/>
          <w:lang w:val="en-US"/>
          <w14:ligatures w14:val="standardContextual"/>
        </w:rPr>
      </w:pPr>
      <w:hyperlink w:history="1" w:anchor="_Toc241843922">
        <w:r>
          <w:rPr>
            <w:rStyle w:val="Hyperlink"/>
          </w:rPr>
          <w:t>12.1</w:t>
        </w:r>
        <w:r>
          <w:rPr>
            <w:rFonts w:asciiTheme="minorHAnsi" w:hAnsiTheme="minorHAnsi" w:eastAsiaTheme="minorEastAsia" w:cstheme="minorBidi"/>
            <w:spacing w:val="0"/>
            <w:kern w:val="2"/>
            <w:sz w:val="24"/>
            <w:szCs w:val="24"/>
            <w:lang w:val="en-US"/>
            <w14:ligatures w14:val="standardContextual"/>
          </w:rPr>
          <w:tab/>
        </w:r>
        <w:r>
          <w:rPr>
            <w:rStyle w:val="Hyperlink"/>
          </w:rPr>
          <w:t>Referenced Documents</w:t>
        </w:r>
        <w:r>
          <w:rPr>
            <w:webHidden/>
          </w:rPr>
          <w:tab/>
        </w:r>
        <w:r>
          <w:rPr>
            <w:webHidden/>
          </w:rPr>
          <w:fldChar w:fldCharType="begin"/>
        </w:r>
        <w:r>
          <w:rPr>
            <w:webHidden/>
          </w:rPr>
          <w:instrText xml:space="preserve"> PAGEREF _Toc241843922 \h </w:instrText>
        </w:r>
        <w:r>
          <w:rPr>
            <w:webHidden/>
          </w:rPr>
        </w:r>
        <w:r>
          <w:rPr>
            <w:webHidden/>
          </w:rPr>
          <w:fldChar w:fldCharType="separate"/>
        </w:r>
        <w:r>
          <w:rPr>
            <w:webHidden/>
          </w:rPr>
          <w:t>35</w:t>
        </w:r>
        <w:r>
          <w:rPr>
            <w:webHidden/>
          </w:rPr>
          <w:fldChar w:fldCharType="end"/>
        </w:r>
      </w:hyperlink>
    </w:p>
    <w:p w14:paraId="2CC4029B" w14:textId="134CA639">
      <w:pPr>
        <w:pStyle w:val="TOC2"/>
        <w:rPr>
          <w:rFonts w:asciiTheme="minorHAnsi" w:hAnsiTheme="minorHAnsi" w:eastAsiaTheme="minorEastAsia" w:cstheme="minorBidi"/>
          <w:spacing w:val="0"/>
          <w:kern w:val="2"/>
          <w:sz w:val="24"/>
          <w:szCs w:val="24"/>
          <w:lang w:val="en-US"/>
          <w14:ligatures w14:val="standardContextual"/>
        </w:rPr>
      </w:pPr>
      <w:hyperlink w:history="1" w:anchor="_Toc241843923">
        <w:r>
          <w:rPr>
            <w:rStyle w:val="Hyperlink"/>
          </w:rPr>
          <w:t>12.2</w:t>
        </w:r>
        <w:r>
          <w:rPr>
            <w:rFonts w:asciiTheme="minorHAnsi" w:hAnsiTheme="minorHAnsi" w:eastAsiaTheme="minorEastAsia" w:cstheme="minorBidi"/>
            <w:spacing w:val="0"/>
            <w:kern w:val="2"/>
            <w:sz w:val="24"/>
            <w:szCs w:val="24"/>
            <w:lang w:val="en-US"/>
            <w14:ligatures w14:val="standardContextual"/>
          </w:rPr>
          <w:tab/>
        </w:r>
        <w:r>
          <w:rPr>
            <w:rStyle w:val="Hyperlink"/>
          </w:rPr>
          <w:t>Standards and Procedures</w:t>
        </w:r>
        <w:r>
          <w:rPr>
            <w:webHidden/>
          </w:rPr>
          <w:tab/>
        </w:r>
        <w:r>
          <w:rPr>
            <w:webHidden/>
          </w:rPr>
          <w:fldChar w:fldCharType="begin"/>
        </w:r>
        <w:r>
          <w:rPr>
            <w:webHidden/>
          </w:rPr>
          <w:instrText xml:space="preserve"> PAGEREF _Toc241843923 \h </w:instrText>
        </w:r>
        <w:r>
          <w:rPr>
            <w:webHidden/>
          </w:rPr>
        </w:r>
        <w:r>
          <w:rPr>
            <w:webHidden/>
          </w:rPr>
          <w:fldChar w:fldCharType="separate"/>
        </w:r>
        <w:r>
          <w:rPr>
            <w:webHidden/>
          </w:rPr>
          <w:t>36</w:t>
        </w:r>
        <w:r>
          <w:rPr>
            <w:webHidden/>
          </w:rPr>
          <w:fldChar w:fldCharType="end"/>
        </w:r>
      </w:hyperlink>
    </w:p>
    <w:p w14:paraId="76A4C60D" w14:textId="323CE76B">
      <w:pPr>
        <w:pStyle w:val="TOC2"/>
        <w:rPr>
          <w:rFonts w:asciiTheme="minorHAnsi" w:hAnsiTheme="minorHAnsi" w:eastAsiaTheme="minorEastAsia" w:cstheme="minorBidi"/>
          <w:spacing w:val="0"/>
          <w:kern w:val="2"/>
          <w:sz w:val="24"/>
          <w:szCs w:val="24"/>
          <w:lang w:val="en-US"/>
          <w14:ligatures w14:val="standardContextual"/>
        </w:rPr>
      </w:pPr>
      <w:hyperlink w:history="1" w:anchor="_Toc241843924">
        <w:r>
          <w:rPr>
            <w:rStyle w:val="Hyperlink"/>
          </w:rPr>
          <w:t>12.3</w:t>
        </w:r>
        <w:r>
          <w:rPr>
            <w:rFonts w:asciiTheme="minorHAnsi" w:hAnsiTheme="minorHAnsi" w:eastAsiaTheme="minorEastAsia" w:cstheme="minorBidi"/>
            <w:spacing w:val="0"/>
            <w:kern w:val="2"/>
            <w:sz w:val="24"/>
            <w:szCs w:val="24"/>
            <w:lang w:val="en-US"/>
            <w14:ligatures w14:val="standardContextual"/>
          </w:rPr>
          <w:tab/>
        </w:r>
        <w:r>
          <w:rPr>
            <w:rStyle w:val="Hyperlink"/>
          </w:rPr>
          <w:t>Terms, Abbreviations and Acronyms</w:t>
        </w:r>
        <w:r>
          <w:rPr>
            <w:webHidden/>
          </w:rPr>
          <w:tab/>
        </w:r>
        <w:r>
          <w:rPr>
            <w:webHidden/>
          </w:rPr>
          <w:fldChar w:fldCharType="begin"/>
        </w:r>
        <w:r>
          <w:rPr>
            <w:webHidden/>
          </w:rPr>
          <w:instrText xml:space="preserve"> PAGEREF _Toc241843924 \h </w:instrText>
        </w:r>
        <w:r>
          <w:rPr>
            <w:webHidden/>
          </w:rPr>
        </w:r>
        <w:r>
          <w:rPr>
            <w:webHidden/>
          </w:rPr>
          <w:fldChar w:fldCharType="separate"/>
        </w:r>
        <w:r>
          <w:rPr>
            <w:webHidden/>
          </w:rPr>
          <w:t>37</w:t>
        </w:r>
        <w:r>
          <w:rPr>
            <w:webHidden/>
          </w:rPr>
          <w:fldChar w:fldCharType="end"/>
        </w:r>
      </w:hyperlink>
    </w:p>
    <w:p w14:paraId="2A4EE772" w14:textId="7D38ABAF">
      <w:pPr>
        <w:pStyle w:val="TOC3"/>
        <w:rPr>
          <w:rFonts w:asciiTheme="minorHAnsi" w:hAnsiTheme="minorHAnsi" w:eastAsiaTheme="minorEastAsia" w:cstheme="minorBidi"/>
          <w:kern w:val="2"/>
          <w:sz w:val="24"/>
          <w:szCs w:val="24"/>
          <w:lang w:val="en-US"/>
          <w14:ligatures w14:val="standardContextual"/>
        </w:rPr>
      </w:pPr>
      <w:hyperlink w:history="1" w:anchor="_Toc241843925">
        <w:r>
          <w:rPr>
            <w:rStyle w:val="Hyperlink"/>
          </w:rPr>
          <w:t>12.3.1</w:t>
        </w:r>
        <w:r>
          <w:rPr>
            <w:rFonts w:asciiTheme="minorHAnsi" w:hAnsiTheme="minorHAnsi" w:eastAsiaTheme="minorEastAsia" w:cstheme="minorBidi"/>
            <w:kern w:val="2"/>
            <w:sz w:val="24"/>
            <w:szCs w:val="24"/>
            <w:lang w:val="en-US"/>
            <w14:ligatures w14:val="standardContextual"/>
          </w:rPr>
          <w:tab/>
        </w:r>
        <w:r>
          <w:rPr>
            <w:rStyle w:val="Hyperlink"/>
          </w:rPr>
          <w:t>Role Abbreviations</w:t>
        </w:r>
        <w:r>
          <w:rPr>
            <w:webHidden/>
          </w:rPr>
          <w:tab/>
        </w:r>
        <w:r>
          <w:rPr>
            <w:webHidden/>
          </w:rPr>
          <w:fldChar w:fldCharType="begin"/>
        </w:r>
        <w:r>
          <w:rPr>
            <w:webHidden/>
          </w:rPr>
          <w:instrText xml:space="preserve"> PAGEREF _Toc241843925 \h </w:instrText>
        </w:r>
        <w:r>
          <w:rPr>
            <w:webHidden/>
          </w:rPr>
        </w:r>
        <w:r>
          <w:rPr>
            <w:webHidden/>
          </w:rPr>
          <w:fldChar w:fldCharType="separate"/>
        </w:r>
        <w:r>
          <w:rPr>
            <w:webHidden/>
          </w:rPr>
          <w:t>37</w:t>
        </w:r>
        <w:r>
          <w:rPr>
            <w:webHidden/>
          </w:rPr>
          <w:fldChar w:fldCharType="end"/>
        </w:r>
      </w:hyperlink>
    </w:p>
    <w:p w14:paraId="3011CAAB" w14:textId="0986460F">
      <w:pPr>
        <w:pStyle w:val="TOC3"/>
        <w:rPr>
          <w:rFonts w:asciiTheme="minorHAnsi" w:hAnsiTheme="minorHAnsi" w:eastAsiaTheme="minorEastAsia" w:cstheme="minorBidi"/>
          <w:kern w:val="2"/>
          <w:sz w:val="24"/>
          <w:szCs w:val="24"/>
          <w:lang w:val="en-US"/>
          <w14:ligatures w14:val="standardContextual"/>
        </w:rPr>
      </w:pPr>
      <w:hyperlink w:history="1" w:anchor="_Toc241843926">
        <w:r>
          <w:rPr>
            <w:rStyle w:val="Hyperlink"/>
          </w:rPr>
          <w:t>12.3.2</w:t>
        </w:r>
        <w:r>
          <w:rPr>
            <w:rFonts w:asciiTheme="minorHAnsi" w:hAnsiTheme="minorHAnsi" w:eastAsiaTheme="minorEastAsia" w:cstheme="minorBidi"/>
            <w:kern w:val="2"/>
            <w:sz w:val="24"/>
            <w:szCs w:val="24"/>
            <w:lang w:val="en-US"/>
            <w14:ligatures w14:val="standardContextual"/>
          </w:rPr>
          <w:tab/>
        </w:r>
        <w:r>
          <w:rPr>
            <w:rStyle w:val="Hyperlink"/>
          </w:rPr>
          <w:t>Terms, Abbreviations and Acronyms</w:t>
        </w:r>
        <w:r>
          <w:rPr>
            <w:webHidden/>
          </w:rPr>
          <w:tab/>
        </w:r>
        <w:r>
          <w:rPr>
            <w:webHidden/>
          </w:rPr>
          <w:fldChar w:fldCharType="begin"/>
        </w:r>
        <w:r>
          <w:rPr>
            <w:webHidden/>
          </w:rPr>
          <w:instrText xml:space="preserve"> PAGEREF _Toc241843926 \h </w:instrText>
        </w:r>
        <w:r>
          <w:rPr>
            <w:webHidden/>
          </w:rPr>
        </w:r>
        <w:r>
          <w:rPr>
            <w:webHidden/>
          </w:rPr>
          <w:fldChar w:fldCharType="separate"/>
        </w:r>
        <w:r>
          <w:rPr>
            <w:webHidden/>
          </w:rPr>
          <w:t>38</w:t>
        </w:r>
        <w:r>
          <w:rPr>
            <w:webHidden/>
          </w:rPr>
          <w:fldChar w:fldCharType="end"/>
        </w:r>
      </w:hyperlink>
    </w:p>
    <w:p w14:paraId="3598DC30" w14:textId="7D1E32D7">
      <w:pPr>
        <w:pStyle w:val="TOC3"/>
        <w:rPr>
          <w:rFonts w:asciiTheme="minorHAnsi" w:hAnsiTheme="minorHAnsi" w:eastAsiaTheme="minorEastAsia" w:cstheme="minorBidi"/>
          <w:kern w:val="2"/>
          <w:sz w:val="24"/>
          <w:szCs w:val="24"/>
          <w:lang w:val="en-US"/>
          <w14:ligatures w14:val="standardContextual"/>
        </w:rPr>
      </w:pPr>
      <w:hyperlink w:history="1" w:anchor="_Toc241843927">
        <w:r>
          <w:rPr>
            <w:rStyle w:val="Hyperlink"/>
          </w:rPr>
          <w:t>12.3.3</w:t>
        </w:r>
        <w:r>
          <w:rPr>
            <w:rFonts w:asciiTheme="minorHAnsi" w:hAnsiTheme="minorHAnsi" w:eastAsiaTheme="minorEastAsia" w:cstheme="minorBidi"/>
            <w:kern w:val="2"/>
            <w:sz w:val="24"/>
            <w:szCs w:val="24"/>
            <w:lang w:val="en-US"/>
            <w14:ligatures w14:val="standardContextual"/>
          </w:rPr>
          <w:tab/>
        </w:r>
        <w:r>
          <w:rPr>
            <w:rStyle w:val="Hyperlink"/>
          </w:rPr>
          <w:t>Abbreviations used in the project</w:t>
        </w:r>
        <w:r>
          <w:rPr>
            <w:webHidden/>
          </w:rPr>
          <w:tab/>
        </w:r>
        <w:r>
          <w:rPr>
            <w:webHidden/>
          </w:rPr>
          <w:fldChar w:fldCharType="begin"/>
        </w:r>
        <w:r>
          <w:rPr>
            <w:webHidden/>
          </w:rPr>
          <w:instrText xml:space="preserve"> PAGEREF _Toc241843927 \h </w:instrText>
        </w:r>
        <w:r>
          <w:rPr>
            <w:webHidden/>
          </w:rPr>
        </w:r>
        <w:r>
          <w:rPr>
            <w:webHidden/>
          </w:rPr>
          <w:fldChar w:fldCharType="separate"/>
        </w:r>
        <w:r>
          <w:rPr>
            <w:webHidden/>
          </w:rPr>
          <w:t>40</w:t>
        </w:r>
        <w:r>
          <w:rPr>
            <w:webHidden/>
          </w:rPr>
          <w:fldChar w:fldCharType="end"/>
        </w:r>
      </w:hyperlink>
    </w:p>
    <w:p w14:paraId="4443DDA7" w14:textId="030B69C4">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28">
        <w:r>
          <w:rPr>
            <w:rStyle w:val="Hyperlink"/>
          </w:rPr>
          <w:t>13</w:t>
        </w:r>
        <w:r>
          <w:rPr>
            <w:rFonts w:asciiTheme="minorHAnsi" w:hAnsiTheme="minorHAnsi" w:eastAsiaTheme="minorEastAsia" w:cstheme="minorBidi"/>
            <w:caps w:val="0"/>
            <w:spacing w:val="0"/>
            <w:kern w:val="2"/>
            <w:sz w:val="24"/>
            <w:szCs w:val="24"/>
            <w:lang w:val="en-US"/>
            <w14:ligatures w14:val="standardContextual"/>
          </w:rPr>
          <w:tab/>
        </w:r>
        <w:r>
          <w:rPr>
            <w:rStyle w:val="Hyperlink"/>
          </w:rPr>
          <w:t>Solution Engineering and Development Process</w:t>
        </w:r>
        <w:r>
          <w:rPr>
            <w:webHidden/>
          </w:rPr>
          <w:tab/>
        </w:r>
        <w:r>
          <w:rPr>
            <w:webHidden/>
          </w:rPr>
          <w:fldChar w:fldCharType="begin"/>
        </w:r>
        <w:r>
          <w:rPr>
            <w:webHidden/>
          </w:rPr>
          <w:instrText xml:space="preserve"> PAGEREF _Toc241843928 \h </w:instrText>
        </w:r>
        <w:r>
          <w:rPr>
            <w:webHidden/>
          </w:rPr>
        </w:r>
        <w:r>
          <w:rPr>
            <w:webHidden/>
          </w:rPr>
          <w:fldChar w:fldCharType="separate"/>
        </w:r>
        <w:r>
          <w:rPr>
            <w:webHidden/>
          </w:rPr>
          <w:t>42</w:t>
        </w:r>
        <w:r>
          <w:rPr>
            <w:webHidden/>
          </w:rPr>
          <w:fldChar w:fldCharType="end"/>
        </w:r>
      </w:hyperlink>
    </w:p>
    <w:p w14:paraId="7A9B1CB1" w14:textId="5E960B65">
      <w:pPr>
        <w:pStyle w:val="TOC2"/>
        <w:rPr>
          <w:rFonts w:asciiTheme="minorHAnsi" w:hAnsiTheme="minorHAnsi" w:eastAsiaTheme="minorEastAsia" w:cstheme="minorBidi"/>
          <w:spacing w:val="0"/>
          <w:kern w:val="2"/>
          <w:sz w:val="24"/>
          <w:szCs w:val="24"/>
          <w:lang w:val="en-US"/>
          <w14:ligatures w14:val="standardContextual"/>
        </w:rPr>
      </w:pPr>
      <w:hyperlink w:history="1" w:anchor="_Toc241843929">
        <w:r>
          <w:rPr>
            <w:rStyle w:val="Hyperlink"/>
          </w:rPr>
          <w:t>13.1</w:t>
        </w:r>
        <w:r>
          <w:rPr>
            <w:rFonts w:asciiTheme="minorHAnsi" w:hAnsiTheme="minorHAnsi" w:eastAsiaTheme="minorEastAsia" w:cstheme="minorBidi"/>
            <w:spacing w:val="0"/>
            <w:kern w:val="2"/>
            <w:sz w:val="24"/>
            <w:szCs w:val="24"/>
            <w:lang w:val="en-US"/>
            <w14:ligatures w14:val="standardContextual"/>
          </w:rPr>
          <w:tab/>
        </w:r>
        <w:r>
          <w:rPr>
            <w:rStyle w:val="Hyperlink"/>
          </w:rPr>
          <w:t>Organization of Solution Development and Engineering</w:t>
        </w:r>
        <w:r>
          <w:rPr>
            <w:webHidden/>
          </w:rPr>
          <w:tab/>
        </w:r>
        <w:r>
          <w:rPr>
            <w:webHidden/>
          </w:rPr>
          <w:fldChar w:fldCharType="begin"/>
        </w:r>
        <w:r>
          <w:rPr>
            <w:webHidden/>
          </w:rPr>
          <w:instrText xml:space="preserve"> PAGEREF _Toc241843929 \h </w:instrText>
        </w:r>
        <w:r>
          <w:rPr>
            <w:webHidden/>
          </w:rPr>
        </w:r>
        <w:r>
          <w:rPr>
            <w:webHidden/>
          </w:rPr>
          <w:fldChar w:fldCharType="separate"/>
        </w:r>
        <w:r>
          <w:rPr>
            <w:webHidden/>
          </w:rPr>
          <w:t>42</w:t>
        </w:r>
        <w:r>
          <w:rPr>
            <w:webHidden/>
          </w:rPr>
          <w:fldChar w:fldCharType="end"/>
        </w:r>
      </w:hyperlink>
    </w:p>
    <w:p w14:paraId="2BA8A804" w14:textId="5B7BD83F">
      <w:pPr>
        <w:pStyle w:val="TOC3"/>
        <w:rPr>
          <w:rFonts w:asciiTheme="minorHAnsi" w:hAnsiTheme="minorHAnsi" w:eastAsiaTheme="minorEastAsia" w:cstheme="minorBidi"/>
          <w:kern w:val="2"/>
          <w:sz w:val="24"/>
          <w:szCs w:val="24"/>
          <w:lang w:val="en-US"/>
          <w14:ligatures w14:val="standardContextual"/>
        </w:rPr>
      </w:pPr>
      <w:hyperlink w:history="1" w:anchor="_Toc241843930">
        <w:r>
          <w:rPr>
            <w:rStyle w:val="Hyperlink"/>
          </w:rPr>
          <w:t>13.1.1</w:t>
        </w:r>
        <w:r>
          <w:rPr>
            <w:rFonts w:asciiTheme="minorHAnsi" w:hAnsiTheme="minorHAnsi" w:eastAsiaTheme="minorEastAsia" w:cstheme="minorBidi"/>
            <w:kern w:val="2"/>
            <w:sz w:val="24"/>
            <w:szCs w:val="24"/>
            <w:lang w:val="en-US"/>
            <w14:ligatures w14:val="standardContextual"/>
          </w:rPr>
          <w:tab/>
        </w:r>
        <w:r>
          <w:rPr>
            <w:rStyle w:val="Hyperlink"/>
          </w:rPr>
          <w:t>Solution Core Team ETCS.</w:t>
        </w:r>
        <w:r>
          <w:rPr>
            <w:webHidden/>
          </w:rPr>
          <w:tab/>
        </w:r>
        <w:r>
          <w:rPr>
            <w:webHidden/>
          </w:rPr>
          <w:fldChar w:fldCharType="begin"/>
        </w:r>
        <w:r>
          <w:rPr>
            <w:webHidden/>
          </w:rPr>
          <w:instrText xml:space="preserve"> PAGEREF _Toc241843930 \h </w:instrText>
        </w:r>
        <w:r>
          <w:rPr>
            <w:webHidden/>
          </w:rPr>
        </w:r>
        <w:r>
          <w:rPr>
            <w:webHidden/>
          </w:rPr>
          <w:fldChar w:fldCharType="separate"/>
        </w:r>
        <w:r>
          <w:rPr>
            <w:webHidden/>
          </w:rPr>
          <w:t>42</w:t>
        </w:r>
        <w:r>
          <w:rPr>
            <w:webHidden/>
          </w:rPr>
          <w:fldChar w:fldCharType="end"/>
        </w:r>
      </w:hyperlink>
    </w:p>
    <w:p w14:paraId="004262B8" w14:textId="30AF34AB">
      <w:pPr>
        <w:pStyle w:val="TOC3"/>
        <w:rPr>
          <w:rFonts w:asciiTheme="minorHAnsi" w:hAnsiTheme="minorHAnsi" w:eastAsiaTheme="minorEastAsia" w:cstheme="minorBidi"/>
          <w:kern w:val="2"/>
          <w:sz w:val="24"/>
          <w:szCs w:val="24"/>
          <w:lang w:val="en-US"/>
          <w14:ligatures w14:val="standardContextual"/>
        </w:rPr>
      </w:pPr>
      <w:hyperlink w:history="1" w:anchor="_Toc241843931">
        <w:r>
          <w:rPr>
            <w:rStyle w:val="Hyperlink"/>
          </w:rPr>
          <w:t>13.1.2</w:t>
        </w:r>
        <w:r>
          <w:rPr>
            <w:rFonts w:asciiTheme="minorHAnsi" w:hAnsiTheme="minorHAnsi" w:eastAsiaTheme="minorEastAsia" w:cstheme="minorBidi"/>
            <w:kern w:val="2"/>
            <w:sz w:val="24"/>
            <w:szCs w:val="24"/>
            <w:lang w:val="en-US"/>
            <w14:ligatures w14:val="standardContextual"/>
          </w:rPr>
          <w:tab/>
        </w:r>
        <w:r>
          <w:rPr>
            <w:rStyle w:val="Hyperlink"/>
          </w:rPr>
          <w:t>Solution Team</w:t>
        </w:r>
        <w:r>
          <w:rPr>
            <w:webHidden/>
          </w:rPr>
          <w:tab/>
        </w:r>
        <w:r>
          <w:rPr>
            <w:webHidden/>
          </w:rPr>
          <w:fldChar w:fldCharType="begin"/>
        </w:r>
        <w:r>
          <w:rPr>
            <w:webHidden/>
          </w:rPr>
          <w:instrText xml:space="preserve"> PAGEREF _Toc241843931 \h </w:instrText>
        </w:r>
        <w:r>
          <w:rPr>
            <w:webHidden/>
          </w:rPr>
        </w:r>
        <w:r>
          <w:rPr>
            <w:webHidden/>
          </w:rPr>
          <w:fldChar w:fldCharType="separate"/>
        </w:r>
        <w:r>
          <w:rPr>
            <w:webHidden/>
          </w:rPr>
          <w:t>43</w:t>
        </w:r>
        <w:r>
          <w:rPr>
            <w:webHidden/>
          </w:rPr>
          <w:fldChar w:fldCharType="end"/>
        </w:r>
      </w:hyperlink>
    </w:p>
    <w:p w14:paraId="0DD1E857" w14:textId="0B1B8ECE">
      <w:pPr>
        <w:pStyle w:val="TOC3"/>
        <w:rPr>
          <w:rFonts w:asciiTheme="minorHAnsi" w:hAnsiTheme="minorHAnsi" w:eastAsiaTheme="minorEastAsia" w:cstheme="minorBidi"/>
          <w:kern w:val="2"/>
          <w:sz w:val="24"/>
          <w:szCs w:val="24"/>
          <w:lang w:val="en-US"/>
          <w14:ligatures w14:val="standardContextual"/>
        </w:rPr>
      </w:pPr>
      <w:hyperlink w:history="1" w:anchor="_Toc241843932">
        <w:r>
          <w:rPr>
            <w:rStyle w:val="Hyperlink"/>
          </w:rPr>
          <w:t>13.1.3</w:t>
        </w:r>
        <w:r>
          <w:rPr>
            <w:rFonts w:asciiTheme="minorHAnsi" w:hAnsiTheme="minorHAnsi" w:eastAsiaTheme="minorEastAsia" w:cstheme="minorBidi"/>
            <w:kern w:val="2"/>
            <w:sz w:val="24"/>
            <w:szCs w:val="24"/>
            <w:lang w:val="en-US"/>
            <w14:ligatures w14:val="standardContextual"/>
          </w:rPr>
          <w:tab/>
        </w:r>
        <w:r>
          <w:rPr>
            <w:rStyle w:val="Hyperlink"/>
          </w:rPr>
          <w:t>External Project Roles</w:t>
        </w:r>
        <w:r>
          <w:rPr>
            <w:webHidden/>
          </w:rPr>
          <w:tab/>
        </w:r>
        <w:r>
          <w:rPr>
            <w:webHidden/>
          </w:rPr>
          <w:fldChar w:fldCharType="begin"/>
        </w:r>
        <w:r>
          <w:rPr>
            <w:webHidden/>
          </w:rPr>
          <w:instrText xml:space="preserve"> PAGEREF _Toc241843932 \h </w:instrText>
        </w:r>
        <w:r>
          <w:rPr>
            <w:webHidden/>
          </w:rPr>
        </w:r>
        <w:r>
          <w:rPr>
            <w:webHidden/>
          </w:rPr>
          <w:fldChar w:fldCharType="separate"/>
        </w:r>
        <w:r>
          <w:rPr>
            <w:webHidden/>
          </w:rPr>
          <w:t>44</w:t>
        </w:r>
        <w:r>
          <w:rPr>
            <w:webHidden/>
          </w:rPr>
          <w:fldChar w:fldCharType="end"/>
        </w:r>
      </w:hyperlink>
    </w:p>
    <w:p w14:paraId="48CB0DA0" w14:textId="73761DB7">
      <w:pPr>
        <w:pStyle w:val="TOC3"/>
        <w:rPr>
          <w:rFonts w:asciiTheme="minorHAnsi" w:hAnsiTheme="minorHAnsi" w:eastAsiaTheme="minorEastAsia" w:cstheme="minorBidi"/>
          <w:kern w:val="2"/>
          <w:sz w:val="24"/>
          <w:szCs w:val="24"/>
          <w:lang w:val="en-US"/>
          <w14:ligatures w14:val="standardContextual"/>
        </w:rPr>
      </w:pPr>
      <w:hyperlink w:history="1" w:anchor="_Toc241843933">
        <w:r>
          <w:rPr>
            <w:rStyle w:val="Hyperlink"/>
          </w:rPr>
          <w:t>13.1.4</w:t>
        </w:r>
        <w:r>
          <w:rPr>
            <w:rFonts w:asciiTheme="minorHAnsi" w:hAnsiTheme="minorHAnsi" w:eastAsiaTheme="minorEastAsia" w:cstheme="minorBidi"/>
            <w:kern w:val="2"/>
            <w:sz w:val="24"/>
            <w:szCs w:val="24"/>
            <w:lang w:val="en-US"/>
            <w14:ligatures w14:val="standardContextual"/>
          </w:rPr>
          <w:tab/>
        </w:r>
        <w:r>
          <w:rPr>
            <w:rStyle w:val="Hyperlink"/>
          </w:rPr>
          <w:t>Configuration Control Board</w:t>
        </w:r>
        <w:r>
          <w:rPr>
            <w:webHidden/>
          </w:rPr>
          <w:tab/>
        </w:r>
        <w:r>
          <w:rPr>
            <w:webHidden/>
          </w:rPr>
          <w:fldChar w:fldCharType="begin"/>
        </w:r>
        <w:r>
          <w:rPr>
            <w:webHidden/>
          </w:rPr>
          <w:instrText xml:space="preserve"> PAGEREF _Toc241843933 \h </w:instrText>
        </w:r>
        <w:r>
          <w:rPr>
            <w:webHidden/>
          </w:rPr>
        </w:r>
        <w:r>
          <w:rPr>
            <w:webHidden/>
          </w:rPr>
          <w:fldChar w:fldCharType="separate"/>
        </w:r>
        <w:r>
          <w:rPr>
            <w:webHidden/>
          </w:rPr>
          <w:t>46</w:t>
        </w:r>
        <w:r>
          <w:rPr>
            <w:webHidden/>
          </w:rPr>
          <w:fldChar w:fldCharType="end"/>
        </w:r>
      </w:hyperlink>
    </w:p>
    <w:p w14:paraId="30D687ED" w14:textId="75CD9A49">
      <w:pPr>
        <w:pStyle w:val="TOC2"/>
        <w:rPr>
          <w:rFonts w:asciiTheme="minorHAnsi" w:hAnsiTheme="minorHAnsi" w:eastAsiaTheme="minorEastAsia" w:cstheme="minorBidi"/>
          <w:spacing w:val="0"/>
          <w:kern w:val="2"/>
          <w:sz w:val="24"/>
          <w:szCs w:val="24"/>
          <w:lang w:val="en-US"/>
          <w14:ligatures w14:val="standardContextual"/>
        </w:rPr>
      </w:pPr>
      <w:hyperlink w:history="1" w:anchor="_Toc241843934">
        <w:r>
          <w:rPr>
            <w:rStyle w:val="Hyperlink"/>
          </w:rPr>
          <w:t>13.2</w:t>
        </w:r>
        <w:r>
          <w:rPr>
            <w:rFonts w:asciiTheme="minorHAnsi" w:hAnsiTheme="minorHAnsi" w:eastAsiaTheme="minorEastAsia" w:cstheme="minorBidi"/>
            <w:spacing w:val="0"/>
            <w:kern w:val="2"/>
            <w:sz w:val="24"/>
            <w:szCs w:val="24"/>
            <w:lang w:val="en-US"/>
            <w14:ligatures w14:val="standardContextual"/>
          </w:rPr>
          <w:tab/>
        </w:r>
        <w:r>
          <w:rPr>
            <w:rStyle w:val="Hyperlink"/>
          </w:rPr>
          <w:t>System Engineering Supplies</w:t>
        </w:r>
        <w:r>
          <w:rPr>
            <w:webHidden/>
          </w:rPr>
          <w:tab/>
        </w:r>
        <w:r>
          <w:rPr>
            <w:webHidden/>
          </w:rPr>
          <w:fldChar w:fldCharType="begin"/>
        </w:r>
        <w:r>
          <w:rPr>
            <w:webHidden/>
          </w:rPr>
          <w:instrText xml:space="preserve"> PAGEREF _Toc241843934 \h </w:instrText>
        </w:r>
        <w:r>
          <w:rPr>
            <w:webHidden/>
          </w:rPr>
        </w:r>
        <w:r>
          <w:rPr>
            <w:webHidden/>
          </w:rPr>
          <w:fldChar w:fldCharType="separate"/>
        </w:r>
        <w:r>
          <w:rPr>
            <w:webHidden/>
          </w:rPr>
          <w:t>47</w:t>
        </w:r>
        <w:r>
          <w:rPr>
            <w:webHidden/>
          </w:rPr>
          <w:fldChar w:fldCharType="end"/>
        </w:r>
      </w:hyperlink>
    </w:p>
    <w:p w14:paraId="3129621F" w14:textId="2E4A5429">
      <w:pPr>
        <w:pStyle w:val="TOC2"/>
        <w:rPr>
          <w:rFonts w:asciiTheme="minorHAnsi" w:hAnsiTheme="minorHAnsi" w:eastAsiaTheme="minorEastAsia" w:cstheme="minorBidi"/>
          <w:spacing w:val="0"/>
          <w:kern w:val="2"/>
          <w:sz w:val="24"/>
          <w:szCs w:val="24"/>
          <w:lang w:val="en-US"/>
          <w14:ligatures w14:val="standardContextual"/>
        </w:rPr>
      </w:pPr>
      <w:hyperlink w:history="1" w:anchor="_Toc241843935">
        <w:r>
          <w:rPr>
            <w:rStyle w:val="Hyperlink"/>
          </w:rPr>
          <w:t>13.3</w:t>
        </w:r>
        <w:r>
          <w:rPr>
            <w:rFonts w:asciiTheme="minorHAnsi" w:hAnsiTheme="minorHAnsi" w:eastAsiaTheme="minorEastAsia" w:cstheme="minorBidi"/>
            <w:spacing w:val="0"/>
            <w:kern w:val="2"/>
            <w:sz w:val="24"/>
            <w:szCs w:val="24"/>
            <w:lang w:val="en-US"/>
            <w14:ligatures w14:val="standardContextual"/>
          </w:rPr>
          <w:tab/>
        </w:r>
        <w:r>
          <w:rPr>
            <w:rStyle w:val="Hyperlink"/>
          </w:rPr>
          <w:t>Input Data</w:t>
        </w:r>
        <w:r>
          <w:rPr>
            <w:webHidden/>
          </w:rPr>
          <w:tab/>
        </w:r>
        <w:r>
          <w:rPr>
            <w:webHidden/>
          </w:rPr>
          <w:fldChar w:fldCharType="begin"/>
        </w:r>
        <w:r>
          <w:rPr>
            <w:webHidden/>
          </w:rPr>
          <w:instrText xml:space="preserve"> PAGEREF _Toc241843935 \h </w:instrText>
        </w:r>
        <w:r>
          <w:rPr>
            <w:webHidden/>
          </w:rPr>
        </w:r>
        <w:r>
          <w:rPr>
            <w:webHidden/>
          </w:rPr>
          <w:fldChar w:fldCharType="separate"/>
        </w:r>
        <w:r>
          <w:rPr>
            <w:webHidden/>
          </w:rPr>
          <w:t>47</w:t>
        </w:r>
        <w:r>
          <w:rPr>
            <w:webHidden/>
          </w:rPr>
          <w:fldChar w:fldCharType="end"/>
        </w:r>
      </w:hyperlink>
    </w:p>
    <w:p w14:paraId="1BA5FCA1" w14:textId="26B03D25">
      <w:pPr>
        <w:pStyle w:val="TOC2"/>
        <w:rPr>
          <w:rFonts w:asciiTheme="minorHAnsi" w:hAnsiTheme="minorHAnsi" w:eastAsiaTheme="minorEastAsia" w:cstheme="minorBidi"/>
          <w:spacing w:val="0"/>
          <w:kern w:val="2"/>
          <w:sz w:val="24"/>
          <w:szCs w:val="24"/>
          <w:lang w:val="en-US"/>
          <w14:ligatures w14:val="standardContextual"/>
        </w:rPr>
      </w:pPr>
      <w:hyperlink w:history="1" w:anchor="_Toc241843936">
        <w:r>
          <w:rPr>
            <w:rStyle w:val="Hyperlink"/>
          </w:rPr>
          <w:t>13.4</w:t>
        </w:r>
        <w:r>
          <w:rPr>
            <w:rFonts w:asciiTheme="minorHAnsi" w:hAnsiTheme="minorHAnsi" w:eastAsiaTheme="minorEastAsia" w:cstheme="minorBidi"/>
            <w:spacing w:val="0"/>
            <w:kern w:val="2"/>
            <w:sz w:val="24"/>
            <w:szCs w:val="24"/>
            <w:lang w:val="en-US"/>
            <w14:ligatures w14:val="standardContextual"/>
          </w:rPr>
          <w:tab/>
        </w:r>
        <w:r>
          <w:rPr>
            <w:rStyle w:val="Hyperlink"/>
          </w:rPr>
          <w:t>Preconditions</w:t>
        </w:r>
        <w:r>
          <w:rPr>
            <w:webHidden/>
          </w:rPr>
          <w:tab/>
        </w:r>
        <w:r>
          <w:rPr>
            <w:webHidden/>
          </w:rPr>
          <w:fldChar w:fldCharType="begin"/>
        </w:r>
        <w:r>
          <w:rPr>
            <w:webHidden/>
          </w:rPr>
          <w:instrText xml:space="preserve"> PAGEREF _Toc241843936 \h </w:instrText>
        </w:r>
        <w:r>
          <w:rPr>
            <w:webHidden/>
          </w:rPr>
        </w:r>
        <w:r>
          <w:rPr>
            <w:webHidden/>
          </w:rPr>
          <w:fldChar w:fldCharType="separate"/>
        </w:r>
        <w:r>
          <w:rPr>
            <w:webHidden/>
          </w:rPr>
          <w:t>48</w:t>
        </w:r>
        <w:r>
          <w:rPr>
            <w:webHidden/>
          </w:rPr>
          <w:fldChar w:fldCharType="end"/>
        </w:r>
      </w:hyperlink>
    </w:p>
    <w:p w14:paraId="49D97D43" w14:textId="2816E0E8">
      <w:pPr>
        <w:pStyle w:val="TOC2"/>
        <w:rPr>
          <w:rFonts w:asciiTheme="minorHAnsi" w:hAnsiTheme="minorHAnsi" w:eastAsiaTheme="minorEastAsia" w:cstheme="minorBidi"/>
          <w:spacing w:val="0"/>
          <w:kern w:val="2"/>
          <w:sz w:val="24"/>
          <w:szCs w:val="24"/>
          <w:lang w:val="en-US"/>
          <w14:ligatures w14:val="standardContextual"/>
        </w:rPr>
      </w:pPr>
      <w:hyperlink w:history="1" w:anchor="_Toc241843937">
        <w:r>
          <w:rPr>
            <w:rStyle w:val="Hyperlink"/>
          </w:rPr>
          <w:t>13.5</w:t>
        </w:r>
        <w:r>
          <w:rPr>
            <w:rFonts w:asciiTheme="minorHAnsi" w:hAnsiTheme="minorHAnsi" w:eastAsiaTheme="minorEastAsia" w:cstheme="minorBidi"/>
            <w:spacing w:val="0"/>
            <w:kern w:val="2"/>
            <w:sz w:val="24"/>
            <w:szCs w:val="24"/>
            <w:lang w:val="en-US"/>
            <w14:ligatures w14:val="standardContextual"/>
          </w:rPr>
          <w:tab/>
        </w:r>
        <w:r>
          <w:rPr>
            <w:rStyle w:val="Hyperlink"/>
          </w:rPr>
          <w:t>Related Solutions / Projects</w:t>
        </w:r>
        <w:r>
          <w:rPr>
            <w:webHidden/>
          </w:rPr>
          <w:tab/>
        </w:r>
        <w:r>
          <w:rPr>
            <w:webHidden/>
          </w:rPr>
          <w:fldChar w:fldCharType="begin"/>
        </w:r>
        <w:r>
          <w:rPr>
            <w:webHidden/>
          </w:rPr>
          <w:instrText xml:space="preserve"> PAGEREF _Toc241843937 \h </w:instrText>
        </w:r>
        <w:r>
          <w:rPr>
            <w:webHidden/>
          </w:rPr>
        </w:r>
        <w:r>
          <w:rPr>
            <w:webHidden/>
          </w:rPr>
          <w:fldChar w:fldCharType="separate"/>
        </w:r>
        <w:r>
          <w:rPr>
            <w:webHidden/>
          </w:rPr>
          <w:t>50</w:t>
        </w:r>
        <w:r>
          <w:rPr>
            <w:webHidden/>
          </w:rPr>
          <w:fldChar w:fldCharType="end"/>
        </w:r>
      </w:hyperlink>
    </w:p>
    <w:p w14:paraId="37A745D6" w14:textId="04EC3934">
      <w:pPr>
        <w:pStyle w:val="TOC2"/>
        <w:rPr>
          <w:rFonts w:asciiTheme="minorHAnsi" w:hAnsiTheme="minorHAnsi" w:eastAsiaTheme="minorEastAsia" w:cstheme="minorBidi"/>
          <w:spacing w:val="0"/>
          <w:kern w:val="2"/>
          <w:sz w:val="24"/>
          <w:szCs w:val="24"/>
          <w:lang w:val="en-US"/>
          <w14:ligatures w14:val="standardContextual"/>
        </w:rPr>
      </w:pPr>
      <w:hyperlink w:history="1" w:anchor="_Toc241843938">
        <w:r>
          <w:rPr>
            <w:rStyle w:val="Hyperlink"/>
          </w:rPr>
          <w:t>13.6</w:t>
        </w:r>
        <w:r>
          <w:rPr>
            <w:rFonts w:asciiTheme="minorHAnsi" w:hAnsiTheme="minorHAnsi" w:eastAsiaTheme="minorEastAsia" w:cstheme="minorBidi"/>
            <w:spacing w:val="0"/>
            <w:kern w:val="2"/>
            <w:sz w:val="24"/>
            <w:szCs w:val="24"/>
            <w:lang w:val="en-US"/>
            <w14:ligatures w14:val="standardContextual"/>
          </w:rPr>
          <w:tab/>
        </w:r>
        <w:r>
          <w:rPr>
            <w:rStyle w:val="Hyperlink"/>
          </w:rPr>
          <w:t>Technical Objectives</w:t>
        </w:r>
        <w:r>
          <w:rPr>
            <w:webHidden/>
          </w:rPr>
          <w:tab/>
        </w:r>
        <w:r>
          <w:rPr>
            <w:webHidden/>
          </w:rPr>
          <w:fldChar w:fldCharType="begin"/>
        </w:r>
        <w:r>
          <w:rPr>
            <w:webHidden/>
          </w:rPr>
          <w:instrText xml:space="preserve"> PAGEREF _Toc241843938 \h </w:instrText>
        </w:r>
        <w:r>
          <w:rPr>
            <w:webHidden/>
          </w:rPr>
        </w:r>
        <w:r>
          <w:rPr>
            <w:webHidden/>
          </w:rPr>
          <w:fldChar w:fldCharType="separate"/>
        </w:r>
        <w:r>
          <w:rPr>
            <w:webHidden/>
          </w:rPr>
          <w:t>50</w:t>
        </w:r>
        <w:r>
          <w:rPr>
            <w:webHidden/>
          </w:rPr>
          <w:fldChar w:fldCharType="end"/>
        </w:r>
      </w:hyperlink>
    </w:p>
    <w:p w14:paraId="272EFC0F" w14:textId="47136BB7">
      <w:pPr>
        <w:pStyle w:val="TOC2"/>
        <w:rPr>
          <w:rFonts w:asciiTheme="minorHAnsi" w:hAnsiTheme="minorHAnsi" w:eastAsiaTheme="minorEastAsia" w:cstheme="minorBidi"/>
          <w:spacing w:val="0"/>
          <w:kern w:val="2"/>
          <w:sz w:val="24"/>
          <w:szCs w:val="24"/>
          <w:lang w:val="en-US"/>
          <w14:ligatures w14:val="standardContextual"/>
        </w:rPr>
      </w:pPr>
      <w:hyperlink w:history="1" w:anchor="_Toc241843939">
        <w:r>
          <w:rPr>
            <w:rStyle w:val="Hyperlink"/>
          </w:rPr>
          <w:t>13.7</w:t>
        </w:r>
        <w:r>
          <w:rPr>
            <w:rFonts w:asciiTheme="minorHAnsi" w:hAnsiTheme="minorHAnsi" w:eastAsiaTheme="minorEastAsia" w:cstheme="minorBidi"/>
            <w:spacing w:val="0"/>
            <w:kern w:val="2"/>
            <w:sz w:val="24"/>
            <w:szCs w:val="24"/>
            <w:lang w:val="en-US"/>
            <w14:ligatures w14:val="standardContextual"/>
          </w:rPr>
          <w:tab/>
        </w:r>
        <w:r>
          <w:rPr>
            <w:rStyle w:val="Hyperlink"/>
          </w:rPr>
          <w:t>WBS/OBS and Engineering Work Packages</w:t>
        </w:r>
        <w:r>
          <w:rPr>
            <w:webHidden/>
          </w:rPr>
          <w:tab/>
        </w:r>
        <w:r>
          <w:rPr>
            <w:webHidden/>
          </w:rPr>
          <w:fldChar w:fldCharType="begin"/>
        </w:r>
        <w:r>
          <w:rPr>
            <w:webHidden/>
          </w:rPr>
          <w:instrText xml:space="preserve"> PAGEREF _Toc241843939 \h </w:instrText>
        </w:r>
        <w:r>
          <w:rPr>
            <w:webHidden/>
          </w:rPr>
        </w:r>
        <w:r>
          <w:rPr>
            <w:webHidden/>
          </w:rPr>
          <w:fldChar w:fldCharType="separate"/>
        </w:r>
        <w:r>
          <w:rPr>
            <w:webHidden/>
          </w:rPr>
          <w:t>50</w:t>
        </w:r>
        <w:r>
          <w:rPr>
            <w:webHidden/>
          </w:rPr>
          <w:fldChar w:fldCharType="end"/>
        </w:r>
      </w:hyperlink>
    </w:p>
    <w:p w14:paraId="508892B5" w14:textId="6EBDF10B">
      <w:pPr>
        <w:pStyle w:val="TOC2"/>
        <w:rPr>
          <w:rFonts w:asciiTheme="minorHAnsi" w:hAnsiTheme="minorHAnsi" w:eastAsiaTheme="minorEastAsia" w:cstheme="minorBidi"/>
          <w:spacing w:val="0"/>
          <w:kern w:val="2"/>
          <w:sz w:val="24"/>
          <w:szCs w:val="24"/>
          <w:lang w:val="en-US"/>
          <w14:ligatures w14:val="standardContextual"/>
        </w:rPr>
      </w:pPr>
      <w:hyperlink w:history="1" w:anchor="_Toc241843940">
        <w:r>
          <w:rPr>
            <w:rStyle w:val="Hyperlink"/>
          </w:rPr>
          <w:t>13.8</w:t>
        </w:r>
        <w:r>
          <w:rPr>
            <w:rFonts w:asciiTheme="minorHAnsi" w:hAnsiTheme="minorHAnsi" w:eastAsiaTheme="minorEastAsia" w:cstheme="minorBidi"/>
            <w:spacing w:val="0"/>
            <w:kern w:val="2"/>
            <w:sz w:val="24"/>
            <w:szCs w:val="24"/>
            <w:lang w:val="en-US"/>
            <w14:ligatures w14:val="standardContextual"/>
          </w:rPr>
          <w:tab/>
        </w:r>
        <w:r>
          <w:rPr>
            <w:rStyle w:val="Hyperlink"/>
          </w:rPr>
          <w:t>Training of System Engineering Team</w:t>
        </w:r>
        <w:r>
          <w:rPr>
            <w:webHidden/>
          </w:rPr>
          <w:tab/>
        </w:r>
        <w:r>
          <w:rPr>
            <w:webHidden/>
          </w:rPr>
          <w:fldChar w:fldCharType="begin"/>
        </w:r>
        <w:r>
          <w:rPr>
            <w:webHidden/>
          </w:rPr>
          <w:instrText xml:space="preserve"> PAGEREF _Toc241843940 \h </w:instrText>
        </w:r>
        <w:r>
          <w:rPr>
            <w:webHidden/>
          </w:rPr>
        </w:r>
        <w:r>
          <w:rPr>
            <w:webHidden/>
          </w:rPr>
          <w:fldChar w:fldCharType="separate"/>
        </w:r>
        <w:r>
          <w:rPr>
            <w:webHidden/>
          </w:rPr>
          <w:t>50</w:t>
        </w:r>
        <w:r>
          <w:rPr>
            <w:webHidden/>
          </w:rPr>
          <w:fldChar w:fldCharType="end"/>
        </w:r>
      </w:hyperlink>
    </w:p>
    <w:p w14:paraId="2270F9A1" w14:textId="14967144">
      <w:pPr>
        <w:pStyle w:val="TOC2"/>
        <w:rPr>
          <w:rFonts w:asciiTheme="minorHAnsi" w:hAnsiTheme="minorHAnsi" w:eastAsiaTheme="minorEastAsia" w:cstheme="minorBidi"/>
          <w:spacing w:val="0"/>
          <w:kern w:val="2"/>
          <w:sz w:val="24"/>
          <w:szCs w:val="24"/>
          <w:lang w:val="en-US"/>
          <w14:ligatures w14:val="standardContextual"/>
        </w:rPr>
      </w:pPr>
      <w:hyperlink w:history="1" w:anchor="_Toc241843941">
        <w:r>
          <w:rPr>
            <w:rStyle w:val="Hyperlink"/>
          </w:rPr>
          <w:t>13.9</w:t>
        </w:r>
        <w:r>
          <w:rPr>
            <w:rFonts w:asciiTheme="minorHAnsi" w:hAnsiTheme="minorHAnsi" w:eastAsiaTheme="minorEastAsia" w:cstheme="minorBidi"/>
            <w:spacing w:val="0"/>
            <w:kern w:val="2"/>
            <w:sz w:val="24"/>
            <w:szCs w:val="24"/>
            <w:lang w:val="en-US"/>
            <w14:ligatures w14:val="standardContextual"/>
          </w:rPr>
          <w:tab/>
        </w:r>
        <w:r>
          <w:rPr>
            <w:rStyle w:val="Hyperlink"/>
          </w:rPr>
          <w:t>Constraints</w:t>
        </w:r>
        <w:r>
          <w:rPr>
            <w:webHidden/>
          </w:rPr>
          <w:tab/>
        </w:r>
        <w:r>
          <w:rPr>
            <w:webHidden/>
          </w:rPr>
          <w:fldChar w:fldCharType="begin"/>
        </w:r>
        <w:r>
          <w:rPr>
            <w:webHidden/>
          </w:rPr>
          <w:instrText xml:space="preserve"> PAGEREF _Toc241843941 \h </w:instrText>
        </w:r>
        <w:r>
          <w:rPr>
            <w:webHidden/>
          </w:rPr>
        </w:r>
        <w:r>
          <w:rPr>
            <w:webHidden/>
          </w:rPr>
          <w:fldChar w:fldCharType="separate"/>
        </w:r>
        <w:r>
          <w:rPr>
            <w:webHidden/>
          </w:rPr>
          <w:t>50</w:t>
        </w:r>
        <w:r>
          <w:rPr>
            <w:webHidden/>
          </w:rPr>
          <w:fldChar w:fldCharType="end"/>
        </w:r>
      </w:hyperlink>
    </w:p>
    <w:p w14:paraId="63256117" w14:textId="64D08BF9">
      <w:pPr>
        <w:pStyle w:val="TOC2"/>
        <w:rPr>
          <w:rFonts w:asciiTheme="minorHAnsi" w:hAnsiTheme="minorHAnsi" w:eastAsiaTheme="minorEastAsia" w:cstheme="minorBidi"/>
          <w:spacing w:val="0"/>
          <w:kern w:val="2"/>
          <w:sz w:val="24"/>
          <w:szCs w:val="24"/>
          <w:lang w:val="en-US"/>
          <w14:ligatures w14:val="standardContextual"/>
        </w:rPr>
      </w:pPr>
      <w:hyperlink w:history="1" w:anchor="_Toc241843942">
        <w:r>
          <w:rPr>
            <w:rStyle w:val="Hyperlink"/>
          </w:rPr>
          <w:t>13.10</w:t>
        </w:r>
        <w:r>
          <w:rPr>
            <w:rFonts w:asciiTheme="minorHAnsi" w:hAnsiTheme="minorHAnsi" w:eastAsiaTheme="minorEastAsia" w:cstheme="minorBidi"/>
            <w:spacing w:val="0"/>
            <w:kern w:val="2"/>
            <w:sz w:val="24"/>
            <w:szCs w:val="24"/>
            <w:lang w:val="en-US"/>
            <w14:ligatures w14:val="standardContextual"/>
          </w:rPr>
          <w:tab/>
        </w:r>
        <w:r>
          <w:rPr>
            <w:rStyle w:val="Hyperlink"/>
          </w:rPr>
          <w:t>Work Contained</w:t>
        </w:r>
        <w:r>
          <w:rPr>
            <w:webHidden/>
          </w:rPr>
          <w:tab/>
        </w:r>
        <w:r>
          <w:rPr>
            <w:webHidden/>
          </w:rPr>
          <w:fldChar w:fldCharType="begin"/>
        </w:r>
        <w:r>
          <w:rPr>
            <w:webHidden/>
          </w:rPr>
          <w:instrText xml:space="preserve"> PAGEREF _Toc241843942 \h </w:instrText>
        </w:r>
        <w:r>
          <w:rPr>
            <w:webHidden/>
          </w:rPr>
        </w:r>
        <w:r>
          <w:rPr>
            <w:webHidden/>
          </w:rPr>
          <w:fldChar w:fldCharType="separate"/>
        </w:r>
        <w:r>
          <w:rPr>
            <w:webHidden/>
          </w:rPr>
          <w:t>50</w:t>
        </w:r>
        <w:r>
          <w:rPr>
            <w:webHidden/>
          </w:rPr>
          <w:fldChar w:fldCharType="end"/>
        </w:r>
      </w:hyperlink>
    </w:p>
    <w:p w14:paraId="2C0A93C3" w14:textId="450B9633">
      <w:pPr>
        <w:pStyle w:val="TOC2"/>
        <w:rPr>
          <w:rFonts w:asciiTheme="minorHAnsi" w:hAnsiTheme="minorHAnsi" w:eastAsiaTheme="minorEastAsia" w:cstheme="minorBidi"/>
          <w:spacing w:val="0"/>
          <w:kern w:val="2"/>
          <w:sz w:val="24"/>
          <w:szCs w:val="24"/>
          <w:lang w:val="en-US"/>
          <w14:ligatures w14:val="standardContextual"/>
        </w:rPr>
      </w:pPr>
      <w:hyperlink w:history="1" w:anchor="_Toc241843943">
        <w:r>
          <w:rPr>
            <w:rStyle w:val="Hyperlink"/>
          </w:rPr>
          <w:t>13.11</w:t>
        </w:r>
        <w:r>
          <w:rPr>
            <w:rFonts w:asciiTheme="minorHAnsi" w:hAnsiTheme="minorHAnsi" w:eastAsiaTheme="minorEastAsia" w:cstheme="minorBidi"/>
            <w:spacing w:val="0"/>
            <w:kern w:val="2"/>
            <w:sz w:val="24"/>
            <w:szCs w:val="24"/>
            <w:lang w:val="en-US"/>
            <w14:ligatures w14:val="standardContextual"/>
          </w:rPr>
          <w:tab/>
        </w:r>
        <w:r>
          <w:rPr>
            <w:rStyle w:val="Hyperlink"/>
          </w:rPr>
          <w:t>Work not contained</w:t>
        </w:r>
        <w:r>
          <w:rPr>
            <w:webHidden/>
          </w:rPr>
          <w:tab/>
        </w:r>
        <w:r>
          <w:rPr>
            <w:webHidden/>
          </w:rPr>
          <w:fldChar w:fldCharType="begin"/>
        </w:r>
        <w:r>
          <w:rPr>
            <w:webHidden/>
          </w:rPr>
          <w:instrText xml:space="preserve"> PAGEREF _Toc241843943 \h </w:instrText>
        </w:r>
        <w:r>
          <w:rPr>
            <w:webHidden/>
          </w:rPr>
        </w:r>
        <w:r>
          <w:rPr>
            <w:webHidden/>
          </w:rPr>
          <w:fldChar w:fldCharType="separate"/>
        </w:r>
        <w:r>
          <w:rPr>
            <w:webHidden/>
          </w:rPr>
          <w:t>50</w:t>
        </w:r>
        <w:r>
          <w:rPr>
            <w:webHidden/>
          </w:rPr>
          <w:fldChar w:fldCharType="end"/>
        </w:r>
      </w:hyperlink>
    </w:p>
    <w:p w14:paraId="2CD3629A" w14:textId="2A3152A8">
      <w:pPr>
        <w:pStyle w:val="TOC2"/>
        <w:rPr>
          <w:rFonts w:asciiTheme="minorHAnsi" w:hAnsiTheme="minorHAnsi" w:eastAsiaTheme="minorEastAsia" w:cstheme="minorBidi"/>
          <w:spacing w:val="0"/>
          <w:kern w:val="2"/>
          <w:sz w:val="24"/>
          <w:szCs w:val="24"/>
          <w:lang w:val="en-US"/>
          <w14:ligatures w14:val="standardContextual"/>
        </w:rPr>
      </w:pPr>
      <w:hyperlink w:history="1" w:anchor="_Toc241843944">
        <w:r>
          <w:rPr>
            <w:rStyle w:val="Hyperlink"/>
          </w:rPr>
          <w:t>13.12</w:t>
        </w:r>
        <w:r>
          <w:rPr>
            <w:rFonts w:asciiTheme="minorHAnsi" w:hAnsiTheme="minorHAnsi" w:eastAsiaTheme="minorEastAsia" w:cstheme="minorBidi"/>
            <w:spacing w:val="0"/>
            <w:kern w:val="2"/>
            <w:sz w:val="24"/>
            <w:szCs w:val="24"/>
            <w:lang w:val="en-US"/>
            <w14:ligatures w14:val="standardContextual"/>
          </w:rPr>
          <w:tab/>
        </w:r>
        <w:r>
          <w:rPr>
            <w:rStyle w:val="Hyperlink"/>
          </w:rPr>
          <w:t>Responsibility Assignment Matrix</w:t>
        </w:r>
        <w:r>
          <w:rPr>
            <w:webHidden/>
          </w:rPr>
          <w:tab/>
        </w:r>
        <w:r>
          <w:rPr>
            <w:webHidden/>
          </w:rPr>
          <w:fldChar w:fldCharType="begin"/>
        </w:r>
        <w:r>
          <w:rPr>
            <w:webHidden/>
          </w:rPr>
          <w:instrText xml:space="preserve"> PAGEREF _Toc241843944 \h </w:instrText>
        </w:r>
        <w:r>
          <w:rPr>
            <w:webHidden/>
          </w:rPr>
        </w:r>
        <w:r>
          <w:rPr>
            <w:webHidden/>
          </w:rPr>
          <w:fldChar w:fldCharType="separate"/>
        </w:r>
        <w:r>
          <w:rPr>
            <w:webHidden/>
          </w:rPr>
          <w:t>50</w:t>
        </w:r>
        <w:r>
          <w:rPr>
            <w:webHidden/>
          </w:rPr>
          <w:fldChar w:fldCharType="end"/>
        </w:r>
      </w:hyperlink>
    </w:p>
    <w:p w14:paraId="447A81B7" w14:textId="55456B43">
      <w:pPr>
        <w:pStyle w:val="TOC3"/>
        <w:rPr>
          <w:rFonts w:asciiTheme="minorHAnsi" w:hAnsiTheme="minorHAnsi" w:eastAsiaTheme="minorEastAsia" w:cstheme="minorBidi"/>
          <w:kern w:val="2"/>
          <w:sz w:val="24"/>
          <w:szCs w:val="24"/>
          <w:lang w:val="en-US"/>
          <w14:ligatures w14:val="standardContextual"/>
        </w:rPr>
      </w:pPr>
      <w:hyperlink w:history="1" w:anchor="_Toc241843945">
        <w:r>
          <w:rPr>
            <w:rStyle w:val="Hyperlink"/>
          </w:rPr>
          <w:t>13.12.1</w:t>
        </w:r>
        <w:r>
          <w:rPr>
            <w:rFonts w:asciiTheme="minorHAnsi" w:hAnsiTheme="minorHAnsi" w:eastAsiaTheme="minorEastAsia" w:cstheme="minorBidi"/>
            <w:kern w:val="2"/>
            <w:sz w:val="24"/>
            <w:szCs w:val="24"/>
            <w:lang w:val="en-US"/>
            <w14:ligatures w14:val="standardContextual"/>
          </w:rPr>
          <w:tab/>
        </w:r>
        <w:r>
          <w:rPr>
            <w:rStyle w:val="Hyperlink"/>
          </w:rPr>
          <w:t>Involvements</w:t>
        </w:r>
        <w:r>
          <w:rPr>
            <w:webHidden/>
          </w:rPr>
          <w:tab/>
        </w:r>
        <w:r>
          <w:rPr>
            <w:webHidden/>
          </w:rPr>
          <w:fldChar w:fldCharType="begin"/>
        </w:r>
        <w:r>
          <w:rPr>
            <w:webHidden/>
          </w:rPr>
          <w:instrText xml:space="preserve"> PAGEREF _Toc241843945 \h </w:instrText>
        </w:r>
        <w:r>
          <w:rPr>
            <w:webHidden/>
          </w:rPr>
        </w:r>
        <w:r>
          <w:rPr>
            <w:webHidden/>
          </w:rPr>
          <w:fldChar w:fldCharType="separate"/>
        </w:r>
        <w:r>
          <w:rPr>
            <w:webHidden/>
          </w:rPr>
          <w:t>51</w:t>
        </w:r>
        <w:r>
          <w:rPr>
            <w:webHidden/>
          </w:rPr>
          <w:fldChar w:fldCharType="end"/>
        </w:r>
      </w:hyperlink>
    </w:p>
    <w:p w14:paraId="2ACF262B" w14:textId="5F9FFA2F">
      <w:pPr>
        <w:pStyle w:val="TOC2"/>
        <w:rPr>
          <w:rFonts w:asciiTheme="minorHAnsi" w:hAnsiTheme="minorHAnsi" w:eastAsiaTheme="minorEastAsia" w:cstheme="minorBidi"/>
          <w:spacing w:val="0"/>
          <w:kern w:val="2"/>
          <w:sz w:val="24"/>
          <w:szCs w:val="24"/>
          <w:lang w:val="en-US"/>
          <w14:ligatures w14:val="standardContextual"/>
        </w:rPr>
      </w:pPr>
      <w:hyperlink w:history="1" w:anchor="_Toc241843946">
        <w:r>
          <w:rPr>
            <w:rStyle w:val="Hyperlink"/>
          </w:rPr>
          <w:t>13.13</w:t>
        </w:r>
        <w:r>
          <w:rPr>
            <w:rFonts w:asciiTheme="minorHAnsi" w:hAnsiTheme="minorHAnsi" w:eastAsiaTheme="minorEastAsia" w:cstheme="minorBidi"/>
            <w:spacing w:val="0"/>
            <w:kern w:val="2"/>
            <w:sz w:val="24"/>
            <w:szCs w:val="24"/>
            <w:lang w:val="en-US"/>
            <w14:ligatures w14:val="standardContextual"/>
          </w:rPr>
          <w:tab/>
        </w:r>
        <w:r>
          <w:rPr>
            <w:rStyle w:val="Hyperlink"/>
          </w:rPr>
          <w:t>Development Approach</w:t>
        </w:r>
        <w:r>
          <w:rPr>
            <w:webHidden/>
          </w:rPr>
          <w:tab/>
        </w:r>
        <w:r>
          <w:rPr>
            <w:webHidden/>
          </w:rPr>
          <w:fldChar w:fldCharType="begin"/>
        </w:r>
        <w:r>
          <w:rPr>
            <w:webHidden/>
          </w:rPr>
          <w:instrText xml:space="preserve"> PAGEREF _Toc241843946 \h </w:instrText>
        </w:r>
        <w:r>
          <w:rPr>
            <w:webHidden/>
          </w:rPr>
        </w:r>
        <w:r>
          <w:rPr>
            <w:webHidden/>
          </w:rPr>
          <w:fldChar w:fldCharType="separate"/>
        </w:r>
        <w:r>
          <w:rPr>
            <w:webHidden/>
          </w:rPr>
          <w:t>53</w:t>
        </w:r>
        <w:r>
          <w:rPr>
            <w:webHidden/>
          </w:rPr>
          <w:fldChar w:fldCharType="end"/>
        </w:r>
      </w:hyperlink>
    </w:p>
    <w:p w14:paraId="67F80D8B" w14:textId="1F03F76D">
      <w:pPr>
        <w:pStyle w:val="TOC2"/>
        <w:rPr>
          <w:rFonts w:asciiTheme="minorHAnsi" w:hAnsiTheme="minorHAnsi" w:eastAsiaTheme="minorEastAsia" w:cstheme="minorBidi"/>
          <w:spacing w:val="0"/>
          <w:kern w:val="2"/>
          <w:sz w:val="24"/>
          <w:szCs w:val="24"/>
          <w:lang w:val="en-US"/>
          <w14:ligatures w14:val="standardContextual"/>
        </w:rPr>
      </w:pPr>
      <w:hyperlink w:history="1" w:anchor="_Toc241843947">
        <w:r>
          <w:rPr>
            <w:rStyle w:val="Hyperlink"/>
          </w:rPr>
          <w:t>13.14</w:t>
        </w:r>
        <w:r>
          <w:rPr>
            <w:rFonts w:asciiTheme="minorHAnsi" w:hAnsiTheme="minorHAnsi" w:eastAsiaTheme="minorEastAsia" w:cstheme="minorBidi"/>
            <w:spacing w:val="0"/>
            <w:kern w:val="2"/>
            <w:sz w:val="24"/>
            <w:szCs w:val="24"/>
            <w:lang w:val="en-US"/>
            <w14:ligatures w14:val="standardContextual"/>
          </w:rPr>
          <w:tab/>
        </w:r>
        <w:r>
          <w:rPr>
            <w:rStyle w:val="Hyperlink"/>
          </w:rPr>
          <w:t>Tools and Facilities</w:t>
        </w:r>
        <w:r>
          <w:rPr>
            <w:webHidden/>
          </w:rPr>
          <w:tab/>
        </w:r>
        <w:r>
          <w:rPr>
            <w:webHidden/>
          </w:rPr>
          <w:fldChar w:fldCharType="begin"/>
        </w:r>
        <w:r>
          <w:rPr>
            <w:webHidden/>
          </w:rPr>
          <w:instrText xml:space="preserve"> PAGEREF _Toc241843947 \h </w:instrText>
        </w:r>
        <w:r>
          <w:rPr>
            <w:webHidden/>
          </w:rPr>
        </w:r>
        <w:r>
          <w:rPr>
            <w:webHidden/>
          </w:rPr>
          <w:fldChar w:fldCharType="separate"/>
        </w:r>
        <w:r>
          <w:rPr>
            <w:webHidden/>
          </w:rPr>
          <w:t>53</w:t>
        </w:r>
        <w:r>
          <w:rPr>
            <w:webHidden/>
          </w:rPr>
          <w:fldChar w:fldCharType="end"/>
        </w:r>
      </w:hyperlink>
    </w:p>
    <w:p w14:paraId="322C8A1A" w14:textId="588E8EDA">
      <w:pPr>
        <w:pStyle w:val="TOC3"/>
        <w:rPr>
          <w:rFonts w:asciiTheme="minorHAnsi" w:hAnsiTheme="minorHAnsi" w:eastAsiaTheme="minorEastAsia" w:cstheme="minorBidi"/>
          <w:kern w:val="2"/>
          <w:sz w:val="24"/>
          <w:szCs w:val="24"/>
          <w:lang w:val="en-US"/>
          <w14:ligatures w14:val="standardContextual"/>
        </w:rPr>
      </w:pPr>
      <w:hyperlink w:history="1" w:anchor="_Toc241843948">
        <w:r>
          <w:rPr>
            <w:rStyle w:val="Hyperlink"/>
          </w:rPr>
          <w:t>13.14.1</w:t>
        </w:r>
        <w:r>
          <w:rPr>
            <w:rFonts w:asciiTheme="minorHAnsi" w:hAnsiTheme="minorHAnsi" w:eastAsiaTheme="minorEastAsia" w:cstheme="minorBidi"/>
            <w:kern w:val="2"/>
            <w:sz w:val="24"/>
            <w:szCs w:val="24"/>
            <w:lang w:val="en-US"/>
            <w14:ligatures w14:val="standardContextual"/>
          </w:rPr>
          <w:tab/>
        </w:r>
        <w:r>
          <w:rPr>
            <w:rStyle w:val="Hyperlink"/>
          </w:rPr>
          <w:t>Project Management</w:t>
        </w:r>
        <w:r>
          <w:rPr>
            <w:webHidden/>
          </w:rPr>
          <w:tab/>
        </w:r>
        <w:r>
          <w:rPr>
            <w:webHidden/>
          </w:rPr>
          <w:fldChar w:fldCharType="begin"/>
        </w:r>
        <w:r>
          <w:rPr>
            <w:webHidden/>
          </w:rPr>
          <w:instrText xml:space="preserve"> PAGEREF _Toc241843948 \h </w:instrText>
        </w:r>
        <w:r>
          <w:rPr>
            <w:webHidden/>
          </w:rPr>
        </w:r>
        <w:r>
          <w:rPr>
            <w:webHidden/>
          </w:rPr>
          <w:fldChar w:fldCharType="separate"/>
        </w:r>
        <w:r>
          <w:rPr>
            <w:webHidden/>
          </w:rPr>
          <w:t>54</w:t>
        </w:r>
        <w:r>
          <w:rPr>
            <w:webHidden/>
          </w:rPr>
          <w:fldChar w:fldCharType="end"/>
        </w:r>
      </w:hyperlink>
    </w:p>
    <w:p w14:paraId="71BAE3E7" w14:textId="771E62A9">
      <w:pPr>
        <w:pStyle w:val="TOC3"/>
        <w:rPr>
          <w:rFonts w:asciiTheme="minorHAnsi" w:hAnsiTheme="minorHAnsi" w:eastAsiaTheme="minorEastAsia" w:cstheme="minorBidi"/>
          <w:kern w:val="2"/>
          <w:sz w:val="24"/>
          <w:szCs w:val="24"/>
          <w:lang w:val="en-US"/>
          <w14:ligatures w14:val="standardContextual"/>
        </w:rPr>
      </w:pPr>
      <w:hyperlink w:history="1" w:anchor="_Toc241843949">
        <w:r>
          <w:rPr>
            <w:rStyle w:val="Hyperlink"/>
          </w:rPr>
          <w:t>13.14.2</w:t>
        </w:r>
        <w:r>
          <w:rPr>
            <w:rFonts w:asciiTheme="minorHAnsi" w:hAnsiTheme="minorHAnsi" w:eastAsiaTheme="minorEastAsia" w:cstheme="minorBidi"/>
            <w:kern w:val="2"/>
            <w:sz w:val="24"/>
            <w:szCs w:val="24"/>
            <w:lang w:val="en-US"/>
            <w14:ligatures w14:val="standardContextual"/>
          </w:rPr>
          <w:tab/>
        </w:r>
        <w:r>
          <w:rPr>
            <w:rStyle w:val="Hyperlink"/>
          </w:rPr>
          <w:t>Task Management</w:t>
        </w:r>
        <w:r>
          <w:rPr>
            <w:webHidden/>
          </w:rPr>
          <w:tab/>
        </w:r>
        <w:r>
          <w:rPr>
            <w:webHidden/>
          </w:rPr>
          <w:fldChar w:fldCharType="begin"/>
        </w:r>
        <w:r>
          <w:rPr>
            <w:webHidden/>
          </w:rPr>
          <w:instrText xml:space="preserve"> PAGEREF _Toc241843949 \h </w:instrText>
        </w:r>
        <w:r>
          <w:rPr>
            <w:webHidden/>
          </w:rPr>
        </w:r>
        <w:r>
          <w:rPr>
            <w:webHidden/>
          </w:rPr>
          <w:fldChar w:fldCharType="separate"/>
        </w:r>
        <w:r>
          <w:rPr>
            <w:webHidden/>
          </w:rPr>
          <w:t>54</w:t>
        </w:r>
        <w:r>
          <w:rPr>
            <w:webHidden/>
          </w:rPr>
          <w:fldChar w:fldCharType="end"/>
        </w:r>
      </w:hyperlink>
    </w:p>
    <w:p w14:paraId="29C61AAB" w14:textId="399CEF17">
      <w:pPr>
        <w:pStyle w:val="TOC3"/>
        <w:rPr>
          <w:rFonts w:asciiTheme="minorHAnsi" w:hAnsiTheme="minorHAnsi" w:eastAsiaTheme="minorEastAsia" w:cstheme="minorBidi"/>
          <w:kern w:val="2"/>
          <w:sz w:val="24"/>
          <w:szCs w:val="24"/>
          <w:lang w:val="en-US"/>
          <w14:ligatures w14:val="standardContextual"/>
        </w:rPr>
      </w:pPr>
      <w:hyperlink w:history="1" w:anchor="_Toc241843950">
        <w:r>
          <w:rPr>
            <w:rStyle w:val="Hyperlink"/>
          </w:rPr>
          <w:t>13.14.3</w:t>
        </w:r>
        <w:r>
          <w:rPr>
            <w:rFonts w:asciiTheme="minorHAnsi" w:hAnsiTheme="minorHAnsi" w:eastAsiaTheme="minorEastAsia" w:cstheme="minorBidi"/>
            <w:kern w:val="2"/>
            <w:sz w:val="24"/>
            <w:szCs w:val="24"/>
            <w:lang w:val="en-US"/>
            <w14:ligatures w14:val="standardContextual"/>
          </w:rPr>
          <w:tab/>
        </w:r>
        <w:r>
          <w:rPr>
            <w:rStyle w:val="Hyperlink"/>
          </w:rPr>
          <w:t>Requirements Management</w:t>
        </w:r>
        <w:r>
          <w:rPr>
            <w:webHidden/>
          </w:rPr>
          <w:tab/>
        </w:r>
        <w:r>
          <w:rPr>
            <w:webHidden/>
          </w:rPr>
          <w:fldChar w:fldCharType="begin"/>
        </w:r>
        <w:r>
          <w:rPr>
            <w:webHidden/>
          </w:rPr>
          <w:instrText xml:space="preserve"> PAGEREF _Toc241843950 \h </w:instrText>
        </w:r>
        <w:r>
          <w:rPr>
            <w:webHidden/>
          </w:rPr>
        </w:r>
        <w:r>
          <w:rPr>
            <w:webHidden/>
          </w:rPr>
          <w:fldChar w:fldCharType="separate"/>
        </w:r>
        <w:r>
          <w:rPr>
            <w:webHidden/>
          </w:rPr>
          <w:t>54</w:t>
        </w:r>
        <w:r>
          <w:rPr>
            <w:webHidden/>
          </w:rPr>
          <w:fldChar w:fldCharType="end"/>
        </w:r>
      </w:hyperlink>
    </w:p>
    <w:p w14:paraId="2FF9CE71" w14:textId="4562ADCB">
      <w:pPr>
        <w:pStyle w:val="TOC3"/>
        <w:rPr>
          <w:rFonts w:asciiTheme="minorHAnsi" w:hAnsiTheme="minorHAnsi" w:eastAsiaTheme="minorEastAsia" w:cstheme="minorBidi"/>
          <w:kern w:val="2"/>
          <w:sz w:val="24"/>
          <w:szCs w:val="24"/>
          <w:lang w:val="en-US"/>
          <w14:ligatures w14:val="standardContextual"/>
        </w:rPr>
      </w:pPr>
      <w:hyperlink w:history="1" w:anchor="_Toc241843951">
        <w:r>
          <w:rPr>
            <w:rStyle w:val="Hyperlink"/>
          </w:rPr>
          <w:t>13.14.4</w:t>
        </w:r>
        <w:r>
          <w:rPr>
            <w:rFonts w:asciiTheme="minorHAnsi" w:hAnsiTheme="minorHAnsi" w:eastAsiaTheme="minorEastAsia" w:cstheme="minorBidi"/>
            <w:kern w:val="2"/>
            <w:sz w:val="24"/>
            <w:szCs w:val="24"/>
            <w:lang w:val="en-US"/>
            <w14:ligatures w14:val="standardContextual"/>
          </w:rPr>
          <w:tab/>
        </w:r>
        <w:r>
          <w:rPr>
            <w:rStyle w:val="Hyperlink"/>
          </w:rPr>
          <w:t>Management Traceability</w:t>
        </w:r>
        <w:r>
          <w:rPr>
            <w:webHidden/>
          </w:rPr>
          <w:tab/>
        </w:r>
        <w:r>
          <w:rPr>
            <w:webHidden/>
          </w:rPr>
          <w:fldChar w:fldCharType="begin"/>
        </w:r>
        <w:r>
          <w:rPr>
            <w:webHidden/>
          </w:rPr>
          <w:instrText xml:space="preserve"> PAGEREF _Toc241843951 \h </w:instrText>
        </w:r>
        <w:r>
          <w:rPr>
            <w:webHidden/>
          </w:rPr>
        </w:r>
        <w:r>
          <w:rPr>
            <w:webHidden/>
          </w:rPr>
          <w:fldChar w:fldCharType="separate"/>
        </w:r>
        <w:r>
          <w:rPr>
            <w:webHidden/>
          </w:rPr>
          <w:t>54</w:t>
        </w:r>
        <w:r>
          <w:rPr>
            <w:webHidden/>
          </w:rPr>
          <w:fldChar w:fldCharType="end"/>
        </w:r>
      </w:hyperlink>
    </w:p>
    <w:p w14:paraId="1D7180FF" w14:textId="4C241F7C">
      <w:pPr>
        <w:pStyle w:val="TOC3"/>
        <w:rPr>
          <w:rFonts w:asciiTheme="minorHAnsi" w:hAnsiTheme="minorHAnsi" w:eastAsiaTheme="minorEastAsia" w:cstheme="minorBidi"/>
          <w:kern w:val="2"/>
          <w:sz w:val="24"/>
          <w:szCs w:val="24"/>
          <w:lang w:val="en-US"/>
          <w14:ligatures w14:val="standardContextual"/>
        </w:rPr>
      </w:pPr>
      <w:hyperlink w:history="1" w:anchor="_Toc241843952">
        <w:r>
          <w:rPr>
            <w:rStyle w:val="Hyperlink"/>
          </w:rPr>
          <w:t>13.14.5</w:t>
        </w:r>
        <w:r>
          <w:rPr>
            <w:rFonts w:asciiTheme="minorHAnsi" w:hAnsiTheme="minorHAnsi" w:eastAsiaTheme="minorEastAsia" w:cstheme="minorBidi"/>
            <w:kern w:val="2"/>
            <w:sz w:val="24"/>
            <w:szCs w:val="24"/>
            <w:lang w:val="en-US"/>
            <w14:ligatures w14:val="standardContextual"/>
          </w:rPr>
          <w:tab/>
        </w:r>
        <w:r>
          <w:rPr>
            <w:rStyle w:val="Hyperlink"/>
          </w:rPr>
          <w:t>Configuration Management</w:t>
        </w:r>
        <w:r>
          <w:rPr>
            <w:webHidden/>
          </w:rPr>
          <w:tab/>
        </w:r>
        <w:r>
          <w:rPr>
            <w:webHidden/>
          </w:rPr>
          <w:fldChar w:fldCharType="begin"/>
        </w:r>
        <w:r>
          <w:rPr>
            <w:webHidden/>
          </w:rPr>
          <w:instrText xml:space="preserve"> PAGEREF _Toc241843952 \h </w:instrText>
        </w:r>
        <w:r>
          <w:rPr>
            <w:webHidden/>
          </w:rPr>
        </w:r>
        <w:r>
          <w:rPr>
            <w:webHidden/>
          </w:rPr>
          <w:fldChar w:fldCharType="separate"/>
        </w:r>
        <w:r>
          <w:rPr>
            <w:webHidden/>
          </w:rPr>
          <w:t>55</w:t>
        </w:r>
        <w:r>
          <w:rPr>
            <w:webHidden/>
          </w:rPr>
          <w:fldChar w:fldCharType="end"/>
        </w:r>
      </w:hyperlink>
    </w:p>
    <w:p w14:paraId="266E761A" w14:textId="347D9F84">
      <w:pPr>
        <w:pStyle w:val="TOC3"/>
        <w:rPr>
          <w:rFonts w:asciiTheme="minorHAnsi" w:hAnsiTheme="minorHAnsi" w:eastAsiaTheme="minorEastAsia" w:cstheme="minorBidi"/>
          <w:kern w:val="2"/>
          <w:sz w:val="24"/>
          <w:szCs w:val="24"/>
          <w:lang w:val="en-US"/>
          <w14:ligatures w14:val="standardContextual"/>
        </w:rPr>
      </w:pPr>
      <w:hyperlink w:history="1" w:anchor="_Toc241843953">
        <w:r>
          <w:rPr>
            <w:rStyle w:val="Hyperlink"/>
          </w:rPr>
          <w:t>13.14.6</w:t>
        </w:r>
        <w:r>
          <w:rPr>
            <w:rFonts w:asciiTheme="minorHAnsi" w:hAnsiTheme="minorHAnsi" w:eastAsiaTheme="minorEastAsia" w:cstheme="minorBidi"/>
            <w:kern w:val="2"/>
            <w:sz w:val="24"/>
            <w:szCs w:val="24"/>
            <w:lang w:val="en-US"/>
            <w14:ligatures w14:val="standardContextual"/>
          </w:rPr>
          <w:tab/>
        </w:r>
        <w:r>
          <w:rPr>
            <w:rStyle w:val="Hyperlink"/>
          </w:rPr>
          <w:t>Change Management</w:t>
        </w:r>
        <w:r>
          <w:rPr>
            <w:webHidden/>
          </w:rPr>
          <w:tab/>
        </w:r>
        <w:r>
          <w:rPr>
            <w:webHidden/>
          </w:rPr>
          <w:fldChar w:fldCharType="begin"/>
        </w:r>
        <w:r>
          <w:rPr>
            <w:webHidden/>
          </w:rPr>
          <w:instrText xml:space="preserve"> PAGEREF _Toc241843953 \h </w:instrText>
        </w:r>
        <w:r>
          <w:rPr>
            <w:webHidden/>
          </w:rPr>
        </w:r>
        <w:r>
          <w:rPr>
            <w:webHidden/>
          </w:rPr>
          <w:fldChar w:fldCharType="separate"/>
        </w:r>
        <w:r>
          <w:rPr>
            <w:webHidden/>
          </w:rPr>
          <w:t>55</w:t>
        </w:r>
        <w:r>
          <w:rPr>
            <w:webHidden/>
          </w:rPr>
          <w:fldChar w:fldCharType="end"/>
        </w:r>
      </w:hyperlink>
    </w:p>
    <w:p w14:paraId="76B59783" w14:textId="63D3D2B6">
      <w:pPr>
        <w:pStyle w:val="TOC3"/>
        <w:rPr>
          <w:rFonts w:asciiTheme="minorHAnsi" w:hAnsiTheme="minorHAnsi" w:eastAsiaTheme="minorEastAsia" w:cstheme="minorBidi"/>
          <w:kern w:val="2"/>
          <w:sz w:val="24"/>
          <w:szCs w:val="24"/>
          <w:lang w:val="en-US"/>
          <w14:ligatures w14:val="standardContextual"/>
        </w:rPr>
      </w:pPr>
      <w:hyperlink w:history="1" w:anchor="_Toc241843954">
        <w:r>
          <w:rPr>
            <w:rStyle w:val="Hyperlink"/>
          </w:rPr>
          <w:t>13.14.7</w:t>
        </w:r>
        <w:r>
          <w:rPr>
            <w:rFonts w:asciiTheme="minorHAnsi" w:hAnsiTheme="minorHAnsi" w:eastAsiaTheme="minorEastAsia" w:cstheme="minorBidi"/>
            <w:kern w:val="2"/>
            <w:sz w:val="24"/>
            <w:szCs w:val="24"/>
            <w:lang w:val="en-US"/>
            <w14:ligatures w14:val="standardContextual"/>
          </w:rPr>
          <w:tab/>
        </w:r>
        <w:r>
          <w:rPr>
            <w:rStyle w:val="Hyperlink"/>
          </w:rPr>
          <w:t>Documentation Management</w:t>
        </w:r>
        <w:r>
          <w:rPr>
            <w:webHidden/>
          </w:rPr>
          <w:tab/>
        </w:r>
        <w:r>
          <w:rPr>
            <w:webHidden/>
          </w:rPr>
          <w:fldChar w:fldCharType="begin"/>
        </w:r>
        <w:r>
          <w:rPr>
            <w:webHidden/>
          </w:rPr>
          <w:instrText xml:space="preserve"> PAGEREF _Toc241843954 \h </w:instrText>
        </w:r>
        <w:r>
          <w:rPr>
            <w:webHidden/>
          </w:rPr>
        </w:r>
        <w:r>
          <w:rPr>
            <w:webHidden/>
          </w:rPr>
          <w:fldChar w:fldCharType="separate"/>
        </w:r>
        <w:r>
          <w:rPr>
            <w:webHidden/>
          </w:rPr>
          <w:t>55</w:t>
        </w:r>
        <w:r>
          <w:rPr>
            <w:webHidden/>
          </w:rPr>
          <w:fldChar w:fldCharType="end"/>
        </w:r>
      </w:hyperlink>
    </w:p>
    <w:p w14:paraId="2F827527" w14:textId="5F14A989">
      <w:pPr>
        <w:pStyle w:val="TOC3"/>
        <w:rPr>
          <w:rFonts w:asciiTheme="minorHAnsi" w:hAnsiTheme="minorHAnsi" w:eastAsiaTheme="minorEastAsia" w:cstheme="minorBidi"/>
          <w:kern w:val="2"/>
          <w:sz w:val="24"/>
          <w:szCs w:val="24"/>
          <w:lang w:val="en-US"/>
          <w14:ligatures w14:val="standardContextual"/>
        </w:rPr>
      </w:pPr>
      <w:hyperlink w:history="1" w:anchor="_Toc241843955">
        <w:r>
          <w:rPr>
            <w:rStyle w:val="Hyperlink"/>
          </w:rPr>
          <w:t>13.14.8</w:t>
        </w:r>
        <w:r>
          <w:rPr>
            <w:rFonts w:asciiTheme="minorHAnsi" w:hAnsiTheme="minorHAnsi" w:eastAsiaTheme="minorEastAsia" w:cstheme="minorBidi"/>
            <w:kern w:val="2"/>
            <w:sz w:val="24"/>
            <w:szCs w:val="24"/>
            <w:lang w:val="en-US"/>
            <w14:ligatures w14:val="standardContextual"/>
          </w:rPr>
          <w:tab/>
        </w:r>
        <w:r>
          <w:rPr>
            <w:rStyle w:val="Hyperlink"/>
          </w:rPr>
          <w:t>Documentation Generation</w:t>
        </w:r>
        <w:r>
          <w:rPr>
            <w:webHidden/>
          </w:rPr>
          <w:tab/>
        </w:r>
        <w:r>
          <w:rPr>
            <w:webHidden/>
          </w:rPr>
          <w:fldChar w:fldCharType="begin"/>
        </w:r>
        <w:r>
          <w:rPr>
            <w:webHidden/>
          </w:rPr>
          <w:instrText xml:space="preserve"> PAGEREF _Toc241843955 \h </w:instrText>
        </w:r>
        <w:r>
          <w:rPr>
            <w:webHidden/>
          </w:rPr>
        </w:r>
        <w:r>
          <w:rPr>
            <w:webHidden/>
          </w:rPr>
          <w:fldChar w:fldCharType="separate"/>
        </w:r>
        <w:r>
          <w:rPr>
            <w:webHidden/>
          </w:rPr>
          <w:t>56</w:t>
        </w:r>
        <w:r>
          <w:rPr>
            <w:webHidden/>
          </w:rPr>
          <w:fldChar w:fldCharType="end"/>
        </w:r>
      </w:hyperlink>
    </w:p>
    <w:p w14:paraId="3AD516AF" w14:textId="6CD2BBDF">
      <w:pPr>
        <w:pStyle w:val="TOC3"/>
        <w:rPr>
          <w:rFonts w:asciiTheme="minorHAnsi" w:hAnsiTheme="minorHAnsi" w:eastAsiaTheme="minorEastAsia" w:cstheme="minorBidi"/>
          <w:kern w:val="2"/>
          <w:sz w:val="24"/>
          <w:szCs w:val="24"/>
          <w:lang w:val="en-US"/>
          <w14:ligatures w14:val="standardContextual"/>
        </w:rPr>
      </w:pPr>
      <w:hyperlink w:history="1" w:anchor="_Toc241843956">
        <w:r>
          <w:rPr>
            <w:rStyle w:val="Hyperlink"/>
          </w:rPr>
          <w:t>13.14.9</w:t>
        </w:r>
        <w:r>
          <w:rPr>
            <w:rFonts w:asciiTheme="minorHAnsi" w:hAnsiTheme="minorHAnsi" w:eastAsiaTheme="minorEastAsia" w:cstheme="minorBidi"/>
            <w:kern w:val="2"/>
            <w:sz w:val="24"/>
            <w:szCs w:val="24"/>
            <w:lang w:val="en-US"/>
            <w14:ligatures w14:val="standardContextual"/>
          </w:rPr>
          <w:tab/>
        </w:r>
        <w:r>
          <w:rPr>
            <w:rStyle w:val="Hyperlink"/>
          </w:rPr>
          <w:t>Model Driven Engineering</w:t>
        </w:r>
        <w:r>
          <w:rPr>
            <w:webHidden/>
          </w:rPr>
          <w:tab/>
        </w:r>
        <w:r>
          <w:rPr>
            <w:webHidden/>
          </w:rPr>
          <w:fldChar w:fldCharType="begin"/>
        </w:r>
        <w:r>
          <w:rPr>
            <w:webHidden/>
          </w:rPr>
          <w:instrText xml:space="preserve"> PAGEREF _Toc241843956 \h </w:instrText>
        </w:r>
        <w:r>
          <w:rPr>
            <w:webHidden/>
          </w:rPr>
        </w:r>
        <w:r>
          <w:rPr>
            <w:webHidden/>
          </w:rPr>
          <w:fldChar w:fldCharType="separate"/>
        </w:r>
        <w:r>
          <w:rPr>
            <w:webHidden/>
          </w:rPr>
          <w:t>56</w:t>
        </w:r>
        <w:r>
          <w:rPr>
            <w:webHidden/>
          </w:rPr>
          <w:fldChar w:fldCharType="end"/>
        </w:r>
      </w:hyperlink>
    </w:p>
    <w:p w14:paraId="1BD41649" w14:textId="679755E6">
      <w:pPr>
        <w:pStyle w:val="TOC3"/>
        <w:rPr>
          <w:rFonts w:asciiTheme="minorHAnsi" w:hAnsiTheme="minorHAnsi" w:eastAsiaTheme="minorEastAsia" w:cstheme="minorBidi"/>
          <w:kern w:val="2"/>
          <w:sz w:val="24"/>
          <w:szCs w:val="24"/>
          <w:lang w:val="en-US"/>
          <w14:ligatures w14:val="standardContextual"/>
        </w:rPr>
      </w:pPr>
      <w:hyperlink w:history="1" w:anchor="_Toc241843957">
        <w:r>
          <w:rPr>
            <w:rStyle w:val="Hyperlink"/>
          </w:rPr>
          <w:t>13.14.10</w:t>
        </w:r>
        <w:r>
          <w:rPr>
            <w:rFonts w:asciiTheme="minorHAnsi" w:hAnsiTheme="minorHAnsi" w:eastAsiaTheme="minorEastAsia" w:cstheme="minorBidi"/>
            <w:kern w:val="2"/>
            <w:sz w:val="24"/>
            <w:szCs w:val="24"/>
            <w:lang w:val="en-US"/>
            <w14:ligatures w14:val="standardContextual"/>
          </w:rPr>
          <w:tab/>
        </w:r>
        <w:r>
          <w:rPr>
            <w:rStyle w:val="Hyperlink"/>
          </w:rPr>
          <w:t>Code Building</w:t>
        </w:r>
        <w:r>
          <w:rPr>
            <w:webHidden/>
          </w:rPr>
          <w:tab/>
        </w:r>
        <w:r>
          <w:rPr>
            <w:webHidden/>
          </w:rPr>
          <w:fldChar w:fldCharType="begin"/>
        </w:r>
        <w:r>
          <w:rPr>
            <w:webHidden/>
          </w:rPr>
          <w:instrText xml:space="preserve"> PAGEREF _Toc241843957 \h </w:instrText>
        </w:r>
        <w:r>
          <w:rPr>
            <w:webHidden/>
          </w:rPr>
        </w:r>
        <w:r>
          <w:rPr>
            <w:webHidden/>
          </w:rPr>
          <w:fldChar w:fldCharType="separate"/>
        </w:r>
        <w:r>
          <w:rPr>
            <w:webHidden/>
          </w:rPr>
          <w:t>56</w:t>
        </w:r>
        <w:r>
          <w:rPr>
            <w:webHidden/>
          </w:rPr>
          <w:fldChar w:fldCharType="end"/>
        </w:r>
      </w:hyperlink>
    </w:p>
    <w:p w14:paraId="3267B8C6" w14:textId="013D60CF">
      <w:pPr>
        <w:pStyle w:val="TOC3"/>
        <w:rPr>
          <w:rFonts w:asciiTheme="minorHAnsi" w:hAnsiTheme="minorHAnsi" w:eastAsiaTheme="minorEastAsia" w:cstheme="minorBidi"/>
          <w:kern w:val="2"/>
          <w:sz w:val="24"/>
          <w:szCs w:val="24"/>
          <w:lang w:val="en-US"/>
          <w14:ligatures w14:val="standardContextual"/>
        </w:rPr>
      </w:pPr>
      <w:hyperlink w:history="1" w:anchor="_Toc241843958">
        <w:r>
          <w:rPr>
            <w:rStyle w:val="Hyperlink"/>
          </w:rPr>
          <w:t>13.14.11</w:t>
        </w:r>
        <w:r>
          <w:rPr>
            <w:rFonts w:asciiTheme="minorHAnsi" w:hAnsiTheme="minorHAnsi" w:eastAsiaTheme="minorEastAsia" w:cstheme="minorBidi"/>
            <w:kern w:val="2"/>
            <w:sz w:val="24"/>
            <w:szCs w:val="24"/>
            <w:lang w:val="en-US"/>
            <w14:ligatures w14:val="standardContextual"/>
          </w:rPr>
          <w:tab/>
        </w:r>
        <w:r>
          <w:rPr>
            <w:rStyle w:val="Hyperlink"/>
          </w:rPr>
          <w:t>Hardware Engineering Environment</w:t>
        </w:r>
        <w:r>
          <w:rPr>
            <w:webHidden/>
          </w:rPr>
          <w:tab/>
        </w:r>
        <w:r>
          <w:rPr>
            <w:webHidden/>
          </w:rPr>
          <w:fldChar w:fldCharType="begin"/>
        </w:r>
        <w:r>
          <w:rPr>
            <w:webHidden/>
          </w:rPr>
          <w:instrText xml:space="preserve"> PAGEREF _Toc241843958 \h </w:instrText>
        </w:r>
        <w:r>
          <w:rPr>
            <w:webHidden/>
          </w:rPr>
        </w:r>
        <w:r>
          <w:rPr>
            <w:webHidden/>
          </w:rPr>
          <w:fldChar w:fldCharType="separate"/>
        </w:r>
        <w:r>
          <w:rPr>
            <w:webHidden/>
          </w:rPr>
          <w:t>58</w:t>
        </w:r>
        <w:r>
          <w:rPr>
            <w:webHidden/>
          </w:rPr>
          <w:fldChar w:fldCharType="end"/>
        </w:r>
      </w:hyperlink>
    </w:p>
    <w:p w14:paraId="50285DFE" w14:textId="5F944017">
      <w:pPr>
        <w:pStyle w:val="TOC3"/>
        <w:rPr>
          <w:rFonts w:asciiTheme="minorHAnsi" w:hAnsiTheme="minorHAnsi" w:eastAsiaTheme="minorEastAsia" w:cstheme="minorBidi"/>
          <w:kern w:val="2"/>
          <w:sz w:val="24"/>
          <w:szCs w:val="24"/>
          <w:lang w:val="en-US"/>
          <w14:ligatures w14:val="standardContextual"/>
        </w:rPr>
      </w:pPr>
      <w:hyperlink w:history="1" w:anchor="_Toc241843959">
        <w:r>
          <w:rPr>
            <w:rStyle w:val="Hyperlink"/>
          </w:rPr>
          <w:t>13.14.12</w:t>
        </w:r>
        <w:r>
          <w:rPr>
            <w:rFonts w:asciiTheme="minorHAnsi" w:hAnsiTheme="minorHAnsi" w:eastAsiaTheme="minorEastAsia" w:cstheme="minorBidi"/>
            <w:kern w:val="2"/>
            <w:sz w:val="24"/>
            <w:szCs w:val="24"/>
            <w:lang w:val="en-US"/>
            <w14:ligatures w14:val="standardContextual"/>
          </w:rPr>
          <w:tab/>
        </w:r>
        <w:r>
          <w:rPr>
            <w:rStyle w:val="Hyperlink"/>
          </w:rPr>
          <w:t>IVV Management</w:t>
        </w:r>
        <w:r>
          <w:rPr>
            <w:webHidden/>
          </w:rPr>
          <w:tab/>
        </w:r>
        <w:r>
          <w:rPr>
            <w:webHidden/>
          </w:rPr>
          <w:fldChar w:fldCharType="begin"/>
        </w:r>
        <w:r>
          <w:rPr>
            <w:webHidden/>
          </w:rPr>
          <w:instrText xml:space="preserve"> PAGEREF _Toc241843959 \h </w:instrText>
        </w:r>
        <w:r>
          <w:rPr>
            <w:webHidden/>
          </w:rPr>
        </w:r>
        <w:r>
          <w:rPr>
            <w:webHidden/>
          </w:rPr>
          <w:fldChar w:fldCharType="separate"/>
        </w:r>
        <w:r>
          <w:rPr>
            <w:webHidden/>
          </w:rPr>
          <w:t>58</w:t>
        </w:r>
        <w:r>
          <w:rPr>
            <w:webHidden/>
          </w:rPr>
          <w:fldChar w:fldCharType="end"/>
        </w:r>
      </w:hyperlink>
    </w:p>
    <w:p w14:paraId="37AABFDA" w14:textId="1B4B6C2A">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60">
        <w:r>
          <w:rPr>
            <w:rStyle w:val="Hyperlink"/>
          </w:rPr>
          <w:t>14</w:t>
        </w:r>
        <w:r>
          <w:rPr>
            <w:rFonts w:asciiTheme="minorHAnsi" w:hAnsiTheme="minorHAnsi" w:eastAsiaTheme="minorEastAsia" w:cstheme="minorBidi"/>
            <w:caps w:val="0"/>
            <w:spacing w:val="0"/>
            <w:kern w:val="2"/>
            <w:sz w:val="24"/>
            <w:szCs w:val="24"/>
            <w:lang w:val="en-US"/>
            <w14:ligatures w14:val="standardContextual"/>
          </w:rPr>
          <w:tab/>
        </w:r>
        <w:r>
          <w:rPr>
            <w:rStyle w:val="Hyperlink"/>
          </w:rPr>
          <w:t>Process Control</w:t>
        </w:r>
        <w:r>
          <w:rPr>
            <w:webHidden/>
          </w:rPr>
          <w:tab/>
        </w:r>
        <w:r>
          <w:rPr>
            <w:webHidden/>
          </w:rPr>
          <w:fldChar w:fldCharType="begin"/>
        </w:r>
        <w:r>
          <w:rPr>
            <w:webHidden/>
          </w:rPr>
          <w:instrText xml:space="preserve"> PAGEREF _Toc241843960 \h </w:instrText>
        </w:r>
        <w:r>
          <w:rPr>
            <w:webHidden/>
          </w:rPr>
        </w:r>
        <w:r>
          <w:rPr>
            <w:webHidden/>
          </w:rPr>
          <w:fldChar w:fldCharType="separate"/>
        </w:r>
        <w:r>
          <w:rPr>
            <w:webHidden/>
          </w:rPr>
          <w:t>60</w:t>
        </w:r>
        <w:r>
          <w:rPr>
            <w:webHidden/>
          </w:rPr>
          <w:fldChar w:fldCharType="end"/>
        </w:r>
      </w:hyperlink>
    </w:p>
    <w:p w14:paraId="2C8EDB39" w14:textId="73DF4E28">
      <w:pPr>
        <w:pStyle w:val="TOC2"/>
        <w:rPr>
          <w:rFonts w:asciiTheme="minorHAnsi" w:hAnsiTheme="minorHAnsi" w:eastAsiaTheme="minorEastAsia" w:cstheme="minorBidi"/>
          <w:spacing w:val="0"/>
          <w:kern w:val="2"/>
          <w:sz w:val="24"/>
          <w:szCs w:val="24"/>
          <w:lang w:val="en-US"/>
          <w14:ligatures w14:val="standardContextual"/>
        </w:rPr>
      </w:pPr>
      <w:hyperlink w:history="1" w:anchor="_Toc241843961">
        <w:r>
          <w:rPr>
            <w:rStyle w:val="Hyperlink"/>
          </w:rPr>
          <w:t>14.1</w:t>
        </w:r>
        <w:r>
          <w:rPr>
            <w:rFonts w:asciiTheme="minorHAnsi" w:hAnsiTheme="minorHAnsi" w:eastAsiaTheme="minorEastAsia" w:cstheme="minorBidi"/>
            <w:spacing w:val="0"/>
            <w:kern w:val="2"/>
            <w:sz w:val="24"/>
            <w:szCs w:val="24"/>
            <w:lang w:val="en-US"/>
            <w14:ligatures w14:val="standardContextual"/>
          </w:rPr>
          <w:tab/>
        </w:r>
        <w:r>
          <w:rPr>
            <w:rStyle w:val="Hyperlink"/>
          </w:rPr>
          <w:t>Control of Solution Development</w:t>
        </w:r>
        <w:r>
          <w:rPr>
            <w:webHidden/>
          </w:rPr>
          <w:tab/>
        </w:r>
        <w:r>
          <w:rPr>
            <w:webHidden/>
          </w:rPr>
          <w:fldChar w:fldCharType="begin"/>
        </w:r>
        <w:r>
          <w:rPr>
            <w:webHidden/>
          </w:rPr>
          <w:instrText xml:space="preserve"> PAGEREF _Toc241843961 \h </w:instrText>
        </w:r>
        <w:r>
          <w:rPr>
            <w:webHidden/>
          </w:rPr>
        </w:r>
        <w:r>
          <w:rPr>
            <w:webHidden/>
          </w:rPr>
          <w:fldChar w:fldCharType="separate"/>
        </w:r>
        <w:r>
          <w:rPr>
            <w:webHidden/>
          </w:rPr>
          <w:t>60</w:t>
        </w:r>
        <w:r>
          <w:rPr>
            <w:webHidden/>
          </w:rPr>
          <w:fldChar w:fldCharType="end"/>
        </w:r>
      </w:hyperlink>
    </w:p>
    <w:p w14:paraId="7F7CE90D" w14:textId="48B6A42F">
      <w:pPr>
        <w:pStyle w:val="TOC3"/>
        <w:rPr>
          <w:rFonts w:asciiTheme="minorHAnsi" w:hAnsiTheme="minorHAnsi" w:eastAsiaTheme="minorEastAsia" w:cstheme="minorBidi"/>
          <w:kern w:val="2"/>
          <w:sz w:val="24"/>
          <w:szCs w:val="24"/>
          <w:lang w:val="en-US"/>
          <w14:ligatures w14:val="standardContextual"/>
        </w:rPr>
      </w:pPr>
      <w:hyperlink w:history="1" w:anchor="_Toc241843962">
        <w:r>
          <w:rPr>
            <w:rStyle w:val="Hyperlink"/>
          </w:rPr>
          <w:t>14.1.1</w:t>
        </w:r>
        <w:r>
          <w:rPr>
            <w:rFonts w:asciiTheme="minorHAnsi" w:hAnsiTheme="minorHAnsi" w:eastAsiaTheme="minorEastAsia" w:cstheme="minorBidi"/>
            <w:kern w:val="2"/>
            <w:sz w:val="24"/>
            <w:szCs w:val="24"/>
            <w:lang w:val="en-US"/>
            <w14:ligatures w14:val="standardContextual"/>
          </w:rPr>
          <w:tab/>
        </w:r>
        <w:r>
          <w:rPr>
            <w:rStyle w:val="Hyperlink"/>
          </w:rPr>
          <w:t>Deviation</w:t>
        </w:r>
        <w:r>
          <w:rPr>
            <w:webHidden/>
          </w:rPr>
          <w:tab/>
        </w:r>
        <w:r>
          <w:rPr>
            <w:webHidden/>
          </w:rPr>
          <w:fldChar w:fldCharType="begin"/>
        </w:r>
        <w:r>
          <w:rPr>
            <w:webHidden/>
          </w:rPr>
          <w:instrText xml:space="preserve"> PAGEREF _Toc241843962 \h </w:instrText>
        </w:r>
        <w:r>
          <w:rPr>
            <w:webHidden/>
          </w:rPr>
        </w:r>
        <w:r>
          <w:rPr>
            <w:webHidden/>
          </w:rPr>
          <w:fldChar w:fldCharType="separate"/>
        </w:r>
        <w:r>
          <w:rPr>
            <w:webHidden/>
          </w:rPr>
          <w:t>60</w:t>
        </w:r>
        <w:r>
          <w:rPr>
            <w:webHidden/>
          </w:rPr>
          <w:fldChar w:fldCharType="end"/>
        </w:r>
      </w:hyperlink>
    </w:p>
    <w:p w14:paraId="7605A5A2" w14:textId="32C777A2">
      <w:pPr>
        <w:pStyle w:val="TOC3"/>
        <w:rPr>
          <w:rFonts w:asciiTheme="minorHAnsi" w:hAnsiTheme="minorHAnsi" w:eastAsiaTheme="minorEastAsia" w:cstheme="minorBidi"/>
          <w:kern w:val="2"/>
          <w:sz w:val="24"/>
          <w:szCs w:val="24"/>
          <w:lang w:val="en-US"/>
          <w14:ligatures w14:val="standardContextual"/>
        </w:rPr>
      </w:pPr>
      <w:hyperlink w:history="1" w:anchor="_Toc241843963">
        <w:r>
          <w:rPr>
            <w:rStyle w:val="Hyperlink"/>
          </w:rPr>
          <w:t>14.1.2</w:t>
        </w:r>
        <w:r>
          <w:rPr>
            <w:rFonts w:asciiTheme="minorHAnsi" w:hAnsiTheme="minorHAnsi" w:eastAsiaTheme="minorEastAsia" w:cstheme="minorBidi"/>
            <w:kern w:val="2"/>
            <w:sz w:val="24"/>
            <w:szCs w:val="24"/>
            <w:lang w:val="en-US"/>
            <w14:ligatures w14:val="standardContextual"/>
          </w:rPr>
          <w:tab/>
        </w:r>
        <w:r>
          <w:rPr>
            <w:rStyle w:val="Hyperlink"/>
          </w:rPr>
          <w:t>Metrics</w:t>
        </w:r>
        <w:r>
          <w:rPr>
            <w:webHidden/>
          </w:rPr>
          <w:tab/>
        </w:r>
        <w:r>
          <w:rPr>
            <w:webHidden/>
          </w:rPr>
          <w:fldChar w:fldCharType="begin"/>
        </w:r>
        <w:r>
          <w:rPr>
            <w:webHidden/>
          </w:rPr>
          <w:instrText xml:space="preserve"> PAGEREF _Toc241843963 \h </w:instrText>
        </w:r>
        <w:r>
          <w:rPr>
            <w:webHidden/>
          </w:rPr>
        </w:r>
        <w:r>
          <w:rPr>
            <w:webHidden/>
          </w:rPr>
          <w:fldChar w:fldCharType="separate"/>
        </w:r>
        <w:r>
          <w:rPr>
            <w:webHidden/>
          </w:rPr>
          <w:t>60</w:t>
        </w:r>
        <w:r>
          <w:rPr>
            <w:webHidden/>
          </w:rPr>
          <w:fldChar w:fldCharType="end"/>
        </w:r>
      </w:hyperlink>
    </w:p>
    <w:p w14:paraId="51B03941" w14:textId="64264F1E">
      <w:pPr>
        <w:pStyle w:val="TOC2"/>
        <w:rPr>
          <w:rFonts w:asciiTheme="minorHAnsi" w:hAnsiTheme="minorHAnsi" w:eastAsiaTheme="minorEastAsia" w:cstheme="minorBidi"/>
          <w:spacing w:val="0"/>
          <w:kern w:val="2"/>
          <w:sz w:val="24"/>
          <w:szCs w:val="24"/>
          <w:lang w:val="en-US"/>
          <w14:ligatures w14:val="standardContextual"/>
        </w:rPr>
      </w:pPr>
      <w:hyperlink w:history="1" w:anchor="_Toc241843964">
        <w:r>
          <w:rPr>
            <w:rStyle w:val="Hyperlink"/>
          </w:rPr>
          <w:t>14.2</w:t>
        </w:r>
        <w:r>
          <w:rPr>
            <w:rFonts w:asciiTheme="minorHAnsi" w:hAnsiTheme="minorHAnsi" w:eastAsiaTheme="minorEastAsia" w:cstheme="minorBidi"/>
            <w:spacing w:val="0"/>
            <w:kern w:val="2"/>
            <w:sz w:val="24"/>
            <w:szCs w:val="24"/>
            <w:lang w:val="en-US"/>
            <w14:ligatures w14:val="standardContextual"/>
          </w:rPr>
          <w:tab/>
        </w:r>
        <w:r>
          <w:rPr>
            <w:rStyle w:val="Hyperlink"/>
          </w:rPr>
          <w:t>Monitoring and Control of System Engineering Activities</w:t>
        </w:r>
        <w:r>
          <w:rPr>
            <w:webHidden/>
          </w:rPr>
          <w:tab/>
        </w:r>
        <w:r>
          <w:rPr>
            <w:webHidden/>
          </w:rPr>
          <w:fldChar w:fldCharType="begin"/>
        </w:r>
        <w:r>
          <w:rPr>
            <w:webHidden/>
          </w:rPr>
          <w:instrText xml:space="preserve"> PAGEREF _Toc241843964 \h </w:instrText>
        </w:r>
        <w:r>
          <w:rPr>
            <w:webHidden/>
          </w:rPr>
        </w:r>
        <w:r>
          <w:rPr>
            <w:webHidden/>
          </w:rPr>
          <w:fldChar w:fldCharType="separate"/>
        </w:r>
        <w:r>
          <w:rPr>
            <w:webHidden/>
          </w:rPr>
          <w:t>61</w:t>
        </w:r>
        <w:r>
          <w:rPr>
            <w:webHidden/>
          </w:rPr>
          <w:fldChar w:fldCharType="end"/>
        </w:r>
      </w:hyperlink>
    </w:p>
    <w:p w14:paraId="709140C3" w14:textId="63459148">
      <w:pPr>
        <w:pStyle w:val="TOC3"/>
        <w:rPr>
          <w:rFonts w:asciiTheme="minorHAnsi" w:hAnsiTheme="minorHAnsi" w:eastAsiaTheme="minorEastAsia" w:cstheme="minorBidi"/>
          <w:kern w:val="2"/>
          <w:sz w:val="24"/>
          <w:szCs w:val="24"/>
          <w:lang w:val="en-US"/>
          <w14:ligatures w14:val="standardContextual"/>
        </w:rPr>
      </w:pPr>
      <w:hyperlink w:history="1" w:anchor="_Toc241843965">
        <w:r>
          <w:rPr>
            <w:rStyle w:val="Hyperlink"/>
          </w:rPr>
          <w:t>14.2.1</w:t>
        </w:r>
        <w:r>
          <w:rPr>
            <w:rFonts w:asciiTheme="minorHAnsi" w:hAnsiTheme="minorHAnsi" w:eastAsiaTheme="minorEastAsia" w:cstheme="minorBidi"/>
            <w:kern w:val="2"/>
            <w:sz w:val="24"/>
            <w:szCs w:val="24"/>
            <w:lang w:val="en-US"/>
            <w14:ligatures w14:val="standardContextual"/>
          </w:rPr>
          <w:tab/>
        </w:r>
        <w:r>
          <w:rPr>
            <w:rStyle w:val="Hyperlink"/>
          </w:rPr>
          <w:t>Periodic Internal Reviews and Meetings</w:t>
        </w:r>
        <w:r>
          <w:rPr>
            <w:webHidden/>
          </w:rPr>
          <w:tab/>
        </w:r>
        <w:r>
          <w:rPr>
            <w:webHidden/>
          </w:rPr>
          <w:fldChar w:fldCharType="begin"/>
        </w:r>
        <w:r>
          <w:rPr>
            <w:webHidden/>
          </w:rPr>
          <w:instrText xml:space="preserve"> PAGEREF _Toc241843965 \h </w:instrText>
        </w:r>
        <w:r>
          <w:rPr>
            <w:webHidden/>
          </w:rPr>
        </w:r>
        <w:r>
          <w:rPr>
            <w:webHidden/>
          </w:rPr>
          <w:fldChar w:fldCharType="separate"/>
        </w:r>
        <w:r>
          <w:rPr>
            <w:webHidden/>
          </w:rPr>
          <w:t>61</w:t>
        </w:r>
        <w:r>
          <w:rPr>
            <w:webHidden/>
          </w:rPr>
          <w:fldChar w:fldCharType="end"/>
        </w:r>
      </w:hyperlink>
    </w:p>
    <w:p w14:paraId="0F6E63FE" w14:textId="740B5CC2">
      <w:pPr>
        <w:pStyle w:val="TOC3"/>
        <w:rPr>
          <w:rFonts w:asciiTheme="minorHAnsi" w:hAnsiTheme="minorHAnsi" w:eastAsiaTheme="minorEastAsia" w:cstheme="minorBidi"/>
          <w:kern w:val="2"/>
          <w:sz w:val="24"/>
          <w:szCs w:val="24"/>
          <w:lang w:val="en-US"/>
          <w14:ligatures w14:val="standardContextual"/>
        </w:rPr>
      </w:pPr>
      <w:hyperlink w:history="1" w:anchor="_Toc241843966">
        <w:r>
          <w:rPr>
            <w:rStyle w:val="Hyperlink"/>
          </w:rPr>
          <w:t>14.2.2</w:t>
        </w:r>
        <w:r>
          <w:rPr>
            <w:rFonts w:asciiTheme="minorHAnsi" w:hAnsiTheme="minorHAnsi" w:eastAsiaTheme="minorEastAsia" w:cstheme="minorBidi"/>
            <w:kern w:val="2"/>
            <w:sz w:val="24"/>
            <w:szCs w:val="24"/>
            <w:lang w:val="en-US"/>
            <w14:ligatures w14:val="standardContextual"/>
          </w:rPr>
          <w:tab/>
        </w:r>
        <w:r>
          <w:rPr>
            <w:rStyle w:val="Hyperlink"/>
          </w:rPr>
          <w:t>Milestone Reviews and Audits</w:t>
        </w:r>
        <w:r>
          <w:rPr>
            <w:webHidden/>
          </w:rPr>
          <w:tab/>
        </w:r>
        <w:r>
          <w:rPr>
            <w:webHidden/>
          </w:rPr>
          <w:fldChar w:fldCharType="begin"/>
        </w:r>
        <w:r>
          <w:rPr>
            <w:webHidden/>
          </w:rPr>
          <w:instrText xml:space="preserve"> PAGEREF _Toc241843966 \h </w:instrText>
        </w:r>
        <w:r>
          <w:rPr>
            <w:webHidden/>
          </w:rPr>
        </w:r>
        <w:r>
          <w:rPr>
            <w:webHidden/>
          </w:rPr>
          <w:fldChar w:fldCharType="separate"/>
        </w:r>
        <w:r>
          <w:rPr>
            <w:webHidden/>
          </w:rPr>
          <w:t>62</w:t>
        </w:r>
        <w:r>
          <w:rPr>
            <w:webHidden/>
          </w:rPr>
          <w:fldChar w:fldCharType="end"/>
        </w:r>
      </w:hyperlink>
    </w:p>
    <w:p w14:paraId="18FEB129" w14:textId="5C93A3B7">
      <w:pPr>
        <w:pStyle w:val="TOC3"/>
        <w:rPr>
          <w:rFonts w:asciiTheme="minorHAnsi" w:hAnsiTheme="minorHAnsi" w:eastAsiaTheme="minorEastAsia" w:cstheme="minorBidi"/>
          <w:kern w:val="2"/>
          <w:sz w:val="24"/>
          <w:szCs w:val="24"/>
          <w:lang w:val="en-US"/>
          <w14:ligatures w14:val="standardContextual"/>
        </w:rPr>
      </w:pPr>
      <w:hyperlink w:history="1" w:anchor="_Toc241843967">
        <w:r>
          <w:rPr>
            <w:rStyle w:val="Hyperlink"/>
          </w:rPr>
          <w:t>14.2.3</w:t>
        </w:r>
        <w:r>
          <w:rPr>
            <w:rFonts w:asciiTheme="minorHAnsi" w:hAnsiTheme="minorHAnsi" w:eastAsiaTheme="minorEastAsia" w:cstheme="minorBidi"/>
            <w:kern w:val="2"/>
            <w:sz w:val="24"/>
            <w:szCs w:val="24"/>
            <w:lang w:val="en-US"/>
            <w14:ligatures w14:val="standardContextual"/>
          </w:rPr>
          <w:tab/>
        </w:r>
        <w:r>
          <w:rPr>
            <w:rStyle w:val="Hyperlink"/>
          </w:rPr>
          <w:t>Reporting</w:t>
        </w:r>
        <w:r>
          <w:rPr>
            <w:webHidden/>
          </w:rPr>
          <w:tab/>
        </w:r>
        <w:r>
          <w:rPr>
            <w:webHidden/>
          </w:rPr>
          <w:fldChar w:fldCharType="begin"/>
        </w:r>
        <w:r>
          <w:rPr>
            <w:webHidden/>
          </w:rPr>
          <w:instrText xml:space="preserve"> PAGEREF _Toc241843967 \h </w:instrText>
        </w:r>
        <w:r>
          <w:rPr>
            <w:webHidden/>
          </w:rPr>
        </w:r>
        <w:r>
          <w:rPr>
            <w:webHidden/>
          </w:rPr>
          <w:fldChar w:fldCharType="separate"/>
        </w:r>
        <w:r>
          <w:rPr>
            <w:webHidden/>
          </w:rPr>
          <w:t>63</w:t>
        </w:r>
        <w:r>
          <w:rPr>
            <w:webHidden/>
          </w:rPr>
          <w:fldChar w:fldCharType="end"/>
        </w:r>
      </w:hyperlink>
    </w:p>
    <w:p w14:paraId="7DDF39F9" w14:textId="40467A1D">
      <w:pPr>
        <w:pStyle w:val="TOC2"/>
        <w:rPr>
          <w:rFonts w:asciiTheme="minorHAnsi" w:hAnsiTheme="minorHAnsi" w:eastAsiaTheme="minorEastAsia" w:cstheme="minorBidi"/>
          <w:spacing w:val="0"/>
          <w:kern w:val="2"/>
          <w:sz w:val="24"/>
          <w:szCs w:val="24"/>
          <w:lang w:val="en-US"/>
          <w14:ligatures w14:val="standardContextual"/>
        </w:rPr>
      </w:pPr>
      <w:hyperlink w:history="1" w:anchor="_Toc241843968">
        <w:r>
          <w:rPr>
            <w:rStyle w:val="Hyperlink"/>
          </w:rPr>
          <w:t>14.3</w:t>
        </w:r>
        <w:r>
          <w:rPr>
            <w:rFonts w:asciiTheme="minorHAnsi" w:hAnsiTheme="minorHAnsi" w:eastAsiaTheme="minorEastAsia" w:cstheme="minorBidi"/>
            <w:spacing w:val="0"/>
            <w:kern w:val="2"/>
            <w:sz w:val="24"/>
            <w:szCs w:val="24"/>
            <w:lang w:val="en-US"/>
            <w14:ligatures w14:val="standardContextual"/>
          </w:rPr>
          <w:tab/>
        </w:r>
        <w:r>
          <w:rPr>
            <w:rStyle w:val="Hyperlink"/>
          </w:rPr>
          <w:t>Critical Technologies</w:t>
        </w:r>
        <w:r>
          <w:rPr>
            <w:webHidden/>
          </w:rPr>
          <w:tab/>
        </w:r>
        <w:r>
          <w:rPr>
            <w:webHidden/>
          </w:rPr>
          <w:fldChar w:fldCharType="begin"/>
        </w:r>
        <w:r>
          <w:rPr>
            <w:webHidden/>
          </w:rPr>
          <w:instrText xml:space="preserve"> PAGEREF _Toc241843968 \h </w:instrText>
        </w:r>
        <w:r>
          <w:rPr>
            <w:webHidden/>
          </w:rPr>
        </w:r>
        <w:r>
          <w:rPr>
            <w:webHidden/>
          </w:rPr>
          <w:fldChar w:fldCharType="separate"/>
        </w:r>
        <w:r>
          <w:rPr>
            <w:webHidden/>
          </w:rPr>
          <w:t>63</w:t>
        </w:r>
        <w:r>
          <w:rPr>
            <w:webHidden/>
          </w:rPr>
          <w:fldChar w:fldCharType="end"/>
        </w:r>
      </w:hyperlink>
    </w:p>
    <w:p w14:paraId="77BFFB9E" w14:textId="0572CE6D">
      <w:pPr>
        <w:pStyle w:val="TOC2"/>
        <w:rPr>
          <w:rFonts w:asciiTheme="minorHAnsi" w:hAnsiTheme="minorHAnsi" w:eastAsiaTheme="minorEastAsia" w:cstheme="minorBidi"/>
          <w:spacing w:val="0"/>
          <w:kern w:val="2"/>
          <w:sz w:val="24"/>
          <w:szCs w:val="24"/>
          <w:lang w:val="en-US"/>
          <w14:ligatures w14:val="standardContextual"/>
        </w:rPr>
      </w:pPr>
      <w:hyperlink w:history="1" w:anchor="_Toc241843969">
        <w:r>
          <w:rPr>
            <w:rStyle w:val="Hyperlink"/>
          </w:rPr>
          <w:t>14.4</w:t>
        </w:r>
        <w:r>
          <w:rPr>
            <w:rFonts w:asciiTheme="minorHAnsi" w:hAnsiTheme="minorHAnsi" w:eastAsiaTheme="minorEastAsia" w:cstheme="minorBidi"/>
            <w:spacing w:val="0"/>
            <w:kern w:val="2"/>
            <w:sz w:val="24"/>
            <w:szCs w:val="24"/>
            <w:lang w:val="en-US"/>
            <w14:ligatures w14:val="standardContextual"/>
          </w:rPr>
          <w:tab/>
        </w:r>
        <w:r>
          <w:rPr>
            <w:rStyle w:val="Hyperlink"/>
          </w:rPr>
          <w:t>Risk and Opportunities Control</w:t>
        </w:r>
        <w:r>
          <w:rPr>
            <w:webHidden/>
          </w:rPr>
          <w:tab/>
        </w:r>
        <w:r>
          <w:rPr>
            <w:webHidden/>
          </w:rPr>
          <w:fldChar w:fldCharType="begin"/>
        </w:r>
        <w:r>
          <w:rPr>
            <w:webHidden/>
          </w:rPr>
          <w:instrText xml:space="preserve"> PAGEREF _Toc241843969 \h </w:instrText>
        </w:r>
        <w:r>
          <w:rPr>
            <w:webHidden/>
          </w:rPr>
        </w:r>
        <w:r>
          <w:rPr>
            <w:webHidden/>
          </w:rPr>
          <w:fldChar w:fldCharType="separate"/>
        </w:r>
        <w:r>
          <w:rPr>
            <w:webHidden/>
          </w:rPr>
          <w:t>63</w:t>
        </w:r>
        <w:r>
          <w:rPr>
            <w:webHidden/>
          </w:rPr>
          <w:fldChar w:fldCharType="end"/>
        </w:r>
      </w:hyperlink>
    </w:p>
    <w:p w14:paraId="1B24C779" w14:textId="00D51A70">
      <w:pPr>
        <w:pStyle w:val="TOC2"/>
        <w:rPr>
          <w:rFonts w:asciiTheme="minorHAnsi" w:hAnsiTheme="minorHAnsi" w:eastAsiaTheme="minorEastAsia" w:cstheme="minorBidi"/>
          <w:spacing w:val="0"/>
          <w:kern w:val="2"/>
          <w:sz w:val="24"/>
          <w:szCs w:val="24"/>
          <w:lang w:val="en-US"/>
          <w14:ligatures w14:val="standardContextual"/>
        </w:rPr>
      </w:pPr>
      <w:hyperlink w:history="1" w:anchor="_Toc241843970">
        <w:r>
          <w:rPr>
            <w:rStyle w:val="Hyperlink"/>
          </w:rPr>
          <w:t>14.5</w:t>
        </w:r>
        <w:r>
          <w:rPr>
            <w:rFonts w:asciiTheme="minorHAnsi" w:hAnsiTheme="minorHAnsi" w:eastAsiaTheme="minorEastAsia" w:cstheme="minorBidi"/>
            <w:spacing w:val="0"/>
            <w:kern w:val="2"/>
            <w:sz w:val="24"/>
            <w:szCs w:val="24"/>
            <w:lang w:val="en-US"/>
            <w14:ligatures w14:val="standardContextual"/>
          </w:rPr>
          <w:tab/>
        </w:r>
        <w:r>
          <w:rPr>
            <w:rStyle w:val="Hyperlink"/>
          </w:rPr>
          <w:t>Corrective Action Process</w:t>
        </w:r>
        <w:r>
          <w:rPr>
            <w:webHidden/>
          </w:rPr>
          <w:tab/>
        </w:r>
        <w:r>
          <w:rPr>
            <w:webHidden/>
          </w:rPr>
          <w:fldChar w:fldCharType="begin"/>
        </w:r>
        <w:r>
          <w:rPr>
            <w:webHidden/>
          </w:rPr>
          <w:instrText xml:space="preserve"> PAGEREF _Toc241843970 \h </w:instrText>
        </w:r>
        <w:r>
          <w:rPr>
            <w:webHidden/>
          </w:rPr>
        </w:r>
        <w:r>
          <w:rPr>
            <w:webHidden/>
          </w:rPr>
          <w:fldChar w:fldCharType="separate"/>
        </w:r>
        <w:r>
          <w:rPr>
            <w:webHidden/>
          </w:rPr>
          <w:t>63</w:t>
        </w:r>
        <w:r>
          <w:rPr>
            <w:webHidden/>
          </w:rPr>
          <w:fldChar w:fldCharType="end"/>
        </w:r>
      </w:hyperlink>
    </w:p>
    <w:p w14:paraId="6D053629" w14:textId="3738CCFC">
      <w:pPr>
        <w:pStyle w:val="TOC2"/>
        <w:rPr>
          <w:rFonts w:asciiTheme="minorHAnsi" w:hAnsiTheme="minorHAnsi" w:eastAsiaTheme="minorEastAsia" w:cstheme="minorBidi"/>
          <w:spacing w:val="0"/>
          <w:kern w:val="2"/>
          <w:sz w:val="24"/>
          <w:szCs w:val="24"/>
          <w:lang w:val="en-US"/>
          <w14:ligatures w14:val="standardContextual"/>
        </w:rPr>
      </w:pPr>
      <w:hyperlink w:history="1" w:anchor="_Toc241843971">
        <w:r>
          <w:rPr>
            <w:rStyle w:val="Hyperlink"/>
          </w:rPr>
          <w:t>14.6</w:t>
        </w:r>
        <w:r>
          <w:rPr>
            <w:rFonts w:asciiTheme="minorHAnsi" w:hAnsiTheme="minorHAnsi" w:eastAsiaTheme="minorEastAsia" w:cstheme="minorBidi"/>
            <w:spacing w:val="0"/>
            <w:kern w:val="2"/>
            <w:sz w:val="24"/>
            <w:szCs w:val="24"/>
            <w:lang w:val="en-US"/>
            <w14:ligatures w14:val="standardContextual"/>
          </w:rPr>
          <w:tab/>
        </w:r>
        <w:r>
          <w:rPr>
            <w:rStyle w:val="Hyperlink"/>
          </w:rPr>
          <w:t>Independent Evaluation and Verification</w:t>
        </w:r>
        <w:r>
          <w:rPr>
            <w:webHidden/>
          </w:rPr>
          <w:tab/>
        </w:r>
        <w:r>
          <w:rPr>
            <w:webHidden/>
          </w:rPr>
          <w:fldChar w:fldCharType="begin"/>
        </w:r>
        <w:r>
          <w:rPr>
            <w:webHidden/>
          </w:rPr>
          <w:instrText xml:space="preserve"> PAGEREF _Toc241843971 \h </w:instrText>
        </w:r>
        <w:r>
          <w:rPr>
            <w:webHidden/>
          </w:rPr>
        </w:r>
        <w:r>
          <w:rPr>
            <w:webHidden/>
          </w:rPr>
          <w:fldChar w:fldCharType="separate"/>
        </w:r>
        <w:r>
          <w:rPr>
            <w:webHidden/>
          </w:rPr>
          <w:t>64</w:t>
        </w:r>
        <w:r>
          <w:rPr>
            <w:webHidden/>
          </w:rPr>
          <w:fldChar w:fldCharType="end"/>
        </w:r>
      </w:hyperlink>
    </w:p>
    <w:p w14:paraId="7BFBAE7D" w14:textId="7A3F57EE">
      <w:pPr>
        <w:pStyle w:val="TOC2"/>
        <w:rPr>
          <w:rFonts w:asciiTheme="minorHAnsi" w:hAnsiTheme="minorHAnsi" w:eastAsiaTheme="minorEastAsia" w:cstheme="minorBidi"/>
          <w:spacing w:val="0"/>
          <w:kern w:val="2"/>
          <w:sz w:val="24"/>
          <w:szCs w:val="24"/>
          <w:lang w:val="en-US"/>
          <w14:ligatures w14:val="standardContextual"/>
        </w:rPr>
      </w:pPr>
      <w:hyperlink w:history="1" w:anchor="_Toc241843972">
        <w:r>
          <w:rPr>
            <w:rStyle w:val="Hyperlink"/>
          </w:rPr>
          <w:t>14.7</w:t>
        </w:r>
        <w:r>
          <w:rPr>
            <w:rFonts w:asciiTheme="minorHAnsi" w:hAnsiTheme="minorHAnsi" w:eastAsiaTheme="minorEastAsia" w:cstheme="minorBidi"/>
            <w:spacing w:val="0"/>
            <w:kern w:val="2"/>
            <w:sz w:val="24"/>
            <w:szCs w:val="24"/>
            <w:lang w:val="en-US"/>
            <w14:ligatures w14:val="standardContextual"/>
          </w:rPr>
          <w:tab/>
        </w:r>
        <w:r>
          <w:rPr>
            <w:rStyle w:val="Hyperlink"/>
          </w:rPr>
          <w:t>Estimate/Re-Estimate</w:t>
        </w:r>
        <w:r>
          <w:rPr>
            <w:webHidden/>
          </w:rPr>
          <w:tab/>
        </w:r>
        <w:r>
          <w:rPr>
            <w:webHidden/>
          </w:rPr>
          <w:fldChar w:fldCharType="begin"/>
        </w:r>
        <w:r>
          <w:rPr>
            <w:webHidden/>
          </w:rPr>
          <w:instrText xml:space="preserve"> PAGEREF _Toc241843972 \h </w:instrText>
        </w:r>
        <w:r>
          <w:rPr>
            <w:webHidden/>
          </w:rPr>
        </w:r>
        <w:r>
          <w:rPr>
            <w:webHidden/>
          </w:rPr>
          <w:fldChar w:fldCharType="separate"/>
        </w:r>
        <w:r>
          <w:rPr>
            <w:webHidden/>
          </w:rPr>
          <w:t>64</w:t>
        </w:r>
        <w:r>
          <w:rPr>
            <w:webHidden/>
          </w:rPr>
          <w:fldChar w:fldCharType="end"/>
        </w:r>
      </w:hyperlink>
    </w:p>
    <w:p w14:paraId="0161EB53" w14:textId="5D179BBA">
      <w:pPr>
        <w:pStyle w:val="TOC2"/>
        <w:rPr>
          <w:rFonts w:asciiTheme="minorHAnsi" w:hAnsiTheme="minorHAnsi" w:eastAsiaTheme="minorEastAsia" w:cstheme="minorBidi"/>
          <w:spacing w:val="0"/>
          <w:kern w:val="2"/>
          <w:sz w:val="24"/>
          <w:szCs w:val="24"/>
          <w:lang w:val="en-US"/>
          <w14:ligatures w14:val="standardContextual"/>
        </w:rPr>
      </w:pPr>
      <w:hyperlink w:history="1" w:anchor="_Toc241843973">
        <w:r>
          <w:rPr>
            <w:rStyle w:val="Hyperlink"/>
          </w:rPr>
          <w:t>14.8</w:t>
        </w:r>
        <w:r>
          <w:rPr>
            <w:rFonts w:asciiTheme="minorHAnsi" w:hAnsiTheme="minorHAnsi" w:eastAsiaTheme="minorEastAsia" w:cstheme="minorBidi"/>
            <w:spacing w:val="0"/>
            <w:kern w:val="2"/>
            <w:sz w:val="24"/>
            <w:szCs w:val="24"/>
            <w:lang w:val="en-US"/>
            <w14:ligatures w14:val="standardContextual"/>
          </w:rPr>
          <w:tab/>
        </w:r>
        <w:r>
          <w:rPr>
            <w:rStyle w:val="Hyperlink"/>
          </w:rPr>
          <w:t>Planning</w:t>
        </w:r>
        <w:r>
          <w:rPr>
            <w:webHidden/>
          </w:rPr>
          <w:tab/>
        </w:r>
        <w:r>
          <w:rPr>
            <w:webHidden/>
          </w:rPr>
          <w:fldChar w:fldCharType="begin"/>
        </w:r>
        <w:r>
          <w:rPr>
            <w:webHidden/>
          </w:rPr>
          <w:instrText xml:space="preserve"> PAGEREF _Toc241843973 \h </w:instrText>
        </w:r>
        <w:r>
          <w:rPr>
            <w:webHidden/>
          </w:rPr>
        </w:r>
        <w:r>
          <w:rPr>
            <w:webHidden/>
          </w:rPr>
          <w:fldChar w:fldCharType="separate"/>
        </w:r>
        <w:r>
          <w:rPr>
            <w:webHidden/>
          </w:rPr>
          <w:t>64</w:t>
        </w:r>
        <w:r>
          <w:rPr>
            <w:webHidden/>
          </w:rPr>
          <w:fldChar w:fldCharType="end"/>
        </w:r>
      </w:hyperlink>
    </w:p>
    <w:p w14:paraId="248D70A6" w14:textId="315D92E6">
      <w:pPr>
        <w:pStyle w:val="TOC2"/>
        <w:rPr>
          <w:rFonts w:asciiTheme="minorHAnsi" w:hAnsiTheme="minorHAnsi" w:eastAsiaTheme="minorEastAsia" w:cstheme="minorBidi"/>
          <w:spacing w:val="0"/>
          <w:kern w:val="2"/>
          <w:sz w:val="24"/>
          <w:szCs w:val="24"/>
          <w:lang w:val="en-US"/>
          <w14:ligatures w14:val="standardContextual"/>
        </w:rPr>
      </w:pPr>
      <w:hyperlink w:history="1" w:anchor="_Toc241843974">
        <w:r>
          <w:rPr>
            <w:rStyle w:val="Hyperlink"/>
          </w:rPr>
          <w:t>14.9</w:t>
        </w:r>
        <w:r>
          <w:rPr>
            <w:rFonts w:asciiTheme="minorHAnsi" w:hAnsiTheme="minorHAnsi" w:eastAsiaTheme="minorEastAsia" w:cstheme="minorBidi"/>
            <w:spacing w:val="0"/>
            <w:kern w:val="2"/>
            <w:sz w:val="24"/>
            <w:szCs w:val="24"/>
            <w:lang w:val="en-US"/>
            <w14:ligatures w14:val="standardContextual"/>
          </w:rPr>
          <w:tab/>
        </w:r>
        <w:r>
          <w:rPr>
            <w:rStyle w:val="Hyperlink"/>
          </w:rPr>
          <w:t>Value Analysis and Design to Cost</w:t>
        </w:r>
        <w:r>
          <w:rPr>
            <w:webHidden/>
          </w:rPr>
          <w:tab/>
        </w:r>
        <w:r>
          <w:rPr>
            <w:webHidden/>
          </w:rPr>
          <w:fldChar w:fldCharType="begin"/>
        </w:r>
        <w:r>
          <w:rPr>
            <w:webHidden/>
          </w:rPr>
          <w:instrText xml:space="preserve"> PAGEREF _Toc241843974 \h </w:instrText>
        </w:r>
        <w:r>
          <w:rPr>
            <w:webHidden/>
          </w:rPr>
        </w:r>
        <w:r>
          <w:rPr>
            <w:webHidden/>
          </w:rPr>
          <w:fldChar w:fldCharType="separate"/>
        </w:r>
        <w:r>
          <w:rPr>
            <w:webHidden/>
          </w:rPr>
          <w:t>64</w:t>
        </w:r>
        <w:r>
          <w:rPr>
            <w:webHidden/>
          </w:rPr>
          <w:fldChar w:fldCharType="end"/>
        </w:r>
      </w:hyperlink>
    </w:p>
    <w:p w14:paraId="61274B33" w14:textId="467D0466">
      <w:pPr>
        <w:pStyle w:val="TOC2"/>
        <w:rPr>
          <w:rFonts w:asciiTheme="minorHAnsi" w:hAnsiTheme="minorHAnsi" w:eastAsiaTheme="minorEastAsia" w:cstheme="minorBidi"/>
          <w:spacing w:val="0"/>
          <w:kern w:val="2"/>
          <w:sz w:val="24"/>
          <w:szCs w:val="24"/>
          <w:lang w:val="en-US"/>
          <w14:ligatures w14:val="standardContextual"/>
        </w:rPr>
      </w:pPr>
      <w:hyperlink w:history="1" w:anchor="_Toc241843975">
        <w:r>
          <w:rPr>
            <w:rStyle w:val="Hyperlink"/>
          </w:rPr>
          <w:t>14.10</w:t>
        </w:r>
        <w:r>
          <w:rPr>
            <w:rFonts w:asciiTheme="minorHAnsi" w:hAnsiTheme="minorHAnsi" w:eastAsiaTheme="minorEastAsia" w:cstheme="minorBidi"/>
            <w:spacing w:val="0"/>
            <w:kern w:val="2"/>
            <w:sz w:val="24"/>
            <w:szCs w:val="24"/>
            <w:lang w:val="en-US"/>
            <w14:ligatures w14:val="standardContextual"/>
          </w:rPr>
          <w:tab/>
        </w:r>
        <w:r>
          <w:rPr>
            <w:rStyle w:val="Hyperlink"/>
          </w:rPr>
          <w:t>Peer Reviews</w:t>
        </w:r>
        <w:r>
          <w:rPr>
            <w:webHidden/>
          </w:rPr>
          <w:tab/>
        </w:r>
        <w:r>
          <w:rPr>
            <w:webHidden/>
          </w:rPr>
          <w:fldChar w:fldCharType="begin"/>
        </w:r>
        <w:r>
          <w:rPr>
            <w:webHidden/>
          </w:rPr>
          <w:instrText xml:space="preserve"> PAGEREF _Toc241843975 \h </w:instrText>
        </w:r>
        <w:r>
          <w:rPr>
            <w:webHidden/>
          </w:rPr>
        </w:r>
        <w:r>
          <w:rPr>
            <w:webHidden/>
          </w:rPr>
          <w:fldChar w:fldCharType="separate"/>
        </w:r>
        <w:r>
          <w:rPr>
            <w:webHidden/>
          </w:rPr>
          <w:t>64</w:t>
        </w:r>
        <w:r>
          <w:rPr>
            <w:webHidden/>
          </w:rPr>
          <w:fldChar w:fldCharType="end"/>
        </w:r>
      </w:hyperlink>
    </w:p>
    <w:p w14:paraId="3B7CC007" w14:textId="40B52AB1">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76">
        <w:r>
          <w:rPr>
            <w:rStyle w:val="Hyperlink"/>
          </w:rPr>
          <w:t>15</w:t>
        </w:r>
        <w:r>
          <w:rPr>
            <w:rFonts w:asciiTheme="minorHAnsi" w:hAnsiTheme="minorHAnsi" w:eastAsiaTheme="minorEastAsia" w:cstheme="minorBidi"/>
            <w:caps w:val="0"/>
            <w:spacing w:val="0"/>
            <w:kern w:val="2"/>
            <w:sz w:val="24"/>
            <w:szCs w:val="24"/>
            <w:lang w:val="en-US"/>
            <w14:ligatures w14:val="standardContextual"/>
          </w:rPr>
          <w:tab/>
        </w:r>
        <w:r>
          <w:rPr>
            <w:rStyle w:val="Hyperlink"/>
          </w:rPr>
          <w:t>Development Scenario / ZIVD TAILORED DDQS</w:t>
        </w:r>
        <w:r>
          <w:rPr>
            <w:webHidden/>
          </w:rPr>
          <w:tab/>
        </w:r>
        <w:r>
          <w:rPr>
            <w:webHidden/>
          </w:rPr>
          <w:fldChar w:fldCharType="begin"/>
        </w:r>
        <w:r>
          <w:rPr>
            <w:webHidden/>
          </w:rPr>
          <w:instrText xml:space="preserve"> PAGEREF _Toc241843976 \h </w:instrText>
        </w:r>
        <w:r>
          <w:rPr>
            <w:webHidden/>
          </w:rPr>
        </w:r>
        <w:r>
          <w:rPr>
            <w:webHidden/>
          </w:rPr>
          <w:fldChar w:fldCharType="separate"/>
        </w:r>
        <w:r>
          <w:rPr>
            <w:webHidden/>
          </w:rPr>
          <w:t>65</w:t>
        </w:r>
        <w:r>
          <w:rPr>
            <w:webHidden/>
          </w:rPr>
          <w:fldChar w:fldCharType="end"/>
        </w:r>
      </w:hyperlink>
    </w:p>
    <w:p w14:paraId="3BDF9C44" w14:textId="35C046AA">
      <w:pPr>
        <w:pStyle w:val="TOC2"/>
        <w:rPr>
          <w:rFonts w:asciiTheme="minorHAnsi" w:hAnsiTheme="minorHAnsi" w:eastAsiaTheme="minorEastAsia" w:cstheme="minorBidi"/>
          <w:spacing w:val="0"/>
          <w:kern w:val="2"/>
          <w:sz w:val="24"/>
          <w:szCs w:val="24"/>
          <w:lang w:val="en-US"/>
          <w14:ligatures w14:val="standardContextual"/>
        </w:rPr>
      </w:pPr>
      <w:hyperlink w:history="1" w:anchor="_Toc241843977">
        <w:r>
          <w:rPr>
            <w:rStyle w:val="Hyperlink"/>
            <w:lang w:val="en-US"/>
          </w:rPr>
          <w:t>15.1</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ZIV Delta milestone list</w:t>
        </w:r>
        <w:r>
          <w:rPr>
            <w:webHidden/>
          </w:rPr>
          <w:tab/>
        </w:r>
        <w:r>
          <w:rPr>
            <w:webHidden/>
          </w:rPr>
          <w:fldChar w:fldCharType="begin"/>
        </w:r>
        <w:r>
          <w:rPr>
            <w:webHidden/>
          </w:rPr>
          <w:instrText xml:space="preserve"> PAGEREF _Toc241843977 \h </w:instrText>
        </w:r>
        <w:r>
          <w:rPr>
            <w:webHidden/>
          </w:rPr>
        </w:r>
        <w:r>
          <w:rPr>
            <w:webHidden/>
          </w:rPr>
          <w:fldChar w:fldCharType="separate"/>
        </w:r>
        <w:r>
          <w:rPr>
            <w:webHidden/>
          </w:rPr>
          <w:t>66</w:t>
        </w:r>
        <w:r>
          <w:rPr>
            <w:webHidden/>
          </w:rPr>
          <w:fldChar w:fldCharType="end"/>
        </w:r>
      </w:hyperlink>
    </w:p>
    <w:p w14:paraId="0C7AC0BC" w14:textId="07C80196">
      <w:pPr>
        <w:pStyle w:val="TOC2"/>
        <w:rPr>
          <w:rFonts w:asciiTheme="minorHAnsi" w:hAnsiTheme="minorHAnsi" w:eastAsiaTheme="minorEastAsia" w:cstheme="minorBidi"/>
          <w:spacing w:val="0"/>
          <w:kern w:val="2"/>
          <w:sz w:val="24"/>
          <w:szCs w:val="24"/>
          <w:lang w:val="en-US"/>
          <w14:ligatures w14:val="standardContextual"/>
        </w:rPr>
      </w:pPr>
      <w:hyperlink w:history="1" w:anchor="_Toc241843978">
        <w:r>
          <w:rPr>
            <w:rStyle w:val="Hyperlink"/>
          </w:rPr>
          <w:t>15.2</w:t>
        </w:r>
        <w:r>
          <w:rPr>
            <w:rFonts w:asciiTheme="minorHAnsi" w:hAnsiTheme="minorHAnsi" w:eastAsiaTheme="minorEastAsia" w:cstheme="minorBidi"/>
            <w:spacing w:val="0"/>
            <w:kern w:val="2"/>
            <w:sz w:val="24"/>
            <w:szCs w:val="24"/>
            <w:lang w:val="en-US"/>
            <w14:ligatures w14:val="standardContextual"/>
          </w:rPr>
          <w:tab/>
        </w:r>
        <w:r>
          <w:rPr>
            <w:rStyle w:val="Hyperlink"/>
            <w:lang w:val="en-US"/>
          </w:rPr>
          <w:t>Hungarian-specific extensions to the ZIVD Tailored Milestones</w:t>
        </w:r>
        <w:r>
          <w:rPr>
            <w:webHidden/>
          </w:rPr>
          <w:tab/>
        </w:r>
        <w:r>
          <w:rPr>
            <w:webHidden/>
          </w:rPr>
          <w:fldChar w:fldCharType="begin"/>
        </w:r>
        <w:r>
          <w:rPr>
            <w:webHidden/>
          </w:rPr>
          <w:instrText xml:space="preserve"> PAGEREF _Toc241843978 \h </w:instrText>
        </w:r>
        <w:r>
          <w:rPr>
            <w:webHidden/>
          </w:rPr>
        </w:r>
        <w:r>
          <w:rPr>
            <w:webHidden/>
          </w:rPr>
          <w:fldChar w:fldCharType="separate"/>
        </w:r>
        <w:r>
          <w:rPr>
            <w:webHidden/>
          </w:rPr>
          <w:t>68</w:t>
        </w:r>
        <w:r>
          <w:rPr>
            <w:webHidden/>
          </w:rPr>
          <w:fldChar w:fldCharType="end"/>
        </w:r>
      </w:hyperlink>
    </w:p>
    <w:p w14:paraId="5C40B294" w14:textId="34F12C4F">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79">
        <w:r>
          <w:rPr>
            <w:rStyle w:val="Hyperlink"/>
          </w:rPr>
          <w:t>16</w:t>
        </w:r>
        <w:r>
          <w:rPr>
            <w:rFonts w:asciiTheme="minorHAnsi" w:hAnsiTheme="minorHAnsi" w:eastAsiaTheme="minorEastAsia" w:cstheme="minorBidi"/>
            <w:caps w:val="0"/>
            <w:spacing w:val="0"/>
            <w:kern w:val="2"/>
            <w:sz w:val="24"/>
            <w:szCs w:val="24"/>
            <w:lang w:val="en-US"/>
            <w14:ligatures w14:val="standardContextual"/>
          </w:rPr>
          <w:tab/>
        </w:r>
        <w:r>
          <w:rPr>
            <w:rStyle w:val="Hyperlink"/>
          </w:rPr>
          <w:t>System Engineering Support</w:t>
        </w:r>
        <w:r>
          <w:rPr>
            <w:webHidden/>
          </w:rPr>
          <w:tab/>
        </w:r>
        <w:r>
          <w:rPr>
            <w:webHidden/>
          </w:rPr>
          <w:fldChar w:fldCharType="begin"/>
        </w:r>
        <w:r>
          <w:rPr>
            <w:webHidden/>
          </w:rPr>
          <w:instrText xml:space="preserve"> PAGEREF _Toc241843979 \h </w:instrText>
        </w:r>
        <w:r>
          <w:rPr>
            <w:webHidden/>
          </w:rPr>
        </w:r>
        <w:r>
          <w:rPr>
            <w:webHidden/>
          </w:rPr>
          <w:fldChar w:fldCharType="separate"/>
        </w:r>
        <w:r>
          <w:rPr>
            <w:webHidden/>
          </w:rPr>
          <w:t>69</w:t>
        </w:r>
        <w:r>
          <w:rPr>
            <w:webHidden/>
          </w:rPr>
          <w:fldChar w:fldCharType="end"/>
        </w:r>
      </w:hyperlink>
    </w:p>
    <w:p w14:paraId="390FC024" w14:textId="0D1CFDD2">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0">
        <w:r>
          <w:rPr>
            <w:rStyle w:val="Hyperlink"/>
          </w:rPr>
          <w:t>16.1</w:t>
        </w:r>
        <w:r>
          <w:rPr>
            <w:rFonts w:asciiTheme="minorHAnsi" w:hAnsiTheme="minorHAnsi" w:eastAsiaTheme="minorEastAsia" w:cstheme="minorBidi"/>
            <w:spacing w:val="0"/>
            <w:kern w:val="2"/>
            <w:sz w:val="24"/>
            <w:szCs w:val="24"/>
            <w:lang w:val="en-US"/>
            <w14:ligatures w14:val="standardContextual"/>
          </w:rPr>
          <w:tab/>
        </w:r>
        <w:r>
          <w:rPr>
            <w:rStyle w:val="Hyperlink"/>
          </w:rPr>
          <w:t>Data and Configuration Management</w:t>
        </w:r>
        <w:r>
          <w:rPr>
            <w:webHidden/>
          </w:rPr>
          <w:tab/>
        </w:r>
        <w:r>
          <w:rPr>
            <w:webHidden/>
          </w:rPr>
          <w:fldChar w:fldCharType="begin"/>
        </w:r>
        <w:r>
          <w:rPr>
            <w:webHidden/>
          </w:rPr>
          <w:instrText xml:space="preserve"> PAGEREF _Toc241843980 \h </w:instrText>
        </w:r>
        <w:r>
          <w:rPr>
            <w:webHidden/>
          </w:rPr>
        </w:r>
        <w:r>
          <w:rPr>
            <w:webHidden/>
          </w:rPr>
          <w:fldChar w:fldCharType="separate"/>
        </w:r>
        <w:r>
          <w:rPr>
            <w:webHidden/>
          </w:rPr>
          <w:t>69</w:t>
        </w:r>
        <w:r>
          <w:rPr>
            <w:webHidden/>
          </w:rPr>
          <w:fldChar w:fldCharType="end"/>
        </w:r>
      </w:hyperlink>
    </w:p>
    <w:p w14:paraId="2C4AFFE5" w14:textId="7F8504F7">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1">
        <w:r>
          <w:rPr>
            <w:rStyle w:val="Hyperlink"/>
          </w:rPr>
          <w:t>16.2</w:t>
        </w:r>
        <w:r>
          <w:rPr>
            <w:rFonts w:asciiTheme="minorHAnsi" w:hAnsiTheme="minorHAnsi" w:eastAsiaTheme="minorEastAsia" w:cstheme="minorBidi"/>
            <w:spacing w:val="0"/>
            <w:kern w:val="2"/>
            <w:sz w:val="24"/>
            <w:szCs w:val="24"/>
            <w:lang w:val="en-US"/>
            <w14:ligatures w14:val="standardContextual"/>
          </w:rPr>
          <w:tab/>
        </w:r>
        <w:r>
          <w:rPr>
            <w:rStyle w:val="Hyperlink"/>
          </w:rPr>
          <w:t>Confidentiality</w:t>
        </w:r>
        <w:r>
          <w:rPr>
            <w:webHidden/>
          </w:rPr>
          <w:tab/>
        </w:r>
        <w:r>
          <w:rPr>
            <w:webHidden/>
          </w:rPr>
          <w:fldChar w:fldCharType="begin"/>
        </w:r>
        <w:r>
          <w:rPr>
            <w:webHidden/>
          </w:rPr>
          <w:instrText xml:space="preserve"> PAGEREF _Toc241843981 \h </w:instrText>
        </w:r>
        <w:r>
          <w:rPr>
            <w:webHidden/>
          </w:rPr>
        </w:r>
        <w:r>
          <w:rPr>
            <w:webHidden/>
          </w:rPr>
          <w:fldChar w:fldCharType="separate"/>
        </w:r>
        <w:r>
          <w:rPr>
            <w:webHidden/>
          </w:rPr>
          <w:t>69</w:t>
        </w:r>
        <w:r>
          <w:rPr>
            <w:webHidden/>
          </w:rPr>
          <w:fldChar w:fldCharType="end"/>
        </w:r>
      </w:hyperlink>
    </w:p>
    <w:p w14:paraId="5447AD5C" w14:textId="36E74C5F">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2">
        <w:r>
          <w:rPr>
            <w:rStyle w:val="Hyperlink"/>
          </w:rPr>
          <w:t>16.3</w:t>
        </w:r>
        <w:r>
          <w:rPr>
            <w:rFonts w:asciiTheme="minorHAnsi" w:hAnsiTheme="minorHAnsi" w:eastAsiaTheme="minorEastAsia" w:cstheme="minorBidi"/>
            <w:spacing w:val="0"/>
            <w:kern w:val="2"/>
            <w:sz w:val="24"/>
            <w:szCs w:val="24"/>
            <w:lang w:val="en-US"/>
            <w14:ligatures w14:val="standardContextual"/>
          </w:rPr>
          <w:tab/>
        </w:r>
        <w:r>
          <w:rPr>
            <w:rStyle w:val="Hyperlink"/>
          </w:rPr>
          <w:t>Export Control</w:t>
        </w:r>
        <w:r>
          <w:rPr>
            <w:webHidden/>
          </w:rPr>
          <w:tab/>
        </w:r>
        <w:r>
          <w:rPr>
            <w:webHidden/>
          </w:rPr>
          <w:fldChar w:fldCharType="begin"/>
        </w:r>
        <w:r>
          <w:rPr>
            <w:webHidden/>
          </w:rPr>
          <w:instrText xml:space="preserve"> PAGEREF _Toc241843982 \h </w:instrText>
        </w:r>
        <w:r>
          <w:rPr>
            <w:webHidden/>
          </w:rPr>
        </w:r>
        <w:r>
          <w:rPr>
            <w:webHidden/>
          </w:rPr>
          <w:fldChar w:fldCharType="separate"/>
        </w:r>
        <w:r>
          <w:rPr>
            <w:webHidden/>
          </w:rPr>
          <w:t>69</w:t>
        </w:r>
        <w:r>
          <w:rPr>
            <w:webHidden/>
          </w:rPr>
          <w:fldChar w:fldCharType="end"/>
        </w:r>
      </w:hyperlink>
    </w:p>
    <w:p w14:paraId="5CD292F6" w14:textId="082343F4">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3">
        <w:r>
          <w:rPr>
            <w:rStyle w:val="Hyperlink"/>
          </w:rPr>
          <w:t>16.4</w:t>
        </w:r>
        <w:r>
          <w:rPr>
            <w:rFonts w:asciiTheme="minorHAnsi" w:hAnsiTheme="minorHAnsi" w:eastAsiaTheme="minorEastAsia" w:cstheme="minorBidi"/>
            <w:spacing w:val="0"/>
            <w:kern w:val="2"/>
            <w:sz w:val="24"/>
            <w:szCs w:val="24"/>
            <w:lang w:val="en-US"/>
            <w14:ligatures w14:val="standardContextual"/>
          </w:rPr>
          <w:tab/>
        </w:r>
        <w:r>
          <w:rPr>
            <w:rStyle w:val="Hyperlink"/>
          </w:rPr>
          <w:t>Capitalization</w:t>
        </w:r>
        <w:r>
          <w:rPr>
            <w:webHidden/>
          </w:rPr>
          <w:tab/>
        </w:r>
        <w:r>
          <w:rPr>
            <w:webHidden/>
          </w:rPr>
          <w:fldChar w:fldCharType="begin"/>
        </w:r>
        <w:r>
          <w:rPr>
            <w:webHidden/>
          </w:rPr>
          <w:instrText xml:space="preserve"> PAGEREF _Toc241843983 \h </w:instrText>
        </w:r>
        <w:r>
          <w:rPr>
            <w:webHidden/>
          </w:rPr>
        </w:r>
        <w:r>
          <w:rPr>
            <w:webHidden/>
          </w:rPr>
          <w:fldChar w:fldCharType="separate"/>
        </w:r>
        <w:r>
          <w:rPr>
            <w:webHidden/>
          </w:rPr>
          <w:t>69</w:t>
        </w:r>
        <w:r>
          <w:rPr>
            <w:webHidden/>
          </w:rPr>
          <w:fldChar w:fldCharType="end"/>
        </w:r>
      </w:hyperlink>
    </w:p>
    <w:p w14:paraId="155CE0D4" w14:textId="364C7307">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4">
        <w:r>
          <w:rPr>
            <w:rStyle w:val="Hyperlink"/>
          </w:rPr>
          <w:t>16.5</w:t>
        </w:r>
        <w:r>
          <w:rPr>
            <w:rFonts w:asciiTheme="minorHAnsi" w:hAnsiTheme="minorHAnsi" w:eastAsiaTheme="minorEastAsia" w:cstheme="minorBidi"/>
            <w:spacing w:val="0"/>
            <w:kern w:val="2"/>
            <w:sz w:val="24"/>
            <w:szCs w:val="24"/>
            <w:lang w:val="en-US"/>
            <w14:ligatures w14:val="standardContextual"/>
          </w:rPr>
          <w:tab/>
        </w:r>
        <w:r>
          <w:rPr>
            <w:rStyle w:val="Hyperlink"/>
          </w:rPr>
          <w:t>Measurements and Analysis</w:t>
        </w:r>
        <w:r>
          <w:rPr>
            <w:webHidden/>
          </w:rPr>
          <w:tab/>
        </w:r>
        <w:r>
          <w:rPr>
            <w:webHidden/>
          </w:rPr>
          <w:fldChar w:fldCharType="begin"/>
        </w:r>
        <w:r>
          <w:rPr>
            <w:webHidden/>
          </w:rPr>
          <w:instrText xml:space="preserve"> PAGEREF _Toc241843984 \h </w:instrText>
        </w:r>
        <w:r>
          <w:rPr>
            <w:webHidden/>
          </w:rPr>
        </w:r>
        <w:r>
          <w:rPr>
            <w:webHidden/>
          </w:rPr>
          <w:fldChar w:fldCharType="separate"/>
        </w:r>
        <w:r>
          <w:rPr>
            <w:webHidden/>
          </w:rPr>
          <w:t>69</w:t>
        </w:r>
        <w:r>
          <w:rPr>
            <w:webHidden/>
          </w:rPr>
          <w:fldChar w:fldCharType="end"/>
        </w:r>
      </w:hyperlink>
    </w:p>
    <w:p w14:paraId="2729E95A" w14:textId="5CBE16DA">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5">
        <w:r>
          <w:rPr>
            <w:rStyle w:val="Hyperlink"/>
          </w:rPr>
          <w:t>16.6</w:t>
        </w:r>
        <w:r>
          <w:rPr>
            <w:rFonts w:asciiTheme="minorHAnsi" w:hAnsiTheme="minorHAnsi" w:eastAsiaTheme="minorEastAsia" w:cstheme="minorBidi"/>
            <w:spacing w:val="0"/>
            <w:kern w:val="2"/>
            <w:sz w:val="24"/>
            <w:szCs w:val="24"/>
            <w:lang w:val="en-US"/>
            <w14:ligatures w14:val="standardContextual"/>
          </w:rPr>
          <w:tab/>
        </w:r>
        <w:r>
          <w:rPr>
            <w:rStyle w:val="Hyperlink"/>
          </w:rPr>
          <w:t>Technical and non Technical Requirements Management and Control</w:t>
        </w:r>
        <w:r>
          <w:rPr>
            <w:webHidden/>
          </w:rPr>
          <w:tab/>
        </w:r>
        <w:r>
          <w:rPr>
            <w:webHidden/>
          </w:rPr>
          <w:fldChar w:fldCharType="begin"/>
        </w:r>
        <w:r>
          <w:rPr>
            <w:webHidden/>
          </w:rPr>
          <w:instrText xml:space="preserve"> PAGEREF _Toc241843985 \h </w:instrText>
        </w:r>
        <w:r>
          <w:rPr>
            <w:webHidden/>
          </w:rPr>
        </w:r>
        <w:r>
          <w:rPr>
            <w:webHidden/>
          </w:rPr>
          <w:fldChar w:fldCharType="separate"/>
        </w:r>
        <w:r>
          <w:rPr>
            <w:webHidden/>
          </w:rPr>
          <w:t>69</w:t>
        </w:r>
        <w:r>
          <w:rPr>
            <w:webHidden/>
          </w:rPr>
          <w:fldChar w:fldCharType="end"/>
        </w:r>
      </w:hyperlink>
    </w:p>
    <w:p w14:paraId="0DE9EE5A" w14:textId="5202F1B4">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6">
        <w:r>
          <w:rPr>
            <w:rStyle w:val="Hyperlink"/>
          </w:rPr>
          <w:t>16.7</w:t>
        </w:r>
        <w:r>
          <w:rPr>
            <w:rFonts w:asciiTheme="minorHAnsi" w:hAnsiTheme="minorHAnsi" w:eastAsiaTheme="minorEastAsia" w:cstheme="minorBidi"/>
            <w:spacing w:val="0"/>
            <w:kern w:val="2"/>
            <w:sz w:val="24"/>
            <w:szCs w:val="24"/>
            <w:lang w:val="en-US"/>
            <w14:ligatures w14:val="standardContextual"/>
          </w:rPr>
          <w:tab/>
        </w:r>
        <w:r>
          <w:rPr>
            <w:rStyle w:val="Hyperlink"/>
          </w:rPr>
          <w:t>Validation of Requirements</w:t>
        </w:r>
        <w:r>
          <w:rPr>
            <w:webHidden/>
          </w:rPr>
          <w:tab/>
        </w:r>
        <w:r>
          <w:rPr>
            <w:webHidden/>
          </w:rPr>
          <w:fldChar w:fldCharType="begin"/>
        </w:r>
        <w:r>
          <w:rPr>
            <w:webHidden/>
          </w:rPr>
          <w:instrText xml:space="preserve"> PAGEREF _Toc241843986 \h </w:instrText>
        </w:r>
        <w:r>
          <w:rPr>
            <w:webHidden/>
          </w:rPr>
        </w:r>
        <w:r>
          <w:rPr>
            <w:webHidden/>
          </w:rPr>
          <w:fldChar w:fldCharType="separate"/>
        </w:r>
        <w:r>
          <w:rPr>
            <w:webHidden/>
          </w:rPr>
          <w:t>69</w:t>
        </w:r>
        <w:r>
          <w:rPr>
            <w:webHidden/>
          </w:rPr>
          <w:fldChar w:fldCharType="end"/>
        </w:r>
      </w:hyperlink>
    </w:p>
    <w:p w14:paraId="62699F33" w14:textId="40A5AE68">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7">
        <w:r>
          <w:rPr>
            <w:rStyle w:val="Hyperlink"/>
          </w:rPr>
          <w:t>16.8</w:t>
        </w:r>
        <w:r>
          <w:rPr>
            <w:rFonts w:asciiTheme="minorHAnsi" w:hAnsiTheme="minorHAnsi" w:eastAsiaTheme="minorEastAsia" w:cstheme="minorBidi"/>
            <w:spacing w:val="0"/>
            <w:kern w:val="2"/>
            <w:sz w:val="24"/>
            <w:szCs w:val="24"/>
            <w:lang w:val="en-US"/>
            <w14:ligatures w14:val="standardContextual"/>
          </w:rPr>
          <w:tab/>
        </w:r>
        <w:r>
          <w:rPr>
            <w:rStyle w:val="Hyperlink"/>
          </w:rPr>
          <w:t>Decision Analysis and Resolution</w:t>
        </w:r>
        <w:r>
          <w:rPr>
            <w:webHidden/>
          </w:rPr>
          <w:tab/>
        </w:r>
        <w:r>
          <w:rPr>
            <w:webHidden/>
          </w:rPr>
          <w:fldChar w:fldCharType="begin"/>
        </w:r>
        <w:r>
          <w:rPr>
            <w:webHidden/>
          </w:rPr>
          <w:instrText xml:space="preserve"> PAGEREF _Toc241843987 \h </w:instrText>
        </w:r>
        <w:r>
          <w:rPr>
            <w:webHidden/>
          </w:rPr>
        </w:r>
        <w:r>
          <w:rPr>
            <w:webHidden/>
          </w:rPr>
          <w:fldChar w:fldCharType="separate"/>
        </w:r>
        <w:r>
          <w:rPr>
            <w:webHidden/>
          </w:rPr>
          <w:t>69</w:t>
        </w:r>
        <w:r>
          <w:rPr>
            <w:webHidden/>
          </w:rPr>
          <w:fldChar w:fldCharType="end"/>
        </w:r>
      </w:hyperlink>
    </w:p>
    <w:p w14:paraId="090D63B0" w14:textId="14C05C71">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8">
        <w:r>
          <w:rPr>
            <w:rStyle w:val="Hyperlink"/>
          </w:rPr>
          <w:t>16.9</w:t>
        </w:r>
        <w:r>
          <w:rPr>
            <w:rFonts w:asciiTheme="minorHAnsi" w:hAnsiTheme="minorHAnsi" w:eastAsiaTheme="minorEastAsia" w:cstheme="minorBidi"/>
            <w:spacing w:val="0"/>
            <w:kern w:val="2"/>
            <w:sz w:val="24"/>
            <w:szCs w:val="24"/>
            <w:lang w:val="en-US"/>
            <w14:ligatures w14:val="standardContextual"/>
          </w:rPr>
          <w:tab/>
        </w:r>
        <w:r>
          <w:rPr>
            <w:rStyle w:val="Hyperlink"/>
          </w:rPr>
          <w:t>Subordinate Plans</w:t>
        </w:r>
        <w:r>
          <w:rPr>
            <w:webHidden/>
          </w:rPr>
          <w:tab/>
        </w:r>
        <w:r>
          <w:rPr>
            <w:webHidden/>
          </w:rPr>
          <w:fldChar w:fldCharType="begin"/>
        </w:r>
        <w:r>
          <w:rPr>
            <w:webHidden/>
          </w:rPr>
          <w:instrText xml:space="preserve"> PAGEREF _Toc241843988 \h </w:instrText>
        </w:r>
        <w:r>
          <w:rPr>
            <w:webHidden/>
          </w:rPr>
        </w:r>
        <w:r>
          <w:rPr>
            <w:webHidden/>
          </w:rPr>
          <w:fldChar w:fldCharType="separate"/>
        </w:r>
        <w:r>
          <w:rPr>
            <w:webHidden/>
          </w:rPr>
          <w:t>69</w:t>
        </w:r>
        <w:r>
          <w:rPr>
            <w:webHidden/>
          </w:rPr>
          <w:fldChar w:fldCharType="end"/>
        </w:r>
      </w:hyperlink>
    </w:p>
    <w:p w14:paraId="61B60996" w14:textId="502CA876">
      <w:pPr>
        <w:pStyle w:val="TOC2"/>
        <w:rPr>
          <w:rFonts w:asciiTheme="minorHAnsi" w:hAnsiTheme="minorHAnsi" w:eastAsiaTheme="minorEastAsia" w:cstheme="minorBidi"/>
          <w:spacing w:val="0"/>
          <w:kern w:val="2"/>
          <w:sz w:val="24"/>
          <w:szCs w:val="24"/>
          <w:lang w:val="en-US"/>
          <w14:ligatures w14:val="standardContextual"/>
        </w:rPr>
      </w:pPr>
      <w:hyperlink w:history="1" w:anchor="_Toc241843989">
        <w:r>
          <w:rPr>
            <w:rStyle w:val="Hyperlink"/>
          </w:rPr>
          <w:t>16.10</w:t>
        </w:r>
        <w:r>
          <w:rPr>
            <w:rFonts w:asciiTheme="minorHAnsi" w:hAnsiTheme="minorHAnsi" w:eastAsiaTheme="minorEastAsia" w:cstheme="minorBidi"/>
            <w:spacing w:val="0"/>
            <w:kern w:val="2"/>
            <w:sz w:val="24"/>
            <w:szCs w:val="24"/>
            <w:lang w:val="en-US"/>
            <w14:ligatures w14:val="standardContextual"/>
          </w:rPr>
          <w:tab/>
        </w:r>
        <w:r>
          <w:rPr>
            <w:rStyle w:val="Hyperlink"/>
          </w:rPr>
          <w:t>Quality Assurance</w:t>
        </w:r>
        <w:r>
          <w:rPr>
            <w:webHidden/>
          </w:rPr>
          <w:tab/>
        </w:r>
        <w:r>
          <w:rPr>
            <w:webHidden/>
          </w:rPr>
          <w:fldChar w:fldCharType="begin"/>
        </w:r>
        <w:r>
          <w:rPr>
            <w:webHidden/>
          </w:rPr>
          <w:instrText xml:space="preserve"> PAGEREF _Toc241843989 \h </w:instrText>
        </w:r>
        <w:r>
          <w:rPr>
            <w:webHidden/>
          </w:rPr>
        </w:r>
        <w:r>
          <w:rPr>
            <w:webHidden/>
          </w:rPr>
          <w:fldChar w:fldCharType="separate"/>
        </w:r>
        <w:r>
          <w:rPr>
            <w:webHidden/>
          </w:rPr>
          <w:t>69</w:t>
        </w:r>
        <w:r>
          <w:rPr>
            <w:webHidden/>
          </w:rPr>
          <w:fldChar w:fldCharType="end"/>
        </w:r>
      </w:hyperlink>
    </w:p>
    <w:p w14:paraId="1F9AB79B" w14:textId="41929566">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90">
        <w:r>
          <w:rPr>
            <w:rStyle w:val="Hyperlink"/>
            <w:rFonts w:ascii="Symbol" w:hAnsi="Symbol"/>
          </w:rPr>
          <w:t></w:t>
        </w:r>
        <w:r>
          <w:rPr>
            <w:rFonts w:asciiTheme="minorHAnsi" w:hAnsiTheme="minorHAnsi" w:eastAsiaTheme="minorEastAsia" w:cstheme="minorBidi"/>
            <w:caps w:val="0"/>
            <w:spacing w:val="0"/>
            <w:kern w:val="2"/>
            <w:sz w:val="24"/>
            <w:szCs w:val="24"/>
            <w:lang w:val="en-US"/>
            <w14:ligatures w14:val="standardContextual"/>
          </w:rPr>
          <w:tab/>
        </w:r>
        <w:r>
          <w:rPr>
            <w:rStyle w:val="Hyperlink"/>
          </w:rPr>
          <w:t>Approach and Criteria used for Tailoring of the System Engineering Process</w:t>
        </w:r>
        <w:r>
          <w:rPr>
            <w:webHidden/>
          </w:rPr>
          <w:tab/>
        </w:r>
        <w:r>
          <w:rPr>
            <w:webHidden/>
          </w:rPr>
          <w:fldChar w:fldCharType="begin"/>
        </w:r>
        <w:r>
          <w:rPr>
            <w:webHidden/>
          </w:rPr>
          <w:instrText xml:space="preserve"> PAGEREF _Toc241843990 \h </w:instrText>
        </w:r>
        <w:r>
          <w:rPr>
            <w:webHidden/>
          </w:rPr>
        </w:r>
        <w:r>
          <w:rPr>
            <w:webHidden/>
          </w:rPr>
          <w:fldChar w:fldCharType="separate"/>
        </w:r>
        <w:r>
          <w:rPr>
            <w:webHidden/>
          </w:rPr>
          <w:t>70</w:t>
        </w:r>
        <w:r>
          <w:rPr>
            <w:webHidden/>
          </w:rPr>
          <w:fldChar w:fldCharType="end"/>
        </w:r>
      </w:hyperlink>
    </w:p>
    <w:p w14:paraId="0D826F4E" w14:textId="008899FF">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91">
        <w:r>
          <w:rPr>
            <w:rStyle w:val="Hyperlink"/>
            <w:rFonts w:ascii="Symbol" w:hAnsi="Symbol"/>
          </w:rPr>
          <w:t></w:t>
        </w:r>
        <w:r>
          <w:rPr>
            <w:rFonts w:asciiTheme="minorHAnsi" w:hAnsiTheme="minorHAnsi" w:eastAsiaTheme="minorEastAsia" w:cstheme="minorBidi"/>
            <w:caps w:val="0"/>
            <w:spacing w:val="0"/>
            <w:kern w:val="2"/>
            <w:sz w:val="24"/>
            <w:szCs w:val="24"/>
            <w:lang w:val="en-US"/>
            <w14:ligatures w14:val="standardContextual"/>
          </w:rPr>
          <w:tab/>
        </w:r>
        <w:r>
          <w:rPr>
            <w:rStyle w:val="Hyperlink"/>
          </w:rPr>
          <w:t>Certification Support Activity</w:t>
        </w:r>
        <w:r>
          <w:rPr>
            <w:webHidden/>
          </w:rPr>
          <w:tab/>
        </w:r>
        <w:r>
          <w:rPr>
            <w:webHidden/>
          </w:rPr>
          <w:fldChar w:fldCharType="begin"/>
        </w:r>
        <w:r>
          <w:rPr>
            <w:webHidden/>
          </w:rPr>
          <w:instrText xml:space="preserve"> PAGEREF _Toc241843991 \h </w:instrText>
        </w:r>
        <w:r>
          <w:rPr>
            <w:webHidden/>
          </w:rPr>
        </w:r>
        <w:r>
          <w:rPr>
            <w:webHidden/>
          </w:rPr>
          <w:fldChar w:fldCharType="separate"/>
        </w:r>
        <w:r>
          <w:rPr>
            <w:webHidden/>
          </w:rPr>
          <w:t>71</w:t>
        </w:r>
        <w:r>
          <w:rPr>
            <w:webHidden/>
          </w:rPr>
          <w:fldChar w:fldCharType="end"/>
        </w:r>
      </w:hyperlink>
    </w:p>
    <w:p w14:paraId="5FF4CD70" w14:textId="770E26DE">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92">
        <w:r>
          <w:rPr>
            <w:rStyle w:val="Hyperlink"/>
            <w:rFonts w:ascii="Symbol" w:hAnsi="Symbol"/>
          </w:rPr>
          <w:t></w:t>
        </w:r>
        <w:r>
          <w:rPr>
            <w:rFonts w:asciiTheme="minorHAnsi" w:hAnsiTheme="minorHAnsi" w:eastAsiaTheme="minorEastAsia" w:cstheme="minorBidi"/>
            <w:caps w:val="0"/>
            <w:spacing w:val="0"/>
            <w:kern w:val="2"/>
            <w:sz w:val="24"/>
            <w:szCs w:val="24"/>
            <w:lang w:val="en-US"/>
            <w14:ligatures w14:val="standardContextual"/>
          </w:rPr>
          <w:tab/>
        </w:r>
        <w:r>
          <w:rPr>
            <w:rStyle w:val="Hyperlink"/>
          </w:rPr>
          <w:t>Open Items</w:t>
        </w:r>
        <w:r>
          <w:rPr>
            <w:webHidden/>
          </w:rPr>
          <w:tab/>
        </w:r>
        <w:r>
          <w:rPr>
            <w:webHidden/>
          </w:rPr>
          <w:fldChar w:fldCharType="begin"/>
        </w:r>
        <w:r>
          <w:rPr>
            <w:webHidden/>
          </w:rPr>
          <w:instrText xml:space="preserve"> PAGEREF _Toc241843992 \h </w:instrText>
        </w:r>
        <w:r>
          <w:rPr>
            <w:webHidden/>
          </w:rPr>
        </w:r>
        <w:r>
          <w:rPr>
            <w:webHidden/>
          </w:rPr>
          <w:fldChar w:fldCharType="separate"/>
        </w:r>
        <w:r>
          <w:rPr>
            <w:webHidden/>
          </w:rPr>
          <w:t>72</w:t>
        </w:r>
        <w:r>
          <w:rPr>
            <w:webHidden/>
          </w:rPr>
          <w:fldChar w:fldCharType="end"/>
        </w:r>
      </w:hyperlink>
    </w:p>
    <w:p w14:paraId="4D7A342D" w14:textId="1F61F54A">
      <w:pPr>
        <w:pStyle w:val="TOC1"/>
        <w:tabs>
          <w:tab w:val="left" w:pos="2304"/>
        </w:tabs>
        <w:rPr>
          <w:rFonts w:asciiTheme="minorHAnsi" w:hAnsiTheme="minorHAnsi" w:eastAsiaTheme="minorEastAsia" w:cstheme="minorBidi"/>
          <w:caps w:val="0"/>
          <w:spacing w:val="0"/>
          <w:kern w:val="2"/>
          <w:sz w:val="24"/>
          <w:szCs w:val="24"/>
          <w:lang w:val="en-US"/>
          <w14:ligatures w14:val="standardContextual"/>
        </w:rPr>
      </w:pPr>
      <w:hyperlink w:history="1" w:anchor="_Toc241843993">
        <w:r>
          <w:rPr>
            <w:rStyle w:val="Hyperlink"/>
            <w:rFonts w:cs="Arial"/>
          </w:rPr>
          <w:t>Appendix A :</w:t>
        </w:r>
        <w:r>
          <w:rPr>
            <w:rFonts w:asciiTheme="minorHAnsi" w:hAnsiTheme="minorHAnsi" w:eastAsiaTheme="minorEastAsia" w:cstheme="minorBidi"/>
            <w:caps w:val="0"/>
            <w:spacing w:val="0"/>
            <w:kern w:val="2"/>
            <w:sz w:val="24"/>
            <w:szCs w:val="24"/>
            <w:lang w:val="en-US"/>
            <w14:ligatures w14:val="standardContextual"/>
          </w:rPr>
          <w:tab/>
        </w:r>
        <w:r>
          <w:rPr>
            <w:rStyle w:val="Hyperlink"/>
          </w:rPr>
          <w:t>Criteria for the Selection of Techniques and Measures</w:t>
        </w:r>
        <w:r>
          <w:rPr>
            <w:webHidden/>
          </w:rPr>
          <w:tab/>
        </w:r>
        <w:r>
          <w:rPr>
            <w:webHidden/>
          </w:rPr>
          <w:fldChar w:fldCharType="begin"/>
        </w:r>
        <w:r>
          <w:rPr>
            <w:webHidden/>
          </w:rPr>
          <w:instrText xml:space="preserve"> PAGEREF _Toc241843993 \h </w:instrText>
        </w:r>
        <w:r>
          <w:rPr>
            <w:webHidden/>
          </w:rPr>
        </w:r>
        <w:r>
          <w:rPr>
            <w:webHidden/>
          </w:rPr>
          <w:fldChar w:fldCharType="separate"/>
        </w:r>
        <w:r>
          <w:rPr>
            <w:webHidden/>
          </w:rPr>
          <w:t>73</w:t>
        </w:r>
        <w:r>
          <w:rPr>
            <w:webHidden/>
          </w:rPr>
          <w:fldChar w:fldCharType="end"/>
        </w:r>
      </w:hyperlink>
    </w:p>
    <w:p w14:paraId="6430912A" w14:textId="3FC3E935">
      <w:pPr>
        <w:pStyle w:val="TOC1"/>
        <w:rPr>
          <w:rFonts w:asciiTheme="minorHAnsi" w:hAnsiTheme="minorHAnsi" w:eastAsiaTheme="minorEastAsia" w:cstheme="minorBidi"/>
          <w:caps w:val="0"/>
          <w:spacing w:val="0"/>
          <w:kern w:val="2"/>
          <w:sz w:val="24"/>
          <w:szCs w:val="24"/>
          <w:lang w:val="en-US"/>
          <w14:ligatures w14:val="standardContextual"/>
        </w:rPr>
      </w:pPr>
      <w:hyperlink w:history="1" w:anchor="_Toc241843994">
        <w:r>
          <w:rPr>
            <w:rStyle w:val="Hyperlink"/>
            <w:b/>
          </w:rPr>
          <w:t>END OF DOCUMENT</w:t>
        </w:r>
        <w:r>
          <w:rPr>
            <w:webHidden/>
          </w:rPr>
          <w:tab/>
        </w:r>
        <w:r>
          <w:rPr>
            <w:webHidden/>
          </w:rPr>
          <w:fldChar w:fldCharType="begin"/>
        </w:r>
        <w:r>
          <w:rPr>
            <w:webHidden/>
          </w:rPr>
          <w:instrText xml:space="preserve"> PAGEREF _Toc241843994 \h </w:instrText>
        </w:r>
        <w:r>
          <w:rPr>
            <w:webHidden/>
          </w:rPr>
        </w:r>
        <w:r>
          <w:rPr>
            <w:webHidden/>
          </w:rPr>
          <w:fldChar w:fldCharType="separate"/>
        </w:r>
        <w:r>
          <w:rPr>
            <w:webHidden/>
          </w:rPr>
          <w:t>85</w:t>
        </w:r>
        <w:r>
          <w:rPr>
            <w:webHidden/>
          </w:rPr>
          <w:fldChar w:fldCharType="end"/>
        </w:r>
      </w:hyperlink>
    </w:p>
    <w:p w14:paraId="129C8E50" w14:textId="363DEAE6">
      <w:r>
        <w:fldChar w:fldCharType="end"/>
      </w:r>
      <w:bookmarkStart w:name="_Toc339385347" w:id="1"/>
    </w:p>
    <w:p w14:paraId="1B0C56A7" w14:textId="77777777">
      <w:r>
        <w:br w:type="page"/>
      </w:r>
    </w:p>
    <w:p w14:paraId="43650901" w14:textId="77777777">
      <w:pPr>
        <w:pStyle w:val="ListofFiguresandTablesHeading"/>
        <w:rPr>
          <w:lang w:val="en-GB"/>
        </w:rPr>
      </w:pPr>
      <w:r>
        <w:rPr>
          <w:lang w:val="en-GB"/>
        </w:rPr>
        <w:lastRenderedPageBreak/>
        <w:t>List of Tables</w:t>
      </w:r>
    </w:p>
    <w:p w14:paraId="7B7A3290" w14:textId="1947287B">
      <w:pPr>
        <w:pStyle w:val="TableofFigures"/>
        <w:rPr>
          <w:rFonts w:asciiTheme="minorHAnsi" w:hAnsiTheme="minorHAnsi" w:eastAsiaTheme="minorEastAsia" w:cstheme="minorBidi"/>
          <w:b/>
          <w:color w:val="auto"/>
          <w:kern w:val="2"/>
          <w:sz w:val="24"/>
          <w:szCs w:val="24"/>
          <w:lang w:val="en-US"/>
          <w14:ligatures w14:val="standardContextual"/>
        </w:rPr>
      </w:pPr>
      <w:r>
        <w:rPr>
          <w:b/>
          <w:bCs/>
        </w:rPr>
        <w:fldChar w:fldCharType="begin"/>
      </w:r>
      <w:r>
        <w:rPr>
          <w:b/>
          <w:bCs/>
        </w:rPr>
        <w:instrText xml:space="preserve"> TOC \c "Table" </w:instrText>
      </w:r>
      <w:r>
        <w:rPr>
          <w:b/>
          <w:bCs/>
        </w:rPr>
        <w:fldChar w:fldCharType="separate"/>
      </w:r>
      <w:r>
        <w:rPr>
          <w:b/>
        </w:rPr>
        <w:t>Table 1: Solution Identification</w:t>
        <w:tab/>
      </w:r>
      <w:r>
        <w:rPr>
          <w:b/>
        </w:rPr>
        <w:fldChar w:fldCharType="begin"/>
      </w:r>
      <w:r>
        <w:rPr>
          <w:b/>
        </w:rPr>
        <w:instrText xml:space="preserve"> PAGEREF _Toc241843851 \h </w:instrText>
      </w:r>
      <w:r>
        <w:rPr>
          <w:b/>
        </w:rPr>
      </w:r>
      <w:r>
        <w:rPr>
          <w:b/>
        </w:rPr>
        <w:fldChar w:fldCharType="separate"/>
      </w:r>
      <w:r>
        <w:rPr>
          <w:b/>
        </w:rPr>
        <w:t>10</w:t>
      </w:r>
      <w:r>
        <w:rPr>
          <w:b/>
        </w:rPr>
        <w:fldChar w:fldCharType="end"/>
      </w:r>
    </w:p>
    <w:p w14:paraId="19F2C21D" w14:textId="526983CD">
      <w:pPr>
        <w:pStyle w:val="TableofFigures"/>
        <w:rPr>
          <w:rFonts w:asciiTheme="minorHAnsi" w:hAnsiTheme="minorHAnsi" w:eastAsiaTheme="minorEastAsia" w:cstheme="minorBidi"/>
          <w:b/>
          <w:color w:val="auto"/>
          <w:kern w:val="2"/>
          <w:sz w:val="24"/>
          <w:szCs w:val="24"/>
          <w:lang w:val="en-US"/>
          <w14:ligatures w14:val="standardContextual"/>
        </w:rPr>
      </w:pPr>
      <w:r>
        <w:rPr>
          <w:b/>
        </w:rPr>
        <w:t>Table 2: Milestones ZIV Delta IL Solution</w:t>
        <w:tab/>
      </w:r>
      <w:r>
        <w:rPr>
          <w:b/>
        </w:rPr>
        <w:fldChar w:fldCharType="begin"/>
      </w:r>
      <w:r>
        <w:rPr>
          <w:b/>
        </w:rPr>
        <w:instrText xml:space="preserve"> PAGEREF _Toc241843852 \h </w:instrText>
      </w:r>
      <w:r>
        <w:rPr>
          <w:b/>
        </w:rPr>
      </w:r>
      <w:r>
        <w:rPr>
          <w:b/>
        </w:rPr>
        <w:fldChar w:fldCharType="separate"/>
      </w:r>
      <w:r>
        <w:rPr>
          <w:b/>
        </w:rPr>
        <w:t>22</w:t>
      </w:r>
      <w:r>
        <w:rPr>
          <w:b/>
        </w:rPr>
        <w:fldChar w:fldCharType="end"/>
      </w:r>
    </w:p>
    <w:p w14:paraId="110D997F" w14:textId="4A136921">
      <w:pPr>
        <w:pStyle w:val="TableofFigures"/>
        <w:rPr>
          <w:rFonts w:asciiTheme="minorHAnsi" w:hAnsiTheme="minorHAnsi" w:eastAsiaTheme="minorEastAsia" w:cstheme="minorBidi"/>
          <w:b/>
          <w:color w:val="auto"/>
          <w:kern w:val="2"/>
          <w:sz w:val="24"/>
          <w:szCs w:val="24"/>
          <w:lang w:val="en-US"/>
          <w14:ligatures w14:val="standardContextual"/>
        </w:rPr>
      </w:pPr>
      <w:r>
        <w:rPr>
          <w:b/>
        </w:rPr>
        <w:t>Table 3: Milestones ZIV Delta ETCS Solution</w:t>
        <w:tab/>
      </w:r>
      <w:r>
        <w:rPr>
          <w:b/>
        </w:rPr>
        <w:fldChar w:fldCharType="begin"/>
      </w:r>
      <w:r>
        <w:rPr>
          <w:b/>
        </w:rPr>
        <w:instrText xml:space="preserve"> PAGEREF _Toc241843853 \h </w:instrText>
      </w:r>
      <w:r>
        <w:rPr>
          <w:b/>
        </w:rPr>
      </w:r>
      <w:r>
        <w:rPr>
          <w:b/>
        </w:rPr>
        <w:fldChar w:fldCharType="separate"/>
      </w:r>
      <w:r>
        <w:rPr>
          <w:b/>
        </w:rPr>
        <w:t>24</w:t>
      </w:r>
      <w:r>
        <w:rPr>
          <w:b/>
        </w:rPr>
        <w:fldChar w:fldCharType="end"/>
      </w:r>
    </w:p>
    <w:p w14:paraId="51C65123" w14:textId="6A903ACA">
      <w:pPr>
        <w:pStyle w:val="TableofFigures"/>
        <w:rPr>
          <w:rFonts w:asciiTheme="minorHAnsi" w:hAnsiTheme="minorHAnsi" w:eastAsiaTheme="minorEastAsia" w:cstheme="minorBidi"/>
          <w:b/>
          <w:color w:val="auto"/>
          <w:kern w:val="2"/>
          <w:sz w:val="24"/>
          <w:szCs w:val="24"/>
          <w:lang w:val="en-US"/>
          <w14:ligatures w14:val="standardContextual"/>
        </w:rPr>
      </w:pPr>
      <w:r>
        <w:rPr>
          <w:b/>
        </w:rPr>
        <w:t xml:space="preserve">Table 4: </w:t>
      </w:r>
      <w:r>
        <w:rPr>
          <w:b/>
          <w:lang w:val="en-US" w:eastAsia="ja-JP"/>
        </w:rPr>
        <w:t>INTERLOCKING Solution Baseline Definition</w:t>
      </w:r>
      <w:r>
        <w:rPr>
          <w:b/>
        </w:rPr>
        <w:tab/>
      </w:r>
      <w:r>
        <w:rPr>
          <w:b/>
        </w:rPr>
        <w:fldChar w:fldCharType="begin"/>
      </w:r>
      <w:r>
        <w:rPr>
          <w:b/>
        </w:rPr>
        <w:instrText xml:space="preserve"> PAGEREF _Toc241843854 \h </w:instrText>
      </w:r>
      <w:r>
        <w:rPr>
          <w:b/>
        </w:rPr>
      </w:r>
      <w:r>
        <w:rPr>
          <w:b/>
        </w:rPr>
        <w:fldChar w:fldCharType="separate"/>
      </w:r>
      <w:r>
        <w:rPr>
          <w:b/>
        </w:rPr>
        <w:t>25</w:t>
      </w:r>
      <w:r>
        <w:rPr>
          <w:b/>
        </w:rPr>
        <w:fldChar w:fldCharType="end"/>
      </w:r>
    </w:p>
    <w:p w14:paraId="402387CD" w14:textId="4D046265">
      <w:pPr>
        <w:pStyle w:val="TableofFigures"/>
        <w:rPr>
          <w:rFonts w:asciiTheme="minorHAnsi" w:hAnsiTheme="minorHAnsi" w:eastAsiaTheme="minorEastAsia" w:cstheme="minorBidi"/>
          <w:b/>
          <w:color w:val="auto"/>
          <w:kern w:val="2"/>
          <w:sz w:val="24"/>
          <w:szCs w:val="24"/>
          <w:lang w:val="en-US"/>
          <w14:ligatures w14:val="standardContextual"/>
        </w:rPr>
      </w:pPr>
      <w:r>
        <w:rPr>
          <w:b/>
        </w:rPr>
        <w:t xml:space="preserve">Table 5: </w:t>
      </w:r>
      <w:r>
        <w:rPr>
          <w:b/>
          <w:lang w:val="en-US" w:eastAsia="ja-JP"/>
        </w:rPr>
        <w:t>ETCS Solution Baseline Definition</w:t>
      </w:r>
      <w:r>
        <w:rPr>
          <w:b/>
        </w:rPr>
        <w:tab/>
      </w:r>
      <w:r>
        <w:rPr>
          <w:b/>
        </w:rPr>
        <w:fldChar w:fldCharType="begin"/>
      </w:r>
      <w:r>
        <w:rPr>
          <w:b/>
        </w:rPr>
        <w:instrText xml:space="preserve"> PAGEREF _Toc241843855 \h </w:instrText>
      </w:r>
      <w:r>
        <w:rPr>
          <w:b/>
        </w:rPr>
      </w:r>
      <w:r>
        <w:rPr>
          <w:b/>
        </w:rPr>
        <w:fldChar w:fldCharType="separate"/>
      </w:r>
      <w:r>
        <w:rPr>
          <w:b/>
        </w:rPr>
        <w:t>27</w:t>
      </w:r>
      <w:r>
        <w:rPr>
          <w:b/>
        </w:rPr>
        <w:fldChar w:fldCharType="end"/>
      </w:r>
    </w:p>
    <w:p w14:paraId="2E1DA661" w14:textId="6F92A4A9">
      <w:pPr>
        <w:pStyle w:val="TableofFigures"/>
        <w:rPr>
          <w:rFonts w:asciiTheme="minorHAnsi" w:hAnsiTheme="minorHAnsi" w:eastAsiaTheme="minorEastAsia" w:cstheme="minorBidi"/>
          <w:b/>
          <w:color w:val="auto"/>
          <w:kern w:val="2"/>
          <w:sz w:val="24"/>
          <w:szCs w:val="24"/>
          <w:lang w:val="en-US"/>
          <w14:ligatures w14:val="standardContextual"/>
        </w:rPr>
      </w:pPr>
      <w:r>
        <w:rPr>
          <w:b/>
        </w:rPr>
        <w:t>Table 6: Interlocking Solution Deliverables</w:t>
        <w:tab/>
      </w:r>
      <w:r>
        <w:rPr>
          <w:b/>
        </w:rPr>
        <w:fldChar w:fldCharType="begin"/>
      </w:r>
      <w:r>
        <w:rPr>
          <w:b/>
        </w:rPr>
        <w:instrText xml:space="preserve"> PAGEREF _Toc241843856 \h </w:instrText>
      </w:r>
      <w:r>
        <w:rPr>
          <w:b/>
        </w:rPr>
      </w:r>
      <w:r>
        <w:rPr>
          <w:b/>
        </w:rPr>
        <w:fldChar w:fldCharType="separate"/>
      </w:r>
      <w:r>
        <w:rPr>
          <w:b/>
        </w:rPr>
        <w:t>28</w:t>
      </w:r>
      <w:r>
        <w:rPr>
          <w:b/>
        </w:rPr>
        <w:fldChar w:fldCharType="end"/>
      </w:r>
    </w:p>
    <w:p w14:paraId="4284A816" w14:textId="5FBB7FCC">
      <w:pPr>
        <w:pStyle w:val="TableofFigures"/>
        <w:rPr>
          <w:rFonts w:asciiTheme="minorHAnsi" w:hAnsiTheme="minorHAnsi" w:eastAsiaTheme="minorEastAsia" w:cstheme="minorBidi"/>
          <w:color w:val="auto"/>
          <w:kern w:val="2"/>
          <w:sz w:val="24"/>
          <w:szCs w:val="24"/>
          <w:lang w:val="en-US"/>
          <w14:ligatures w14:val="standardContextual"/>
        </w:rPr>
      </w:pPr>
      <w:r>
        <w:rPr>
          <w:b/>
        </w:rPr>
        <w:t>Table 7: ETCS Solution Deliverables</w:t>
      </w:r>
      <w:r>
        <w:tab/>
      </w:r>
      <w:r>
        <w:fldChar w:fldCharType="begin"/>
      </w:r>
      <w:r>
        <w:instrText xml:space="preserve"> PAGEREF _Toc241843857 \h </w:instrText>
      </w:r>
      <w:r>
        <w:fldChar w:fldCharType="separate"/>
      </w:r>
      <w:r>
        <w:t>30</w:t>
      </w:r>
      <w:r>
        <w:fldChar w:fldCharType="end"/>
      </w:r>
    </w:p>
    <w:p w14:paraId="76312D74" w14:textId="43D5B1D2">
      <w:pPr>
        <w:pStyle w:val="TableofFigures"/>
        <w:rPr>
          <w:rFonts w:asciiTheme="minorHAnsi" w:hAnsiTheme="minorHAnsi" w:eastAsiaTheme="minorEastAsia" w:cstheme="minorBidi"/>
          <w:color w:val="auto"/>
          <w:kern w:val="2"/>
          <w:sz w:val="24"/>
          <w:szCs w:val="24"/>
          <w:lang w:val="en-US"/>
          <w14:ligatures w14:val="standardContextual"/>
        </w:rPr>
      </w:pPr>
      <w:r>
        <w:rPr>
          <w:b/>
        </w:rPr>
        <w:t>Table 8: Subordinate Planning Documents</w:t>
      </w:r>
      <w:r>
        <w:tab/>
      </w:r>
      <w:r>
        <w:fldChar w:fldCharType="begin"/>
      </w:r>
      <w:r>
        <w:instrText xml:space="preserve"> PAGEREF _Toc241843858 \h </w:instrText>
      </w:r>
      <w:r>
        <w:fldChar w:fldCharType="separate"/>
      </w:r>
      <w:r>
        <w:t>31</w:t>
      </w:r>
      <w:r>
        <w:fldChar w:fldCharType="end"/>
      </w:r>
    </w:p>
    <w:p w14:paraId="57A9B6B2" w14:textId="231D2E8D">
      <w:pPr>
        <w:pStyle w:val="TableofFigures"/>
        <w:rPr>
          <w:rFonts w:asciiTheme="minorHAnsi" w:hAnsiTheme="minorHAnsi" w:eastAsiaTheme="minorEastAsia" w:cstheme="minorBidi"/>
          <w:color w:val="auto"/>
          <w:kern w:val="2"/>
          <w:sz w:val="24"/>
          <w:szCs w:val="24"/>
          <w:lang w:val="en-US"/>
          <w14:ligatures w14:val="standardContextual"/>
        </w:rPr>
      </w:pPr>
      <w:r>
        <w:rPr>
          <w:b/>
        </w:rPr>
        <w:t>Table 9 : Referenced Documents</w:t>
      </w:r>
      <w:r>
        <w:tab/>
      </w:r>
      <w:r>
        <w:fldChar w:fldCharType="begin"/>
      </w:r>
      <w:r>
        <w:instrText xml:space="preserve"> PAGEREF _Toc241843859 \h </w:instrText>
      </w:r>
      <w:r>
        <w:fldChar w:fldCharType="separate"/>
      </w:r>
      <w:r>
        <w:t>35</w:t>
      </w:r>
      <w:r>
        <w:fldChar w:fldCharType="end"/>
      </w:r>
    </w:p>
    <w:p w14:paraId="24D2B8BC" w14:textId="6DE7E2BE">
      <w:pPr>
        <w:pStyle w:val="TableofFigures"/>
        <w:rPr>
          <w:rFonts w:asciiTheme="minorHAnsi" w:hAnsiTheme="minorHAnsi" w:eastAsiaTheme="minorEastAsia" w:cstheme="minorBidi"/>
          <w:color w:val="auto"/>
          <w:kern w:val="2"/>
          <w:sz w:val="24"/>
          <w:szCs w:val="24"/>
          <w:lang w:val="en-US"/>
          <w14:ligatures w14:val="standardContextual"/>
        </w:rPr>
      </w:pPr>
      <w:r>
        <w:rPr>
          <w:b/>
        </w:rPr>
        <w:t>Table 10 : Standards and Procedures</w:t>
      </w:r>
      <w:r>
        <w:tab/>
      </w:r>
      <w:r>
        <w:fldChar w:fldCharType="begin"/>
      </w:r>
      <w:r>
        <w:instrText xml:space="preserve"> PAGEREF _Toc241843860 \h </w:instrText>
      </w:r>
      <w:r>
        <w:fldChar w:fldCharType="separate"/>
      </w:r>
      <w:r>
        <w:t>37</w:t>
      </w:r>
      <w:r>
        <w:fldChar w:fldCharType="end"/>
      </w:r>
    </w:p>
    <w:p w14:paraId="4305D79E" w14:textId="3CBEE18A">
      <w:pPr>
        <w:pStyle w:val="TableofFigures"/>
        <w:rPr>
          <w:rFonts w:asciiTheme="minorHAnsi" w:hAnsiTheme="minorHAnsi" w:eastAsiaTheme="minorEastAsia" w:cstheme="minorBidi"/>
          <w:color w:val="auto"/>
          <w:kern w:val="2"/>
          <w:sz w:val="24"/>
          <w:szCs w:val="24"/>
          <w:lang w:val="en-US"/>
          <w14:ligatures w14:val="standardContextual"/>
        </w:rPr>
      </w:pPr>
      <w:r>
        <w:rPr>
          <w:b/>
        </w:rPr>
        <w:t>Table 11 : Role Abbreviations</w:t>
      </w:r>
      <w:r>
        <w:tab/>
      </w:r>
      <w:r>
        <w:fldChar w:fldCharType="begin"/>
      </w:r>
      <w:r>
        <w:instrText xml:space="preserve"> PAGEREF _Toc241843861 \h </w:instrText>
      </w:r>
      <w:r>
        <w:fldChar w:fldCharType="separate"/>
      </w:r>
      <w:r>
        <w:t>38</w:t>
      </w:r>
      <w:r>
        <w:fldChar w:fldCharType="end"/>
      </w:r>
    </w:p>
    <w:p w14:paraId="522DA1A3" w14:textId="6F1AC278">
      <w:pPr>
        <w:pStyle w:val="TableofFigures"/>
        <w:rPr>
          <w:rFonts w:asciiTheme="minorHAnsi" w:hAnsiTheme="minorHAnsi" w:eastAsiaTheme="minorEastAsia" w:cstheme="minorBidi"/>
          <w:color w:val="auto"/>
          <w:kern w:val="2"/>
          <w:sz w:val="24"/>
          <w:szCs w:val="24"/>
          <w:lang w:val="en-US"/>
          <w14:ligatures w14:val="standardContextual"/>
        </w:rPr>
      </w:pPr>
      <w:r>
        <w:rPr>
          <w:b/>
        </w:rPr>
        <w:t>Table 12 : Terms, Abbreviation and Acronyms</w:t>
      </w:r>
      <w:r>
        <w:tab/>
      </w:r>
      <w:r>
        <w:fldChar w:fldCharType="begin"/>
      </w:r>
      <w:r>
        <w:instrText xml:space="preserve"> PAGEREF _Toc241843862 \h </w:instrText>
      </w:r>
      <w:r>
        <w:fldChar w:fldCharType="separate"/>
      </w:r>
      <w:r>
        <w:t>40</w:t>
      </w:r>
      <w:r>
        <w:fldChar w:fldCharType="end"/>
      </w:r>
    </w:p>
    <w:p w14:paraId="3B9ED0DE" w14:textId="47F6D249">
      <w:pPr>
        <w:pStyle w:val="TableofFigures"/>
        <w:rPr>
          <w:rFonts w:asciiTheme="minorHAnsi" w:hAnsiTheme="minorHAnsi" w:eastAsiaTheme="minorEastAsia" w:cstheme="minorBidi"/>
          <w:color w:val="auto"/>
          <w:kern w:val="2"/>
          <w:sz w:val="24"/>
          <w:szCs w:val="24"/>
          <w:lang w:val="en-US"/>
          <w14:ligatures w14:val="standardContextual"/>
        </w:rPr>
      </w:pPr>
      <w:r>
        <w:rPr>
          <w:b/>
        </w:rPr>
        <w:t>Table 13 : Abbreviations used in the project</w:t>
      </w:r>
      <w:r>
        <w:tab/>
      </w:r>
      <w:r>
        <w:fldChar w:fldCharType="begin"/>
      </w:r>
      <w:r>
        <w:instrText xml:space="preserve"> PAGEREF _Toc241843863 \h </w:instrText>
      </w:r>
      <w:r>
        <w:fldChar w:fldCharType="separate"/>
      </w:r>
      <w:r>
        <w:t>40</w:t>
      </w:r>
      <w:r>
        <w:fldChar w:fldCharType="end"/>
      </w:r>
    </w:p>
    <w:p w14:paraId="56BFA8A4" w14:textId="651F419B">
      <w:pPr>
        <w:pStyle w:val="TableofFigures"/>
        <w:rPr>
          <w:rFonts w:asciiTheme="minorHAnsi" w:hAnsiTheme="minorHAnsi" w:eastAsiaTheme="minorEastAsia" w:cstheme="minorBidi"/>
          <w:color w:val="auto"/>
          <w:kern w:val="2"/>
          <w:sz w:val="24"/>
          <w:szCs w:val="24"/>
          <w:lang w:val="en-US"/>
          <w14:ligatures w14:val="standardContextual"/>
        </w:rPr>
      </w:pPr>
      <w:r>
        <w:rPr>
          <w:b/>
        </w:rPr>
        <w:t>Table 14 : Station Abbreviations</w:t>
      </w:r>
      <w:r>
        <w:tab/>
      </w:r>
      <w:r>
        <w:fldChar w:fldCharType="begin"/>
      </w:r>
      <w:r>
        <w:instrText xml:space="preserve"> PAGEREF _Toc241843864 \h </w:instrText>
      </w:r>
      <w:r>
        <w:fldChar w:fldCharType="separate"/>
      </w:r>
      <w:r>
        <w:t>41</w:t>
      </w:r>
      <w:r>
        <w:fldChar w:fldCharType="end"/>
      </w:r>
    </w:p>
    <w:p w14:paraId="11B58D2C" w14:textId="4C86EFA1">
      <w:pPr>
        <w:pStyle w:val="TableofFigures"/>
        <w:rPr>
          <w:rFonts w:asciiTheme="minorHAnsi" w:hAnsiTheme="minorHAnsi" w:eastAsiaTheme="minorEastAsia" w:cstheme="minorBidi"/>
          <w:color w:val="auto"/>
          <w:kern w:val="2"/>
          <w:sz w:val="24"/>
          <w:szCs w:val="24"/>
          <w:lang w:val="en-US"/>
          <w14:ligatures w14:val="standardContextual"/>
        </w:rPr>
      </w:pPr>
      <w:r>
        <w:rPr>
          <w:b/>
        </w:rPr>
        <w:t>Table 15: Core Team</w:t>
      </w:r>
      <w:r>
        <w:tab/>
      </w:r>
      <w:r>
        <w:fldChar w:fldCharType="begin"/>
      </w:r>
      <w:r>
        <w:instrText xml:space="preserve"> PAGEREF _Toc241843865 \h </w:instrText>
      </w:r>
      <w:r>
        <w:fldChar w:fldCharType="separate"/>
      </w:r>
      <w:r>
        <w:t>42</w:t>
      </w:r>
      <w:r>
        <w:fldChar w:fldCharType="end"/>
      </w:r>
    </w:p>
    <w:p w14:paraId="7CF5928B" w14:textId="7853F4D8">
      <w:pPr>
        <w:pStyle w:val="TableofFigures"/>
        <w:rPr>
          <w:rFonts w:asciiTheme="minorHAnsi" w:hAnsiTheme="minorHAnsi" w:eastAsiaTheme="minorEastAsia" w:cstheme="minorBidi"/>
          <w:color w:val="auto"/>
          <w:kern w:val="2"/>
          <w:sz w:val="24"/>
          <w:szCs w:val="24"/>
          <w:lang w:val="en-US"/>
          <w14:ligatures w14:val="standardContextual"/>
        </w:rPr>
      </w:pPr>
      <w:r>
        <w:rPr>
          <w:b/>
        </w:rPr>
        <w:t>Table 16: Solution Team</w:t>
      </w:r>
      <w:r>
        <w:tab/>
      </w:r>
      <w:r>
        <w:fldChar w:fldCharType="begin"/>
      </w:r>
      <w:r>
        <w:instrText xml:space="preserve"> PAGEREF _Toc241843866 \h </w:instrText>
      </w:r>
      <w:r>
        <w:fldChar w:fldCharType="separate"/>
      </w:r>
      <w:r>
        <w:t>43</w:t>
      </w:r>
      <w:r>
        <w:fldChar w:fldCharType="end"/>
      </w:r>
    </w:p>
    <w:p w14:paraId="7403DC39" w14:textId="33BBFF3D">
      <w:pPr>
        <w:pStyle w:val="TableofFigures"/>
        <w:rPr>
          <w:rFonts w:asciiTheme="minorHAnsi" w:hAnsiTheme="minorHAnsi" w:eastAsiaTheme="minorEastAsia" w:cstheme="minorBidi"/>
          <w:color w:val="auto"/>
          <w:kern w:val="2"/>
          <w:sz w:val="24"/>
          <w:szCs w:val="24"/>
          <w:lang w:val="en-US"/>
          <w14:ligatures w14:val="standardContextual"/>
        </w:rPr>
      </w:pPr>
      <w:r>
        <w:rPr>
          <w:b/>
        </w:rPr>
        <w:t>Table 17: External Project Roles</w:t>
      </w:r>
      <w:r>
        <w:tab/>
      </w:r>
      <w:r>
        <w:fldChar w:fldCharType="begin"/>
      </w:r>
      <w:r>
        <w:instrText xml:space="preserve"> PAGEREF _Toc241843867 \h </w:instrText>
      </w:r>
      <w:r>
        <w:fldChar w:fldCharType="separate"/>
      </w:r>
      <w:r>
        <w:t>45</w:t>
      </w:r>
      <w:r>
        <w:fldChar w:fldCharType="end"/>
      </w:r>
    </w:p>
    <w:p w14:paraId="53246F1E" w14:textId="5E0A0C49">
      <w:pPr>
        <w:pStyle w:val="TableofFigures"/>
        <w:rPr>
          <w:rFonts w:asciiTheme="minorHAnsi" w:hAnsiTheme="minorHAnsi" w:eastAsiaTheme="minorEastAsia" w:cstheme="minorBidi"/>
          <w:color w:val="auto"/>
          <w:kern w:val="2"/>
          <w:sz w:val="24"/>
          <w:szCs w:val="24"/>
          <w:lang w:val="en-US"/>
          <w14:ligatures w14:val="standardContextual"/>
        </w:rPr>
      </w:pPr>
      <w:r>
        <w:rPr>
          <w:b/>
        </w:rPr>
        <w:t>Table 18: CCB</w:t>
      </w:r>
      <w:r>
        <w:tab/>
      </w:r>
      <w:r>
        <w:fldChar w:fldCharType="begin"/>
      </w:r>
      <w:r>
        <w:instrText xml:space="preserve"> PAGEREF _Toc241843868 \h </w:instrText>
      </w:r>
      <w:r>
        <w:fldChar w:fldCharType="separate"/>
      </w:r>
      <w:r>
        <w:t>46</w:t>
      </w:r>
      <w:r>
        <w:fldChar w:fldCharType="end"/>
      </w:r>
    </w:p>
    <w:p w14:paraId="37C7A7D8" w14:textId="32DBA22B">
      <w:pPr>
        <w:pStyle w:val="TableofFigures"/>
        <w:rPr>
          <w:rFonts w:asciiTheme="minorHAnsi" w:hAnsiTheme="minorHAnsi" w:eastAsiaTheme="minorEastAsia" w:cstheme="minorBidi"/>
          <w:color w:val="auto"/>
          <w:kern w:val="2"/>
          <w:sz w:val="24"/>
          <w:szCs w:val="24"/>
          <w:lang w:val="en-US"/>
          <w14:ligatures w14:val="standardContextual"/>
        </w:rPr>
      </w:pPr>
      <w:r>
        <w:rPr>
          <w:b/>
        </w:rPr>
        <w:t>Table 19: Suppliers Input Data</w:t>
      </w:r>
      <w:r>
        <w:tab/>
      </w:r>
      <w:r>
        <w:fldChar w:fldCharType="begin"/>
      </w:r>
      <w:r>
        <w:instrText xml:space="preserve"> PAGEREF _Toc241843869 \h </w:instrText>
      </w:r>
      <w:r>
        <w:fldChar w:fldCharType="separate"/>
      </w:r>
      <w:r>
        <w:t>47</w:t>
      </w:r>
      <w:r>
        <w:fldChar w:fldCharType="end"/>
      </w:r>
    </w:p>
    <w:p w14:paraId="017ECA10" w14:textId="3F52286E">
      <w:pPr>
        <w:pStyle w:val="TableofFigures"/>
        <w:rPr>
          <w:rFonts w:asciiTheme="minorHAnsi" w:hAnsiTheme="minorHAnsi" w:eastAsiaTheme="minorEastAsia" w:cstheme="minorBidi"/>
          <w:color w:val="auto"/>
          <w:kern w:val="2"/>
          <w:sz w:val="24"/>
          <w:szCs w:val="24"/>
          <w:lang w:val="en-US"/>
          <w14:ligatures w14:val="standardContextual"/>
        </w:rPr>
      </w:pPr>
      <w:r>
        <w:rPr>
          <w:b/>
        </w:rPr>
        <w:t>Table 20: Preconditions CSLK ETCS</w:t>
      </w:r>
      <w:r>
        <w:tab/>
      </w:r>
      <w:r>
        <w:fldChar w:fldCharType="begin"/>
      </w:r>
      <w:r>
        <w:instrText xml:space="preserve"> PAGEREF _Toc241843870 \h </w:instrText>
      </w:r>
      <w:r>
        <w:fldChar w:fldCharType="separate"/>
      </w:r>
      <w:r>
        <w:t>49</w:t>
      </w:r>
      <w:r>
        <w:fldChar w:fldCharType="end"/>
      </w:r>
    </w:p>
    <w:p w14:paraId="781A6AF3" w14:textId="067DB305">
      <w:pPr>
        <w:pStyle w:val="TableofFigures"/>
        <w:rPr>
          <w:rFonts w:asciiTheme="minorHAnsi" w:hAnsiTheme="minorHAnsi" w:eastAsiaTheme="minorEastAsia" w:cstheme="minorBidi"/>
          <w:color w:val="auto"/>
          <w:kern w:val="2"/>
          <w:sz w:val="24"/>
          <w:szCs w:val="24"/>
          <w:lang w:val="en-US"/>
          <w14:ligatures w14:val="standardContextual"/>
        </w:rPr>
      </w:pPr>
      <w:r>
        <w:rPr>
          <w:b/>
        </w:rPr>
        <w:t>Table 21: Related Solutions and Projects</w:t>
      </w:r>
      <w:r>
        <w:tab/>
      </w:r>
      <w:r>
        <w:fldChar w:fldCharType="begin"/>
      </w:r>
      <w:r>
        <w:instrText xml:space="preserve"> PAGEREF _Toc241843871 \h </w:instrText>
      </w:r>
      <w:r>
        <w:fldChar w:fldCharType="separate"/>
      </w:r>
      <w:r>
        <w:t>50</w:t>
      </w:r>
      <w:r>
        <w:fldChar w:fldCharType="end"/>
      </w:r>
    </w:p>
    <w:p w14:paraId="2885F3C0" w14:textId="603608CE">
      <w:pPr>
        <w:pStyle w:val="TableofFigures"/>
        <w:rPr>
          <w:rFonts w:asciiTheme="minorHAnsi" w:hAnsiTheme="minorHAnsi" w:eastAsiaTheme="minorEastAsia" w:cstheme="minorBidi"/>
          <w:color w:val="auto"/>
          <w:kern w:val="2"/>
          <w:sz w:val="24"/>
          <w:szCs w:val="24"/>
          <w:lang w:val="en-US"/>
          <w14:ligatures w14:val="standardContextual"/>
        </w:rPr>
      </w:pPr>
      <w:r>
        <w:rPr>
          <w:b/>
        </w:rPr>
        <w:t xml:space="preserve">Table 22: </w:t>
      </w:r>
      <w:r>
        <w:rPr>
          <w:b/>
          <w:bCs/>
        </w:rPr>
        <w:t>Involvements – design and laboratory readiness</w:t>
      </w:r>
      <w:r>
        <w:tab/>
      </w:r>
      <w:r>
        <w:fldChar w:fldCharType="begin"/>
      </w:r>
      <w:r>
        <w:instrText xml:space="preserve"> PAGEREF _Toc241843872 \h </w:instrText>
      </w:r>
      <w:r>
        <w:fldChar w:fldCharType="separate"/>
      </w:r>
      <w:r>
        <w:t>51</w:t>
      </w:r>
      <w:r>
        <w:fldChar w:fldCharType="end"/>
      </w:r>
    </w:p>
    <w:p w14:paraId="35E4DB5A" w14:textId="60C91AB2">
      <w:pPr>
        <w:pStyle w:val="TableofFigures"/>
        <w:rPr>
          <w:rFonts w:asciiTheme="minorHAnsi" w:hAnsiTheme="minorHAnsi" w:eastAsiaTheme="minorEastAsia" w:cstheme="minorBidi"/>
          <w:color w:val="auto"/>
          <w:kern w:val="2"/>
          <w:sz w:val="24"/>
          <w:szCs w:val="24"/>
          <w:lang w:val="en-US"/>
          <w14:ligatures w14:val="standardContextual"/>
        </w:rPr>
      </w:pPr>
      <w:r>
        <w:rPr>
          <w:b/>
        </w:rPr>
        <w:t xml:space="preserve">Table 23: </w:t>
      </w:r>
      <w:r>
        <w:rPr>
          <w:b/>
          <w:bCs/>
        </w:rPr>
        <w:t>Involvements – field IVVQ, assessment and qualification</w:t>
      </w:r>
      <w:r>
        <w:tab/>
      </w:r>
      <w:r>
        <w:fldChar w:fldCharType="begin"/>
      </w:r>
      <w:r>
        <w:instrText xml:space="preserve"> PAGEREF _Toc241843873 \h </w:instrText>
      </w:r>
      <w:r>
        <w:fldChar w:fldCharType="separate"/>
      </w:r>
      <w:r>
        <w:t>52</w:t>
      </w:r>
      <w:r>
        <w:fldChar w:fldCharType="end"/>
      </w:r>
    </w:p>
    <w:p w14:paraId="27BFD3EE" w14:textId="33CD4F25">
      <w:pPr>
        <w:pStyle w:val="TableofFigures"/>
        <w:rPr>
          <w:rFonts w:asciiTheme="minorHAnsi" w:hAnsiTheme="minorHAnsi" w:eastAsiaTheme="minorEastAsia" w:cstheme="minorBidi"/>
          <w:color w:val="auto"/>
          <w:kern w:val="2"/>
          <w:sz w:val="24"/>
          <w:szCs w:val="24"/>
          <w:lang w:val="en-US"/>
          <w14:ligatures w14:val="standardContextual"/>
        </w:rPr>
      </w:pPr>
      <w:r>
        <w:rPr>
          <w:b/>
        </w:rPr>
        <w:t>Table 24: Project Management</w:t>
      </w:r>
      <w:r>
        <w:tab/>
      </w:r>
      <w:r>
        <w:fldChar w:fldCharType="begin"/>
      </w:r>
      <w:r>
        <w:instrText xml:space="preserve"> PAGEREF _Toc241843874 \h </w:instrText>
      </w:r>
      <w:r>
        <w:fldChar w:fldCharType="separate"/>
      </w:r>
      <w:r>
        <w:t>54</w:t>
      </w:r>
      <w:r>
        <w:fldChar w:fldCharType="end"/>
      </w:r>
    </w:p>
    <w:p w14:paraId="053208D6" w14:textId="5D78263F">
      <w:pPr>
        <w:pStyle w:val="TableofFigures"/>
        <w:rPr>
          <w:rFonts w:asciiTheme="minorHAnsi" w:hAnsiTheme="minorHAnsi" w:eastAsiaTheme="minorEastAsia" w:cstheme="minorBidi"/>
          <w:color w:val="auto"/>
          <w:kern w:val="2"/>
          <w:sz w:val="24"/>
          <w:szCs w:val="24"/>
          <w:lang w:val="en-US"/>
          <w14:ligatures w14:val="standardContextual"/>
        </w:rPr>
      </w:pPr>
      <w:r>
        <w:rPr>
          <w:b/>
        </w:rPr>
        <w:t>Table 25: Task Management</w:t>
      </w:r>
      <w:r>
        <w:tab/>
      </w:r>
      <w:r>
        <w:fldChar w:fldCharType="begin"/>
      </w:r>
      <w:r>
        <w:instrText xml:space="preserve"> PAGEREF _Toc241843875 \h </w:instrText>
      </w:r>
      <w:r>
        <w:fldChar w:fldCharType="separate"/>
      </w:r>
      <w:r>
        <w:t>54</w:t>
      </w:r>
      <w:r>
        <w:fldChar w:fldCharType="end"/>
      </w:r>
    </w:p>
    <w:p w14:paraId="6B89B622" w14:textId="36B4DA4C">
      <w:pPr>
        <w:pStyle w:val="TableofFigures"/>
        <w:rPr>
          <w:rFonts w:asciiTheme="minorHAnsi" w:hAnsiTheme="minorHAnsi" w:eastAsiaTheme="minorEastAsia" w:cstheme="minorBidi"/>
          <w:color w:val="auto"/>
          <w:kern w:val="2"/>
          <w:sz w:val="24"/>
          <w:szCs w:val="24"/>
          <w:lang w:val="en-US"/>
          <w14:ligatures w14:val="standardContextual"/>
        </w:rPr>
      </w:pPr>
      <w:r>
        <w:rPr>
          <w:b/>
        </w:rPr>
        <w:t>Table 26: Requirements Management</w:t>
      </w:r>
      <w:r>
        <w:tab/>
      </w:r>
      <w:r>
        <w:fldChar w:fldCharType="begin"/>
      </w:r>
      <w:r>
        <w:instrText xml:space="preserve"> PAGEREF _Toc241843876 \h </w:instrText>
      </w:r>
      <w:r>
        <w:fldChar w:fldCharType="separate"/>
      </w:r>
      <w:r>
        <w:t>54</w:t>
      </w:r>
      <w:r>
        <w:fldChar w:fldCharType="end"/>
      </w:r>
    </w:p>
    <w:p w14:paraId="1D1D1FA1" w14:textId="2AE2C0D7">
      <w:pPr>
        <w:pStyle w:val="TableofFigures"/>
        <w:rPr>
          <w:rFonts w:asciiTheme="minorHAnsi" w:hAnsiTheme="minorHAnsi" w:eastAsiaTheme="minorEastAsia" w:cstheme="minorBidi"/>
          <w:color w:val="auto"/>
          <w:kern w:val="2"/>
          <w:sz w:val="24"/>
          <w:szCs w:val="24"/>
          <w:lang w:val="en-US"/>
          <w14:ligatures w14:val="standardContextual"/>
        </w:rPr>
      </w:pPr>
      <w:r>
        <w:rPr>
          <w:b/>
        </w:rPr>
        <w:t>Table 27: Management Traceability</w:t>
      </w:r>
      <w:r>
        <w:tab/>
      </w:r>
      <w:r>
        <w:fldChar w:fldCharType="begin"/>
      </w:r>
      <w:r>
        <w:instrText xml:space="preserve"> PAGEREF _Toc241843877 \h </w:instrText>
      </w:r>
      <w:r>
        <w:fldChar w:fldCharType="separate"/>
      </w:r>
      <w:r>
        <w:t>55</w:t>
      </w:r>
      <w:r>
        <w:fldChar w:fldCharType="end"/>
      </w:r>
    </w:p>
    <w:p w14:paraId="01531EE9" w14:textId="7AE8503C">
      <w:pPr>
        <w:pStyle w:val="TableofFigures"/>
        <w:rPr>
          <w:rFonts w:asciiTheme="minorHAnsi" w:hAnsiTheme="minorHAnsi" w:eastAsiaTheme="minorEastAsia" w:cstheme="minorBidi"/>
          <w:color w:val="auto"/>
          <w:kern w:val="2"/>
          <w:sz w:val="24"/>
          <w:szCs w:val="24"/>
          <w:lang w:val="en-US"/>
          <w14:ligatures w14:val="standardContextual"/>
        </w:rPr>
      </w:pPr>
      <w:r>
        <w:rPr>
          <w:b/>
        </w:rPr>
        <w:t>Table 28: Configuration Management</w:t>
      </w:r>
      <w:r>
        <w:tab/>
      </w:r>
      <w:r>
        <w:fldChar w:fldCharType="begin"/>
      </w:r>
      <w:r>
        <w:instrText xml:space="preserve"> PAGEREF _Toc241843878 \h </w:instrText>
      </w:r>
      <w:r>
        <w:fldChar w:fldCharType="separate"/>
      </w:r>
      <w:r>
        <w:t>55</w:t>
      </w:r>
      <w:r>
        <w:fldChar w:fldCharType="end"/>
      </w:r>
    </w:p>
    <w:p w14:paraId="6CD585B1" w14:textId="68ADCDBF">
      <w:pPr>
        <w:pStyle w:val="TableofFigures"/>
        <w:rPr>
          <w:rFonts w:asciiTheme="minorHAnsi" w:hAnsiTheme="minorHAnsi" w:eastAsiaTheme="minorEastAsia" w:cstheme="minorBidi"/>
          <w:color w:val="auto"/>
          <w:kern w:val="2"/>
          <w:sz w:val="24"/>
          <w:szCs w:val="24"/>
          <w:lang w:val="en-US"/>
          <w14:ligatures w14:val="standardContextual"/>
        </w:rPr>
      </w:pPr>
      <w:r>
        <w:rPr>
          <w:b/>
        </w:rPr>
        <w:t>Table 29: Change Management</w:t>
      </w:r>
      <w:r>
        <w:tab/>
      </w:r>
      <w:r>
        <w:fldChar w:fldCharType="begin"/>
      </w:r>
      <w:r>
        <w:instrText xml:space="preserve"> PAGEREF _Toc241843879 \h </w:instrText>
      </w:r>
      <w:r>
        <w:fldChar w:fldCharType="separate"/>
      </w:r>
      <w:r>
        <w:t>55</w:t>
      </w:r>
      <w:r>
        <w:fldChar w:fldCharType="end"/>
      </w:r>
    </w:p>
    <w:p w14:paraId="5676C838" w14:textId="1AE1C813">
      <w:pPr>
        <w:pStyle w:val="TableofFigures"/>
        <w:rPr>
          <w:rFonts w:asciiTheme="minorHAnsi" w:hAnsiTheme="minorHAnsi" w:eastAsiaTheme="minorEastAsia" w:cstheme="minorBidi"/>
          <w:color w:val="auto"/>
          <w:kern w:val="2"/>
          <w:sz w:val="24"/>
          <w:szCs w:val="24"/>
          <w:lang w:val="en-US"/>
          <w14:ligatures w14:val="standardContextual"/>
        </w:rPr>
      </w:pPr>
      <w:r>
        <w:rPr>
          <w:b/>
        </w:rPr>
        <w:t>Table 30: Documentation Generation</w:t>
      </w:r>
      <w:r>
        <w:tab/>
      </w:r>
      <w:r>
        <w:fldChar w:fldCharType="begin"/>
      </w:r>
      <w:r>
        <w:instrText xml:space="preserve"> PAGEREF _Toc241843880 \h </w:instrText>
      </w:r>
      <w:r>
        <w:fldChar w:fldCharType="separate"/>
      </w:r>
      <w:r>
        <w:t>56</w:t>
      </w:r>
      <w:r>
        <w:fldChar w:fldCharType="end"/>
      </w:r>
    </w:p>
    <w:p w14:paraId="25EBE789" w14:textId="422C8246">
      <w:pPr>
        <w:pStyle w:val="TableofFigures"/>
        <w:rPr>
          <w:rFonts w:asciiTheme="minorHAnsi" w:hAnsiTheme="minorHAnsi" w:eastAsiaTheme="minorEastAsia" w:cstheme="minorBidi"/>
          <w:color w:val="auto"/>
          <w:kern w:val="2"/>
          <w:sz w:val="24"/>
          <w:szCs w:val="24"/>
          <w:lang w:val="en-US"/>
          <w14:ligatures w14:val="standardContextual"/>
        </w:rPr>
      </w:pPr>
      <w:r>
        <w:rPr>
          <w:b/>
        </w:rPr>
        <w:t>Table 31: Documentation Generation</w:t>
      </w:r>
      <w:r>
        <w:tab/>
      </w:r>
      <w:r>
        <w:fldChar w:fldCharType="begin"/>
      </w:r>
      <w:r>
        <w:instrText xml:space="preserve"> PAGEREF _Toc241843881 \h </w:instrText>
      </w:r>
      <w:r>
        <w:fldChar w:fldCharType="separate"/>
      </w:r>
      <w:r>
        <w:t>56</w:t>
      </w:r>
      <w:r>
        <w:fldChar w:fldCharType="end"/>
      </w:r>
    </w:p>
    <w:p w14:paraId="661E286B" w14:textId="3725E439">
      <w:pPr>
        <w:pStyle w:val="TableofFigures"/>
        <w:rPr>
          <w:rFonts w:asciiTheme="minorHAnsi" w:hAnsiTheme="minorHAnsi" w:eastAsiaTheme="minorEastAsia" w:cstheme="minorBidi"/>
          <w:color w:val="auto"/>
          <w:kern w:val="2"/>
          <w:sz w:val="24"/>
          <w:szCs w:val="24"/>
          <w:lang w:val="en-US"/>
          <w14:ligatures w14:val="standardContextual"/>
        </w:rPr>
      </w:pPr>
      <w:r>
        <w:rPr>
          <w:b/>
        </w:rPr>
        <w:t>Table 32: ETCS Tools</w:t>
      </w:r>
      <w:r>
        <w:tab/>
      </w:r>
      <w:r>
        <w:fldChar w:fldCharType="begin"/>
      </w:r>
      <w:r>
        <w:instrText xml:space="preserve"> PAGEREF _Toc241843882 \h </w:instrText>
      </w:r>
      <w:r>
        <w:fldChar w:fldCharType="separate"/>
      </w:r>
      <w:r>
        <w:t>57</w:t>
      </w:r>
      <w:r>
        <w:fldChar w:fldCharType="end"/>
      </w:r>
    </w:p>
    <w:p w14:paraId="2E016CCF" w14:textId="00EFE33E">
      <w:pPr>
        <w:pStyle w:val="TableofFigures"/>
        <w:rPr>
          <w:rFonts w:asciiTheme="minorHAnsi" w:hAnsiTheme="minorHAnsi" w:eastAsiaTheme="minorEastAsia" w:cstheme="minorBidi"/>
          <w:color w:val="auto"/>
          <w:kern w:val="2"/>
          <w:sz w:val="24"/>
          <w:szCs w:val="24"/>
          <w:lang w:val="en-US"/>
          <w14:ligatures w14:val="standardContextual"/>
        </w:rPr>
      </w:pPr>
      <w:r>
        <w:rPr>
          <w:b/>
        </w:rPr>
        <w:t>Table 33: Internal Used Products</w:t>
      </w:r>
      <w:r>
        <w:tab/>
      </w:r>
      <w:r>
        <w:fldChar w:fldCharType="begin"/>
      </w:r>
      <w:r>
        <w:instrText xml:space="preserve"> PAGEREF _Toc241843883 \h </w:instrText>
      </w:r>
      <w:r>
        <w:fldChar w:fldCharType="separate"/>
      </w:r>
      <w:r>
        <w:t>58</w:t>
      </w:r>
      <w:r>
        <w:fldChar w:fldCharType="end"/>
      </w:r>
    </w:p>
    <w:p w14:paraId="07B8162C" w14:textId="692FD85C">
      <w:pPr>
        <w:pStyle w:val="TableofFigures"/>
        <w:rPr>
          <w:rFonts w:asciiTheme="minorHAnsi" w:hAnsiTheme="minorHAnsi" w:eastAsiaTheme="minorEastAsia" w:cstheme="minorBidi"/>
          <w:color w:val="auto"/>
          <w:kern w:val="2"/>
          <w:sz w:val="24"/>
          <w:szCs w:val="24"/>
          <w:lang w:val="en-US"/>
          <w14:ligatures w14:val="standardContextual"/>
        </w:rPr>
      </w:pPr>
      <w:r>
        <w:rPr>
          <w:b/>
        </w:rPr>
        <w:t>Table 34: IV Management</w:t>
      </w:r>
      <w:r>
        <w:tab/>
      </w:r>
      <w:r>
        <w:fldChar w:fldCharType="begin"/>
      </w:r>
      <w:r>
        <w:instrText xml:space="preserve"> PAGEREF _Toc241843884 \h </w:instrText>
      </w:r>
      <w:r>
        <w:fldChar w:fldCharType="separate"/>
      </w:r>
      <w:r>
        <w:t>59</w:t>
      </w:r>
      <w:r>
        <w:fldChar w:fldCharType="end"/>
      </w:r>
    </w:p>
    <w:p w14:paraId="3C3748B6" w14:textId="7ED3F7DC">
      <w:pPr>
        <w:pStyle w:val="TableofFigures"/>
        <w:rPr>
          <w:rFonts w:asciiTheme="minorHAnsi" w:hAnsiTheme="minorHAnsi" w:eastAsiaTheme="minorEastAsia" w:cstheme="minorBidi"/>
          <w:color w:val="auto"/>
          <w:kern w:val="2"/>
          <w:sz w:val="24"/>
          <w:szCs w:val="24"/>
          <w:lang w:val="en-US"/>
          <w14:ligatures w14:val="standardContextual"/>
        </w:rPr>
      </w:pPr>
      <w:r>
        <w:rPr>
          <w:b/>
        </w:rPr>
        <w:t>Table 35: Metrics</w:t>
      </w:r>
      <w:r>
        <w:tab/>
      </w:r>
      <w:r>
        <w:fldChar w:fldCharType="begin"/>
      </w:r>
      <w:r>
        <w:instrText xml:space="preserve"> PAGEREF _Toc241843885 \h </w:instrText>
      </w:r>
      <w:r>
        <w:fldChar w:fldCharType="separate"/>
      </w:r>
      <w:r>
        <w:t>60</w:t>
      </w:r>
      <w:r>
        <w:fldChar w:fldCharType="end"/>
      </w:r>
    </w:p>
    <w:p w14:paraId="2FED46D5" w14:textId="29EF1245">
      <w:pPr>
        <w:pStyle w:val="TableofFigures"/>
        <w:rPr>
          <w:rFonts w:asciiTheme="minorHAnsi" w:hAnsiTheme="minorHAnsi" w:eastAsiaTheme="minorEastAsia" w:cstheme="minorBidi"/>
          <w:color w:val="auto"/>
          <w:kern w:val="2"/>
          <w:sz w:val="24"/>
          <w:szCs w:val="24"/>
          <w:lang w:val="en-US"/>
          <w14:ligatures w14:val="standardContextual"/>
        </w:rPr>
      </w:pPr>
      <w:r>
        <w:rPr>
          <w:b/>
        </w:rPr>
        <w:t>Table 36: Reviews and Meetings</w:t>
      </w:r>
      <w:r>
        <w:tab/>
      </w:r>
      <w:r>
        <w:fldChar w:fldCharType="begin"/>
      </w:r>
      <w:r>
        <w:instrText xml:space="preserve"> PAGEREF _Toc241843886 \h </w:instrText>
      </w:r>
      <w:r>
        <w:fldChar w:fldCharType="separate"/>
      </w:r>
      <w:r>
        <w:t>61</w:t>
      </w:r>
      <w:r>
        <w:fldChar w:fldCharType="end"/>
      </w:r>
    </w:p>
    <w:p w14:paraId="3CC3359E" w14:textId="39BC0181">
      <w:pPr>
        <w:pStyle w:val="TableofFigures"/>
        <w:rPr>
          <w:rFonts w:asciiTheme="minorHAnsi" w:hAnsiTheme="minorHAnsi" w:eastAsiaTheme="minorEastAsia" w:cstheme="minorBidi"/>
          <w:color w:val="auto"/>
          <w:kern w:val="2"/>
          <w:sz w:val="24"/>
          <w:szCs w:val="24"/>
          <w:lang w:val="en-US"/>
          <w14:ligatures w14:val="standardContextual"/>
        </w:rPr>
      </w:pPr>
      <w:r>
        <w:rPr>
          <w:b/>
        </w:rPr>
        <w:lastRenderedPageBreak/>
        <w:t>Table 37: Milestone Reviews</w:t>
      </w:r>
      <w:r>
        <w:tab/>
      </w:r>
      <w:r>
        <w:fldChar w:fldCharType="begin"/>
      </w:r>
      <w:r>
        <w:instrText xml:space="preserve"> PAGEREF _Toc241843887 \h </w:instrText>
      </w:r>
      <w:r>
        <w:fldChar w:fldCharType="separate"/>
      </w:r>
      <w:r>
        <w:t>63</w:t>
      </w:r>
      <w:r>
        <w:fldChar w:fldCharType="end"/>
      </w:r>
    </w:p>
    <w:p w14:paraId="4206D21D" w14:textId="27ECB8E1">
      <w:pPr>
        <w:spacing w:before="0" w:after="0" w:line="300" w:lineRule="atLeast"/>
        <w:rPr>
          <w:b/>
          <w:bCs/>
        </w:rPr>
      </w:pPr>
      <w:r>
        <w:rPr>
          <w:b/>
          <w:bCs/>
          <w:sz w:val="22"/>
          <w:szCs w:val="22"/>
        </w:rPr>
        <w:fldChar w:fldCharType="end"/>
      </w:r>
    </w:p>
    <w:p w14:paraId="1AB77FF9" w14:textId="77777777">
      <w:pPr>
        <w:spacing w:before="0" w:after="0" w:line="300" w:lineRule="atLeast"/>
        <w:rPr>
          <w:b/>
          <w:bCs/>
        </w:rPr>
      </w:pPr>
    </w:p>
    <w:p w14:paraId="0CB53A58" w14:textId="77777777">
      <w:pPr>
        <w:spacing w:before="0" w:after="0" w:line="300" w:lineRule="atLeast"/>
        <w:rPr>
          <w:lang w:eastAsia="ja-JP"/>
        </w:rPr>
      </w:pPr>
    </w:p>
    <w:p w14:paraId="1F8BEF01" w14:textId="77777777">
      <w:pPr>
        <w:spacing w:before="0" w:after="0" w:line="300" w:lineRule="atLeast"/>
        <w:rPr>
          <w:lang w:eastAsia="ja-JP"/>
        </w:rPr>
      </w:pPr>
    </w:p>
    <w:p w14:paraId="31AE56AA" w14:textId="77777777">
      <w:pPr>
        <w:pStyle w:val="ListofFiguresandTablesHeading"/>
      </w:pPr>
      <w:r>
        <w:rPr>
          <w:lang w:val="en-GB"/>
        </w:rPr>
        <w:t>List of Figures</w:t>
      </w:r>
      <w:r>
        <w:rPr>
          <w:lang w:val="en-GB"/>
        </w:rPr>
        <w:fldChar w:fldCharType="begin"/>
      </w:r>
      <w:r>
        <w:rPr>
          <w:lang w:val="en-GB"/>
        </w:rPr>
        <w:instrText xml:space="preserve"> TOC \h \z \c "Figure" </w:instrText>
      </w:r>
      <w:r>
        <w:rPr>
          <w:lang w:val="en-GB"/>
        </w:rPr>
        <w:fldChar w:fldCharType="separate"/>
      </w:r>
    </w:p>
    <w:p w14:paraId="083F9007" w14:textId="0EFE0860">
      <w:pPr>
        <w:pStyle w:val="TableofFigures"/>
        <w:rPr>
          <w:rFonts w:asciiTheme="minorHAnsi" w:hAnsiTheme="minorHAnsi" w:eastAsiaTheme="minorEastAsia" w:cstheme="minorBidi"/>
          <w:color w:val="auto"/>
          <w:kern w:val="2"/>
          <w:sz w:val="24"/>
          <w:szCs w:val="24"/>
          <w:lang w:val="en-US"/>
          <w14:ligatures w14:val="standardContextual"/>
        </w:rPr>
      </w:pPr>
      <w:hyperlink w:history="1" w:anchor="_Toc241843848">
        <w:r>
          <w:rPr>
            <w:rStyle w:val="Hyperlink"/>
          </w:rPr>
          <w:t>Figure 1: Topological Overview, Target State</w:t>
        </w:r>
        <w:r>
          <w:rPr>
            <w:webHidden/>
          </w:rPr>
          <w:tab/>
        </w:r>
        <w:r>
          <w:rPr>
            <w:webHidden/>
          </w:rPr>
          <w:fldChar w:fldCharType="begin"/>
        </w:r>
        <w:r>
          <w:rPr>
            <w:webHidden/>
          </w:rPr>
          <w:instrText xml:space="preserve"> PAGEREF _Toc241843848 \h </w:instrText>
        </w:r>
        <w:r>
          <w:rPr>
            <w:webHidden/>
          </w:rPr>
        </w:r>
        <w:r>
          <w:rPr>
            <w:webHidden/>
          </w:rPr>
          <w:fldChar w:fldCharType="separate"/>
        </w:r>
        <w:r>
          <w:rPr>
            <w:webHidden/>
          </w:rPr>
          <w:t>17</w:t>
        </w:r>
        <w:r>
          <w:rPr>
            <w:webHidden/>
          </w:rPr>
          <w:fldChar w:fldCharType="end"/>
        </w:r>
      </w:hyperlink>
    </w:p>
    <w:p w14:paraId="09850EF9" w14:textId="438BA91E">
      <w:pPr>
        <w:pStyle w:val="TableofFigures"/>
        <w:rPr>
          <w:rFonts w:asciiTheme="minorHAnsi" w:hAnsiTheme="minorHAnsi" w:eastAsiaTheme="minorEastAsia" w:cstheme="minorBidi"/>
          <w:color w:val="auto"/>
          <w:kern w:val="2"/>
          <w:sz w:val="24"/>
          <w:szCs w:val="24"/>
          <w:lang w:val="en-US"/>
          <w14:ligatures w14:val="standardContextual"/>
        </w:rPr>
      </w:pPr>
      <w:hyperlink w:history="1" w:anchor="_Toc241843849">
        <w:r>
          <w:rPr>
            <w:rStyle w:val="Hyperlink"/>
          </w:rPr>
          <w:t>Figure 2: High Level System Overview, Target State</w:t>
        </w:r>
        <w:r>
          <w:rPr>
            <w:webHidden/>
          </w:rPr>
          <w:tab/>
        </w:r>
        <w:r>
          <w:rPr>
            <w:webHidden/>
          </w:rPr>
          <w:fldChar w:fldCharType="begin"/>
        </w:r>
        <w:r>
          <w:rPr>
            <w:webHidden/>
          </w:rPr>
          <w:instrText xml:space="preserve"> PAGEREF _Toc241843849 \h </w:instrText>
        </w:r>
        <w:r>
          <w:rPr>
            <w:webHidden/>
          </w:rPr>
        </w:r>
        <w:r>
          <w:rPr>
            <w:webHidden/>
          </w:rPr>
          <w:fldChar w:fldCharType="separate"/>
        </w:r>
        <w:r>
          <w:rPr>
            <w:webHidden/>
          </w:rPr>
          <w:t>18</w:t>
        </w:r>
        <w:r>
          <w:rPr>
            <w:webHidden/>
          </w:rPr>
          <w:fldChar w:fldCharType="end"/>
        </w:r>
      </w:hyperlink>
    </w:p>
    <w:p w14:paraId="509C234C" w14:textId="3CE4C500">
      <w:pPr>
        <w:pStyle w:val="TableofFigures"/>
        <w:rPr>
          <w:rFonts w:asciiTheme="minorHAnsi" w:hAnsiTheme="minorHAnsi" w:eastAsiaTheme="minorEastAsia" w:cstheme="minorBidi"/>
          <w:color w:val="auto"/>
          <w:kern w:val="2"/>
          <w:sz w:val="24"/>
          <w:szCs w:val="24"/>
          <w:lang w:val="en-US"/>
          <w14:ligatures w14:val="standardContextual"/>
        </w:rPr>
      </w:pPr>
      <w:hyperlink w:history="1" w:anchor="_Toc241843850">
        <w:r>
          <w:rPr>
            <w:rStyle w:val="Hyperlink"/>
          </w:rPr>
          <w:t>Figure 3: High Level System Architecture, Target State</w:t>
        </w:r>
        <w:r>
          <w:rPr>
            <w:webHidden/>
          </w:rPr>
          <w:tab/>
        </w:r>
        <w:r>
          <w:rPr>
            <w:webHidden/>
          </w:rPr>
          <w:fldChar w:fldCharType="begin"/>
        </w:r>
        <w:r>
          <w:rPr>
            <w:webHidden/>
          </w:rPr>
          <w:instrText xml:space="preserve"> PAGEREF _Toc241843850 \h </w:instrText>
        </w:r>
        <w:r>
          <w:rPr>
            <w:webHidden/>
          </w:rPr>
        </w:r>
        <w:r>
          <w:rPr>
            <w:webHidden/>
          </w:rPr>
          <w:fldChar w:fldCharType="separate"/>
        </w:r>
        <w:r>
          <w:rPr>
            <w:webHidden/>
          </w:rPr>
          <w:t>19</w:t>
        </w:r>
        <w:r>
          <w:rPr>
            <w:webHidden/>
          </w:rPr>
          <w:fldChar w:fldCharType="end"/>
        </w:r>
      </w:hyperlink>
    </w:p>
    <w:p w14:paraId="3D53DAC9" w14:textId="1D8C055F">
      <w:pPr>
        <w:spacing w:before="0" w:after="0" w:line="300" w:lineRule="atLeast"/>
        <w:rPr>
          <w:sz w:val="22"/>
          <w:szCs w:val="22"/>
          <w:lang w:eastAsia="ja-JP"/>
        </w:rPr>
      </w:pPr>
      <w:r>
        <w:rPr>
          <w:sz w:val="22"/>
          <w:szCs w:val="22"/>
          <w:lang w:eastAsia="ja-JP"/>
        </w:rPr>
        <w:fldChar w:fldCharType="end"/>
      </w:r>
    </w:p>
    <w:p w14:paraId="54FD2563" w14:textId="77777777">
      <w:pPr>
        <w:spacing w:before="0" w:after="0" w:line="300" w:lineRule="atLeast"/>
        <w:rPr>
          <w:lang w:eastAsia="ja-JP"/>
        </w:rPr>
      </w:pPr>
    </w:p>
    <w:p w14:paraId="64E5665E" w14:textId="77777777">
      <w:bookmarkStart w:name="_Toc145413825" w:id="2"/>
      <w:bookmarkEnd w:id="1"/>
      <w:bookmarkEnd w:id="2"/>
    </w:p>
    <w:p w14:paraId="15DB2EFD" w14:textId="77777777">
      <w:pPr>
        <w:pStyle w:val="Heading1"/>
      </w:pPr>
      <w:commentRangeStart w:id="2555568"/>
      <w:bookmarkStart w:name="_Toc175915032" w:id="3"/>
      <w:bookmarkStart w:name="_Ref241830122" w:id="4"/>
      <w:bookmarkStart w:name="_Toc241843889" w:id="5"/>
      <w:bookmarkStart w:name="_Toc311417554" w:id="6"/>
      <w:bookmarkStart w:name="_Toc321227215" w:id="7"/>
      <w:r>
        <w:lastRenderedPageBreak/>
        <w:t>SCOPE</w:t>
      </w:r>
      <w:bookmarkEnd w:id="3"/>
      <w:bookmarkEnd w:id="4"/>
      <w:bookmarkEnd w:id="5"/>
      <w:r>
        <w:t xml:space="preserve"> </w:t>
      </w:r>
      <w:commentRangeEnd w:id="2555568"/>
      <w:r>
        <w:rPr>
          <w:rStyle w:val="CommentReference"/>
        </w:rPr>
        <w:commentReference w:id="2555568"/>
      </w:r>
    </w:p>
    <w:bookmarkEnd w:id="6"/>
    <w:p>
      <w:pPr>
        <w:rPr>
          <w:rFonts w:cs="Arial"/>
          <w:szCs w:val="22"/>
          <w:lang w:eastAsia="de-DE"/>
        </w:rPr>
      </w:pPr>
      <w:r xmlns:aml="http://schemas.microsoft.com/aml/2001/core" xmlns:tara="kcentrix:tara" xmlns:msxsl="urn:schemas-microsoft-com:xslt">
        <w:rPr>
          <w:rFonts w:ascii="Arial" w:hAnsi="Arial" w:cs="Arial"/>
          <w:sz w:val="20"/>
          <w:szCs w:val="20"/>
          <w:b w:val="off"/>
          <w:u w:val="none"/>
          <w:em w:val="false"/>
          <w:color w:val="000000"/>
        </w:rPr>
        <w:t xml:space="preserve">The System Engineering Management Plan (SEMP) describes the Solution Work Plan and Engineering Process as it is to be applied to the engineering elements of the “ZIVD IL Solution” and “ZIVD ETCS Solution” for the customer project </w:t>
      </w:r>
      <w:del w:author="UJHELYI Janos" w:date="2026-10-02T15:19:39+2" w:id="2555537">
        <w:r>
          <w:rPr xmlns:aml="http://schemas.microsoft.com/aml/2001/core" xmlns:tara="kcentrix:tara" xmlns:msxsl="urn:schemas-microsoft-com:xslt">
            <w:rFonts w:ascii="Arial" w:hAnsi="Arial" w:cs="Arial"/>
            <w:sz w:val="20"/>
            <w:szCs w:val="20"/>
            <w:b w:val="off"/>
            <w:u w:val="none"/>
            <w:em w:val="false"/>
            <w:color w:val="000000"/>
          </w:rPr>
          <w:delText xml:space="preserve">“Zalaszetntiván </w:delText>
        </w:r>
      </w:del>
      <w:ins w:author="UJHELYI Janos" w:date="2026-10-02T15:19:39+2" w:id="2555537">
        <w:r xmlns:aml="http://schemas.microsoft.com/aml/2001/core" xmlns:tara="kcentrix:tara" xmlns:msxsl="urn:schemas-microsoft-com:xslt">
          <w:rPr>
            <w:rFonts w:ascii="Arial" w:hAnsi="Arial" w:cs="Arial"/>
            <w:sz w:val="20"/>
            <w:szCs w:val="20"/>
            <w:b w:val="off"/>
            <w:u w:val="none"/>
            <w:em w:val="false"/>
            <w:color w:val="000000"/>
          </w:rPr>
          <w:t xml:space="preserve">“Zalaszentiván </w:t>
        </w:r>
      </w:ins>
      <w:r xmlns:aml="http://schemas.microsoft.com/aml/2001/core" xmlns:tara="kcentrix:tara" xmlns:msxsl="urn:schemas-microsoft-com:xslt">
        <w:rPr>
          <w:rFonts w:ascii="Arial" w:hAnsi="Arial" w:cs="Arial"/>
          <w:sz w:val="20"/>
          <w:szCs w:val="20"/>
          <w:b w:val="off"/>
          <w:u w:val="none"/>
          <w:em w:val="false"/>
          <w:color w:val="000000"/>
        </w:rPr>
        <w:t xml:space="preserve">Delta Track”.</w:t>
      </w:r>
    </w:p>
    <w:p w14:paraId="54695109" w14:textId="77777777">
      <w:pPr>
        <w:pStyle w:val="Heading2"/>
      </w:pPr>
      <w:bookmarkStart w:name="_Toc241843890" w:id="9"/>
      <w:r>
        <w:t>Identification</w:t>
      </w:r>
      <w:bookmarkEnd w:id="9"/>
    </w:p>
    <w:p w14:paraId="67569850" w14:textId="77777777"/>
    <w:tbl>
      <w:tblPr>
        <w:tblW w:w="6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054"/>
        <w:gridCol w:w="4674"/>
      </w:tblGrid>
      <w:tr w14:paraId="7807A70F" w14:textId="77777777">
        <w:trPr>
          <w:trHeight w:val="407"/>
          <w:jc w:val="center"/>
        </w:trPr>
        <w:tc xmlns:tara="kcentrix:tara" tara:rowspan="1" tara:colspan="1">
          <w:tcPr>
            <w:tcW w:w="2054" w:type="dxa"/>
            <w:tcBorders>
              <w:top w:val="single" w:color="auto" w:sz="4" w:space="0"/>
              <w:left w:val="single" w:color="auto" w:sz="4" w:space="0"/>
              <w:bottom w:val="single" w:color="auto" w:sz="4" w:space="0"/>
              <w:right w:val="single" w:color="auto" w:sz="4" w:space="0"/>
            </w:tcBorders>
            <w:shd w:val="clear" w:color="auto" w:fill="C6D9F1"/>
          </w:tcPr>
          <w:p w14:paraId="001E314C" w14:textId="77777777">
            <w:pPr>
              <w:rPr>
                <w:rFonts w:cs="Arial"/>
                <w:b/>
                <w:szCs w:val="22"/>
                <w:lang w:eastAsia="de-DE"/>
              </w:rPr>
            </w:pPr>
            <w:r>
              <w:rPr>
                <w:rFonts w:cs="Arial"/>
                <w:b/>
                <w:szCs w:val="22"/>
                <w:lang w:eastAsia="de-DE"/>
              </w:rPr>
              <w:t>Project:</w:t>
            </w:r>
          </w:p>
        </w:tc>
        <w:tc xmlns:tara="kcentrix:tara" tara:rowspan="1" tara:colspan="1">
          <w:tcPr>
            <w:tcW w:w="4674" w:type="dxa"/>
            <w:tcBorders>
              <w:top w:val="single" w:color="auto" w:sz="4" w:space="0"/>
              <w:left w:val="single" w:color="auto" w:sz="4" w:space="0"/>
              <w:bottom w:val="single" w:color="auto" w:sz="4" w:space="0"/>
              <w:right w:val="single" w:color="auto" w:sz="4" w:space="0"/>
            </w:tcBorders>
          </w:tcPr>
          <w:p>
            <w:pPr>
              <w:jc w:val="left"/>
            </w:pPr>
            <w:r xmlns:aml="http://schemas.microsoft.com/aml/2001/core" xmlns:msxsl="urn:schemas-microsoft-com:xslt">
              <w:rPr>
                <w:rFonts w:ascii="Arial" w:hAnsi="Arial" w:cs="Arial"/>
                <w:sz w:val="20"/>
                <w:szCs w:val="20"/>
                <w:b w:val="off"/>
                <w:u w:val="none"/>
                <w:em w:val="false"/>
                <w:color w:val="000000"/>
              </w:rPr>
              <w:t xml:space="preserve">Zalaszentiváni deltavágány építése </w:t>
            </w:r>
            <w:r xmlns:aml="http://schemas.microsoft.com/aml/2001/core" xmlns:msxsl="urn:schemas-microsoft-com:xslt">
              <w:br w:clear="all"/>
            </w:r>
            <w:del w:author="SOOS Gabor" w:date="2026-10-02T16:37:15+2" w:id="2555567">
              <w:r>
                <w:rPr xmlns:aml="http://schemas.microsoft.com/aml/2001/core" xmlns:msxsl="urn:schemas-microsoft-com:xslt">
                  <w:rFonts w:ascii="Arial" w:hAnsi="Arial" w:cs="Arial"/>
                  <w:sz w:val="20"/>
                  <w:szCs w:val="20"/>
                  <w:b w:val="off"/>
                  <w:u w:val="none"/>
                  <w:em w:val="false"/>
                  <w:color w:val="000000"/>
                </w:rPr>
                <w:delText xml:space="preserve">Zalaszetivan </w:delText>
              </w:r>
            </w:del>
            <w:ins w:author="SOOS Gabor" w:date="2026-10-02T16:37:15+2" w:id="2555567">
              <w:r xmlns:aml="http://schemas.microsoft.com/aml/2001/core" xmlns:msxsl="urn:schemas-microsoft-com:xslt">
                <w:rPr>
                  <w:rFonts w:ascii="Arial" w:hAnsi="Arial" w:cs="Arial"/>
                  <w:sz w:val="20"/>
                  <w:szCs w:val="20"/>
                  <w:b w:val="off"/>
                  <w:u w:val="none"/>
                  <w:em w:val="false"/>
                  <w:color w:val="000000"/>
                </w:rPr>
                <w:t xml:space="preserve">Zalaszentivan </w:t>
              </w:r>
            </w:ins>
            <w:r xmlns:aml="http://schemas.microsoft.com/aml/2001/core" xmlns:msxsl="urn:schemas-microsoft-com:xslt">
              <w:rPr>
                <w:rFonts w:ascii="Arial" w:hAnsi="Arial" w:cs="Arial"/>
                <w:sz w:val="20"/>
                <w:szCs w:val="20"/>
                <w:b w:val="off"/>
                <w:u w:val="none"/>
                <w:em w:val="false"/>
                <w:color w:val="000000"/>
              </w:rPr>
              <w:t xml:space="preserve">Delta Track</w:t>
            </w:r>
          </w:p>
          <w:p w14:paraId="2155EA3B" w14:textId="627AC934">
            <w:pPr>
              <w:rPr>
                <w:rFonts w:cs="Arial"/>
              </w:rPr>
            </w:pPr>
            <w:r>
              <w:rPr>
                <w:rFonts w:cs="Arial"/>
              </w:rPr>
              <w:t>(abbr. ZIVD)</w:t>
            </w:r>
          </w:p>
        </w:tc>
      </w:tr>
      <w:tr w14:paraId="584FA5CB" w14:textId="77777777">
        <w:trPr>
          <w:trHeight w:val="413"/>
          <w:jc w:val="center"/>
        </w:trPr>
        <w:tc xmlns:tara="kcentrix:tara" tara:rowspan="1" tara:colspan="1">
          <w:tcPr>
            <w:tcW w:w="2054" w:type="dxa"/>
            <w:tcBorders>
              <w:top w:val="single" w:color="auto" w:sz="4" w:space="0"/>
              <w:left w:val="single" w:color="auto" w:sz="4" w:space="0"/>
              <w:bottom w:val="single" w:color="auto" w:sz="4" w:space="0"/>
              <w:right w:val="single" w:color="auto" w:sz="4" w:space="0"/>
            </w:tcBorders>
            <w:shd w:val="clear" w:color="auto" w:fill="C6D9F1"/>
          </w:tcPr>
          <w:p w14:paraId="58A0D991" w14:textId="77777777">
            <w:pPr>
              <w:rPr>
                <w:rFonts w:cs="Arial"/>
                <w:b/>
                <w:szCs w:val="22"/>
                <w:lang w:eastAsia="de-DE"/>
              </w:rPr>
            </w:pPr>
            <w:commentRangeStart w:id="2555649"/>
            <w:r>
              <w:rPr>
                <w:rFonts w:cs="Arial"/>
                <w:b/>
                <w:szCs w:val="22"/>
                <w:lang w:eastAsia="de-DE"/>
              </w:rPr>
              <w:t>Solution:</w:t>
            </w:r>
            <w:commentRangeEnd w:id="2555649"/>
            <w:r>
              <w:rPr>
                <w:rStyle w:val="CommentReference"/>
              </w:rPr>
              <w:commentReference w:id="2555649"/>
            </w:r>
          </w:p>
        </w:tc>
        <w:tc xmlns:tara="kcentrix:tara" tara:rowspan="1" tara:colspan="1">
          <w:tcPr>
            <w:tcW w:w="4674" w:type="dxa"/>
            <w:tcBorders>
              <w:top w:val="single" w:color="auto" w:sz="4" w:space="0"/>
              <w:left w:val="single" w:color="auto" w:sz="4" w:space="0"/>
              <w:bottom w:val="single" w:color="auto" w:sz="4" w:space="0"/>
              <w:right w:val="single" w:color="auto" w:sz="4" w:space="0"/>
            </w:tcBorders>
          </w:tcPr>
          <w:p w14:paraId="21AB682F" w14:textId="46BBC894">
            <w:pPr>
              <w:rPr>
                <w:rFonts w:cs="Arial"/>
              </w:rPr>
            </w:pPr>
            <w:bookmarkStart w:name="ref_CSLK_ETCS" w:id="10"/>
            <w:r>
              <w:rPr>
                <w:rFonts w:cs="Arial"/>
              </w:rPr>
              <w:commentRangeStart w:id="2555569"/>
              <w:t xml:space="preserve">ZIVD IL</w:t>
              <w:commentRangeEnd w:id="2555569"/>
            </w:r>
            <w:r>
              <w:rPr>
                <w:rStyle w:val="CommentReference"/>
              </w:rPr>
              <w:commentReference w:id="2555569"/>
            </w:r>
          </w:p>
          <w:p w14:paraId="2DC777E7" w14:textId="658B077E">
            <w:pPr>
              <w:rPr>
                <w:rFonts w:cs="Arial"/>
              </w:rPr>
            </w:pPr>
            <w:r>
              <w:rPr>
                <w:rFonts w:cs="Arial"/>
              </w:rPr>
              <w:t>ZIVD ETCS</w:t>
            </w:r>
            <w:bookmarkEnd w:id="10"/>
          </w:p>
        </w:tc>
      </w:tr>
      <w:tr w14:paraId="06B71651" w14:textId="77777777">
        <w:trPr>
          <w:trHeight w:val="410"/>
          <w:jc w:val="center"/>
        </w:trPr>
        <w:tc xmlns:tara="kcentrix:tara" tara:rowspan="1" tara:colspan="1">
          <w:tcPr>
            <w:tcW w:w="2054" w:type="dxa"/>
            <w:tcBorders>
              <w:top w:val="single" w:color="auto" w:sz="4" w:space="0"/>
              <w:left w:val="single" w:color="auto" w:sz="4" w:space="0"/>
              <w:bottom w:val="single" w:color="auto" w:sz="4" w:space="0"/>
              <w:right w:val="single" w:color="auto" w:sz="4" w:space="0"/>
            </w:tcBorders>
            <w:shd w:val="clear" w:color="auto" w:fill="C6D9F1"/>
          </w:tcPr>
          <w:p w14:paraId="02984487" w14:textId="77777777">
            <w:pPr>
              <w:rPr>
                <w:rFonts w:cs="Arial"/>
                <w:b/>
                <w:szCs w:val="22"/>
                <w:lang w:eastAsia="de-DE"/>
              </w:rPr>
            </w:pPr>
            <w:r>
              <w:rPr>
                <w:rFonts w:cs="Arial"/>
                <w:b/>
                <w:szCs w:val="22"/>
                <w:lang w:eastAsia="de-DE"/>
              </w:rPr>
              <w:t>Identification:</w:t>
            </w:r>
          </w:p>
        </w:tc>
        <w:tc xmlns:tara="kcentrix:tara" tara:rowspan="1" tara:colspan="1">
          <w:tcPr>
            <w:tcW w:w="4674" w:type="dxa"/>
            <w:tcBorders>
              <w:top w:val="single" w:color="auto" w:sz="4" w:space="0"/>
              <w:left w:val="single" w:color="auto" w:sz="4" w:space="0"/>
              <w:bottom w:val="single" w:color="auto" w:sz="4" w:space="0"/>
              <w:right w:val="single" w:color="auto" w:sz="4" w:space="0"/>
            </w:tcBorders>
          </w:tcPr>
          <w:p w14:paraId="2689921C" w14:textId="355AAB74">
            <w:pPr>
              <w:rPr>
                <w:rFonts w:cs="Arial"/>
              </w:rPr>
            </w:pPr>
            <w:r>
              <w:rPr>
                <w:rFonts w:cs="Arial"/>
              </w:rPr>
              <w:t>ATRELOA42</w:t>
            </w:r>
          </w:p>
        </w:tc>
      </w:tr>
      <w:tr w14:paraId="16614554" w14:textId="77777777">
        <w:trPr>
          <w:trHeight w:val="417"/>
          <w:jc w:val="center"/>
        </w:trPr>
        <w:tc xmlns:tara="kcentrix:tara" tara:rowspan="1" tara:colspan="1">
          <w:tcPr>
            <w:tcW w:w="2054" w:type="dxa"/>
            <w:tcBorders>
              <w:top w:val="single" w:color="auto" w:sz="4" w:space="0"/>
              <w:left w:val="single" w:color="auto" w:sz="4" w:space="0"/>
              <w:bottom w:val="single" w:color="auto" w:sz="4" w:space="0"/>
              <w:right w:val="single" w:color="auto" w:sz="4" w:space="0"/>
            </w:tcBorders>
            <w:shd w:val="clear" w:color="auto" w:fill="C6D9F1"/>
          </w:tcPr>
          <w:p w14:paraId="38DFD940" w14:textId="77777777">
            <w:pPr>
              <w:rPr>
                <w:rFonts w:cs="Arial"/>
                <w:b/>
                <w:szCs w:val="22"/>
                <w:lang w:eastAsia="de-DE"/>
              </w:rPr>
            </w:pPr>
            <w:r>
              <w:rPr>
                <w:rFonts w:cs="Arial"/>
                <w:b/>
                <w:szCs w:val="22"/>
                <w:lang w:eastAsia="de-DE"/>
              </w:rPr>
              <w:t>Contract:</w:t>
            </w:r>
          </w:p>
        </w:tc>
        <w:tc xmlns:tara="kcentrix:tara" tara:rowspan="1" tara:colspan="1">
          <w:tcPr>
            <w:tcW w:w="4674" w:type="dxa"/>
            <w:tcBorders>
              <w:top w:val="single" w:color="auto" w:sz="4" w:space="0"/>
              <w:left w:val="single" w:color="auto" w:sz="4" w:space="0"/>
              <w:bottom w:val="single" w:color="auto" w:sz="4" w:space="0"/>
              <w:right w:val="single" w:color="auto" w:sz="4" w:space="0"/>
            </w:tcBorders>
          </w:tcPr>
          <w:p w14:paraId="568DBB8F" w14:textId="3CDF30D0">
            <w:pPr>
              <w:rPr>
                <w:rFonts w:cs="Arial"/>
                <w:highlight w:val="yellow"/>
              </w:rPr>
            </w:pPr>
            <w:r>
              <w:t>Zalaszentiváni deltavágány építése</w:t>
            </w:r>
          </w:p>
        </w:tc>
      </w:tr>
      <w:tr w14:paraId="5933E4E2" w14:textId="77777777">
        <w:trPr>
          <w:trHeight w:val="423"/>
          <w:jc w:val="center"/>
        </w:trPr>
        <w:tc xmlns:tara="kcentrix:tara" tara:rowspan="1" tara:colspan="1">
          <w:tcPr>
            <w:tcW w:w="2054" w:type="dxa"/>
            <w:tcBorders>
              <w:top w:val="single" w:color="auto" w:sz="4" w:space="0"/>
              <w:left w:val="single" w:color="auto" w:sz="4" w:space="0"/>
              <w:bottom w:val="single" w:color="auto" w:sz="4" w:space="0"/>
              <w:right w:val="single" w:color="auto" w:sz="4" w:space="0"/>
            </w:tcBorders>
            <w:shd w:val="clear" w:color="auto" w:fill="C6D9F1"/>
          </w:tcPr>
          <w:p w14:paraId="2CAD5BF8" w14:textId="77777777">
            <w:pPr>
              <w:rPr>
                <w:rFonts w:cs="Arial"/>
                <w:b/>
                <w:szCs w:val="22"/>
                <w:lang w:eastAsia="de-DE"/>
              </w:rPr>
            </w:pPr>
            <w:r>
              <w:rPr>
                <w:rFonts w:cs="Arial"/>
                <w:b/>
                <w:szCs w:val="22"/>
                <w:lang w:eastAsia="de-DE"/>
              </w:rPr>
              <w:t xml:space="preserve">Customer: </w:t>
            </w:r>
          </w:p>
        </w:tc>
        <w:tc xmlns:tara="kcentrix:tara" tara:rowspan="1" tara:colspan="1">
          <w:tcPr>
            <w:tcW w:w="4674" w:type="dxa"/>
            <w:tcBorders>
              <w:top w:val="single" w:color="auto" w:sz="4" w:space="0"/>
              <w:left w:val="single" w:color="auto" w:sz="4" w:space="0"/>
              <w:bottom w:val="single" w:color="auto" w:sz="4" w:space="0"/>
              <w:right w:val="single" w:color="auto" w:sz="4" w:space="0"/>
            </w:tcBorders>
          </w:tcPr>
          <w:p w14:paraId="11ADF244" w14:textId="0A5A904C">
            <w:pPr>
              <w:rPr>
                <w:rFonts w:cs="Arial"/>
                <w:highlight w:val="yellow"/>
              </w:rPr>
            </w:pPr>
            <w:r>
              <w:rPr>
                <w:rStyle w:val="hilighti"/>
                <w:rFonts w:cs="Arial"/>
              </w:rPr>
              <w:t>V-Híd Network Kft.</w:t>
            </w:r>
          </w:p>
        </w:tc>
      </w:tr>
      <w:tr w14:paraId="0C811FF1" w14:textId="77777777">
        <w:trPr>
          <w:trHeight w:val="415"/>
          <w:jc w:val="center"/>
        </w:trPr>
        <w:tc xmlns:tara="kcentrix:tara" tara:rowspan="1" tara:colspan="1">
          <w:tcPr>
            <w:tcW w:w="2054" w:type="dxa"/>
            <w:tcBorders>
              <w:top w:val="single" w:color="auto" w:sz="4" w:space="0"/>
              <w:left w:val="single" w:color="auto" w:sz="4" w:space="0"/>
              <w:bottom w:val="single" w:color="auto" w:sz="4" w:space="0"/>
              <w:right w:val="single" w:color="auto" w:sz="4" w:space="0"/>
            </w:tcBorders>
            <w:shd w:val="clear" w:color="auto" w:fill="C6D9F1"/>
          </w:tcPr>
          <w:p w14:paraId="36E08533" w14:textId="77777777">
            <w:pPr>
              <w:rPr>
                <w:rFonts w:cs="Arial"/>
                <w:b/>
                <w:szCs w:val="22"/>
                <w:lang w:eastAsia="de-DE"/>
              </w:rPr>
            </w:pPr>
            <w:r>
              <w:rPr>
                <w:rFonts w:cs="Arial"/>
                <w:b/>
                <w:szCs w:val="22"/>
                <w:lang w:eastAsia="de-DE"/>
              </w:rPr>
              <w:t>End User:</w:t>
            </w:r>
          </w:p>
        </w:tc>
        <w:tc xmlns:tara="kcentrix:tara" tara:rowspan="1" tara:colspan="1">
          <w:tcPr>
            <w:tcW w:w="4674" w:type="dxa"/>
            <w:tcBorders>
              <w:top w:val="single" w:color="auto" w:sz="4" w:space="0"/>
              <w:left w:val="single" w:color="auto" w:sz="4" w:space="0"/>
              <w:bottom w:val="single" w:color="auto" w:sz="4" w:space="0"/>
              <w:right w:val="single" w:color="auto" w:sz="4" w:space="0"/>
            </w:tcBorders>
          </w:tcPr>
          <w:p w14:paraId="5E62B9DC" w14:textId="450CFBDB">
            <w:pPr>
              <w:rPr>
                <w:rFonts w:cs="Arial"/>
              </w:rPr>
            </w:pPr>
            <w:r>
              <w:rPr>
                <w:rFonts w:cs="Arial"/>
              </w:rPr>
              <w:t>GYSEV</w:t>
            </w:r>
          </w:p>
        </w:tc>
      </w:tr>
      <w:tr w14:paraId="6CDCF989" w14:textId="77777777">
        <w:trPr>
          <w:trHeight w:val="321"/>
          <w:jc w:val="center"/>
        </w:trPr>
        <w:tc xmlns:tara="kcentrix:tara" tara:rowspan="1" tara:colspan="1">
          <w:tcPr>
            <w:tcW w:w="2054" w:type="dxa"/>
            <w:tcBorders>
              <w:top w:val="single" w:color="auto" w:sz="4" w:space="0"/>
              <w:left w:val="single" w:color="auto" w:sz="4" w:space="0"/>
              <w:bottom w:val="single" w:color="auto" w:sz="4" w:space="0"/>
              <w:right w:val="single" w:color="auto" w:sz="4" w:space="0"/>
            </w:tcBorders>
            <w:shd w:val="clear" w:color="auto" w:fill="C6D9F1"/>
          </w:tcPr>
          <w:p w14:paraId="50B30D0F" w14:textId="77777777">
            <w:pPr>
              <w:rPr>
                <w:rFonts w:cs="Arial"/>
                <w:b/>
                <w:szCs w:val="22"/>
                <w:lang w:eastAsia="de-DE"/>
              </w:rPr>
            </w:pPr>
            <w:r>
              <w:rPr>
                <w:rFonts w:cs="Arial"/>
                <w:b/>
                <w:szCs w:val="22"/>
                <w:lang w:eastAsia="de-DE"/>
              </w:rPr>
              <w:t>SIL Level</w:t>
            </w:r>
          </w:p>
        </w:tc>
        <w:tc xmlns:tara="kcentrix:tara" tara:rowspan="1" tara:colspan="1">
          <w:tcPr>
            <w:tcW w:w="4674" w:type="dxa"/>
            <w:tcBorders>
              <w:top w:val="single" w:color="auto" w:sz="4" w:space="0"/>
              <w:left w:val="single" w:color="auto" w:sz="4" w:space="0"/>
              <w:bottom w:val="single" w:color="auto" w:sz="4" w:space="0"/>
              <w:right w:val="single" w:color="auto" w:sz="4" w:space="0"/>
            </w:tcBorders>
          </w:tcPr>
          <w:p w14:paraId="0008CE3F" w14:textId="77777777">
            <w:pPr>
              <w:rPr>
                <w:rFonts w:cs="Arial"/>
              </w:rPr>
            </w:pPr>
            <w:r>
              <w:rPr>
                <w:rFonts w:cs="Arial"/>
              </w:rPr>
              <w:t>SIL4</w:t>
            </w:r>
          </w:p>
        </w:tc>
      </w:tr>
    </w:tbl>
    <w:p w14:paraId="745DF4E1" w14:textId="14E5951A">
      <w:pPr>
        <w:jc w:val="center"/>
        <w:rPr>
          <w:b/>
        </w:rPr>
      </w:pPr>
      <w:bookmarkStart w:name="_Ref8636635" w:id="11"/>
      <w:bookmarkStart w:name="_Toc241843851" w:id="13"/>
      <w:bookmarkStart w:name="_Toc271391892" w:id="14"/>
      <w:r>
        <w:rPr>
          <w:b/>
        </w:rPr>
        <w:t xml:space="preserve">Table </w:t>
      </w:r>
      <w:r>
        <w:rPr>
          <w:b/>
        </w:rPr>
        <w:fldChar w:fldCharType="begin"/>
      </w:r>
      <w:r>
        <w:rPr>
          <w:b/>
        </w:rPr>
        <w:instrText xml:space="preserve"> SEQ Table \* ARABIC </w:instrText>
      </w:r>
      <w:r>
        <w:rPr>
          <w:b/>
        </w:rPr>
        <w:fldChar w:fldCharType="separate"/>
      </w:r>
      <w:r>
        <w:rPr>
          <w:b/>
        </w:rPr>
        <w:t>1</w:t>
      </w:r>
      <w:r>
        <w:rPr>
          <w:b/>
        </w:rPr>
        <w:fldChar w:fldCharType="end"/>
      </w:r>
      <w:bookmarkEnd w:id="11"/>
      <w:r>
        <w:rPr>
          <w:b/>
        </w:rPr>
        <w:t>: Solution Identification</w:t>
      </w:r>
      <w:bookmarkEnd w:id="13"/>
    </w:p>
    <w:p w14:paraId="6D3D2791" w14:textId="77777777">
      <w:pPr>
        <w:spacing w:before="0" w:after="0" w:line="240" w:lineRule="auto"/>
        <w:jc w:val="left"/>
        <w:rPr>
          <w:rFonts w:ascii="Arial Bold" w:hAnsi="Arial Bold" w:eastAsia="Times New Roman" w:cs="Arial"/>
          <w:b/>
          <w:smallCaps/>
          <w:color w:val="auto"/>
          <w:kern w:val="0"/>
          <w:sz w:val="24"/>
          <w:szCs w:val="24"/>
          <w:lang w:eastAsia="ja-JP"/>
        </w:rPr>
      </w:pPr>
      <w:bookmarkStart w:name="_Toc175915035" w:id="15"/>
      <w:bookmarkEnd w:id="14"/>
      <w:r>
        <w:br w:type="page"/>
      </w:r>
    </w:p>
    <w:p w14:paraId="2C3C58C8" w14:textId="60975842">
      <w:pPr>
        <w:pStyle w:val="Heading2"/>
      </w:pPr>
      <w:bookmarkStart w:name="_Toc241843891" w:id="16"/>
      <w:r>
        <w:lastRenderedPageBreak/>
        <w:t>Project objective</w:t>
      </w:r>
      <w:bookmarkEnd w:id="16"/>
    </w:p>
    <w:p>
      <w:pPr>
        <w:rPr>
          <w:rFonts w:cs="Arial"/>
          <w:szCs w:val="22"/>
          <w:lang w:eastAsia="de-DE"/>
        </w:rPr>
      </w:pPr>
      <w:r xmlns:aml="http://schemas.microsoft.com/aml/2001/core" xmlns:tara="kcentrix:tara" xmlns:msxsl="urn:schemas-microsoft-com:xslt">
        <w:rPr>
          <w:rFonts w:ascii="Arial" w:hAnsi="Arial" w:cs="Arial"/>
          <w:sz w:val="20"/>
          <w:szCs w:val="20"/>
          <w:b w:val="off"/>
          <w:u w:val="none"/>
          <w:em w:val="false"/>
          <w:color w:val="000000"/>
        </w:rPr>
        <w:t xml:space="preserve">The project objective is to deliver the signalling and ETCS L2 trackside changes required for the new Zalaszentiván delta track, creating a direct connection between railway lines 17 and 25. The </w:t>
      </w:r>
      <w:commentRangeStart w:id="2556248"/>
      <w:del w:author="GRONAU Manfred - Contractor" w:date="2026-10-06T09:55:00+2" w:id="2556248">
        <w:r>
          <w:rPr xmlns:aml="http://schemas.microsoft.com/aml/2001/core" xmlns:tara="kcentrix:tara" xmlns:msxsl="urn:schemas-microsoft-com:xslt">
            <w:rFonts w:ascii="Arial" w:hAnsi="Arial" w:cs="Arial"/>
            <w:sz w:val="20"/>
            <w:szCs w:val="20"/>
            <w:b w:val="off"/>
            <w:u w:val="none"/>
            <w:em w:val="false"/>
            <w:color w:val="000000"/>
          </w:rPr>
          <w:delText xml:space="preserve">proposed </w:delText>
        </w:r>
      </w:del>
      <w:commentRangeEnd w:id="2556248"/>
      <w:r>
        <w:rPr>
          <w:rStyle w:val="CommentReference"/>
        </w:rPr>
        <w:commentReference w:id="2556248"/>
      </w:r>
      <w:r xmlns:aml="http://schemas.microsoft.com/aml/2001/core" xmlns:tara="kcentrix:tara" xmlns:msxsl="urn:schemas-microsoft-com:xslt">
        <w:rPr>
          <w:rFonts w:ascii="Arial" w:hAnsi="Arial" w:cs="Arial"/>
          <w:sz w:val="20"/>
          <w:szCs w:val="20"/>
          <w:b w:val="off"/>
          <w:u w:val="none"/>
          <w:em w:val="false"/>
          <w:color w:val="000000"/>
        </w:rPr>
        <w:t xml:space="preserve">Hitachi solution includes replacement of the existing </w:t>
      </w:r>
      <w:commentRangeStart xmlns:aml="http://schemas.microsoft.com/aml/2001/core" xmlns:tara="kcentrix:tara" xmlns:msxsl="urn:schemas-microsoft-com:xslt" w:id="2556244"/>
      <w:r xmlns:aml="http://schemas.microsoft.com/aml/2001/core" xmlns:tara="kcentrix:tara" xmlns:msxsl="urn:schemas-microsoft-com:xslt">
        <w:rPr>
          <w:rFonts w:ascii="Arial" w:hAnsi="Arial" w:cs="Arial"/>
          <w:sz w:val="20"/>
          <w:szCs w:val="20"/>
          <w:b w:val="off"/>
          <w:u w:val="none"/>
          <w:em w:val="false"/>
          <w:color w:val="000000"/>
        </w:rPr>
        <w:t xml:space="preserve">ELEKTRA 1 station interlocking</w:t>
      </w:r>
      <w:commentRangeEnd xmlns:aml="http://schemas.microsoft.com/aml/2001/core" xmlns:tara="kcentrix:tara" xmlns:msxsl="urn:schemas-microsoft-com:xslt" w:id="2556244"/>
      <w:r xmlns:aml="http://schemas.microsoft.com/aml/2001/core" xmlns:tara="kcentrix:tara" xmlns:msxsl="urn:schemas-microsoft-com:xslt">
        <w:rPr>
          <w:rFonts w:ascii="Arial" w:hAnsi="Arial" w:cs="Arial"/>
          <w:sz w:val="20"/>
          <w:szCs w:val="20"/>
          <w:b w:val="off"/>
          <w:u w:val="none"/>
          <w:em w:val="false"/>
          <w:color w:val="000000"/>
        </w:rPr>
        <w:t xml:space="preserve"> by ELEKTRA 2, </w:t>
      </w:r>
      <w:commentRangeStart xmlns:aml="http://schemas.microsoft.com/aml/2001/core" xmlns:tara="kcentrix:tara" xmlns:msxsl="urn:schemas-microsoft-com:xslt" w:id="2556255"/>
      <w:r xmlns:aml="http://schemas.microsoft.com/aml/2001/core" xmlns:tara="kcentrix:tara" xmlns:msxsl="urn:schemas-microsoft-com:xslt">
        <w:rPr>
          <w:rFonts w:ascii="Arial" w:hAnsi="Arial" w:cs="Arial"/>
          <w:sz w:val="20"/>
          <w:szCs w:val="20"/>
          <w:b w:val="off"/>
          <w:u w:val="none"/>
          <w:em w:val="false"/>
          <w:color w:val="000000"/>
        </w:rPr>
        <w:t xml:space="preserve">modification of ETCS L2</w:t>
      </w:r>
      <w:commentRangeEnd xmlns:aml="http://schemas.microsoft.com/aml/2001/core" xmlns:tara="kcentrix:tara" xmlns:msxsl="urn:schemas-microsoft-com:xslt" w:id="2556255"/>
      <w:r xmlns:aml="http://schemas.microsoft.com/aml/2001/core" xmlns:tara="kcentrix:tara" xmlns:msxsl="urn:schemas-microsoft-com:xslt">
        <w:rPr>
          <w:rFonts w:ascii="Arial" w:hAnsi="Arial" w:cs="Arial"/>
          <w:sz w:val="20"/>
          <w:szCs w:val="20"/>
          <w:b w:val="off"/>
          <w:u w:val="none"/>
          <w:em w:val="false"/>
          <w:color w:val="000000"/>
        </w:rPr>
        <w:t xml:space="preserve">, extension of AKF remote control, integration of new trackside objects, testing, validation, commissioning, documentation, training, tools and spares.</w:t>
      </w:r>
      <w:r>
        <w:rPr>
          <w:rStyle w:val="CommentReference"/>
        </w:rPr>
        <w:commentReference w:id="2556255"/>
      </w:r>
      <w:r>
        <w:rPr>
          <w:rStyle w:val="CommentReference"/>
        </w:rPr>
        <w:commentReference w:id="2556244"/>
      </w:r>
    </w:p>
    <w:p w14:paraId="4B28B300" w14:textId="77777777">
      <w:pPr>
        <w:pStyle w:val="Heading2"/>
        <w:rPr>
          <w:lang w:val="en-US"/>
        </w:rPr>
      </w:pPr>
      <w:commentRangeStart w:id="2556258"/>
      <w:commentRangeStart w:id="2555570"/>
      <w:bookmarkStart w:name="_Toc241843892" w:id="17"/>
      <w:r>
        <w:rPr>
          <w:lang w:val="en-US"/>
        </w:rPr>
        <w:commentRangeStart w:id="2556542"/>
        <w:t xml:space="preserve">Main systems </w:t>
      </w:r>
      <w:r>
        <w:t xml:space="preserve">affected</w:t>
        <w:commentRangeEnd w:id="2556542"/>
      </w:r>
      <w:bookmarkEnd w:id="17"/>
      <w:r>
        <w:rPr>
          <w:rStyle w:val="CommentReference"/>
        </w:rPr>
        <w:commentReference w:id="2556542"/>
      </w:r>
      <w:commentRangeEnd w:id="2556258"/>
      <w:r>
        <w:rPr>
          <w:rStyle w:val="CommentReference"/>
        </w:rPr>
        <w:commentReference w:id="2556258"/>
      </w:r>
      <w:commentRangeEnd w:id="2555570"/>
      <w:r>
        <w:rPr>
          <w:rStyle w:val="CommentReference"/>
        </w:rPr>
        <w:commentReference w:id="2555570"/>
      </w:r>
    </w:p>
    <w:p w14:paraId="7367F4B1" w14:textId="77777777">
      <w:pPr>
        <w:pStyle w:val="ListBullet"/>
      </w:pPr>
      <w:r>
        <w:commentRangeStart w:id="2556538"/>
        <w:t xml:space="preserve">Station interlocking and associated ELEKTRA interfaces.</w:t>
        <w:commentRangeEnd w:id="2556538"/>
      </w:r>
      <w:r>
        <w:rPr>
          <w:rStyle w:val="CommentReference"/>
        </w:rPr>
        <w:commentReference w:id="2556538"/>
      </w:r>
    </w:p>
    <w:p w14:paraId="76232781" w14:textId="77777777">
      <w:pPr>
        <w:pStyle w:val="ListBullet"/>
      </w:pPr>
      <w:r>
        <w:t>ETCS L2 trackside subsystem, including RBC, DAKO, balises and operator/diagnostic functions.</w:t>
      </w:r>
    </w:p>
    <w:p w14:paraId="3DAF6DC9" w14:textId="77777777">
      <w:pPr>
        <w:pStyle w:val="ListBullet"/>
      </w:pPr>
      <w:r>
        <w:t>AKF and Super AKF remote-control presentation and data.</w:t>
      </w:r>
    </w:p>
    <w:p w14:paraId="0E137D7B" w14:textId="77777777">
      <w:pPr>
        <w:pStyle w:val="ListBullet"/>
      </w:pPr>
      <w:r>
        <w:t>Signals, point machines, axle counters and block interfaces.</w:t>
      </w:r>
    </w:p>
    <w:p w14:paraId="1CC199C6" w14:textId="77777777">
      <w:pPr>
        <w:pStyle w:val="ListBullet"/>
      </w:pPr>
      <w:r>
        <w:t>Station and line level crossings.</w:t>
      </w:r>
    </w:p>
    <w:p w14:paraId="4A34FC59" w14:textId="77777777">
      <w:pPr>
        <w:pStyle w:val="ListBullet"/>
      </w:pPr>
      <w:r>
        <w:t>Interlocking power supply and signalling equipment room.</w:t>
      </w:r>
    </w:p>
    <w:p w14:paraId="6DC1BDBE" w14:textId="77777777">
      <w:pPr>
        <w:pStyle w:val="ListBullet"/>
      </w:pPr>
      <w:r>
        <w:t>Railway telecommunications required for signalling and ETCS connectivity.</w:t>
      </w:r>
    </w:p>
    <w:p w14:paraId="3C9912F1" w14:textId="77777777">
      <w:pPr>
        <w:pStyle w:val="ListBullet"/>
      </w:pPr>
      <w:r>
        <w:t>Security equipment associated with the new signalling room.</w:t>
      </w:r>
    </w:p>
    <w:p w14:paraId="57787733" w14:textId="0F30B1E3">
      <w:pPr>
        <w:pStyle w:val="ListBullet"/>
      </w:pPr>
      <w:r>
        <w:t xml:space="preserve">Testing, safety, RAM, cybersecurity, approval and commissioning processes. </w:t>
      </w:r>
    </w:p>
    <w:p w14:paraId="193E4BB3" w14:textId="77777777">
      <w:pPr>
        <w:pStyle w:val="Text"/>
        <w:spacing w:after="0"/>
        <w:rPr>
          <w:lang w:val="en-US" w:eastAsia="ja-JP"/>
        </w:rPr>
      </w:pPr>
    </w:p>
    <w:p w14:paraId="1144D48C" w14:textId="41FBCD32">
      <w:pPr>
        <w:pStyle w:val="Heading2"/>
        <w:rPr>
          <w:lang w:val="en-US"/>
        </w:rPr>
      </w:pPr>
      <w:commentRangeStart w:id="2556544"/>
      <w:bookmarkStart w:name="_Toc241843893" w:id="18"/>
      <w:r>
        <w:rPr>
          <w:lang w:val="en-US"/>
        </w:rPr>
        <w:t>Deliverables Overview</w:t>
      </w:r>
      <w:bookmarkEnd w:id="18"/>
      <w:commentRangeEnd w:id="2556544"/>
      <w:r>
        <w:rPr>
          <w:rStyle w:val="CommentReference"/>
        </w:rPr>
        <w:commentReference w:id="2556544"/>
      </w:r>
    </w:p>
    <w:p w14:paraId="189AB9AE" w14:textId="77777777">
      <w:pPr>
        <w:pStyle w:val="ListBullet"/>
      </w:pPr>
      <w:r>
        <w:t xml:space="preserve">ELEKTRA 2 station interlocking solution with </w:t>
        <w:commentRangeStart w:id="2555648"/>
        <w:t xml:space="preserve">project-specific</w:t>
        <w:commentRangeEnd w:id="2555648"/>
        <w:t xml:space="preserve"> data.</w:t>
      </w:r>
      <w:r>
        <w:rPr>
          <w:rStyle w:val="CommentReference"/>
        </w:rPr>
        <w:commentReference w:id="2555648"/>
      </w:r>
    </w:p>
    <w:p>
      <w:pPr>
        <w:pStyle w:val="ListBullet"/>
      </w:pPr>
      <w:r xmlns:aml="http://schemas.microsoft.com/aml/2001/core" xmlns:tara="kcentrix:tara" xmlns:msxsl="urn:schemas-microsoft-com:xslt">
        <w:rPr>
          <w:rFonts w:ascii="Arial" w:hAnsi="Arial" w:cs="Arial"/>
          <w:sz w:val="20"/>
          <w:szCs w:val="20"/>
          <w:b w:val="off"/>
          <w:u w:val="none"/>
          <w:em w:val="false"/>
        </w:rPr>
        <w:t xml:space="preserve">ETCS L2 delta-track integration and RBC data/interface changes.</w:t>
      </w:r>
      <w:ins w:author="SOOS Gabor" w:date="2026-10-02T16:41:33+2" w:id="2555571">
        <w:r xmlns:msxsl="urn:schemas-microsoft-com:xslt">
          <w:br w:type="text-wrapping"/>
        </w:r>
        <w:r xmlns:aml="http://schemas.microsoft.com/aml/2001/core" xmlns:tara="kcentrix:tara" xmlns:msxsl="urn:schemas-microsoft-com:xslt">
          <w:rPr>
            <w:rFonts w:ascii="Arial" w:hAnsi="Arial" w:cs="Arial"/>
            <w:sz w:val="20"/>
            <w:szCs w:val="20"/>
            <w:b w:val="off"/>
            <w:u w:val="none"/>
            <w:em w:val="false"/>
          </w:rPr>
          <w:t xml:space="preserve">•  AzLM solution with project-specific data</w:t>
        </w:r>
      </w:ins>
    </w:p>
    <w:p w14:paraId="501299AE" w14:textId="77777777">
      <w:pPr>
        <w:pStyle w:val="ListBullet"/>
      </w:pPr>
      <w:r>
        <w:t>AKF, Super AKF and relevant KÖFI changes.</w:t>
      </w:r>
    </w:p>
    <w:p w14:paraId="749E9B27" w14:textId="77777777">
      <w:pPr>
        <w:pStyle w:val="ListBullet"/>
      </w:pPr>
      <w:r>
        <w:t xml:space="preserve">New </w:t>
        <w:commentRangeStart w:id="2556549"/>
        <w:t xml:space="preserve">or</w:t>
        <w:commentRangeEnd w:id="2556549"/>
        <w:t xml:space="preserve"> modified signals, points, axle-counter sections and level-crossing interfaces.</w:t>
      </w:r>
      <w:r>
        <w:rPr>
          <w:rStyle w:val="CommentReference"/>
        </w:rPr>
        <w:commentReference w:id="2556549"/>
      </w:r>
    </w:p>
    <w:p w14:paraId="03B30A14" w14:textId="77777777">
      <w:pPr>
        <w:pStyle w:val="ListBullet"/>
      </w:pPr>
      <w:r>
        <w:t>New balises, modified balise telegrams and RBC linking.</w:t>
      </w:r>
    </w:p>
    <w:p w14:paraId="06964BC1" w14:textId="77777777">
      <w:pPr>
        <w:pStyle w:val="ListBullet"/>
      </w:pPr>
      <w:r>
        <w:t>Interlocking and ETCS design, manufacturing, installation and as-built documentation.</w:t>
      </w:r>
    </w:p>
    <w:p w14:paraId="4EE4DE37" w14:textId="77777777">
      <w:pPr>
        <w:pStyle w:val="ListBullet"/>
      </w:pPr>
      <w:r>
        <w:t>Verification, validation, laboratory and field-test evidence.</w:t>
      </w:r>
    </w:p>
    <w:p w14:paraId="3D2DB92D" w14:textId="77777777">
      <w:pPr>
        <w:pStyle w:val="ListBullet"/>
      </w:pPr>
      <w:r>
        <w:t>Safety cases, ISA support and certification evidence.</w:t>
      </w:r>
    </w:p>
    <w:p w14:paraId="1E25BAFB" w14:textId="77777777">
      <w:pPr>
        <w:pStyle w:val="ListBullet"/>
      </w:pPr>
      <w:r>
        <w:t>Operation and maintenance documentation, training, tools and spares.</w:t>
      </w:r>
    </w:p>
    <w:p w14:paraId="59F91AB0" w14:textId="610405C2">
      <w:pPr>
        <w:spacing w:before="0" w:after="0" w:line="240" w:lineRule="auto"/>
        <w:jc w:val="left"/>
        <w:rPr>
          <w:rFonts w:eastAsia="Times New Roman" w:cs="Times New Roman"/>
          <w:color w:val="auto"/>
          <w:kern w:val="0"/>
          <w:sz w:val="22"/>
          <w:lang w:val="en-US" w:eastAsia="ja-JP"/>
        </w:rPr>
      </w:pPr>
      <w:r>
        <w:rPr>
          <w:lang w:val="en-US" w:eastAsia="ja-JP"/>
        </w:rPr>
        <w:br w:type="page"/>
      </w:r>
    </w:p>
    <w:p w14:paraId="3A3FD8C9" w14:textId="77777777">
      <w:pPr>
        <w:pStyle w:val="Heading2"/>
        <w:rPr>
          <w:lang w:val="en-US"/>
        </w:rPr>
      </w:pPr>
      <w:commentRangeStart w:id="2556545"/>
      <w:bookmarkStart w:name="_Toc241843894" w:id="19"/>
      <w:r>
        <w:rPr>
          <w:lang w:val="en-US"/>
        </w:rPr>
        <w:lastRenderedPageBreak/>
        <w:t>Main modifications</w:t>
      </w:r>
      <w:bookmarkEnd w:id="19"/>
      <w:commentRangeEnd w:id="2556545"/>
      <w:r>
        <w:rPr>
          <w:rStyle w:val="CommentReference"/>
        </w:rPr>
        <w:commentReference w:id="2556545"/>
      </w:r>
    </w:p>
    <w:p w14:paraId="3E6C7175" w14:textId="77777777">
      <w:pPr>
        <w:pStyle w:val="ListBullet"/>
      </w:pPr>
      <w:r>
        <w:t>Migration from ELEKTRA 1 to the proposed ELEKTRA 2 solution.</w:t>
      </w:r>
    </w:p>
    <w:p w14:paraId="6149788F" w14:textId="77777777">
      <w:pPr>
        <w:pStyle w:val="ListBullet"/>
      </w:pPr>
      <w:r>
        <w:t>Extension of the station control area onto the delta track.</w:t>
      </w:r>
    </w:p>
    <w:p w14:paraId="5AA2E4BB" w14:textId="77777777">
      <w:pPr>
        <w:pStyle w:val="ListBullet"/>
      </w:pPr>
      <w:r>
        <w:t>Relocation of entry signals C and D and construction of new station signals.</w:t>
      </w:r>
    </w:p>
    <w:p w14:paraId="362DD185" w14:textId="77777777">
      <w:pPr>
        <w:pStyle w:val="ListBullet"/>
      </w:pPr>
      <w:r>
        <w:t>Reduction of the line 17 block arrangement from three block sections to two.</w:t>
      </w:r>
    </w:p>
    <w:p w14:paraId="16CBB143" w14:textId="77777777">
      <w:pPr>
        <w:pStyle w:val="ListBullet"/>
      </w:pPr>
      <w:r>
        <w:t>Integration of AS1438, AS486 and AS495 as station level crossings.</w:t>
      </w:r>
    </w:p>
    <w:p w14:paraId="1F5C17EE" w14:textId="77777777">
      <w:pPr>
        <w:pStyle w:val="ListBullet"/>
      </w:pPr>
      <w:r>
        <w:t>Construction of new SR5.</w:t>
      </w:r>
    </w:p>
    <w:p w14:paraId="2B0ECEF8" w14:textId="77777777">
      <w:pPr>
        <w:pStyle w:val="ListBullet"/>
      </w:pPr>
      <w:r>
        <w:t>Renaming of the former SR1 as SR9.</w:t>
      </w:r>
    </w:p>
    <w:p w14:paraId="7226BAD6" w14:textId="77777777">
      <w:pPr>
        <w:pStyle w:val="ListBullet"/>
      </w:pPr>
      <w:r>
        <w:t>ETCS boundary, balise, telegram and RBC-interface changes.</w:t>
      </w:r>
    </w:p>
    <w:p w14:paraId="52DA8D2A" w14:textId="02AA9292">
      <w:pPr>
        <w:pStyle w:val="ListBullet"/>
      </w:pPr>
      <w:r>
        <w:t xml:space="preserve">Modification of AKF screen data and GYSEV KÖFI functions. </w:t>
      </w:r>
    </w:p>
    <w:p w14:paraId="725DDD4F" w14:textId="77777777">
      <w:pPr>
        <w:pStyle w:val="Text"/>
        <w:spacing w:after="0"/>
        <w:rPr>
          <w:lang w:val="en-US" w:eastAsia="ja-JP"/>
        </w:rPr>
      </w:pPr>
    </w:p>
    <w:p w14:paraId="3C883BDB" w14:textId="77777777">
      <w:pPr>
        <w:pStyle w:val="Heading2"/>
        <w:rPr>
          <w:lang w:val="en-US"/>
        </w:rPr>
      </w:pPr>
      <w:commentRangeStart w:id="2556547"/>
      <w:bookmarkStart w:name="_Toc241843895" w:id="20"/>
      <w:r>
        <w:rPr>
          <w:lang w:val="en-US"/>
        </w:rPr>
        <w:t>Reused systems and assets</w:t>
      </w:r>
      <w:bookmarkEnd w:id="20"/>
      <w:commentRangeEnd w:id="2556547"/>
      <w:r>
        <w:rPr>
          <w:rStyle w:val="CommentReference"/>
        </w:rPr>
        <w:commentReference w:id="2556547"/>
      </w:r>
    </w:p>
    <w:p w14:paraId="516D0651" w14:textId="77777777">
      <w:pPr>
        <w:pStyle w:val="ListBullet"/>
      </w:pPr>
      <w:r>
        <w:t>Existing RBC, DAKO, HIS/operator and diagnostic structure is modified rather than identified as fully replaced.</w:t>
      </w:r>
    </w:p>
    <w:p w14:paraId="5E982F62" w14:textId="77777777">
      <w:pPr>
        <w:pStyle w:val="ListBullet"/>
      </w:pPr>
      <w:r>
        <w:t>Existing AKF monitor arrangement is retained, with its Zalaszentiván image supplemented.</w:t>
      </w:r>
    </w:p>
    <w:p w14:paraId="0F5EBA44" w14:textId="77777777">
      <w:pPr>
        <w:pStyle w:val="ListBullet"/>
      </w:pPr>
      <w:r>
        <w:t>Existing Super AKF structure is retained.</w:t>
      </w:r>
    </w:p>
    <w:p>
      <w:pPr>
        <w:pStyle w:val="ListBullet"/>
      </w:pPr>
      <w:r xmlns:aml="http://schemas.microsoft.com/aml/2001/core" xmlns:tara="kcentrix:tara" xmlns:msxsl="urn:schemas-microsoft-com:xslt">
        <w:rPr>
          <w:rFonts w:ascii="Arial" w:hAnsi="Arial" w:cs="Arial"/>
          <w:sz w:val="20"/>
          <w:szCs w:val="20"/>
          <w:b w:val="off"/>
          <w:u w:val="none"/>
          <w:em w:val="false"/>
        </w:rPr>
        <w:t xml:space="preserve">The existing AS502A </w:t>
      </w:r>
      <w:del w:author="TOROK Imre" w:date="2026-10-05T16:29:44+2" w:id="2555925">
        <w:r>
          <w:rPr xmlns:aml="http://schemas.microsoft.com/aml/2001/core" xmlns:tara="kcentrix:tara" xmlns:msxsl="urn:schemas-microsoft-com:xslt">
            <w:rFonts w:ascii="Arial" w:hAnsi="Arial" w:cs="Arial"/>
            <w:sz w:val="20"/>
            <w:szCs w:val="20"/>
            <w:b w:val="off"/>
            <w:u w:val="none"/>
            <w:em w:val="false"/>
          </w:rPr>
          <w:delText xml:space="preserve">controlled </w:delText>
        </w:r>
      </w:del>
      <w:ins w:author="TOROK Imre" w:date="2026-10-05T16:29:44+2" w:id="2555925">
        <w:r xmlns:aml="http://schemas.microsoft.com/aml/2001/core" xmlns:tara="kcentrix:tara" xmlns:msxsl="urn:schemas-microsoft-com:xslt">
          <w:rPr>
            <w:rFonts w:ascii="Arial" w:hAnsi="Arial" w:cs="Arial"/>
            <w:sz w:val="20"/>
            <w:szCs w:val="20"/>
            <w:b w:val="off"/>
            <w:u w:val="none"/>
            <w:em w:val="false"/>
          </w:rPr>
          <w:t xml:space="preserve">switched </w:t>
        </w:r>
      </w:ins>
      <w:r xmlns:aml="http://schemas.microsoft.com/aml/2001/core" xmlns:tara="kcentrix:tara" xmlns:msxsl="urn:schemas-microsoft-com:xslt">
        <w:rPr>
          <w:rFonts w:ascii="Arial" w:hAnsi="Arial" w:cs="Arial"/>
          <w:sz w:val="20"/>
          <w:szCs w:val="20"/>
          <w:b w:val="off"/>
          <w:u w:val="none"/>
          <w:em w:val="false"/>
        </w:rPr>
        <w:t xml:space="preserve">balise is retained and supplemented by AS502A2.</w:t>
      </w:r>
    </w:p>
    <w:p w14:paraId="1F646F15" w14:textId="77777777">
      <w:pPr>
        <w:pStyle w:val="ListBullet"/>
      </w:pPr>
      <w:r>
        <w:t>Existing positioning balise groups near the 1–3 point connection remain, with renamed identifiers and modified telegram content.</w:t>
      </w:r>
    </w:p>
    <w:p w14:paraId="6B064282" w14:textId="77777777">
      <w:pPr>
        <w:pStyle w:val="ListBullet"/>
      </w:pPr>
      <w:r>
        <w:t>SR9 retains the existing road signals, barrier arm and initiation system.</w:t>
      </w:r>
    </w:p>
    <w:p w14:paraId="6A3252CF" w14:textId="77777777">
      <w:pPr>
        <w:pStyle w:val="ListBullet"/>
      </w:pPr>
      <w:r>
        <w:t>Selected level-crossing concrete houses are to be dismantled so they remain suitable for reuse and reinstallation.</w:t>
      </w:r>
    </w:p>
    <w:p w14:paraId="1D184C17" w14:textId="642D9FEB">
      <w:pPr>
        <w:spacing w:before="0" w:after="0" w:line="240" w:lineRule="auto"/>
        <w:jc w:val="left"/>
        <w:rPr>
          <w:rFonts w:eastAsia="Times New Roman" w:cs="Times New Roman"/>
          <w:color w:val="auto"/>
          <w:kern w:val="0"/>
          <w:sz w:val="22"/>
          <w:lang w:val="en-US" w:eastAsia="ja-JP"/>
        </w:rPr>
      </w:pPr>
      <w:r>
        <w:rPr>
          <w:lang w:val="en-US" w:eastAsia="ja-JP"/>
        </w:rPr>
        <w:br w:type="page"/>
      </w:r>
    </w:p>
    <w:p w14:paraId="651D783D" w14:textId="77777777">
      <w:pPr>
        <w:pStyle w:val="Heading2"/>
        <w:rPr>
          <w:lang w:val="en-US"/>
        </w:rPr>
      </w:pPr>
      <w:bookmarkStart w:name="_Ref241830146" w:id="21"/>
      <w:bookmarkStart w:name="_Toc241843896" w:id="22"/>
      <w:r>
        <w:rPr>
          <w:lang w:val="en-US"/>
        </w:rPr>
        <w:lastRenderedPageBreak/>
        <w:t>Key exclusions</w:t>
      </w:r>
      <w:bookmarkEnd w:id="21"/>
      <w:bookmarkEnd w:id="22"/>
    </w:p>
    <w:p w14:paraId="369AB146" w14:textId="77777777">
      <w:pPr>
        <w:pStyle w:val="ListBullet"/>
      </w:pPr>
      <w:r>
        <w:t>Only explicit exclusions are recorded:</w:t>
      </w:r>
    </w:p>
    <w:p w14:paraId="678FA098" w14:textId="77777777">
      <w:pPr>
        <w:pStyle w:val="ListBullet"/>
      </w:pPr>
      <w:r>
        <w:t>Hardware modernisation of AKF equipment on line 25 is not part of this project.</w:t>
      </w:r>
    </w:p>
    <w:p w14:paraId="0C10E314" w14:textId="77777777">
      <w:pPr>
        <w:pStyle w:val="ListBullet"/>
      </w:pPr>
      <w:r>
        <w:t>No additional AKF monitors or modification of the existing monitor arrangement are required.</w:t>
      </w:r>
    </w:p>
    <w:p w14:paraId="5607F506" w14:textId="77777777">
      <w:pPr>
        <w:pStyle w:val="ListBullet"/>
      </w:pPr>
      <w:r>
        <w:t xml:space="preserve">Customer risk analysis under </w:t>
        <w:commentRangeStart w:id="2556551"/>
        <w:t xml:space="preserve">CSM</w:t>
        <w:commentRangeEnd w:id="2556551"/>
        <w:t xml:space="preserve"> is identified as customer scope </w:t>
        <w:commentRangeStart w:id="2556550"/>
        <w:t xml:space="preserve">in the DVA.</w:t>
        <w:commentRangeEnd w:id="2556550"/>
      </w:r>
      <w:r>
        <w:rPr>
          <w:rStyle w:val="CommentReference"/>
        </w:rPr>
        <w:commentReference w:id="2556551"/>
      </w:r>
      <w:r>
        <w:rPr>
          <w:rStyle w:val="CommentReference"/>
        </w:rPr>
        <w:commentReference w:id="2556550"/>
      </w:r>
    </w:p>
    <w:p w14:paraId="0A4FC658" w14:textId="77777777">
      <w:pPr>
        <w:pStyle w:val="ListBullet"/>
      </w:pPr>
      <w:r>
        <w:commentRangeStart w:id="2555927"/>
        <w:t xml:space="preserve">DeBo and NoBo assessment are identified as customer scope in the </w:t>
        <w:commentRangeStart w:id="2556553"/>
        <w:t xml:space="preserve">DVA,</w:t>
        <w:commentRangeEnd w:id="2556553"/>
        <w:t xml:space="preserve"> while the contractor/Hitachi scope includes assessment support and submission of evidence.</w:t>
        <w:commentRangeEnd w:id="2555927"/>
      </w:r>
      <w:r>
        <w:rPr>
          <w:rStyle w:val="CommentReference"/>
        </w:rPr>
        <w:commentReference w:id="2556553"/>
      </w:r>
      <w:r>
        <w:rPr>
          <w:rStyle w:val="CommentReference"/>
        </w:rPr>
        <w:commentReference w:id="2555927"/>
      </w:r>
    </w:p>
    <w:p w14:paraId="2AA2359B" w14:textId="36B52D20">
      <w:pPr>
        <w:pStyle w:val="ListBullet"/>
        <w:rPr>
          <w:rFonts w:ascii="Segoe UI" w:hAnsi="Segoe UI" w:cs="Segoe UI"/>
          <w:b/>
          <w:bCs/>
          <w:sz w:val="21"/>
          <w:szCs w:val="21"/>
        </w:rPr>
      </w:pPr>
      <w:r>
        <w:rPr>
          <w:rStyle w:val="Strong"/>
          <w:rFonts w:ascii="Segoe UI" w:hAnsi="Segoe UI" w:cs="Segoe UI"/>
          <w:b w:val="0"/>
          <w:bCs w:val="0"/>
          <w:sz w:val="21"/>
          <w:szCs w:val="21"/>
        </w:rPr>
        <w:commentRangeStart w:id="2555650"/>
        <w:t xml:space="preserve">VEZIR interface implementation, associated HW upgrades and associated SW upgrades.</w:t>
        <w:commentRangeEnd w:id="2555650"/>
      </w:r>
      <w:r>
        <w:rPr>
          <w:rFonts w:ascii="Segoe UI" w:hAnsi="Segoe UI" w:cs="Segoe UI"/>
          <w:b/>
          <w:bCs/>
          <w:sz w:val="21"/>
          <w:szCs w:val="21"/>
        </w:rPr>
        <w:t xml:space="preserve"> </w:t>
      </w:r>
      <w:r>
        <w:rPr>
          <w:rStyle w:val="CommentReference"/>
        </w:rPr>
        <w:commentReference w:id="2555650"/>
      </w:r>
    </w:p>
    <w:p w14:paraId="2BEF3441" w14:textId="61BC0157">
      <w:pPr>
        <w:pStyle w:val="ListBullet"/>
        <w:rPr>
          <w:rFonts w:ascii="Segoe UI" w:hAnsi="Segoe UI" w:cs="Segoe UI"/>
          <w:b/>
          <w:bCs/>
          <w:sz w:val="21"/>
          <w:szCs w:val="21"/>
        </w:rPr>
      </w:pPr>
      <w:r>
        <w:rPr>
          <w:rStyle w:val="Strong"/>
          <w:rFonts w:ascii="Segoe UI" w:hAnsi="Segoe UI" w:cs="Segoe UI"/>
          <w:b w:val="0"/>
          <w:bCs w:val="0"/>
          <w:sz w:val="21"/>
          <w:szCs w:val="21"/>
        </w:rPr>
        <w:t>Full CRA external compliance certification activities.</w:t>
      </w:r>
    </w:p>
    <w:p w14:paraId="12B47D41" w14:textId="048C6085">
      <w:pPr>
        <w:pStyle w:val="ListBullet"/>
        <w:rPr>
          <w:rFonts w:ascii="Segoe UI" w:hAnsi="Segoe UI" w:cs="Segoe UI"/>
          <w:b/>
          <w:bCs/>
          <w:sz w:val="21"/>
          <w:szCs w:val="21"/>
        </w:rPr>
      </w:pPr>
      <w:r>
        <w:rPr>
          <w:rStyle w:val="Strong"/>
          <w:rFonts w:ascii="Segoe UI" w:hAnsi="Segoe UI" w:cs="Segoe UI"/>
          <w:b w:val="0"/>
          <w:bCs w:val="0"/>
          <w:sz w:val="21"/>
          <w:szCs w:val="21"/>
        </w:rPr>
        <w:t>Internal corporate cybersecurity remediation programs intended to upgrade legacy products to full SL</w:t>
        <w:noBreakHyphen/>
        <w:t>C2 compliance.</w:t>
      </w:r>
      <w:r>
        <w:rPr>
          <w:rFonts w:ascii="Segoe UI" w:hAnsi="Segoe UI" w:cs="Segoe UI"/>
          <w:b/>
          <w:bCs/>
          <w:sz w:val="21"/>
          <w:szCs w:val="21"/>
        </w:rPr>
        <w:t xml:space="preserve"> </w:t>
      </w:r>
    </w:p>
    <w:bookmarkEnd w:id="15"/>
    <w:p w14:paraId="5230B35D" w14:textId="1CCB82C1">
      <w:pPr>
        <w:spacing w:before="0" w:after="0" w:line="240" w:lineRule="auto"/>
        <w:jc w:val="left"/>
        <w:rPr>
          <w:rFonts w:eastAsia="Times New Roman" w:cs="Times New Roman"/>
          <w:color w:val="auto"/>
          <w:kern w:val="0"/>
          <w:sz w:val="22"/>
          <w:lang w:eastAsia="ja-JP"/>
        </w:rPr>
      </w:pPr>
      <w:r>
        <w:rPr>
          <w:lang w:eastAsia="ja-JP"/>
        </w:rPr>
        <w:br w:type="page"/>
      </w:r>
    </w:p>
    <w:p w14:paraId="3FF84042" w14:textId="1A286D3A">
      <w:pPr>
        <w:pStyle w:val="Heading1"/>
      </w:pPr>
      <w:bookmarkStart w:name="_Toc241843897" w:id="23"/>
      <w:r>
        <w:lastRenderedPageBreak/>
        <w:t>Target System Definition:</w:t>
      </w:r>
      <w:bookmarkEnd w:id="23"/>
    </w:p>
    <w:p w14:paraId="27B658F5" w14:textId="77777777">
      <w:pPr>
        <w:pStyle w:val="Heading2"/>
        <w:rPr>
          <w:lang w:val="en-US"/>
        </w:rPr>
      </w:pPr>
      <w:bookmarkStart w:name="_Toc241843898" w:id="24"/>
      <w:r>
        <w:rPr>
          <w:lang w:val="en-US"/>
        </w:rPr>
        <w:t>Interlocking</w:t>
      </w:r>
      <w:bookmarkEnd w:id="24"/>
    </w:p>
    <w:p w14:paraId="03BF14CE" w14:textId="77777777">
      <w:pPr>
        <w:ind w:firstLine="360"/>
        <w:rPr>
          <w:b/>
          <w:bCs/>
          <w:lang w:val="en-US"/>
        </w:rPr>
      </w:pPr>
      <w:r>
        <w:rPr>
          <w:rFonts w:eastAsia="Times New Roman" w:cs="Times New Roman"/>
          <w:b/>
          <w:bCs/>
          <w:color w:val="auto"/>
          <w:kern w:val="0"/>
          <w:sz w:val="22"/>
          <w:lang w:val="en-US" w:eastAsia="ja-JP"/>
        </w:rPr>
        <w:t>ELEKTRA</w:t>
      </w:r>
      <w:r>
        <w:rPr>
          <w:b/>
          <w:bCs/>
          <w:lang w:val="en-US"/>
        </w:rPr>
        <w:t xml:space="preserve"> 1 → ELEKTRA 2 migration</w:t>
      </w:r>
    </w:p>
    <w:p w14:paraId="548DE06D" w14:textId="3FD70751">
      <w:pPr>
        <w:pStyle w:val="ListBullet"/>
      </w:pPr>
      <w:r>
        <w:t xml:space="preserve">Replacement </w:t>
      </w:r>
      <w:r>
        <w:rPr>
          <w:rFonts w:eastAsia="Cambria" w:cs="Angsana New"/>
          <w:color w:val="000000"/>
          <w:kern w:val="20"/>
          <w:lang w:eastAsia="en-US"/>
        </w:rPr>
        <w:t>of</w:t>
      </w:r>
      <w:r>
        <w:t xml:space="preserve"> ELEKTRA 1 by ELEKTRA 2, expected product version PV INT 2.9.1A with BL INT_22.07. This is a New Delivery / Modification / Database Update / Integration / Commissioning item. </w:t>
      </w:r>
    </w:p>
    <w:p w14:paraId="088F057E" w14:textId="77777777">
      <w:pPr>
        <w:pStyle w:val="Text"/>
        <w:ind w:hanging="720"/>
        <w:rPr>
          <w:b/>
          <w:bCs/>
          <w:lang w:val="en-US" w:eastAsia="ja-JP"/>
        </w:rPr>
      </w:pPr>
      <w:r>
        <w:rPr>
          <w:b/>
          <w:bCs/>
          <w:lang w:val="en-US" w:eastAsia="ja-JP"/>
        </w:rPr>
        <w:t>New and modified equipment</w:t>
      </w:r>
    </w:p>
    <w:p>
      <w:pPr>
        <w:pStyle w:val="ListBullet"/>
      </w:pPr>
      <w:commentRangeStart xmlns:aml="http://schemas.microsoft.com/aml/2001/core" xmlns:tara="kcentrix:tara" xmlns:msxsl="urn:schemas-microsoft-com:xslt" w:id="2555573"/>
      <w:r xmlns:aml="http://schemas.microsoft.com/aml/2001/core" xmlns:tara="kcentrix:tara" xmlns:msxsl="urn:schemas-microsoft-com:xslt">
        <w:rPr>
          <w:rFonts w:ascii="Arial" w:hAnsi="Arial" w:cs="Arial"/>
          <w:sz w:val="20"/>
          <w:szCs w:val="20"/>
          <w:b w:val="off"/>
          <w:u w:val="none"/>
          <w:em w:val="false"/>
        </w:rPr>
        <w:t xml:space="preserve">New </w:t>
      </w:r>
      <w:del w:author="SOOS Gabor" w:date="2026-10-02T16:44:55+2" w:id="2555574">
        <w:r>
          <w:rPr xmlns:aml="http://schemas.microsoft.com/aml/2001/core" xmlns:tara="kcentrix:tara" xmlns:msxsl="urn:schemas-microsoft-com:xslt">
            <w:rFonts w:ascii="Arial" w:hAnsi="Arial" w:cs="Arial"/>
            <w:sz w:val="20"/>
            <w:szCs w:val="20"/>
            <w:b w:val="off"/>
            <w:u w:val="none"/>
            <w:em w:val="false"/>
          </w:rPr>
          <w:delText xml:space="preserve">PC</w:delText>
        </w:r>
        <w:commentRangeEnd xmlns:aml="http://schemas.microsoft.com/aml/2001/core" xmlns:tara="kcentrix:tara" xmlns:msxsl="urn:schemas-microsoft-com:xslt" w:id="2555573"/>
        <w:r>
          <w:rPr xmlns:aml="http://schemas.microsoft.com/aml/2001/core" xmlns:tara="kcentrix:tara" xmlns:msxsl="urn:schemas-microsoft-com:xslt">
            <w:rFonts w:ascii="Arial" w:hAnsi="Arial" w:cs="Arial"/>
            <w:sz w:val="20"/>
            <w:szCs w:val="20"/>
            <w:b w:val="off"/>
            <w:u w:val="none"/>
            <w:em w:val="false"/>
          </w:rPr>
          <w:delText xml:space="preserve"> </w:delText>
        </w:r>
      </w:del>
      <w:ins w:author="SOOS Gabor" w:date="2026-10-02T16:44:55+2" w:id="2555574">
        <w:r xmlns:aml="http://schemas.microsoft.com/aml/2001/core" xmlns:tara="kcentrix:tara" xmlns:msxsl="urn:schemas-microsoft-com:xslt">
          <w:rPr>
            <w:rFonts w:ascii="Arial" w:hAnsi="Arial" w:cs="Arial"/>
            <w:sz w:val="20"/>
            <w:szCs w:val="20"/>
            <w:b w:val="off"/>
            <w:u w:val="none"/>
            <w:em w:val="false"/>
          </w:rPr>
          <w:t xml:space="preserve">CC, Communication, AzLM </w:t>
        </w:r>
      </w:ins>
      <w:r xmlns:aml="http://schemas.microsoft.com/aml/2001/core" xmlns:tara="kcentrix:tara" xmlns:msxsl="urn:schemas-microsoft-com:xslt">
        <w:rPr>
          <w:rFonts w:ascii="Arial" w:hAnsi="Arial" w:cs="Arial"/>
          <w:sz w:val="20"/>
          <w:szCs w:val="20"/>
          <w:b w:val="off"/>
          <w:u w:val="none"/>
          <w:em w:val="false"/>
        </w:rPr>
        <w:t xml:space="preserve">and </w:t>
      </w:r>
      <w:del w:author="SOOS Gabor" w:date="2026-10-02T16:44:55+2" w:id="2555574">
        <w:r>
          <w:rPr xmlns:aml="http://schemas.microsoft.com/aml/2001/core" xmlns:tara="kcentrix:tara" xmlns:msxsl="urn:schemas-microsoft-com:xslt">
            <w:rFonts w:ascii="Arial" w:hAnsi="Arial" w:cs="Arial"/>
            <w:sz w:val="20"/>
            <w:szCs w:val="20"/>
            <w:b w:val="off"/>
            <w:u w:val="none"/>
            <w:em w:val="false"/>
          </w:rPr>
          <w:delText xml:space="preserve">interface </w:delText>
        </w:r>
      </w:del>
      <w:ins w:author="SOOS Gabor" w:date="2026-10-02T16:44:55+2" w:id="2555574">
        <w:r xmlns:aml="http://schemas.microsoft.com/aml/2001/core" xmlns:tara="kcentrix:tara" xmlns:msxsl="urn:schemas-microsoft-com:xslt">
          <w:rPr>
            <w:rFonts w:ascii="Arial" w:hAnsi="Arial" w:cs="Arial"/>
            <w:sz w:val="20"/>
            <w:szCs w:val="20"/>
            <w:b w:val="off"/>
            <w:u w:val="none"/>
            <w:em w:val="false"/>
          </w:rPr>
          <w:t xml:space="preserve">Interface </w:t>
        </w:r>
      </w:ins>
      <w:r xmlns:aml="http://schemas.microsoft.com/aml/2001/core" xmlns:tara="kcentrix:tara" xmlns:msxsl="urn:schemas-microsoft-com:xslt">
        <w:rPr>
          <w:rFonts w:ascii="Arial" w:hAnsi="Arial" w:cs="Arial"/>
          <w:sz w:val="20"/>
          <w:szCs w:val="20"/>
          <w:b w:val="off"/>
          <w:u w:val="none"/>
          <w:em w:val="false"/>
        </w:rPr>
        <w:t xml:space="preserve">cabinets.</w:t>
      </w:r>
      <w:r>
        <w:rPr>
          <w:rStyle w:val="CommentReference"/>
        </w:rPr>
        <w:commentReference w:id="2555573"/>
      </w:r>
    </w:p>
    <w:p w14:paraId="2EF73EF1" w14:textId="3F4CF74F">
      <w:pPr>
        <w:pStyle w:val="ListBullet"/>
      </w:pPr>
      <w:r>
        <w:t>New entry and exit signals.</w:t>
      </w:r>
    </w:p>
    <w:p w14:paraId="5E366FE7" w14:textId="77777777">
      <w:pPr>
        <w:pStyle w:val="ListBullet"/>
      </w:pPr>
      <w:r>
        <w:t>Relocated C and D entry boundaries using new signals.</w:t>
      </w:r>
    </w:p>
    <w:p w14:paraId="696FCE47" w14:textId="77777777">
      <w:pPr>
        <w:pStyle w:val="ListBullet"/>
      </w:pPr>
      <w:r>
        <w:t>New or modified point interfaces and electrohydraulic point machines.</w:t>
      </w:r>
    </w:p>
    <w:p w14:paraId="01496013" w14:textId="77777777">
      <w:pPr>
        <w:pStyle w:val="ListBullet"/>
      </w:pPr>
      <w:r>
        <w:t>Intermediate end-position monitoring for points 101, 103 and 111.</w:t>
      </w:r>
    </w:p>
    <w:p w14:paraId="76F76A0D" w14:textId="77777777">
      <w:pPr>
        <w:pStyle w:val="ListBullet"/>
      </w:pPr>
      <w:r>
        <w:t>New axle-counter sections and activation points.</w:t>
      </w:r>
    </w:p>
    <w:p w14:paraId="0CAC7AED" w14:textId="77777777">
      <w:pPr>
        <w:pStyle w:val="ListBullet"/>
      </w:pPr>
      <w:r>
        <w:t>Modified block and level-crossing interfaces.</w:t>
      </w:r>
    </w:p>
    <w:p w14:paraId="4FF47B09" w14:textId="77777777">
      <w:pPr>
        <w:pStyle w:val="ListBullet"/>
      </w:pPr>
      <w:r>
        <w:t>Extended power-supply cabinets.</w:t>
      </w:r>
    </w:p>
    <w:p w14:paraId="7120F729" w14:textId="29F9BF30">
      <w:pPr>
        <w:pStyle w:val="ListBullet"/>
      </w:pPr>
      <w:r>
        <w:t xml:space="preserve">Modified operating display and data. </w:t>
      </w:r>
    </w:p>
    <w:p w14:paraId="7059CBF8" w14:textId="77777777">
      <w:pPr>
        <w:pStyle w:val="Text"/>
        <w:ind w:hanging="720"/>
        <w:rPr>
          <w:b/>
          <w:bCs/>
          <w:lang w:val="en-US" w:eastAsia="ja-JP"/>
        </w:rPr>
      </w:pPr>
      <w:r>
        <w:rPr>
          <w:b/>
          <w:bCs/>
          <w:lang w:val="en-US" w:eastAsia="ja-JP"/>
        </w:rPr>
        <w:t>Reused elements</w:t>
      </w:r>
    </w:p>
    <w:p w14:paraId="3FF2CF85" w14:textId="77777777">
      <w:pPr>
        <w:pStyle w:val="ListBullet"/>
      </w:pPr>
      <w:r>
        <w:t>Existing compatible line equipment remains where explicitly stated.</w:t>
      </w:r>
    </w:p>
    <w:p w14:paraId="611006D8" w14:textId="77777777">
      <w:pPr>
        <w:pStyle w:val="ListBullet"/>
      </w:pPr>
      <w:r>
        <w:t>Existing station and line arrangements are reused where unchanged.</w:t>
      </w:r>
    </w:p>
    <w:p w14:paraId="3EE36B07" w14:textId="77777777">
      <w:pPr>
        <w:pStyle w:val="ListBullet"/>
      </w:pPr>
      <w:r>
        <w:t>Level-crossing houses may be dismantled and reinstalled.</w:t>
      </w:r>
    </w:p>
    <w:p>
      <w:pPr>
        <w:pStyle w:val="ListBullet"/>
        <w:rPr>
          <w:rFonts w:eastAsia="Cambria" w:cs="Angsana New"/>
          <w:color w:val="000000"/>
          <w:kern w:val="20"/>
          <w:lang w:val="en-GB"/>
        </w:rPr>
      </w:pPr>
      <w:r xmlns:aml="http://schemas.microsoft.com/aml/2001/core" xmlns:tara="kcentrix:tara" xmlns:msxsl="urn:schemas-microsoft-com:xslt">
        <w:rPr>
          <w:rFonts w:ascii="Arial" w:hAnsi="Arial" w:cs="Arial"/>
          <w:sz w:val="20"/>
          <w:szCs w:val="20"/>
          <w:b w:val="off"/>
          <w:u w:val="none"/>
          <w:em w:val="false"/>
        </w:rPr>
        <w:t xml:space="preserve">Dismantled signals and other outdoor interlocking equipment are not reusable. </w:t>
      </w:r>
      <w:ins w:author="SOOS Gabor" w:date="2026-10-02T16:46:24+2" w:id="2555576">
        <w:r xmlns:msxsl="urn:schemas-microsoft-com:xslt">
          <w:br w:type="text-wrapping"/>
        </w:r>
        <w:r xmlns:aml="http://schemas.microsoft.com/aml/2001/core" xmlns:tara="kcentrix:tara" xmlns:msxsl="urn:schemas-microsoft-com:xslt">
          <w:rPr>
            <w:rFonts w:ascii="Arial" w:hAnsi="Arial" w:cs="Arial"/>
            <w:sz w:val="20"/>
            <w:szCs w:val="20"/>
            <w:b w:val="off"/>
            <w:u w:val="none"/>
            <w:em w:val="false"/>
          </w:rPr>
          <w:t xml:space="preserve">•  Existing WEM cards from the ELEKTRA1 </w:t>
        </w:r>
        <w:r xmlns:msxsl="urn:schemas-microsoft-com:xslt">
          <w:br w:type="text-wrapping"/>
        </w:r>
        <w:r xmlns:aml="http://schemas.microsoft.com/aml/2001/core" xmlns:tara="kcentrix:tara" xmlns:msxsl="urn:schemas-microsoft-com:xslt">
          <w:rPr>
            <w:rFonts w:ascii="Arial" w:hAnsi="Arial" w:cs="Arial"/>
            <w:sz w:val="20"/>
            <w:szCs w:val="20"/>
            <w:b w:val="off"/>
            <w:u w:val="none"/>
            <w:em w:val="false"/>
          </w:rPr>
          <w:t xml:space="preserve">• The existing data transmission system will be used between the stations</w:t>
        </w:r>
      </w:ins>
    </w:p>
    <w:p w14:paraId="2E32F38B" w14:textId="77777777">
      <w:pPr>
        <w:pStyle w:val="ListBullet"/>
        <w:numPr>
          <w:ilvl w:val="0"/>
          <w:numId w:val="0"/>
        </w:numPr>
        <w:ind w:left="1080"/>
        <w:rPr>
          <w:rFonts w:eastAsia="Cambria" w:cs="Angsana New"/>
          <w:color w:val="000000"/>
          <w:kern w:val="20"/>
          <w:lang w:val="en-GB"/>
        </w:rPr>
      </w:pPr>
    </w:p>
    <w:p w14:paraId="4646BFE3" w14:textId="77777777">
      <w:pPr>
        <w:pStyle w:val="Heading2"/>
        <w:rPr>
          <w:lang w:val="en-US"/>
        </w:rPr>
      </w:pPr>
      <w:bookmarkStart w:name="_Toc241843899" w:id="25"/>
      <w:r>
        <w:rPr>
          <w:lang w:val="en-US"/>
        </w:rPr>
        <w:t>ETCS</w:t>
      </w:r>
      <w:bookmarkEnd w:id="25"/>
    </w:p>
    <w:p w14:paraId="0A160EA1" w14:textId="5ECA638F">
      <w:pPr>
        <w:pStyle w:val="ListBullet"/>
      </w:pPr>
      <w:r>
        <w:t xml:space="preserve">Modify ETCS L2 to represent the new station limits, track layout, signals, points and level crossings. </w:t>
      </w:r>
    </w:p>
    <w:p w14:paraId="0B3BDFED" w14:textId="78A12C0B">
      <w:pPr>
        <w:pStyle w:val="ListBullet"/>
      </w:pPr>
      <w:r>
        <w:t xml:space="preserve">Move the ETCS boundary from the Egervár direction to the new C entry signal. </w:t>
      </w:r>
    </w:p>
    <w:p w14:paraId="130A4BBC" w14:textId="4F900662">
      <w:pPr>
        <w:pStyle w:val="ListBullet"/>
      </w:pPr>
      <w:r>
        <w:t xml:space="preserve">Integrate the delta track into the existing RBC area and operator interface. </w:t>
      </w:r>
    </w:p>
    <w:p w14:paraId="0D082D76" w14:textId="02966457">
      <w:pPr>
        <w:pStyle w:val="ListBullet"/>
      </w:pPr>
      <w:r>
        <w:t xml:space="preserve">Integrate AS486/AS495 as SR7/SR1 and newly include AS1438 as SR3. </w:t>
      </w:r>
    </w:p>
    <w:p>
      <w:pPr>
        <w:pStyle w:val="ListBullet"/>
      </w:pPr>
      <w:r xmlns:aml="http://schemas.microsoft.com/aml/2001/core" xmlns:tara="kcentrix:tara" xmlns:msxsl="urn:schemas-microsoft-com:xslt">
        <w:rPr>
          <w:rFonts w:ascii="Arial" w:hAnsi="Arial" w:cs="Arial"/>
          <w:sz w:val="20"/>
          <w:szCs w:val="20"/>
          <w:b w:val="off"/>
          <w:u w:val="none"/>
          <w:em w:val="false"/>
        </w:rPr>
        <w:t xml:space="preserve">Add AS502A2 as a </w:t>
      </w:r>
      <w:del w:author="TOROK Imre" w:date="2026-10-05T16:34:49+2" w:id="2555929">
        <w:r>
          <w:rPr xmlns:aml="http://schemas.microsoft.com/aml/2001/core" xmlns:tara="kcentrix:tara" xmlns:msxsl="urn:schemas-microsoft-com:xslt">
            <w:rFonts w:ascii="Arial" w:hAnsi="Arial" w:cs="Arial"/>
            <w:sz w:val="20"/>
            <w:szCs w:val="20"/>
            <w:b w:val="off"/>
            <w:u w:val="none"/>
            <w:em w:val="false"/>
          </w:rPr>
          <w:delText xml:space="preserve">controlled </w:delText>
        </w:r>
      </w:del>
      <w:ins w:author="TOROK Imre" w:date="2026-10-05T16:34:49+2" w:id="2555929">
        <w:r xmlns:aml="http://schemas.microsoft.com/aml/2001/core" xmlns:tara="kcentrix:tara" xmlns:msxsl="urn:schemas-microsoft-com:xslt">
          <w:rPr>
            <w:rFonts w:ascii="Arial" w:hAnsi="Arial" w:cs="Arial"/>
            <w:sz w:val="20"/>
            <w:szCs w:val="20"/>
            <w:b w:val="off"/>
            <w:u w:val="none"/>
            <w:em w:val="false"/>
          </w:rPr>
          <w:t xml:space="preserve">switched </w:t>
        </w:r>
      </w:ins>
      <w:r xmlns:aml="http://schemas.microsoft.com/aml/2001/core" xmlns:tara="kcentrix:tara" xmlns:msxsl="urn:schemas-microsoft-com:xslt">
        <w:rPr>
          <w:rFonts w:ascii="Arial" w:hAnsi="Arial" w:cs="Arial"/>
          <w:sz w:val="20"/>
          <w:szCs w:val="20"/>
          <w:b w:val="off"/>
          <w:u w:val="none"/>
          <w:em w:val="false"/>
        </w:rPr>
        <w:t xml:space="preserve">balise. </w:t>
      </w:r>
      <w:ins w:author="TOROK Imre" w:date="2026-10-05T16:34:09+2" w:id="2555928">
        <w:r xmlns:aml="http://schemas.microsoft.com/aml/2001/core" xmlns:tara="kcentrix:tara" xmlns:msxsl="urn:schemas-microsoft-com:xslt">
          <w:rPr>
            <w:rFonts w:ascii="Arial" w:hAnsi="Arial" w:cs="Arial"/>
            <w:sz w:val="20"/>
            <w:szCs w:val="20"/>
            <w:b w:val="off"/>
            <w:u w:val="none"/>
            <w:em w:val="false"/>
          </w:rPr>
          <w:t xml:space="preserve">(LEU boards of dismantled line level crossings can be used for driving the new switched balise,)</w:t>
        </w:r>
      </w:ins>
    </w:p>
    <w:p w14:paraId="518FF6E7" w14:textId="4E29FD0A">
      <w:pPr>
        <w:pStyle w:val="ListBullet"/>
      </w:pPr>
      <w:r>
        <w:t xml:space="preserve">Add fixed-fixed balise groups at new signals. </w:t>
      </w:r>
    </w:p>
    <w:p>
      <w:pPr>
        <w:pStyle w:val="ListBullet"/>
      </w:pPr>
      <w:r xmlns:aml="http://schemas.microsoft.com/aml/2001/core" xmlns:tara="kcentrix:tara" xmlns:msxsl="urn:schemas-microsoft-com:xslt">
        <w:rPr>
          <w:rFonts w:ascii="Arial" w:hAnsi="Arial" w:cs="Arial"/>
          <w:sz w:val="20"/>
          <w:szCs w:val="20"/>
          <w:b w:val="off"/>
          <w:u w:val="none"/>
          <w:em w:val="false"/>
        </w:rPr>
        <w:t xml:space="preserve">Rewrite balise telegram </w:t>
      </w:r>
      <w:ins w:author="SOOS Gabor" w:date="2026-10-02T16:47:23+2" w:id="2555578">
        <w:r xmlns:aml="http://schemas.microsoft.com/aml/2001/core" xmlns:tara="kcentrix:tara" xmlns:msxsl="urn:schemas-microsoft-com:xslt">
          <w:rPr>
            <w:rFonts w:ascii="Arial" w:hAnsi="Arial" w:cs="Arial"/>
            <w:sz w:val="20"/>
            <w:szCs w:val="20"/>
            <w:b w:val="off"/>
            <w:u w:val="none"/>
            <w:em w:val="false"/>
          </w:rPr>
          <w:t xml:space="preserve">for BG:</w:t>
        </w:r>
      </w:ins>
      <w:r xmlns:aml="http://schemas.microsoft.com/aml/2001/core" xmlns:tara="kcentrix:tara" xmlns:msxsl="urn:schemas-microsoft-com:xslt">
        <w:rPr>
          <w:rFonts w:ascii="Arial" w:hAnsi="Arial" w:cs="Arial"/>
          <w:sz w:val="20"/>
          <w:szCs w:val="20"/>
          <w:b w:val="off"/>
          <w:u w:val="none"/>
          <w:em w:val="false"/>
        </w:rPr>
        <w:t xml:space="preserve">08428. </w:t>
      </w:r>
    </w:p>
    <w:p>
      <w:commentRangeStart w:id="2556237"/>
      <w:pPr>
        <w:pStyle w:val="ListBullet"/>
      </w:pPr>
      <w:r xmlns:aml="http://schemas.microsoft.com/aml/2001/core" xmlns:tara="kcentrix:tara" xmlns:msxsl="urn:schemas-microsoft-com:xslt">
        <w:rPr>
          <w:rFonts w:ascii="Arial" w:hAnsi="Arial" w:cs="Arial"/>
          <w:sz w:val="20"/>
          <w:szCs w:val="20"/>
          <w:b w:val="off"/>
          <w:u w:val="none"/>
          <w:em w:val="false"/>
        </w:rPr>
        <w:t xml:space="preserve">Add </w:t>
      </w:r>
      <w:del w:author="SOOS Gabor" w:date="2026-10-02T16:47:38+2" w:id="2555579">
        <w:r>
          <w:rPr xmlns:aml="http://schemas.microsoft.com/aml/2001/core" xmlns:tara="kcentrix:tara" xmlns:msxsl="urn:schemas-microsoft-com:xslt">
            <w:rFonts w:ascii="Arial" w:hAnsi="Arial" w:cs="Arial"/>
            <w:sz w:val="20"/>
            <w:szCs w:val="20"/>
            <w:b w:val="off"/>
            <w:u w:val="none"/>
            <w:em w:val="false"/>
          </w:rPr>
          <w:delText xml:space="preserve">positioning </w:delText>
        </w:r>
      </w:del>
      <w:ins w:author="SOOS Gabor" w:date="2026-10-02T16:47:38+2" w:id="2555579">
        <w:r xmlns:aml="http://schemas.microsoft.com/aml/2001/core" xmlns:tara="kcentrix:tara" xmlns:msxsl="urn:schemas-microsoft-com:xslt">
          <w:rPr>
            <w:rFonts w:ascii="Arial" w:hAnsi="Arial" w:cs="Arial"/>
            <w:sz w:val="20"/>
            <w:szCs w:val="20"/>
            <w:b w:val="off"/>
            <w:u w:val="none"/>
            <w:em w:val="false"/>
          </w:rPr>
          <w:t xml:space="preserve">repositioning </w:t>
        </w:r>
      </w:ins>
      <w:r xmlns:aml="http://schemas.microsoft.com/aml/2001/core" xmlns:tara="kcentrix:tara" xmlns:msxsl="urn:schemas-microsoft-com:xslt">
        <w:rPr>
          <w:rFonts w:ascii="Arial" w:hAnsi="Arial" w:cs="Arial"/>
          <w:sz w:val="20"/>
          <w:szCs w:val="20"/>
          <w:b w:val="off"/>
          <w:u w:val="none"/>
          <w:em w:val="false"/>
        </w:rPr>
        <w:t xml:space="preserve">balises before points 101 and 111. </w:t>
      </w:r>
      <w:commentRangeEnd w:id="2556237"/>
      <w:r>
        <w:rPr>
          <w:rStyle w:val="CommentReference"/>
        </w:rPr>
        <w:commentReference w:id="2556237"/>
      </w:r>
    </w:p>
    <w:p w14:paraId="035913FA" w14:textId="575B0252">
      <w:pPr>
        <w:pStyle w:val="ListBullet"/>
      </w:pPr>
      <w:r>
        <w:commentRangeStart w:id="2555580"/>
        <w:t xml:space="preserve">Survey</w:t>
        <w:commentRangeEnd w:id="2555580"/>
        <w:t xml:space="preserve"> installed balises and perform final RBC linking. </w:t>
      </w:r>
      <w:r>
        <w:rPr>
          <w:rStyle w:val="CommentReference"/>
        </w:rPr>
        <w:commentReference w:id="2555580"/>
      </w:r>
    </w:p>
    <w:p w14:paraId="0B6007DC" w14:textId="3EC23D46">
      <w:pPr>
        <w:pStyle w:val="ListBullet"/>
      </w:pPr>
      <w:r>
        <w:lastRenderedPageBreak/>
        <w:t xml:space="preserve">Apply LT supplementary-cable entry for the specified diagonal routes. </w:t>
      </w:r>
    </w:p>
    <w:p w14:paraId="7E1A3293" w14:textId="0787F875">
      <w:pPr>
        <w:pStyle w:val="ListBullet"/>
      </w:pPr>
      <w:r>
        <w:t>Retain the basic RBC/DAKO/HIS architecture, subject to project-specific data and software changes.</w:t>
      </w:r>
    </w:p>
    <w:p w14:paraId="625E9852" w14:textId="77777777">
      <w:pPr>
        <w:pStyle w:val="ListBullet"/>
        <w:numPr>
          <w:ilvl w:val="0"/>
          <w:numId w:val="0"/>
        </w:numPr>
        <w:ind w:left="1080"/>
      </w:pPr>
    </w:p>
    <w:p w14:paraId="35D3513D" w14:textId="77777777">
      <w:pPr>
        <w:pStyle w:val="Heading2"/>
        <w:rPr>
          <w:lang w:val="en-US"/>
        </w:rPr>
      </w:pPr>
      <w:bookmarkStart w:name="_Toc241843900" w:id="26"/>
      <w:r>
        <w:t xml:space="preserve">Level Crossing </w:t>
      </w:r>
      <w:r>
        <w:rPr>
          <w:lang w:val="en-US"/>
        </w:rPr>
        <w:t>Modifications</w:t>
      </w:r>
      <w:bookmarkEnd w:id="26"/>
    </w:p>
    <w:p w14:paraId="0B572A3A" w14:textId="5DE0139A">
      <w:pPr>
        <w:pStyle w:val="ListBullet"/>
      </w:pPr>
      <w:r>
        <w:t>AS495 line crossing → SR1 station crossing</w:t>
      </w:r>
    </w:p>
    <w:p w14:paraId="29FBADF7" w14:textId="77777777">
      <w:pPr>
        <w:pStyle w:val="ListBullet"/>
        <w:numPr>
          <w:ilvl w:val="1"/>
          <w:numId w:val="40"/>
        </w:numPr>
      </w:pPr>
      <w:r>
        <w:t>Position of road signals unchanged</w:t>
      </w:r>
    </w:p>
    <w:p w14:paraId="374DADBB" w14:textId="77777777">
      <w:pPr>
        <w:pStyle w:val="ListBullet"/>
        <w:numPr>
          <w:ilvl w:val="1"/>
          <w:numId w:val="40"/>
        </w:numPr>
      </w:pPr>
      <w:r>
        <w:t>Classification: Modification / Integration</w:t>
      </w:r>
    </w:p>
    <w:p w14:paraId="3A0E9FF9" w14:textId="785CED82">
      <w:pPr>
        <w:pStyle w:val="ListBullet"/>
      </w:pPr>
      <w:r>
        <w:t>Existing SR1 → Renamed to SR9</w:t>
      </w:r>
    </w:p>
    <w:p w14:paraId="5E1BE068" w14:textId="77777777">
      <w:pPr>
        <w:pStyle w:val="ListBullet"/>
        <w:numPr>
          <w:ilvl w:val="1"/>
          <w:numId w:val="40"/>
        </w:numPr>
      </w:pPr>
      <w:r>
        <w:t>Road signals unchanged</w:t>
      </w:r>
    </w:p>
    <w:p w14:paraId="6E7CE486" w14:textId="77777777">
      <w:pPr>
        <w:pStyle w:val="ListBullet"/>
        <w:numPr>
          <w:ilvl w:val="1"/>
          <w:numId w:val="40"/>
        </w:numPr>
      </w:pPr>
      <w:r>
        <w:t>Barrier arm unchanged</w:t>
      </w:r>
    </w:p>
    <w:p w14:paraId="4857D45A" w14:textId="77777777">
      <w:pPr>
        <w:pStyle w:val="ListBullet"/>
        <w:numPr>
          <w:ilvl w:val="1"/>
          <w:numId w:val="40"/>
        </w:numPr>
      </w:pPr>
      <w:r>
        <w:t>Initiation arrangement unchanged</w:t>
      </w:r>
    </w:p>
    <w:p w14:paraId="6C7A5B48" w14:textId="77777777">
      <w:pPr>
        <w:pStyle w:val="ListBullet"/>
        <w:numPr>
          <w:ilvl w:val="1"/>
          <w:numId w:val="40"/>
        </w:numPr>
      </w:pPr>
      <w:r>
        <w:t>Classification: Reused / Renamed</w:t>
      </w:r>
    </w:p>
    <w:p w14:paraId="2D0CCA26" w14:textId="20108A04">
      <w:pPr>
        <w:pStyle w:val="ListBullet"/>
      </w:pPr>
      <w:r>
        <w:t>AS1438 line crossing → SR3 station crossing</w:t>
      </w:r>
    </w:p>
    <w:p w14:paraId="5EB3EA58" w14:textId="77777777">
      <w:pPr>
        <w:pStyle w:val="ListBullet"/>
        <w:numPr>
          <w:ilvl w:val="1"/>
          <w:numId w:val="40"/>
        </w:numPr>
      </w:pPr>
      <w:r>
        <w:t>Road signals remain in position</w:t>
      </w:r>
    </w:p>
    <w:p w14:paraId="37322A4E" w14:textId="77777777">
      <w:pPr>
        <w:pStyle w:val="ListBullet"/>
        <w:numPr>
          <w:ilvl w:val="1"/>
          <w:numId w:val="40"/>
        </w:numPr>
      </w:pPr>
      <w:r>
        <w:t>Barrier arms remain in position</w:t>
      </w:r>
    </w:p>
    <w:p w14:paraId="1A8DC13D" w14:textId="77777777">
      <w:pPr>
        <w:pStyle w:val="ListBullet"/>
        <w:numPr>
          <w:ilvl w:val="1"/>
          <w:numId w:val="40"/>
        </w:numPr>
      </w:pPr>
      <w:r>
        <w:t>Classification: Modification / Integration</w:t>
      </w:r>
    </w:p>
    <w:p w14:paraId="4B3AFEE7" w14:textId="358B839C">
      <w:pPr>
        <w:pStyle w:val="ListBullet"/>
      </w:pPr>
      <w:r>
        <w:t>None → New SR5 on delta track</w:t>
      </w:r>
    </w:p>
    <w:p w14:paraId="3151B12C" w14:textId="77777777">
      <w:pPr>
        <w:pStyle w:val="ListBullet"/>
        <w:numPr>
          <w:ilvl w:val="1"/>
          <w:numId w:val="40"/>
        </w:numPr>
      </w:pPr>
      <w:r>
        <w:t>Train-controlled</w:t>
      </w:r>
    </w:p>
    <w:p w14:paraId="2606A2E1" w14:textId="77777777">
      <w:pPr>
        <w:pStyle w:val="ListBullet"/>
        <w:numPr>
          <w:ilvl w:val="1"/>
          <w:numId w:val="40"/>
        </w:numPr>
      </w:pPr>
      <w:r>
        <w:t>Signal-supervised</w:t>
      </w:r>
    </w:p>
    <w:p w14:paraId="67A34690" w14:textId="77777777">
      <w:pPr>
        <w:pStyle w:val="ListBullet"/>
        <w:numPr>
          <w:ilvl w:val="1"/>
          <w:numId w:val="40"/>
        </w:numPr>
      </w:pPr>
      <w:r>
        <w:t>Classification: New Delivery</w:t>
      </w:r>
    </w:p>
    <w:p w14:paraId="7DD6DE52" w14:textId="4444CE70">
      <w:pPr>
        <w:pStyle w:val="ListBullet"/>
      </w:pPr>
      <w:r>
        <w:t>AS486 line crossing → SR7 station double-track crossing</w:t>
      </w:r>
    </w:p>
    <w:p w14:paraId="371BF217" w14:textId="77777777">
      <w:pPr>
        <w:pStyle w:val="ListBullet"/>
        <w:numPr>
          <w:ilvl w:val="1"/>
          <w:numId w:val="40"/>
        </w:numPr>
      </w:pPr>
      <w:r>
        <w:t>Signal "a" relocated</w:t>
      </w:r>
    </w:p>
    <w:p w14:paraId="46233166" w14:textId="77777777">
      <w:pPr>
        <w:pStyle w:val="ListBullet"/>
        <w:numPr>
          <w:ilvl w:val="1"/>
          <w:numId w:val="40"/>
        </w:numPr>
      </w:pPr>
      <w:r>
        <w:t>Signal "b" remains unchanged</w:t>
      </w:r>
    </w:p>
    <w:p w14:paraId="4F2AF61D" w14:textId="77777777">
      <w:pPr>
        <w:pStyle w:val="ListBullet"/>
        <w:numPr>
          <w:ilvl w:val="1"/>
          <w:numId w:val="40"/>
        </w:numPr>
      </w:pPr>
      <w:r>
        <w:t>Classification: Modification</w:t>
      </w:r>
    </w:p>
    <w:p w14:paraId="3E308B21" w14:textId="1EB08591">
      <w:pPr>
        <w:pStyle w:val="ListBullet"/>
      </w:pPr>
      <w:r>
        <w:t>SR2</w:t>
      </w:r>
    </w:p>
    <w:p w14:paraId="67564D99" w14:textId="77777777">
      <w:pPr>
        <w:pStyle w:val="ListBullet"/>
        <w:numPr>
          <w:ilvl w:val="1"/>
          <w:numId w:val="40"/>
        </w:numPr>
      </w:pPr>
      <w:r>
        <w:t>Protection mode unchanged</w:t>
      </w:r>
    </w:p>
    <w:p w14:paraId="74EBD3E6" w14:textId="77777777">
      <w:pPr>
        <w:pStyle w:val="ListBullet"/>
        <w:numPr>
          <w:ilvl w:val="1"/>
          <w:numId w:val="40"/>
        </w:numPr>
      </w:pPr>
      <w:r>
        <w:t>Activation points/distances modified</w:t>
      </w:r>
    </w:p>
    <w:p w14:paraId="162D1F49" w14:textId="77777777">
      <w:pPr>
        <w:pStyle w:val="ListBullet"/>
        <w:numPr>
          <w:ilvl w:val="1"/>
          <w:numId w:val="40"/>
        </w:numPr>
      </w:pPr>
      <w:r>
        <w:t>Classification: Modification</w:t>
      </w:r>
    </w:p>
    <w:p w14:paraId="5C15E964" w14:textId="7500CE36">
      <w:pPr>
        <w:pStyle w:val="ListBullet"/>
      </w:pPr>
      <w:r>
        <w:t>SR4</w:t>
      </w:r>
    </w:p>
    <w:p w14:paraId="4FA7922B" w14:textId="77777777">
      <w:pPr>
        <w:pStyle w:val="ListBullet"/>
        <w:numPr>
          <w:ilvl w:val="1"/>
          <w:numId w:val="40"/>
        </w:numPr>
      </w:pPr>
      <w:r>
        <w:t>Protection mode unchanged</w:t>
      </w:r>
    </w:p>
    <w:p w14:paraId="6A9F6A96" w14:textId="77777777">
      <w:pPr>
        <w:pStyle w:val="ListBullet"/>
        <w:numPr>
          <w:ilvl w:val="1"/>
          <w:numId w:val="40"/>
        </w:numPr>
      </w:pPr>
      <w:r>
        <w:t>Activation points/distances modified</w:t>
      </w:r>
    </w:p>
    <w:p w14:paraId="00C8FD13" w14:textId="77777777">
      <w:pPr>
        <w:pStyle w:val="ListBullet"/>
        <w:numPr>
          <w:ilvl w:val="1"/>
          <w:numId w:val="40"/>
        </w:numPr>
      </w:pPr>
      <w:r>
        <w:t>Classification: Modification</w:t>
      </w:r>
    </w:p>
    <w:p w14:paraId="39A169B1" w14:textId="3AF3D2D9">
      <w:pPr>
        <w:pStyle w:val="ListBullet"/>
      </w:pPr>
      <w:r>
        <w:t>AS512</w:t>
      </w:r>
    </w:p>
    <w:p w14:paraId="0EBF16F4" w14:textId="5BF69A59">
      <w:pPr>
        <w:pStyle w:val="ListBullet"/>
        <w:numPr>
          <w:ilvl w:val="1"/>
          <w:numId w:val="40"/>
        </w:numPr>
      </w:pPr>
      <w:r>
        <w:rPr>
          <w:rFonts w:cs="Arial"/>
        </w:rPr>
        <w:t>Transfer of the approach warning transmission connection from AS486.</w:t>
      </w:r>
    </w:p>
    <w:p w14:paraId="0EB8D78F" w14:textId="18D06BAA">
      <w:pPr>
        <w:pStyle w:val="ListBullet"/>
        <w:numPr>
          <w:ilvl w:val="1"/>
          <w:numId w:val="40"/>
        </w:numPr>
      </w:pPr>
      <w:r>
        <w:t>Classification: Open Item</w:t>
      </w:r>
    </w:p>
    <w:p w14:paraId="43AC15B1" w14:textId="02565D94">
      <w:pPr>
        <w:spacing w:before="0" w:after="0" w:line="240" w:lineRule="auto"/>
        <w:jc w:val="left"/>
        <w:rPr>
          <w:lang w:eastAsia="ja-JP"/>
        </w:rPr>
      </w:pPr>
      <w:r>
        <w:rPr>
          <w:lang w:eastAsia="ja-JP"/>
        </w:rPr>
        <w:br w:type="page"/>
      </w:r>
    </w:p>
    <w:p w14:paraId="325AC035" w14:textId="77777777">
      <w:pPr>
        <w:pStyle w:val="Heading2"/>
      </w:pPr>
      <w:bookmarkStart w:name="_Toc241843901" w:id="27"/>
      <w:r>
        <w:rPr>
          <w:lang w:val="en-US"/>
        </w:rPr>
        <w:lastRenderedPageBreak/>
        <w:t xml:space="preserve">Other </w:t>
      </w:r>
      <w:r>
        <w:t>Modifications</w:t>
      </w:r>
      <w:bookmarkEnd w:id="27"/>
    </w:p>
    <w:p w14:paraId="5B384469" w14:textId="1A37730C">
      <w:pPr>
        <w:pStyle w:val="ListBullet"/>
      </w:pPr>
      <w:r>
        <w:t xml:space="preserve">AKF: Data and station screen modification; no additional monitors. </w:t>
      </w:r>
    </w:p>
    <w:p w14:paraId="18A55261" w14:textId="78EA4D1E">
      <w:pPr>
        <w:pStyle w:val="ListBullet"/>
      </w:pPr>
      <w:r>
        <w:t xml:space="preserve">Super AKF: Retained with modified connected AKF data. </w:t>
      </w:r>
    </w:p>
    <w:p w14:paraId="19560BBD" w14:textId="17087D79">
      <w:pPr>
        <w:pStyle w:val="ListBullet"/>
      </w:pPr>
      <w:r>
        <w:t xml:space="preserve">GYSEV KÖFI: Modification is explicitly required. </w:t>
      </w:r>
    </w:p>
    <w:p w14:paraId="150D037E" w14:textId="31086E04">
      <w:pPr>
        <w:pStyle w:val="ListBullet"/>
      </w:pPr>
      <w:r>
        <w:t xml:space="preserve">Power supply: Extension for interlocking and associated equipment. </w:t>
      </w:r>
    </w:p>
    <w:p w14:paraId="2F4BA43C" w14:textId="39B38981">
      <w:pPr>
        <w:pStyle w:val="ListBullet"/>
      </w:pPr>
      <w:r>
        <w:t xml:space="preserve">Telecom: Relocation/protection of affected line and optical cables, new connectivity and interference measurements. </w:t>
      </w:r>
    </w:p>
    <w:p w14:paraId="03E852C4" w14:textId="7B6C5DE1">
      <w:pPr>
        <w:pStyle w:val="ListBullet"/>
      </w:pPr>
      <w:r>
        <w:t xml:space="preserve">Security: Extension of the existing intrusion-detection system into the new signalling room. </w:t>
      </w:r>
    </w:p>
    <w:p>
      <w:pPr>
        <w:pStyle w:val="ListBullet"/>
      </w:pPr>
      <w:r xmlns:aml="http://schemas.microsoft.com/aml/2001/core" xmlns:tara="kcentrix:tara" xmlns:msxsl="urn:schemas-microsoft-com:xslt">
        <w:rPr>
          <w:rFonts w:ascii="Arial" w:hAnsi="Arial" w:cs="Arial"/>
          <w:sz w:val="20"/>
          <w:szCs w:val="20"/>
          <w:b w:val="off"/>
          <w:u w:val="none"/>
          <w:em w:val="false"/>
        </w:rPr>
        <w:t xml:space="preserve">Equipment rooms: New signalling room in the former </w:t>
      </w:r>
      <w:del w:author="SOOS Gabor" w:date="2026-10-02T16:50:16+2" w:id="2555581">
        <w:r>
          <w:rPr xmlns:aml="http://schemas.microsoft.com/aml/2001/core" xmlns:tara="kcentrix:tara" xmlns:msxsl="urn:schemas-microsoft-com:xslt">
            <w:rFonts w:ascii="Arial" w:hAnsi="Arial" w:cs="Arial"/>
            <w:sz w:val="20"/>
            <w:szCs w:val="20"/>
            <w:b w:val="off"/>
            <w:u w:val="none"/>
            <w:em w:val="false"/>
          </w:rPr>
          <w:delText xml:space="preserve">passenger-service/Resti area</w:delText>
        </w:r>
      </w:del>
      <w:ins w:author="SOOS Gabor" w:date="2026-10-02T16:50:16+2" w:id="2555581">
        <w:r xmlns:aml="http://schemas.microsoft.com/aml/2001/core" xmlns:tara="kcentrix:tara" xmlns:msxsl="urn:schemas-microsoft-com:xslt">
          <w:rPr>
            <w:rFonts w:ascii="Arial" w:hAnsi="Arial" w:cs="Arial"/>
            <w:sz w:val="20"/>
            <w:szCs w:val="20"/>
            <w:b w:val="off"/>
            <w:u w:val="none"/>
            <w:em w:val="false"/>
          </w:rPr>
          <w:t xml:space="preserve">traffic control room</w:t>
        </w:r>
      </w:ins>
      <w:r xmlns:aml="http://schemas.microsoft.com/aml/2001/core" xmlns:tara="kcentrix:tara" xmlns:msxsl="urn:schemas-microsoft-com:xslt">
        <w:rPr>
          <w:rFonts w:ascii="Arial" w:hAnsi="Arial" w:cs="Arial"/>
          <w:sz w:val="20"/>
          <w:szCs w:val="20"/>
          <w:b w:val="off"/>
          <w:u w:val="none"/>
          <w:em w:val="false"/>
        </w:rPr>
        <w:t xml:space="preserve">; associated adaptation and climate/power provisions. </w:t>
      </w:r>
    </w:p>
    <w:p w14:paraId="79141327" w14:textId="42A7ACA5">
      <w:pPr>
        <w:pStyle w:val="ListBullet"/>
      </w:pPr>
      <w:r>
        <w:t xml:space="preserve">Migration: Final software update after final track and object installation; phased software updates are not required by the customer requirement. </w:t>
      </w:r>
    </w:p>
    <w:p w14:paraId="122FAA79" w14:textId="0D84B4E1">
      <w:pPr>
        <w:pStyle w:val="ListBullet"/>
      </w:pPr>
      <w:r>
        <w:t>ELEKTRA 1 removal: Removal, disposal of not used legacy components</w:t>
      </w:r>
    </w:p>
    <w:p w14:paraId="30DB8912" w14:textId="00341845">
      <w:pPr>
        <w:spacing w:before="0" w:after="0" w:line="240" w:lineRule="auto"/>
        <w:jc w:val="left"/>
        <w:rPr>
          <w:rFonts w:eastAsia="Times New Roman" w:cs="Times New Roman"/>
          <w:color w:val="auto"/>
          <w:kern w:val="0"/>
          <w:sz w:val="22"/>
          <w:lang w:eastAsia="ja-JP"/>
        </w:rPr>
      </w:pPr>
      <w:r>
        <w:rPr>
          <w:lang w:eastAsia="ja-JP"/>
        </w:rPr>
        <w:br w:type="page"/>
      </w:r>
    </w:p>
    <w:p w14:paraId="59C7F38B" w14:textId="77777777">
      <w:pPr>
        <w:pStyle w:val="Heading1"/>
        <w:rPr>
          <w:lang w:val="en-US"/>
        </w:rPr>
      </w:pPr>
      <w:bookmarkStart w:name="_Toc241843902" w:id="28"/>
      <w:r>
        <w:rPr>
          <w:lang w:val="en-US"/>
        </w:rPr>
        <w:lastRenderedPageBreak/>
        <w:t>Topological Overview</w:t>
      </w:r>
      <w:bookmarkEnd w:id="28"/>
    </w:p>
    <w:p w14:paraId="6AC1A112" w14:textId="577A833F">
      <w:pPr>
        <w:rPr>
          <w:color w:val="auto"/>
          <w:kern w:val="0"/>
          <w:lang w:val="en-US"/>
        </w:rPr>
      </w:pPr>
      <w:r>
        <w:rPr>
          <w:rStyle w:val="Strong"/>
          <w:rFonts w:cs="Arial"/>
        </w:rPr>
        <w:t>Current State</w:t>
      </w:r>
    </w:p>
    <w:p w14:paraId="214D294D" w14:textId="33BFC730">
      <w:r>
        <w:t xml:space="preserve">Zalaszentiván is a junction station connecting </w:t>
      </w:r>
      <w:r>
        <w:rPr>
          <w:rStyle w:val="Strong"/>
          <w:rFonts w:cs="Arial"/>
          <w:b w:val="0"/>
          <w:bCs w:val="0"/>
        </w:rPr>
        <w:t>Railway Line 17 (Szombathely – Zalaszentiván – Nagykanizsa)</w:t>
      </w:r>
      <w:r>
        <w:t xml:space="preserve"> and </w:t>
      </w:r>
      <w:r>
        <w:rPr>
          <w:rStyle w:val="Strong"/>
          <w:rFonts w:cs="Arial"/>
          <w:b w:val="0"/>
          <w:bCs w:val="0"/>
        </w:rPr>
        <w:t>Railway Line 25 (Boba – Zalaegerszeg – Őriszentpéter)</w:t>
      </w:r>
      <w:r>
        <w:t xml:space="preserve">. Train movements between the two corridors currently require movement through the station and, for certain relations, operational constraints caused by the existing topology. </w:t>
      </w:r>
    </w:p>
    <w:p w14:paraId="283628D2" w14:textId="42ACA103">
      <w:r>
        <w:rPr>
          <w:rStyle w:val="Strong"/>
          <w:rFonts w:cs="Arial"/>
        </w:rPr>
        <w:t>Target State</w:t>
      </w:r>
    </w:p>
    <w:p w14:paraId="5D236CF9" w14:textId="77777777">
      <w:pPr>
        <w:rPr>
          <w:rStyle w:val="xxxjie0"/>
          <w:rFonts w:cs="Arial"/>
        </w:rPr>
      </w:pPr>
      <w:r>
        <w:t xml:space="preserve">The project extends the Zalaszentiván station area by constructing a new </w:t>
      </w:r>
      <w:r>
        <w:rPr>
          <w:rStyle w:val="Strong"/>
          <w:rFonts w:cs="Arial"/>
          <w:b w:val="0"/>
          <w:bCs w:val="0"/>
        </w:rPr>
        <w:t>Delta Track</w:t>
      </w:r>
      <w:r>
        <w:t xml:space="preserve"> directly linking Lines 17 and 25. The station topology will be expanded westwards and operated by a new </w:t>
      </w:r>
      <w:r>
        <w:rPr>
          <w:rStyle w:val="Strong"/>
          <w:rFonts w:cs="Arial"/>
          <w:b w:val="0"/>
          <w:bCs w:val="0"/>
        </w:rPr>
        <w:t>ELEKTRA 2 interlocking</w:t>
      </w:r>
      <w:r>
        <w:t xml:space="preserve"> with integrated ETCS Level 2 functionality. The modified layout introduces new signals, points, axle-counter sections, ETCS balises and level-crossing interfaces, while extending the ETCS supervised area and AKF/KÖFI control functions to the new route. The result is a direct operational connection between both railway corridors without changing the surrounding line architectures.</w:t>
      </w:r>
      <w:r>
        <w:rPr>
          <w:rStyle w:val="xxxjie0"/>
          <w:rFonts w:cs="Arial"/>
        </w:rPr>
        <w:t xml:space="preserve"> </w:t>
      </w:r>
    </w:p>
    <w:p w14:paraId="40C8BC75" w14:textId="581C9F98">
      <w:pPr>
        <w:jc w:val="center"/>
        <w:rPr>
          <w:rStyle w:val="xxxjie0"/>
          <w:rFonts w:cs="Arial"/>
          <w:sz w:val="22"/>
          <w:szCs w:val="22"/>
        </w:rPr>
      </w:pPr>
      <w:r>
        <w:drawing>
          <wp:inline distT="0" distB="0" distL="0" distR="0" wp14:anchorId="6B65F095" wp14:editId="580A25D0">
            <wp:extent cx="5844425" cy="4136978"/>
            <wp:effectExtent l="0" t="0" r="4445" b="0"/>
            <wp:docPr id="7" name="Picture 3">
              <a:extLst>
                <a:ext uri="{FF2B5EF4-FFF2-40B4-BE49-F238E27FC236}">
                  <a16:creationId id="{B7B58B2E-A558-4B04-B0C9-896ED2EF27E6}"/>
                </a:ext>
              </a:extLst>
            </wp:docPr>
            <wp:cNvGraphicFramePr>
              <a:graphicFrameLocks noChangeAspect="1"/>
            </wp:cNvGraphicFramePr>
            <a:graphic>
              <a:graphicData uri="http://schemas.openxmlformats.org/drawingml/2006/picture">
                <pic:pic>
                  <pic:nvPicPr>
                    <pic:cNvPr id="4" name="Picture 3">
                      <a:extLst>
                        <a:ext uri="{FF2B5EF4-FFF2-40B4-BE49-F238E27FC236}">
                          <a16:creationId id="{B7B58B2E-A558-4B04-B0C9-896ED2EF27E6}"/>
                        </a:ext>
                      </a:extLst>
                    </pic:cNvPr>
                    <pic:cNvPicPr>
                      <a:picLocks noChangeAspect="1"/>
                    </pic:cNvPicPr>
                  </pic:nvPicPr>
                  <pic:blipFill>
                    <a:blip r:embed="rId18"/>
                    <a:stretch>
                      <a:fillRect/>
                    </a:stretch>
                  </pic:blipFill>
                  <pic:spPr>
                    <a:xfrm>
                      <a:off x="0" y="0"/>
                      <a:ext cx="5861020" cy="4148725"/>
                    </a:xfrm>
                    <a:prstGeom prst="rect">
                      <a:avLst/>
                    </a:prstGeom>
                  </pic:spPr>
                </pic:pic>
              </a:graphicData>
            </a:graphic>
          </wp:inline>
        </w:drawing>
      </w:r>
    </w:p>
    <w:p w14:paraId="726C4F5A" w14:textId="20BA06F7">
      <w:pPr>
        <w:pStyle w:val="Caption"/>
      </w:pPr>
      <w:bookmarkStart w:name="_Toc241843848" w:id="29"/>
      <w:r>
        <w:t xml:space="preserve">Figure </w:t>
      </w:r>
      <w:r>
        <w:fldChar w:fldCharType="begin"/>
      </w:r>
      <w:r>
        <w:instrText xml:space="preserve"> SEQ Figure \* ARABIC </w:instrText>
      </w:r>
      <w:r>
        <w:fldChar w:fldCharType="separate"/>
      </w:r>
      <w:r>
        <w:t>1</w:t>
      </w:r>
      <w:r>
        <w:fldChar w:fldCharType="end"/>
      </w:r>
      <w:r>
        <w:t>: Topological Overview, Target State</w:t>
      </w:r>
      <w:bookmarkEnd w:id="29"/>
    </w:p>
    <w:p w14:paraId="5E48399A" w14:textId="68C55827">
      <w:pPr>
        <w:pStyle w:val="Heading1"/>
      </w:pPr>
      <w:bookmarkStart w:name="_Toc241843903" w:id="30"/>
      <w:r>
        <w:lastRenderedPageBreak/>
        <w:t>High Level System Overview – Target State</w:t>
      </w:r>
      <w:bookmarkEnd w:id="30"/>
    </w:p>
    <w:p w14:paraId="06293C26" w14:textId="7BDA8B61">
      <w:r>
        <w:t xml:space="preserve">As illustrated in the architecture overview, the ZIV Delta project extends the existing Zalaszentiván (ZIV) installation by upgrading the station interlocking from ELEKTRA 1.x to ELEKTRA 2.x (PV 2.9.1.A / INT_22.07) while maintaining integration with the existing railway network and ETCS infrastructure. The new Delta Track topology is integrated into the station without changing the neighboring interlocking systems at Andráshida (AHI), Zalaegerszeg-Ola (OLE) and Pókaszepetk (POK). </w:t>
      </w:r>
    </w:p>
    <w:p w14:paraId="76F5225E" w14:textId="0A22066C">
      <w:r>
        <w:t xml:space="preserve">The solution reuses the existing RBC HW Release 3.1, RBC HU 1.2.1.A, DAKO, AKF, and Super AKF infrastructure while extending the station with additional field elements, including 8 new main signals, 5 new shunting signals, 6 new points, 36 axle-counter sections and 1 new level crossing interface required for the Delta Track operation. </w:t>
      </w:r>
    </w:p>
    <w:p w14:paraId="35346291" w14:textId="4AAA6F8C">
      <w:r>
        <w:t xml:space="preserve">ETCS Level 2 functionality remains based on the existing BOBA ETCS architecture, with updates limited to application data, balise configuration, DAKO configuration, HIS software, and RBC interfaces necessary to support the new topology. No RBC hardware upgrade is planned. </w:t>
      </w:r>
    </w:p>
    <w:p w14:paraId="35B6163D" w14:textId="432BF2FD">
      <w:r>
        <w:t xml:space="preserve">Overall, the target architecture delivers a new ELEKTRA 2 + AzLM + AKF + ETCS L2 station configuration under the solution baseline ZIVD_MAV_ZIV_13.00, while maximizing reuse of the existing ETCS, AKF, Super AKF, RBC, and neighboring system infrastructure. </w:t>
      </w:r>
    </w:p>
    <w:p w14:paraId="14BC71AD" w14:textId="1107B4A0">
      <w:pPr>
        <w:spacing w:line="276" w:lineRule="auto"/>
        <w:jc w:val="center"/>
        <w:rPr>
          <w:rFonts w:cs="Arial"/>
        </w:rPr>
      </w:pPr>
      <w:r>
        <w:rPr>
          <w:rFonts w:cs="Arial"/>
        </w:rPr>
        <w:drawing>
          <wp:inline distT="0" distB="0" distL="0" distR="0" wp14:anchorId="038D529E" wp14:editId="3AA72F64">
            <wp:extent cx="5939047" cy="2895600"/>
            <wp:effectExtent l="0" t="0" r="5080" b="0"/>
            <wp:docPr id="10" name="Picture 10"/>
            <wp:cNvGraphicFramePr>
              <a:graphicFrameLocks noChangeAspect="1"/>
            </wp:cNvGraphicFramePr>
            <a:graphic>
              <a:graphicData uri="http://schemas.openxmlformats.org/drawingml/2006/picture">
                <pic:pic>
                  <pic:nvPicPr>
                    <pic:cNvPr id="1" name=""/>
                    <pic:cNvPicPr/>
                  </pic:nvPicPr>
                  <pic:blipFill>
                    <a:blip r:embed="rId19"/>
                    <a:stretch>
                      <a:fillRect/>
                    </a:stretch>
                  </pic:blipFill>
                  <pic:spPr>
                    <a:xfrm>
                      <a:off x="0" y="0"/>
                      <a:ext cx="5968884" cy="2910147"/>
                    </a:xfrm>
                    <a:prstGeom prst="rect">
                      <a:avLst/>
                    </a:prstGeom>
                  </pic:spPr>
                </pic:pic>
              </a:graphicData>
            </a:graphic>
          </wp:inline>
        </w:drawing>
      </w:r>
    </w:p>
    <w:p w14:paraId="4EC2F039" w14:textId="575F0B00">
      <w:pPr>
        <w:pStyle w:val="Caption"/>
      </w:pPr>
      <w:bookmarkStart w:name="_Toc241843849" w:id="31"/>
      <w:r>
        <w:t xml:space="preserve">Figure </w:t>
      </w:r>
      <w:r>
        <w:fldChar w:fldCharType="begin"/>
      </w:r>
      <w:r>
        <w:instrText xml:space="preserve"> SEQ Figure \* ARABIC </w:instrText>
      </w:r>
      <w:r>
        <w:fldChar w:fldCharType="separate"/>
      </w:r>
      <w:r>
        <w:t>2</w:t>
      </w:r>
      <w:r>
        <w:fldChar w:fldCharType="end"/>
      </w:r>
      <w:r>
        <w:t>: High Level System Overview, Target State</w:t>
      </w:r>
      <w:bookmarkEnd w:id="31"/>
    </w:p>
    <w:p w14:paraId="5566092F" w14:textId="77777777">
      <w:pPr>
        <w:spacing w:before="0" w:after="0" w:line="240" w:lineRule="auto"/>
        <w:jc w:val="left"/>
        <w:rPr>
          <w:rFonts w:ascii="Arial Bold" w:hAnsi="Arial Bold"/>
          <w:b/>
          <w:bCs/>
          <w:color w:val="auto"/>
          <w:sz w:val="22"/>
          <w:szCs w:val="22"/>
        </w:rPr>
      </w:pPr>
      <w:r>
        <w:br w:type="page"/>
      </w:r>
    </w:p>
    <w:p w14:paraId="5522D44D" w14:textId="0DE16085">
      <w:pPr>
        <w:pStyle w:val="Heading1"/>
      </w:pPr>
      <w:bookmarkStart w:name="_Toc241843904" w:id="32"/>
      <w:r>
        <w:lastRenderedPageBreak/>
        <w:t>High Level System Architecture, Target State</w:t>
      </w:r>
      <w:bookmarkEnd w:id="32"/>
    </w:p>
    <w:p w14:paraId="3536728A" w14:textId="6BC7FD8B">
      <w:r>
        <w:t xml:space="preserve">The architecture shows how the upgraded Zalaszentiván (ZIV) station becomes the central integration point between the neighboring stations, ETCS Level 2 infrastructure, and remote-control systems. The existing railway interfaces towards Andráshida, Zalaegerszeg-Ola, Pókaszepetk, Egervár–Vasboldogasszony, and Nagykapornak are preserved while the new Delta Track topology is integrated into the station. </w:t>
      </w:r>
    </w:p>
    <w:p w14:paraId="04D4E457" w14:textId="7256A5DE">
      <w:r>
        <w:t xml:space="preserve">The main system change is the replacement of ELEKTRA 1 with ELEKTRA 2, supported by new AzLM axle counters, updated AKF data, ETCS L2 application updates, and additional field equipment. The ETCS architecture reuses the existing RBC HW 3.1, RBC HU 1.2.1.A, DAKO, HIS, and Siemens balise platform while extending the supervised area to the Delta Track. </w:t>
      </w:r>
    </w:p>
    <w:p w14:paraId="6FA90F20" w14:textId="31DE4320">
      <w:pPr>
        <w:spacing w:line="276" w:lineRule="auto"/>
        <w:ind w:hanging="540"/>
        <w:jc w:val="center"/>
        <w:rPr>
          <w:rFonts w:cs="Arial"/>
        </w:rPr>
      </w:pPr>
      <w:r>
        <w:rPr>
          <w:rFonts w:cs="Arial"/>
        </w:rPr>
        <w:drawing>
          <wp:inline distT="0" distB="0" distL="0" distR="0" wp14:anchorId="36C1E949" wp14:editId="249EB9A7">
            <wp:extent cx="6525490" cy="3147508"/>
            <wp:effectExtent l="0" t="0" r="0" b="0"/>
            <wp:docPr id="2" name="Picture 2"/>
            <wp:cNvGraphicFramePr>
              <a:graphicFrameLocks noChangeAspect="1"/>
            </wp:cNvGraphicFramePr>
            <a:graphic>
              <a:graphicData uri="http://schemas.openxmlformats.org/drawingml/2006/picture">
                <pic:pic>
                  <pic:nvPicPr>
                    <pic:cNvPr id="1" name=""/>
                    <pic:cNvPicPr/>
                  </pic:nvPicPr>
                  <pic:blipFill>
                    <a:blip r:embed="rId20"/>
                    <a:stretch>
                      <a:fillRect/>
                    </a:stretch>
                  </pic:blipFill>
                  <pic:spPr>
                    <a:xfrm>
                      <a:off x="0" y="0"/>
                      <a:ext cx="6548087" cy="3158408"/>
                    </a:xfrm>
                    <a:prstGeom prst="rect">
                      <a:avLst/>
                    </a:prstGeom>
                  </pic:spPr>
                </pic:pic>
              </a:graphicData>
            </a:graphic>
          </wp:inline>
        </w:drawing>
      </w:r>
    </w:p>
    <w:p w14:paraId="7D0CA565" w14:textId="57A19DB2">
      <w:pPr>
        <w:pStyle w:val="Caption"/>
      </w:pPr>
      <w:bookmarkStart w:name="_Toc241843850" w:id="33"/>
      <w:r>
        <w:t xml:space="preserve">Figure </w:t>
      </w:r>
      <w:r>
        <w:fldChar w:fldCharType="begin"/>
      </w:r>
      <w:r>
        <w:instrText xml:space="preserve"> SEQ Figure \* ARABIC </w:instrText>
      </w:r>
      <w:r>
        <w:fldChar w:fldCharType="separate"/>
      </w:r>
      <w:r>
        <w:t>3</w:t>
      </w:r>
      <w:r>
        <w:fldChar w:fldCharType="end"/>
      </w:r>
      <w:r>
        <w:t>: High Level System Architecture, Target State</w:t>
      </w:r>
      <w:bookmarkEnd w:id="33"/>
    </w:p>
    <w:p w14:paraId="5EEC4542" w14:textId="77777777">
      <w:pPr>
        <w:spacing w:before="0" w:after="0" w:line="240" w:lineRule="auto"/>
        <w:jc w:val="left"/>
      </w:pPr>
    </w:p>
    <w:p w14:paraId="74B2AAB4" w14:textId="2929D64F">
      <w:pPr>
        <w:spacing w:before="0" w:after="0" w:line="240" w:lineRule="auto"/>
        <w:jc w:val="left"/>
        <w:rPr>
          <w:rFonts w:eastAsia="Times New Roman" w:cs="Arial"/>
          <w:iCs/>
          <w:color w:val="auto"/>
          <w:kern w:val="0"/>
          <w:szCs w:val="22"/>
          <w:lang w:eastAsia="de-DE"/>
        </w:rPr>
      </w:pPr>
      <w:r>
        <w:br w:type="page"/>
      </w:r>
    </w:p>
    <w:p w14:paraId="07D310E4" w14:textId="711B2200">
      <w:pPr>
        <w:pStyle w:val="Heading1"/>
        <w:rPr>
          <w:rFonts w:cs="Arial"/>
          <w:lang w:val="en-US"/>
        </w:rPr>
      </w:pPr>
      <w:bookmarkStart w:name="_Toc241843905" w:id="34"/>
      <w:r>
        <w:rPr>
          <w:rFonts w:eastAsia="Times New Roman" w:cs="Arial"/>
          <w:bCs/>
          <w:smallCaps/>
          <w:sz w:val="24"/>
          <w:szCs w:val="24"/>
        </w:rPr>
        <w:lastRenderedPageBreak/>
        <w:t>Management System Milestone Overview</w:t>
      </w:r>
      <w:bookmarkEnd w:id="34"/>
    </w:p>
    <w:p w14:paraId="7D6D5BD8" w14:textId="07A3A86C">
      <w:pPr>
        <w:rPr>
          <w:rFonts w:ascii="Segoe UI" w:hAnsi="Segoe UI" w:cs="Segoe UI"/>
        </w:rPr>
      </w:pPr>
      <w:r>
        <w:rPr>
          <w:rStyle w:val="normaltextrun"/>
          <w:rFonts w:cs="Arial"/>
        </w:rPr>
        <w:t>For the Zalaszentiván Delta Track Project (ZIVD), the Management System milestone chain is tailored to the delivery and approval strategy of the Interlocking (IXL) and ETCS L2 solutions. The standard milestone names and governance principles are retained, while the milestone application is extended by project-specific Hungarian design approval, Operator submission and approval, construction readiness, laboratory and field testing, DeBo assessment, Dark Operation, Putting into Operation (PIO), standby-period closure, authority certification and customer-acceptance gates.</w:t>
      </w:r>
    </w:p>
    <w:p w14:paraId="676960DB" w14:textId="47D980F9">
      <w:pPr>
        <w:rPr>
          <w:rFonts w:ascii="Segoe UI" w:hAnsi="Segoe UI" w:cs="Segoe UI"/>
        </w:rPr>
      </w:pPr>
      <w:r>
        <w:rPr>
          <w:rStyle w:val="normaltextrun"/>
          <w:rFonts w:cs="Arial"/>
        </w:rPr>
        <w:t xml:space="preserve">The same overall Management System milestone framework applies to both the IXL and ETCS solutions. The reviews may be planned and approved at different dates for each solution, according to their respective design, data-preparation, </w:t>
        <w:commentRangeStart w:id="2555601"/>
        <w:t xml:space="preserve">IVVQ</w:t>
        <w:commentRangeEnd w:id="2555601"/>
        <w:t xml:space="preserve">, validation and approval maturity. The brief objectives below provide the governing milestone intent; the detailed entry criteria, outputs and Hungarian-specific extensions are defined in the respective milestone descriptions and review reports.</w:t>
      </w:r>
      <w:r>
        <w:rPr>
          <w:rStyle w:val="CommentReference"/>
        </w:rPr>
        <w:commentReference w:id="2555601"/>
      </w:r>
    </w:p>
    <w:p w14:paraId="4A922A72" w14:textId="26E7A28E">
      <w:r>
        <w:t>The following tables present the planned DDQS milestone sequence separately for the ZIV Delta Interlocking and ETCS L2 solutions. Each table identifies the milestone, the planned target date and the brief decision objective. The detailed entry criteria, outputs and Hungarian-specific extensions are controlled in the tailored milestone matrix and the applicable milestone review report. </w:t>
      </w:r>
    </w:p>
    <w:p w14:paraId="75E8B409" w14:textId="583CD7CF">
      <w:pPr>
        <w:spacing w:before="0" w:after="0" w:line="240" w:lineRule="auto"/>
        <w:jc w:val="left"/>
      </w:pPr>
      <w:r>
        <w:br w:type="page"/>
      </w:r>
    </w:p>
    <w:p w14:paraId="6EBC515C" w14:textId="77777777">
      <w:pPr>
        <w:pStyle w:val="Heading2"/>
        <w:rPr>
          <w:lang w:val="en-US"/>
        </w:rPr>
      </w:pPr>
      <w:bookmarkStart w:name="_Toc241843906" w:id="35"/>
      <w:r>
        <w:rPr>
          <w:lang w:val="en-US"/>
        </w:rPr>
        <w:lastRenderedPageBreak/>
        <w:t>Interlocking Solution Milestones</w:t>
      </w:r>
      <w:bookmarkEnd w:id="35"/>
      <w:r>
        <w:rPr>
          <w:lang w:val="en-US"/>
        </w:rPr>
        <w:t> </w:t>
      </w:r>
    </w:p>
    <w:tbl>
      <w:tblPr>
        <w:tblW w:w="938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952"/>
        <w:gridCol w:w="1710"/>
        <w:gridCol w:w="3722"/>
      </w:tblGrid>
      <w:tr w14:paraId="3FDB0376"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48B8628D" w14:textId="77777777">
            <w:pPr>
              <w:jc w:val="left"/>
              <w:rPr>
                <w:b/>
                <w:bCs/>
                <w:lang w:val="en-US"/>
              </w:rPr>
            </w:pPr>
            <w:r>
              <w:rPr>
                <w:b/>
                <w:bCs/>
                <w:lang w:val="en-US"/>
              </w:rPr>
              <w:t>Milestone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4A9A8EA" w14:textId="5255DE5E">
            <w:pPr>
              <w:jc w:val="left"/>
              <w:rPr>
                <w:b/>
                <w:bCs/>
                <w:lang w:val="en-US"/>
              </w:rPr>
            </w:pPr>
            <w:r>
              <w:rPr>
                <w:b/>
                <w:bCs/>
                <w:lang w:val="en-US"/>
              </w:rPr>
              <w:t>Target Date </w:t>
              <w:br/>
              <w:t xml:space="preserve">A (Actual) / </w:t>
              <w:br/>
              <w:t>P (Planned)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5BC21636" w14:textId="77777777">
            <w:pPr>
              <w:jc w:val="left"/>
              <w:rPr>
                <w:b/>
                <w:bCs/>
                <w:lang w:val="en-US"/>
              </w:rPr>
            </w:pPr>
            <w:r>
              <w:rPr>
                <w:b/>
                <w:bCs/>
                <w:lang w:val="en-US"/>
              </w:rPr>
              <w:t>Brief Objective </w:t>
            </w:r>
          </w:p>
        </w:tc>
      </w:tr>
      <w:tr w14:paraId="634A7FBD"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5020AAA5" w14:textId="77777777">
            <w:pPr>
              <w:jc w:val="left"/>
              <w:rPr>
                <w:lang w:val="en-US"/>
              </w:rPr>
            </w:pPr>
            <w:r>
              <w:rPr>
                <w:lang w:val="en-US"/>
              </w:rPr>
              <w:t>Solution Orientation Review (SOR)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103F618C" w14:textId="77777777">
            <w:pPr>
              <w:jc w:val="left"/>
              <w:rPr>
                <w:lang w:val="en-US"/>
              </w:rPr>
            </w:pPr>
            <w:r>
              <w:rPr>
                <w:lang w:val="en-US"/>
              </w:rPr>
              <w:t>10/2026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6A8DF706" w14:textId="77777777">
            <w:pPr>
              <w:jc w:val="left"/>
              <w:rPr>
                <w:lang w:val="en-US"/>
              </w:rPr>
            </w:pPr>
            <w:r>
              <w:rPr>
                <w:lang w:val="en-US"/>
              </w:rPr>
              <w:t>Approve the target architecture, development strategy and technical basis for solution design. </w:t>
            </w:r>
          </w:p>
        </w:tc>
      </w:tr>
      <w:tr w14:paraId="2456C107"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3C135857" w14:textId="77777777">
            <w:pPr>
              <w:jc w:val="left"/>
              <w:rPr>
                <w:lang w:val="en-US"/>
              </w:rPr>
            </w:pPr>
            <w:r>
              <w:rPr>
                <w:lang w:val="en-US"/>
              </w:rPr>
              <w:t>Solution Requirements Review (SRR), including Approval Plan Package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4D30E3E9" w14:textId="77777777">
            <w:pPr>
              <w:jc w:val="left"/>
              <w:rPr>
                <w:lang w:val="en-US"/>
              </w:rPr>
            </w:pPr>
            <w:r>
              <w:rPr>
                <w:lang w:val="en-US"/>
              </w:rPr>
              <w:t>11/2026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67A44778" w14:textId="77777777">
            <w:pPr>
              <w:jc w:val="left"/>
              <w:rPr>
                <w:lang w:val="en-US"/>
              </w:rPr>
            </w:pPr>
            <w:r>
              <w:rPr>
                <w:lang w:val="en-US"/>
              </w:rPr>
              <w:t>Approve the requirements baseline and Hungarian Approval Plan Package, including the required initial approval and assessment evidence. </w:t>
            </w:r>
          </w:p>
        </w:tc>
      </w:tr>
      <w:tr w14:paraId="1647E7D6"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2F37FBBE" w14:textId="77777777">
            <w:pPr>
              <w:jc w:val="left"/>
              <w:rPr>
                <w:lang w:val="en-US"/>
              </w:rPr>
            </w:pPr>
            <w:r>
              <w:rPr>
                <w:lang w:val="en-US"/>
              </w:rPr>
              <w:t>Solution Functional Review (SFR), including Preliminary Design Package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11C16578" w14:textId="77777777">
            <w:pPr>
              <w:jc w:val="left"/>
              <w:rPr>
                <w:lang w:val="en-US"/>
              </w:rPr>
            </w:pPr>
            <w:r>
              <w:rPr>
                <w:lang w:val="en-US"/>
              </w:rPr>
              <w:t>11/2026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435E5DF9" w14:textId="77777777">
            <w:pPr>
              <w:jc w:val="left"/>
              <w:rPr>
                <w:lang w:val="en-US"/>
              </w:rPr>
            </w:pPr>
            <w:r>
              <w:rPr>
                <w:lang w:val="en-US"/>
              </w:rPr>
              <w:t>Confirm design compliance and release the Preliminary Design Package for submission to the Operator. </w:t>
            </w:r>
          </w:p>
        </w:tc>
      </w:tr>
      <w:tr w14:paraId="7D54CC49"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5F95B011" w14:textId="77777777">
            <w:pPr>
              <w:jc w:val="left"/>
              <w:rPr>
                <w:lang w:val="en-US"/>
              </w:rPr>
            </w:pPr>
            <w:r>
              <w:rPr>
                <w:lang w:val="en-US"/>
              </w:rPr>
              <w:t>Preliminary Design Review (PDR), including Operator Approval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0C906647" w14:textId="77777777">
            <w:pPr>
              <w:jc w:val="left"/>
              <w:rPr>
                <w:lang w:val="en-US"/>
              </w:rPr>
            </w:pPr>
            <w:r>
              <w:rPr>
                <w:lang w:val="en-US"/>
              </w:rPr>
              <w:t>12/2026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1AB06D10" w14:textId="77777777">
            <w:pPr>
              <w:jc w:val="left"/>
              <w:rPr>
                <w:lang w:val="en-US"/>
              </w:rPr>
            </w:pPr>
            <w:r>
              <w:rPr>
                <w:lang w:val="en-US"/>
              </w:rPr>
              <w:t>Approve the preliminary design, obtain Operator approval and authorize application data preparation. </w:t>
            </w:r>
          </w:p>
        </w:tc>
      </w:tr>
      <w:tr w14:paraId="4EBFFA0B"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392E05AE" w14:textId="77777777">
            <w:pPr>
              <w:jc w:val="left"/>
              <w:rPr>
                <w:lang w:val="en-US"/>
              </w:rPr>
            </w:pPr>
            <w:r>
              <w:rPr>
                <w:lang w:val="en-US"/>
              </w:rPr>
              <w:t>Critical Design Review (CDR), including Start of Installation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359CB31D" w14:textId="57403A0C">
            <w:pPr>
              <w:jc w:val="left"/>
              <w:rPr>
                <w:lang w:val="en-US"/>
              </w:rPr>
            </w:pPr>
            <w:r>
              <w:rPr>
                <w:lang w:val="en-US"/>
              </w:rPr>
              <w:t>01/2027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57901D46" w14:textId="77777777">
            <w:pPr>
              <w:jc w:val="left"/>
              <w:rPr>
                <w:lang w:val="en-US"/>
              </w:rPr>
            </w:pPr>
            <w:r>
              <w:rPr>
                <w:lang w:val="en-US"/>
              </w:rPr>
              <w:t>Approve the detailed design and construction plans, confirm site and material readiness, finalize data preparation and authorize installation and data-preparation verification. </w:t>
            </w:r>
          </w:p>
        </w:tc>
      </w:tr>
      <w:tr w14:paraId="297790F7"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35E85C40" w14:textId="77777777">
            <w:pPr>
              <w:jc w:val="left"/>
              <w:rPr>
                <w:lang w:val="en-US"/>
              </w:rPr>
            </w:pPr>
            <w:r>
              <w:rPr>
                <w:lang w:val="en-US"/>
              </w:rPr>
              <w:t>TRR1-LAB, Start Laboratory IVVQ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2E27DE70" w14:textId="77777777">
            <w:pPr>
              <w:jc w:val="left"/>
              <w:rPr>
                <w:lang w:val="en-US"/>
              </w:rPr>
            </w:pPr>
            <w:r>
              <w:rPr>
                <w:lang w:val="en-US"/>
              </w:rPr>
              <w:t>02/2027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4A8D4AB3" w14:textId="77777777">
            <w:pPr>
              <w:jc w:val="left"/>
              <w:rPr>
                <w:lang w:val="en-US"/>
              </w:rPr>
            </w:pPr>
            <w:r>
              <w:rPr>
                <w:lang w:val="en-US"/>
              </w:rPr>
              <w:t>Release the controlled LAB version for internal Hitachi Rail and customer laboratory testing. </w:t>
            </w:r>
          </w:p>
        </w:tc>
      </w:tr>
      <w:tr w14:paraId="69C5B224"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6B0128B2" w14:textId="77777777">
            <w:pPr>
              <w:jc w:val="left"/>
              <w:rPr>
                <w:lang w:val="en-US"/>
              </w:rPr>
            </w:pPr>
            <w:r>
              <w:rPr>
                <w:lang w:val="en-US"/>
              </w:rPr>
              <w:t>TRR1-FIELD, Start Field IVVQ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2683341E" w14:textId="77777777">
            <w:pPr>
              <w:jc w:val="left"/>
              <w:rPr>
                <w:lang w:val="en-US"/>
              </w:rPr>
            </w:pPr>
            <w:r>
              <w:rPr>
                <w:lang w:val="en-US"/>
              </w:rPr>
              <w:t>02/2027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12733BB1" w14:textId="77777777">
            <w:pPr>
              <w:jc w:val="left"/>
              <w:rPr>
                <w:lang w:val="en-US"/>
              </w:rPr>
            </w:pPr>
            <w:r>
              <w:rPr>
                <w:lang w:val="en-US"/>
              </w:rPr>
              <w:t>Release the customer-approved LAB baseline for field testing and confirm verified field installation. </w:t>
            </w:r>
          </w:p>
        </w:tc>
      </w:tr>
      <w:tr w14:paraId="6284535C"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604FFBCC" w14:textId="77777777">
            <w:pPr>
              <w:jc w:val="left"/>
              <w:rPr>
                <w:lang w:val="en-US"/>
              </w:rPr>
            </w:pPr>
            <w:r>
              <w:rPr>
                <w:lang w:val="en-US"/>
              </w:rPr>
              <w:t>TQR1 / TRR2, Technical Qualification Review 1 and Test Readiness Review 2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777BB073" w14:textId="77777777">
            <w:pPr>
              <w:jc w:val="left"/>
              <w:rPr>
                <w:lang w:val="en-US"/>
              </w:rPr>
            </w:pPr>
            <w:r>
              <w:rPr>
                <w:lang w:val="en-US"/>
              </w:rPr>
              <w:t>06/2027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5F2D28D5" w14:textId="77777777">
            <w:pPr>
              <w:jc w:val="left"/>
              <w:rPr>
                <w:lang w:val="en-US"/>
              </w:rPr>
            </w:pPr>
            <w:r>
              <w:rPr>
                <w:lang w:val="en-US"/>
              </w:rPr>
              <w:t>Close integration and verification and confirm that the verified solution is ready for validation in the operational environment. </w:t>
            </w:r>
          </w:p>
        </w:tc>
      </w:tr>
      <w:tr w14:paraId="6BEDDDAC"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097EE46A" w14:textId="77777777">
            <w:pPr>
              <w:jc w:val="left"/>
              <w:rPr>
                <w:lang w:val="en-US"/>
              </w:rPr>
            </w:pPr>
            <w:r>
              <w:rPr>
                <w:lang w:val="en-US"/>
              </w:rPr>
              <w:lastRenderedPageBreak/>
              <w:t>TQR2-1, Initial Validation and Assessment Handover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640D70E0" w14:textId="77777777">
            <w:pPr>
              <w:jc w:val="left"/>
              <w:rPr>
                <w:lang w:val="en-US"/>
              </w:rPr>
            </w:pPr>
            <w:r>
              <w:rPr>
                <w:lang w:val="en-US"/>
              </w:rPr>
              <w:t>07/2027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72B02E51" w14:textId="77777777">
            <w:pPr>
              <w:jc w:val="left"/>
              <w:rPr>
                <w:lang w:val="en-US"/>
              </w:rPr>
            </w:pPr>
            <w:r>
              <w:rPr>
                <w:lang w:val="en-US"/>
              </w:rPr>
              <w:t>Complete the first validation evidence set and hand it over to DeBo for authorization to proceed toward PIO. </w:t>
            </w:r>
          </w:p>
        </w:tc>
      </w:tr>
      <w:tr w14:paraId="6432EA28"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1F5E0041" w14:textId="77777777">
            <w:pPr>
              <w:jc w:val="left"/>
              <w:rPr>
                <w:lang w:val="en-US"/>
              </w:rPr>
            </w:pPr>
            <w:r>
              <w:rPr>
                <w:lang w:val="en-US"/>
              </w:rPr>
              <w:t>FQR-1, Start Dark Operation and PIO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743C7F53" w14:textId="77777777">
            <w:pPr>
              <w:jc w:val="left"/>
              <w:rPr>
                <w:lang w:val="en-US"/>
              </w:rPr>
            </w:pPr>
            <w:r>
              <w:rPr>
                <w:lang w:val="en-US"/>
              </w:rPr>
              <w:t>08/2027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4FED7874" w14:textId="77777777">
            <w:pPr>
              <w:jc w:val="left"/>
              <w:rPr>
                <w:lang w:val="en-US"/>
              </w:rPr>
            </w:pPr>
            <w:r>
              <w:rPr>
                <w:lang w:val="en-US"/>
              </w:rPr>
              <w:t>Confirm DeBo approval and all Hungarian operational prerequisites for Dark Operation and Putting into Operation. </w:t>
            </w:r>
          </w:p>
        </w:tc>
      </w:tr>
      <w:tr w14:paraId="0FF660D7"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104DEF94" w14:textId="77777777">
            <w:pPr>
              <w:jc w:val="left"/>
              <w:rPr>
                <w:lang w:val="en-US"/>
              </w:rPr>
            </w:pPr>
            <w:r>
              <w:rPr>
                <w:lang w:val="en-US"/>
              </w:rPr>
              <w:t>TQR2-2, Finished PIO and Standby Period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18ECBB96" w14:textId="77777777">
            <w:pPr>
              <w:jc w:val="left"/>
              <w:rPr>
                <w:lang w:val="en-US"/>
              </w:rPr>
            </w:pPr>
            <w:r>
              <w:rPr>
                <w:lang w:val="en-US"/>
              </w:rPr>
              <w:t>08/2027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4CE53385" w14:textId="77777777">
            <w:pPr>
              <w:jc w:val="left"/>
              <w:rPr>
                <w:lang w:val="en-US"/>
              </w:rPr>
            </w:pPr>
            <w:r>
              <w:rPr>
                <w:lang w:val="en-US"/>
              </w:rPr>
              <w:t>Close PIO and the standby period and update the final validation, quality and safety evidence. </w:t>
            </w:r>
          </w:p>
        </w:tc>
      </w:tr>
      <w:tr w14:paraId="178D714F"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79EDE4AE" w14:textId="77777777">
            <w:pPr>
              <w:jc w:val="left"/>
              <w:rPr>
                <w:lang w:val="en-US"/>
              </w:rPr>
            </w:pPr>
            <w:r>
              <w:rPr>
                <w:lang w:val="en-US"/>
              </w:rPr>
              <w:t>FQR-2, Final Qualification Review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366AD97A" w14:textId="77777777">
            <w:pPr>
              <w:jc w:val="left"/>
              <w:rPr>
                <w:lang w:val="en-US"/>
              </w:rPr>
            </w:pPr>
            <w:r>
              <w:rPr>
                <w:lang w:val="en-US"/>
              </w:rPr>
              <w:t>08/2027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3C25F74F" w14:textId="77777777">
            <w:pPr>
              <w:jc w:val="left"/>
              <w:rPr>
                <w:lang w:val="en-US"/>
              </w:rPr>
            </w:pPr>
            <w:r>
              <w:rPr>
                <w:lang w:val="en-US"/>
              </w:rPr>
              <w:t>Confirm completed validation and external assessment and declare readiness for customer acceptance and transition to support. </w:t>
            </w:r>
          </w:p>
        </w:tc>
      </w:tr>
    </w:tbl>
    <w:p w14:paraId="6E58060B" w14:textId="1E2E64A0">
      <w:pPr>
        <w:pStyle w:val="Caption"/>
      </w:pPr>
      <w:bookmarkStart w:name="_Toc241843852" w:id="36"/>
      <w:r>
        <w:t xml:space="preserve">Table </w:t>
      </w:r>
      <w:r>
        <w:fldChar w:fldCharType="begin"/>
      </w:r>
      <w:r>
        <w:instrText xml:space="preserve"> SEQ Table \* ARABIC </w:instrText>
      </w:r>
      <w:r>
        <w:fldChar w:fldCharType="separate"/>
      </w:r>
      <w:r>
        <w:t>2</w:t>
      </w:r>
      <w:r>
        <w:fldChar w:fldCharType="end"/>
      </w:r>
      <w:r>
        <w:t>: Milestones ZIV Delta IL Solution</w:t>
      </w:r>
      <w:bookmarkEnd w:id="36"/>
    </w:p>
    <w:p w14:paraId="39B6CE43" w14:textId="3513AF2A">
      <w:pPr>
        <w:spacing w:before="0" w:after="0" w:line="240" w:lineRule="auto"/>
        <w:jc w:val="left"/>
      </w:pPr>
      <w:r>
        <w:br w:type="page"/>
      </w:r>
    </w:p>
    <w:p w14:paraId="08031EC0" w14:textId="59C3295B">
      <w:pPr>
        <w:pStyle w:val="Heading2"/>
        <w:rPr>
          <w:lang w:val="en-US"/>
        </w:rPr>
      </w:pPr>
      <w:r>
        <w:rPr>
          <w:lang w:val="en-US"/>
        </w:rPr>
        <w:lastRenderedPageBreak/>
        <w:t> </w:t>
      </w:r>
      <w:bookmarkStart w:name="_Toc241843907" w:id="37"/>
      <w:r>
        <w:rPr>
          <w:lang w:val="en-US"/>
        </w:rPr>
        <w:t>ETCS L2 Solution Milestones</w:t>
      </w:r>
      <w:bookmarkEnd w:id="37"/>
      <w:r>
        <w:rPr>
          <w:lang w:val="en-US"/>
        </w:rPr>
        <w:t> </w:t>
      </w:r>
    </w:p>
    <w:tbl>
      <w:tblPr>
        <w:tblW w:w="938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952"/>
        <w:gridCol w:w="1710"/>
        <w:gridCol w:w="3722"/>
      </w:tblGrid>
      <w:tr w14:paraId="6189E6EF"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744DE713" w14:textId="77777777">
            <w:pPr>
              <w:jc w:val="left"/>
              <w:rPr>
                <w:b/>
                <w:bCs/>
                <w:lang w:val="en-US"/>
              </w:rPr>
            </w:pPr>
            <w:r>
              <w:rPr>
                <w:b/>
                <w:bCs/>
                <w:lang w:val="en-US"/>
              </w:rPr>
              <w:t>Milestone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BA6C154" w14:textId="4340A0AA">
            <w:pPr>
              <w:jc w:val="left"/>
              <w:rPr>
                <w:b/>
                <w:bCs/>
                <w:lang w:val="en-US"/>
              </w:rPr>
            </w:pPr>
            <w:r>
              <w:rPr>
                <w:b/>
                <w:bCs/>
                <w:lang w:val="en-US"/>
              </w:rPr>
              <w:t>Target Date </w:t>
              <w:br/>
              <w:t xml:space="preserve">A (Actual) / </w:t>
              <w:br/>
              <w:t>P (Planned)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7753B66A" w14:textId="77777777">
            <w:pPr>
              <w:jc w:val="left"/>
              <w:rPr>
                <w:b/>
                <w:bCs/>
                <w:lang w:val="en-US"/>
              </w:rPr>
            </w:pPr>
            <w:r>
              <w:rPr>
                <w:b/>
                <w:bCs/>
                <w:lang w:val="en-US"/>
              </w:rPr>
              <w:t>Brief Objective </w:t>
            </w:r>
          </w:p>
        </w:tc>
      </w:tr>
      <w:tr w14:paraId="65331D8E"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026D445B" w14:textId="77777777">
            <w:pPr>
              <w:jc w:val="left"/>
              <w:rPr>
                <w:lang w:val="en-US"/>
              </w:rPr>
            </w:pPr>
            <w:r>
              <w:rPr>
                <w:lang w:val="en-US"/>
              </w:rPr>
              <w:t>Solution Orientation Review (SOR)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34E40F41" w14:textId="77777777">
            <w:pPr>
              <w:jc w:val="left"/>
              <w:rPr>
                <w:lang w:val="en-US"/>
              </w:rPr>
            </w:pPr>
            <w:r>
              <w:rPr>
                <w:lang w:val="en-US"/>
              </w:rPr>
              <w:t>11/2026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2C2A134C" w14:textId="77777777">
            <w:pPr>
              <w:jc w:val="left"/>
              <w:rPr>
                <w:lang w:val="en-US"/>
              </w:rPr>
            </w:pPr>
            <w:r>
              <w:rPr>
                <w:lang w:val="en-US"/>
              </w:rPr>
              <w:t>Approve the target architecture, development strategy and technical basis for solution design. </w:t>
            </w:r>
          </w:p>
        </w:tc>
      </w:tr>
      <w:tr w14:paraId="00D4CF83"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7501AD58" w14:textId="77777777">
            <w:pPr>
              <w:jc w:val="left"/>
              <w:rPr>
                <w:lang w:val="en-US"/>
              </w:rPr>
            </w:pPr>
            <w:r>
              <w:rPr>
                <w:lang w:val="en-US"/>
              </w:rPr>
              <w:t>Solution Requirements Review (SRR), including Approval Plan Package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5C640439" w14:textId="77777777">
            <w:pPr>
              <w:jc w:val="left"/>
              <w:rPr>
                <w:lang w:val="en-US"/>
              </w:rPr>
            </w:pPr>
            <w:r>
              <w:rPr>
                <w:lang w:val="en-US"/>
              </w:rPr>
              <w:t>12/2026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0402F745" w14:textId="77777777">
            <w:pPr>
              <w:jc w:val="left"/>
              <w:rPr>
                <w:lang w:val="en-US"/>
              </w:rPr>
            </w:pPr>
            <w:r>
              <w:rPr>
                <w:lang w:val="en-US"/>
              </w:rPr>
              <w:t>Approve the requirements baseline and Hungarian Approval Plan Package, including the required initial approval and assessment evidence. </w:t>
            </w:r>
          </w:p>
        </w:tc>
      </w:tr>
      <w:tr w14:paraId="5BAF1269"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7F2985F7" w14:textId="77777777">
            <w:pPr>
              <w:jc w:val="left"/>
              <w:rPr>
                <w:lang w:val="en-US"/>
              </w:rPr>
            </w:pPr>
            <w:r>
              <w:rPr>
                <w:lang w:val="en-US"/>
              </w:rPr>
              <w:t>Solution Functional Review (SFR), including Preliminary Design Package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77054978" w14:textId="77777777">
            <w:pPr>
              <w:jc w:val="left"/>
              <w:rPr>
                <w:lang w:val="en-US"/>
              </w:rPr>
            </w:pPr>
            <w:r>
              <w:rPr>
                <w:lang w:val="en-US"/>
              </w:rPr>
              <w:t>12/2026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20E065D3" w14:textId="77777777">
            <w:pPr>
              <w:jc w:val="left"/>
              <w:rPr>
                <w:lang w:val="en-US"/>
              </w:rPr>
            </w:pPr>
            <w:r>
              <w:rPr>
                <w:lang w:val="en-US"/>
              </w:rPr>
              <w:t>Confirm design compliance and release the Preliminary Design Package for submission to the Operator. </w:t>
            </w:r>
          </w:p>
        </w:tc>
      </w:tr>
      <w:tr w14:paraId="3943C2EA"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66624047" w14:textId="77777777">
            <w:pPr>
              <w:jc w:val="left"/>
              <w:rPr>
                <w:lang w:val="en-US"/>
              </w:rPr>
            </w:pPr>
            <w:r>
              <w:rPr>
                <w:lang w:val="en-US"/>
              </w:rPr>
              <w:t>Preliminary Design Review (PDR), including Operator Approval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6248C07A" w14:textId="77777777">
            <w:pPr>
              <w:jc w:val="left"/>
              <w:rPr>
                <w:lang w:val="en-US"/>
              </w:rPr>
            </w:pPr>
            <w:r>
              <w:rPr>
                <w:lang w:val="en-US"/>
              </w:rPr>
              <w:t>02/2027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1C0CFC9D" w14:textId="77777777">
            <w:pPr>
              <w:jc w:val="left"/>
              <w:rPr>
                <w:lang w:val="en-US"/>
              </w:rPr>
            </w:pPr>
            <w:r>
              <w:rPr>
                <w:lang w:val="en-US"/>
              </w:rPr>
              <w:t>Approve the preliminary design, obtain Operator approval and authorize application data preparation. </w:t>
            </w:r>
          </w:p>
        </w:tc>
      </w:tr>
      <w:tr w14:paraId="414292CE"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77996777" w14:textId="77777777">
            <w:pPr>
              <w:jc w:val="left"/>
              <w:rPr>
                <w:lang w:val="en-US"/>
              </w:rPr>
            </w:pPr>
            <w:r>
              <w:rPr>
                <w:lang w:val="en-US"/>
              </w:rPr>
              <w:t>Critical Design Review (CDR), including Start of Installation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532345FA" w14:textId="77777777">
            <w:pPr>
              <w:jc w:val="left"/>
              <w:rPr>
                <w:lang w:val="en-US"/>
              </w:rPr>
            </w:pPr>
            <w:r>
              <w:rPr>
                <w:lang w:val="en-US"/>
              </w:rPr>
              <w:t>02/2027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0B406A81" w14:textId="77777777">
            <w:pPr>
              <w:jc w:val="left"/>
              <w:rPr>
                <w:lang w:val="en-US"/>
              </w:rPr>
            </w:pPr>
            <w:r>
              <w:rPr>
                <w:lang w:val="en-US"/>
              </w:rPr>
              <w:t>Approve the detailed design and construction plans, confirm site and material readiness, finalize data preparation and authorize installation and data-preparation verification. </w:t>
            </w:r>
          </w:p>
        </w:tc>
      </w:tr>
      <w:tr w14:paraId="38AF516C"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3206CEAA" w14:textId="77777777">
            <w:pPr>
              <w:jc w:val="left"/>
              <w:rPr>
                <w:lang w:val="en-US"/>
              </w:rPr>
            </w:pPr>
            <w:r>
              <w:rPr>
                <w:lang w:val="en-US"/>
              </w:rPr>
              <w:t>TRR1-LAB, Start Laboratory IVVQ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4A3323D4" w14:textId="77777777">
            <w:pPr>
              <w:jc w:val="left"/>
              <w:rPr>
                <w:lang w:val="en-US"/>
              </w:rPr>
            </w:pPr>
            <w:r>
              <w:rPr>
                <w:lang w:val="en-US"/>
              </w:rPr>
              <w:t>05/2027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26F24E37" w14:textId="77777777">
            <w:pPr>
              <w:jc w:val="left"/>
              <w:rPr>
                <w:lang w:val="en-US"/>
              </w:rPr>
            </w:pPr>
            <w:r>
              <w:rPr>
                <w:lang w:val="en-US"/>
              </w:rPr>
              <w:t>Release the controlled LAB version for internal Hitachi Rail and customer laboratory testing. </w:t>
            </w:r>
          </w:p>
        </w:tc>
      </w:tr>
      <w:tr w14:paraId="7FDD9C4A"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38D373FA" w14:textId="77777777">
            <w:pPr>
              <w:jc w:val="left"/>
              <w:rPr>
                <w:lang w:val="en-US"/>
              </w:rPr>
            </w:pPr>
            <w:r>
              <w:rPr>
                <w:lang w:val="en-US"/>
              </w:rPr>
              <w:t>TRR1-FIELD, Start Field IVVQ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23150C33" w14:textId="77777777">
            <w:pPr>
              <w:jc w:val="left"/>
              <w:rPr>
                <w:lang w:val="en-US"/>
              </w:rPr>
            </w:pPr>
            <w:r>
              <w:rPr>
                <w:lang w:val="en-US"/>
              </w:rPr>
              <w:t>05/2027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7981B3DA" w14:textId="77777777">
            <w:pPr>
              <w:jc w:val="left"/>
              <w:rPr>
                <w:lang w:val="en-US"/>
              </w:rPr>
            </w:pPr>
            <w:r>
              <w:rPr>
                <w:lang w:val="en-US"/>
              </w:rPr>
              <w:t>Release the customer-approved LAB baseline for field testing and confirm verified field installation. </w:t>
            </w:r>
          </w:p>
        </w:tc>
      </w:tr>
      <w:tr w14:paraId="11CB19F5"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73C1CAE0" w14:textId="77777777">
            <w:pPr>
              <w:jc w:val="left"/>
              <w:rPr>
                <w:lang w:val="en-US"/>
              </w:rPr>
            </w:pPr>
            <w:r>
              <w:rPr>
                <w:lang w:val="en-US"/>
              </w:rPr>
              <w:t>TQR1 / TRR2, Technical Qualification Review 1 and Test Readiness Review 2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6C90E749" w14:textId="77777777">
            <w:pPr>
              <w:jc w:val="left"/>
              <w:rPr>
                <w:lang w:val="en-US"/>
              </w:rPr>
            </w:pPr>
            <w:r>
              <w:rPr>
                <w:lang w:val="en-US"/>
              </w:rPr>
              <w:t>09/2027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0E05DBBA" w14:textId="77777777">
            <w:pPr>
              <w:jc w:val="left"/>
              <w:rPr>
                <w:lang w:val="en-US"/>
              </w:rPr>
            </w:pPr>
            <w:r>
              <w:rPr>
                <w:lang w:val="en-US"/>
              </w:rPr>
              <w:t>Close integration and verification and confirm that the verified solution is ready for validation in the operational environment. </w:t>
            </w:r>
          </w:p>
        </w:tc>
      </w:tr>
      <w:tr w14:paraId="7D8312A4"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37AF8600" w14:textId="77777777">
            <w:pPr>
              <w:jc w:val="left"/>
              <w:rPr>
                <w:lang w:val="en-US"/>
              </w:rPr>
            </w:pPr>
            <w:r>
              <w:rPr>
                <w:lang w:val="en-US"/>
              </w:rPr>
              <w:lastRenderedPageBreak/>
              <w:t>TQR2-1, Initial Validation and Assessment Handover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63B4781A" w14:textId="77777777">
            <w:pPr>
              <w:jc w:val="left"/>
              <w:rPr>
                <w:lang w:val="en-US"/>
              </w:rPr>
            </w:pPr>
            <w:r>
              <w:rPr>
                <w:lang w:val="en-US"/>
              </w:rPr>
              <w:t>10/2027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1D706FF0" w14:textId="77777777">
            <w:pPr>
              <w:jc w:val="left"/>
              <w:rPr>
                <w:lang w:val="en-US"/>
              </w:rPr>
            </w:pPr>
            <w:r>
              <w:rPr>
                <w:lang w:val="en-US"/>
              </w:rPr>
              <w:t>Complete the first validation evidence set and hand it over to DeBo for authorization to proceed toward PIO. </w:t>
            </w:r>
          </w:p>
        </w:tc>
      </w:tr>
      <w:tr w14:paraId="630D2F96"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286F1038" w14:textId="77777777">
            <w:pPr>
              <w:jc w:val="left"/>
              <w:rPr>
                <w:lang w:val="en-US"/>
              </w:rPr>
            </w:pPr>
            <w:r>
              <w:rPr>
                <w:lang w:val="en-US"/>
              </w:rPr>
              <w:t>FQR-1, Start Dark Operation and PIO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47CE0AE3" w14:textId="77777777">
            <w:pPr>
              <w:jc w:val="left"/>
              <w:rPr>
                <w:lang w:val="en-US"/>
              </w:rPr>
            </w:pPr>
            <w:r>
              <w:rPr>
                <w:lang w:val="en-US"/>
              </w:rPr>
              <w:t>12/2027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46847870" w14:textId="77777777">
            <w:pPr>
              <w:jc w:val="left"/>
              <w:rPr>
                <w:lang w:val="en-US"/>
              </w:rPr>
            </w:pPr>
            <w:r>
              <w:rPr>
                <w:lang w:val="en-US"/>
              </w:rPr>
              <w:t>Confirm DeBo approval and all Hungarian operational prerequisites for Dark Operation and Putting into Operation. </w:t>
            </w:r>
          </w:p>
        </w:tc>
      </w:tr>
      <w:tr w14:paraId="4552940A"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0BE7719A" w14:textId="77777777">
            <w:pPr>
              <w:jc w:val="left"/>
              <w:rPr>
                <w:lang w:val="en-US"/>
              </w:rPr>
            </w:pPr>
            <w:r>
              <w:rPr>
                <w:lang w:val="en-US"/>
              </w:rPr>
              <w:t>TQR2-2, Finished PIO and Standby Period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48FDC7D5" w14:textId="77777777">
            <w:pPr>
              <w:jc w:val="left"/>
              <w:rPr>
                <w:lang w:val="en-US"/>
              </w:rPr>
            </w:pPr>
            <w:r>
              <w:rPr>
                <w:lang w:val="en-US"/>
              </w:rPr>
              <w:t>12/2027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4AE81AA2" w14:textId="77777777">
            <w:pPr>
              <w:jc w:val="left"/>
              <w:rPr>
                <w:lang w:val="en-US"/>
              </w:rPr>
            </w:pPr>
            <w:r>
              <w:rPr>
                <w:lang w:val="en-US"/>
              </w:rPr>
              <w:t>Close PIO and the standby period and update the final validation, quality and safety evidence. </w:t>
            </w:r>
          </w:p>
        </w:tc>
      </w:tr>
      <w:tr w14:paraId="2FB26CD8" w14:textId="77777777">
        <w:trPr>
          <w:trHeight w:val="300"/>
        </w:trPr>
        <w:tc xmlns:tara="kcentrix:tara" tara:rowspan="1" tara:colspan="1">
          <w:tcPr>
            <w:tcW w:w="3952" w:type="dxa"/>
            <w:tcBorders>
              <w:top w:val="single" w:color="auto" w:sz="6" w:space="0"/>
              <w:left w:val="single" w:color="auto" w:sz="6" w:space="0"/>
              <w:bottom w:val="single" w:color="auto" w:sz="6" w:space="0"/>
              <w:right w:val="single" w:color="auto" w:sz="6" w:space="0"/>
            </w:tcBorders>
            <w:vAlign w:val="center"/>
            <w:hideMark/>
          </w:tcPr>
          <w:p w14:paraId="0C061FA6" w14:textId="77777777">
            <w:pPr>
              <w:jc w:val="left"/>
              <w:rPr>
                <w:lang w:val="en-US"/>
              </w:rPr>
            </w:pPr>
            <w:r>
              <w:rPr>
                <w:lang w:val="en-US"/>
              </w:rPr>
              <w:t>FQR-2, Final Qualification Review </w:t>
            </w:r>
          </w:p>
        </w:tc>
        <w:tc xmlns:tara="kcentrix:tara" tara:rowspan="1" tara:colspan="1">
          <w:tcPr>
            <w:tcW w:w="1710" w:type="dxa"/>
            <w:tcBorders>
              <w:top w:val="single" w:color="auto" w:sz="6" w:space="0"/>
              <w:left w:val="single" w:color="auto" w:sz="6" w:space="0"/>
              <w:bottom w:val="single" w:color="auto" w:sz="6" w:space="0"/>
              <w:right w:val="single" w:color="auto" w:sz="6" w:space="0"/>
            </w:tcBorders>
            <w:vAlign w:val="center"/>
            <w:hideMark/>
          </w:tcPr>
          <w:p w14:paraId="61F8D8E0" w14:textId="77777777">
            <w:pPr>
              <w:jc w:val="left"/>
              <w:rPr>
                <w:lang w:val="en-US"/>
              </w:rPr>
            </w:pPr>
            <w:r>
              <w:rPr>
                <w:lang w:val="en-US"/>
              </w:rPr>
              <w:t>12/2027 P </w:t>
            </w:r>
          </w:p>
        </w:tc>
        <w:tc xmlns:tara="kcentrix:tara" tara:rowspan="1" tara:colspan="1">
          <w:tcPr>
            <w:tcW w:w="3722" w:type="dxa"/>
            <w:tcBorders>
              <w:top w:val="single" w:color="auto" w:sz="6" w:space="0"/>
              <w:left w:val="single" w:color="auto" w:sz="6" w:space="0"/>
              <w:bottom w:val="single" w:color="auto" w:sz="6" w:space="0"/>
              <w:right w:val="single" w:color="auto" w:sz="6" w:space="0"/>
            </w:tcBorders>
            <w:vAlign w:val="center"/>
            <w:hideMark/>
          </w:tcPr>
          <w:p w14:paraId="22A504B6" w14:textId="77777777">
            <w:pPr>
              <w:jc w:val="left"/>
              <w:rPr>
                <w:lang w:val="en-US"/>
              </w:rPr>
            </w:pPr>
            <w:r>
              <w:rPr>
                <w:lang w:val="en-US"/>
              </w:rPr>
              <w:t>Confirm completed validation and external assessment and declare readiness for customer acceptance and transition to support. </w:t>
            </w:r>
          </w:p>
        </w:tc>
      </w:tr>
    </w:tbl>
    <w:p w14:paraId="41F5254D" w14:textId="3E77B4AE">
      <w:pPr>
        <w:pStyle w:val="Caption"/>
      </w:pPr>
      <w:bookmarkStart w:name="_Toc241843853" w:id="38"/>
      <w:r>
        <w:t xml:space="preserve">Table </w:t>
      </w:r>
      <w:r>
        <w:fldChar w:fldCharType="begin"/>
      </w:r>
      <w:r>
        <w:instrText xml:space="preserve"> SEQ Table \* ARABIC </w:instrText>
      </w:r>
      <w:r>
        <w:fldChar w:fldCharType="separate"/>
      </w:r>
      <w:r>
        <w:t>3</w:t>
      </w:r>
      <w:r>
        <w:fldChar w:fldCharType="end"/>
      </w:r>
      <w:r>
        <w:t>: Milestones ZIV Delta ETCS Solution</w:t>
      </w:r>
      <w:bookmarkEnd w:id="38"/>
    </w:p>
    <w:p w14:paraId="07484981" w14:textId="77777777">
      <w:pPr>
        <w:spacing w:before="0" w:after="0" w:line="240" w:lineRule="auto"/>
        <w:jc w:val="left"/>
        <w:rPr>
          <w:rFonts w:ascii="Arial Bold" w:hAnsi="Arial Bold" w:eastAsia="Times New Roman" w:cs="Arial"/>
          <w:b/>
          <w:bCs/>
          <w:smallCaps/>
          <w:color w:val="auto"/>
          <w:kern w:val="0"/>
          <w:sz w:val="24"/>
          <w:szCs w:val="24"/>
          <w:lang w:eastAsia="ja-JP"/>
        </w:rPr>
      </w:pPr>
      <w:bookmarkStart w:name="_Toc10188392" w:id="39"/>
      <w:bookmarkStart w:name="_Toc318814570" w:id="40"/>
      <w:bookmarkStart w:name="_Ref164430567" w:id="41"/>
      <w:bookmarkEnd w:id="39"/>
      <w:r>
        <w:br w:type="page"/>
      </w:r>
    </w:p>
    <w:p w14:paraId="3C7DAAB2" w14:textId="79BBA320">
      <w:pPr>
        <w:pStyle w:val="Heading1"/>
        <w:rPr>
          <w:lang w:val="en-US"/>
        </w:rPr>
      </w:pPr>
      <w:bookmarkStart w:name="_Toc241843908" w:id="43"/>
      <w:r>
        <w:rPr>
          <w:lang w:val="en-US"/>
        </w:rPr>
        <w:lastRenderedPageBreak/>
        <w:t>Target Product Baseline</w:t>
      </w:r>
      <w:bookmarkEnd w:id="43"/>
      <w:r>
        <w:rPr>
          <w:lang w:val="en-US"/>
        </w:rPr>
        <w:t xml:space="preserve"> </w:t>
      </w:r>
    </w:p>
    <w:p w14:paraId="3C0A4C66" w14:textId="77777777">
      <w:pPr>
        <w:pStyle w:val="Heading2"/>
        <w:rPr>
          <w:lang w:val="en-US"/>
        </w:rPr>
      </w:pPr>
      <w:bookmarkStart w:name="_Toc241843909" w:id="44"/>
      <w:r>
        <w:rPr>
          <w:lang w:val="en-US"/>
        </w:rPr>
        <w:t>INTERLOCKING Solution</w:t>
      </w:r>
      <w:bookmarkEnd w:id="44"/>
    </w:p>
    <w:tbl>
      <w:tblPr>
        <w:tblStyle w:val="ListTable3-Accent2"/>
        <w:tblW w:w="944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2967"/>
        <w:gridCol w:w="2610"/>
        <w:gridCol w:w="3870"/>
      </w:tblGrid>
      <w:tr w14:paraId="09340614" w14:textId="77777777">
        <w:trPr>
          <w:cnfStyle w:val="100000000000" w:firstRow="1" w:lastRow="0" w:firstColumn="0" w:lastColumn="0" w:oddVBand="0" w:evenVBand="0" w:oddHBand="0" w:evenHBand="0" w:firstRowFirstColumn="0" w:firstRowLastColumn="0" w:lastRowFirstColumn="0" w:lastRowLastColumn="0"/>
          <w:trHeight w:val="576"/>
        </w:trPr>
        <w:tc xmlns:tara="kcentrix:tara" tara:rowspan="1" tara:colspan="1">
          <w:tcPr>
            <w:cnfStyle w:val="001000000100" w:firstRow="0" w:lastRow="0" w:firstColumn="1" w:lastColumn="0" w:oddVBand="0" w:evenVBand="0" w:oddHBand="0" w:evenHBand="0" w:firstRowFirstColumn="1" w:firstRowLastColumn="0" w:lastRowFirstColumn="0" w:lastRowLastColumn="0"/>
            <w:tcW w:w="2967" w:type="dxa"/>
            <w:tcBorders>
              <w:bottom w:val="none" w:color="auto" w:sz="0" w:space="0"/>
              <w:right w:val="none" w:color="auto" w:sz="0" w:space="0"/>
            </w:tcBorders>
            <w:shd w:val="clear" w:color="auto" w:fill="BD6161"/>
            <w:hideMark/>
          </w:tcPr>
          <w:p w14:paraId="7221C7CF" w14:textId="77777777">
            <w:pPr>
              <w:jc w:val="left"/>
              <w:rPr>
                <w:lang w:val="en-US" w:eastAsia="ja-JP"/>
              </w:rPr>
            </w:pPr>
            <w:r>
              <w:rPr>
                <w:lang w:val="en-US" w:eastAsia="ja-JP"/>
              </w:rPr>
              <w:t>System / Component</w:t>
            </w:r>
          </w:p>
        </w:tc>
        <w:tc xmlns:tara="kcentrix:tara" tara:rowspan="1" tara:colspan="1">
          <w:tcPr>
            <w:tcW w:w="2610" w:type="dxa"/>
            <w:shd w:val="clear" w:color="auto" w:fill="BD6161"/>
            <w:hideMark/>
          </w:tcPr>
          <w:p w14:paraId="14FB397A" w14:textId="77777777">
            <w:pPr>
              <w:jc w:val="left"/>
              <w:cnfStyle w:val="100000000000" w:firstRow="1" w:lastRow="0" w:firstColumn="0" w:lastColumn="0" w:oddVBand="0" w:evenVBand="0" w:oddHBand="0" w:evenHBand="0" w:firstRowFirstColumn="0" w:firstRowLastColumn="0" w:lastRowFirstColumn="0" w:lastRowLastColumn="0"/>
              <w:rPr>
                <w:lang w:val="en-US" w:eastAsia="ja-JP"/>
              </w:rPr>
            </w:pPr>
            <w:r>
              <w:rPr>
                <w:lang w:val="en-US" w:eastAsia="ja-JP"/>
              </w:rPr>
              <w:t>Current Baseline</w:t>
            </w:r>
          </w:p>
        </w:tc>
        <w:tc xmlns:tara="kcentrix:tara" tara:rowspan="1" tara:colspan="1">
          <w:tcPr>
            <w:tcW w:w="3870" w:type="dxa"/>
            <w:shd w:val="clear" w:color="auto" w:fill="BD6161"/>
            <w:hideMark/>
          </w:tcPr>
          <w:p w14:paraId="04D8B8BE" w14:textId="77777777">
            <w:pPr>
              <w:jc w:val="left"/>
              <w:cnfStyle w:val="100000000000" w:firstRow="1" w:lastRow="0" w:firstColumn="0" w:lastColumn="0" w:oddVBand="0" w:evenVBand="0" w:oddHBand="0" w:evenHBand="0" w:firstRowFirstColumn="0" w:firstRowLastColumn="0" w:lastRowFirstColumn="0" w:lastRowLastColumn="0"/>
              <w:rPr>
                <w:lang w:val="en-US" w:eastAsia="ja-JP"/>
              </w:rPr>
            </w:pPr>
            <w:r>
              <w:rPr>
                <w:lang w:val="en-US" w:eastAsia="ja-JP"/>
              </w:rPr>
              <w:t>Target Baseline</w:t>
            </w:r>
          </w:p>
        </w:tc>
      </w:tr>
      <w:tr w14:paraId="6CCD25F2" w14:textId="77777777">
        <w:trPr>
          <w:cnfStyle w:val="000000100000" w:firstRow="0" w:lastRow="0" w:firstColumn="0" w:lastColumn="0" w:oddVBand="0" w:evenVBand="0" w:oddHBand="1" w:evenHBand="0" w:firstRowFirstColumn="0" w:firstRowLastColumn="0" w:lastRowFirstColumn="0" w:lastRowLastColumn="0"/>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top w:val="none" w:color="auto" w:sz="0" w:space="0"/>
              <w:bottom w:val="none" w:color="auto" w:sz="0" w:space="0"/>
              <w:right w:val="none" w:color="auto" w:sz="0" w:space="0"/>
            </w:tcBorders>
            <w:hideMark/>
          </w:tcPr>
          <w:p w14:paraId="2BD9D175" w14:textId="7BB028E5">
            <w:pPr>
              <w:jc w:val="left"/>
              <w:rPr>
                <w:b w:val="0"/>
                <w:bCs w:val="0"/>
                <w:lang w:val="en-US" w:eastAsia="ja-JP"/>
              </w:rPr>
            </w:pPr>
            <w:r>
              <w:rPr>
                <w:b w:val="0"/>
                <w:bCs w:val="0"/>
                <w:lang w:val="en-US" w:eastAsia="ja-JP"/>
              </w:rPr>
              <w:t>Interlocking Solution</w:t>
            </w:r>
          </w:p>
        </w:tc>
        <w:tc xmlns:tara="kcentrix:tara" tara:rowspan="1" tara:colspan="1">
          <w:tcPr>
            <w:tcW w:w="2610" w:type="dxa"/>
            <w:tcBorders>
              <w:top w:val="none" w:color="auto" w:sz="0" w:space="0"/>
              <w:bottom w:val="none" w:color="auto" w:sz="0" w:space="0"/>
            </w:tcBorders>
            <w:hideMark/>
          </w:tcPr>
          <w:p>
            <w:pPr>
              <w:jc w:val="left"/>
              <w:cnfStyle w:val="000000100000" w:firstRow="0" w:lastRow="0" w:firstColumn="0" w:lastColumn="0" w:oddVBand="0" w:evenVBand="0" w:oddHBand="1" w:evenHBand="0" w:firstRowFirstColumn="0" w:firstRowLastColumn="0" w:lastRowFirstColumn="0" w:lastRowLastColumn="0"/>
              <w:rPr>
                <w:lang w:val="en-US" w:eastAsia="ja-JP"/>
              </w:rPr>
            </w:pPr>
            <w:r xmlns:aml="http://schemas.microsoft.com/aml/2001/core" xmlns:msxsl="urn:schemas-microsoft-com:xslt">
              <w:rPr>
                <w:rFonts w:ascii="Arial" w:hAnsi="Arial" w:cs="Arial"/>
                <w:sz w:val="20"/>
                <w:szCs w:val="20"/>
                <w:b w:val="off"/>
                <w:u w:val="none"/>
                <w:em w:val="false"/>
                <w:color w:val="000000"/>
              </w:rPr>
              <w:t xml:space="preserve">MAV_ZIV_12.00 (ELEKTRA 1 + </w:t>
            </w:r>
            <w:ins w:author="SOOS Gabor" w:date="2026-10-02T17:58:36+2" w:id="2555604">
              <w:r xmlns:aml="http://schemas.microsoft.com/aml/2001/core" xmlns:msxsl="urn:schemas-microsoft-com:xslt">
                <w:rPr>
                  <w:rFonts w:ascii="Arial" w:hAnsi="Arial" w:cs="Arial"/>
                  <w:sz w:val="20"/>
                  <w:szCs w:val="20"/>
                  <w:b w:val="off"/>
                  <w:u w:val="none"/>
                  <w:em w:val="false"/>
                  <w:color w:val="000000"/>
                </w:rPr>
                <w:t xml:space="preserve">AKF + </w:t>
              </w:r>
            </w:ins>
            <w:r xmlns:aml="http://schemas.microsoft.com/aml/2001/core" xmlns:msxsl="urn:schemas-microsoft-com:xslt">
              <w:rPr>
                <w:rFonts w:ascii="Arial" w:hAnsi="Arial" w:cs="Arial"/>
                <w:sz w:val="20"/>
                <w:szCs w:val="20"/>
                <w:b w:val="off"/>
                <w:u w:val="none"/>
                <w:em w:val="false"/>
                <w:color w:val="000000"/>
              </w:rPr>
              <w:t xml:space="preserve">A3 based operational baseline) </w:t>
            </w:r>
          </w:p>
        </w:tc>
        <w:tc xmlns:tara="kcentrix:tara" tara:rowspan="1" tara:colspan="1">
          <w:tcPr>
            <w:tcW w:w="3870" w:type="dxa"/>
            <w:tcBorders>
              <w:top w:val="none" w:color="auto" w:sz="0" w:space="0"/>
              <w:bottom w:val="none" w:color="auto" w:sz="0" w:space="0"/>
            </w:tcBorders>
            <w:hideMark/>
          </w:tcPr>
          <w:p w14:paraId="2277E65C" w14:textId="77777777">
            <w:pPr>
              <w:jc w:val="left"/>
              <w:cnfStyle w:val="000000100000" w:firstRow="0" w:lastRow="0" w:firstColumn="0" w:lastColumn="0" w:oddVBand="0" w:evenVBand="0" w:oddHBand="1" w:evenHBand="0" w:firstRowFirstColumn="0" w:firstRowLastColumn="0" w:lastRowFirstColumn="0" w:lastRowLastColumn="0"/>
              <w:rPr>
                <w:lang w:val="de-AT" w:eastAsia="ja-JP"/>
              </w:rPr>
            </w:pPr>
            <w:r>
              <w:rPr>
                <w:lang w:val="de-AT" w:eastAsia="ja-JP"/>
              </w:rPr>
              <w:t xml:space="preserve">ZIVD_MAV_ZIV_13.00 (ELEKTRA 2 + AzLM + AKF solution baseline) </w:t>
            </w:r>
          </w:p>
        </w:tc>
      </w:tr>
      <w:tr w14:paraId="19F2DC92"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right w:val="none" w:color="auto" w:sz="0" w:space="0"/>
            </w:tcBorders>
            <w:hideMark/>
          </w:tcPr>
          <w:p w14:paraId="15359C8B" w14:textId="77777777">
            <w:pPr>
              <w:jc w:val="left"/>
              <w:rPr>
                <w:b w:val="0"/>
                <w:bCs w:val="0"/>
                <w:lang w:val="en-US" w:eastAsia="ja-JP"/>
              </w:rPr>
            </w:pPr>
            <w:r>
              <w:rPr>
                <w:b w:val="0"/>
                <w:bCs w:val="0"/>
                <w:lang w:val="en-US" w:eastAsia="ja-JP"/>
              </w:rPr>
              <w:t>Interlocking Platform</w:t>
            </w:r>
          </w:p>
        </w:tc>
        <w:tc xmlns:tara="kcentrix:tara" tara:rowspan="1" tara:colspan="1">
          <w:tcPr>
            <w:tcW w:w="2610" w:type="dxa"/>
            <w:hideMark/>
          </w:tcPr>
          <w:p w14:paraId="44C33C10"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ELEKTRA 1 </w:t>
            </w:r>
          </w:p>
        </w:tc>
        <w:tc xmlns:tara="kcentrix:tara" tara:rowspan="1" tara:colspan="1">
          <w:tcPr>
            <w:tcW w:w="3870" w:type="dxa"/>
            <w:hideMark/>
          </w:tcPr>
          <w:p w14:paraId="10E41B2A"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ELEKTRA 2 </w:t>
            </w:r>
          </w:p>
        </w:tc>
      </w:tr>
      <w:tr w14:paraId="563B7C64" w14:textId="77777777">
        <w:trPr>
          <w:cnfStyle w:val="000000100000" w:firstRow="0" w:lastRow="0" w:firstColumn="0" w:lastColumn="0" w:oddVBand="0" w:evenVBand="0" w:oddHBand="1" w:evenHBand="0" w:firstRowFirstColumn="0" w:firstRowLastColumn="0" w:lastRowFirstColumn="0" w:lastRowLastColumn="0"/>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top w:val="none" w:color="auto" w:sz="0" w:space="0"/>
              <w:bottom w:val="none" w:color="auto" w:sz="0" w:space="0"/>
              <w:right w:val="none" w:color="auto" w:sz="0" w:space="0"/>
            </w:tcBorders>
            <w:hideMark/>
          </w:tcPr>
          <w:p w14:paraId="15049D5D" w14:textId="77777777">
            <w:pPr>
              <w:jc w:val="left"/>
              <w:rPr>
                <w:b w:val="0"/>
                <w:bCs w:val="0"/>
                <w:lang w:val="en-US" w:eastAsia="ja-JP"/>
              </w:rPr>
            </w:pPr>
            <w:r>
              <w:rPr>
                <w:b w:val="0"/>
                <w:bCs w:val="0"/>
                <w:lang w:val="en-US" w:eastAsia="ja-JP"/>
              </w:rPr>
              <w:t>Taget Interlocking Dataprep Label</w:t>
            </w:r>
          </w:p>
        </w:tc>
        <w:tc xmlns:tara="kcentrix:tara" tara:rowspan="1" tara:colspan="1">
          <w:tcPr>
            <w:tcW w:w="2610" w:type="dxa"/>
            <w:tcBorders>
              <w:top w:val="none" w:color="auto" w:sz="0" w:space="0"/>
              <w:bottom w:val="none" w:color="auto" w:sz="0" w:space="0"/>
            </w:tcBorders>
            <w:hideMark/>
          </w:tcPr>
          <w:p w14:paraId="6D15C7D5" w14:textId="77777777">
            <w:pPr>
              <w:jc w:val="left"/>
              <w:cnfStyle w:val="000000100000" w:firstRow="0" w:lastRow="0" w:firstColumn="0" w:lastColumn="0" w:oddVBand="0" w:evenVBand="0" w:oddHBand="1" w:evenHBand="0" w:firstRowFirstColumn="0" w:firstRowLastColumn="0" w:lastRowFirstColumn="0" w:lastRowLastColumn="0"/>
              <w:rPr>
                <w:lang w:val="en-US" w:eastAsia="ja-JP"/>
              </w:rPr>
            </w:pPr>
            <w:r>
              <w:rPr>
                <w:lang w:val="en-US" w:eastAsia="ja-JP"/>
              </w:rPr>
              <w:t xml:space="preserve">MAV_ZIV_12.00 </w:t>
            </w:r>
          </w:p>
        </w:tc>
        <w:tc xmlns:tara="kcentrix:tara" tara:rowspan="1" tara:colspan="1">
          <w:tcPr>
            <w:tcW w:w="3870" w:type="dxa"/>
            <w:tcBorders>
              <w:top w:val="none" w:color="auto" w:sz="0" w:space="0"/>
              <w:bottom w:val="none" w:color="auto" w:sz="0" w:space="0"/>
            </w:tcBorders>
            <w:hideMark/>
          </w:tcPr>
          <w:p w14:paraId="77A0286B" w14:textId="77777777">
            <w:pPr>
              <w:jc w:val="left"/>
              <w:cnfStyle w:val="000000100000" w:firstRow="0" w:lastRow="0" w:firstColumn="0" w:lastColumn="0" w:oddVBand="0" w:evenVBand="0" w:oddHBand="1" w:evenHBand="0" w:firstRowFirstColumn="0" w:firstRowLastColumn="0" w:lastRowFirstColumn="0" w:lastRowLastColumn="0"/>
              <w:rPr>
                <w:lang w:val="en-US" w:eastAsia="ja-JP"/>
              </w:rPr>
            </w:pPr>
            <w:r>
              <w:rPr>
                <w:lang w:val="en-US" w:eastAsia="ja-JP"/>
              </w:rPr>
              <w:t>MAV_ZIV_13.00</w:t>
            </w:r>
          </w:p>
        </w:tc>
      </w:tr>
      <w:tr w14:paraId="50188292"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right w:val="none" w:color="auto" w:sz="0" w:space="0"/>
            </w:tcBorders>
            <w:hideMark/>
          </w:tcPr>
          <w:p w14:paraId="431FFB58" w14:textId="77777777">
            <w:pPr>
              <w:jc w:val="left"/>
              <w:rPr>
                <w:b w:val="0"/>
                <w:bCs w:val="0"/>
                <w:lang w:val="en-US" w:eastAsia="ja-JP"/>
              </w:rPr>
            </w:pPr>
            <w:r>
              <w:rPr>
                <w:b w:val="0"/>
                <w:bCs w:val="0"/>
                <w:lang w:val="en-US" w:eastAsia="ja-JP"/>
              </w:rPr>
              <w:t>ELEKTRA2 Lab</w:t>
            </w:r>
          </w:p>
        </w:tc>
        <w:tc xmlns:tara="kcentrix:tara" tara:rowspan="1" tara:colspan="1">
          <w:tcPr>
            <w:tcW w:w="2610" w:type="dxa"/>
            <w:hideMark/>
          </w:tcPr>
          <w:p w14:paraId="3CFA31D7" w14:textId="77777777">
            <w:pPr>
              <w:jc w:val="left"/>
              <w:cnfStyle w:val="000000000000" w:firstRow="0" w:lastRow="0" w:firstColumn="0" w:lastColumn="0" w:oddVBand="0" w:evenVBand="0" w:oddHBand="0" w:evenHBand="0" w:firstRowFirstColumn="0" w:firstRowLastColumn="0" w:lastRowFirstColumn="0" w:lastRowLastColumn="0"/>
              <w:rPr>
                <w:lang w:val="hu-HU" w:eastAsia="ja-JP"/>
              </w:rPr>
            </w:pPr>
            <w:r>
              <w:rPr>
                <w:lang w:val="hu-HU" w:eastAsia="ja-JP"/>
              </w:rPr>
              <w:t>-</w:t>
            </w:r>
          </w:p>
        </w:tc>
        <w:tc xmlns:tara="kcentrix:tara" tara:rowspan="1" tara:colspan="1">
          <w:tcPr>
            <w:tcW w:w="3870" w:type="dxa"/>
            <w:hideMark/>
          </w:tcPr>
          <w:p w14:paraId="6556DAE5" w14:textId="77777777">
            <w:pPr>
              <w:jc w:val="left"/>
              <w:cnfStyle w:val="000000000000" w:firstRow="0" w:lastRow="0" w:firstColumn="0" w:lastColumn="0" w:oddVBand="0" w:evenVBand="0" w:oddHBand="0" w:evenHBand="0" w:firstRowFirstColumn="0" w:firstRowLastColumn="0" w:lastRowFirstColumn="0" w:lastRowLastColumn="0"/>
              <w:rPr>
                <w:lang w:val="hu-HU" w:eastAsia="ja-JP"/>
              </w:rPr>
            </w:pPr>
            <w:r>
              <w:rPr>
                <w:lang w:val="hu-HU" w:eastAsia="ja-JP"/>
              </w:rPr>
              <w:t xml:space="preserve">MAV_ZIV_13.00_01 / MAV_ZIV_13.00_02 </w:t>
            </w:r>
          </w:p>
        </w:tc>
      </w:tr>
      <w:tr w14:paraId="2F6BF619" w14:textId="77777777">
        <w:trPr>
          <w:cnfStyle w:val="000000100000" w:firstRow="0" w:lastRow="0" w:firstColumn="0" w:lastColumn="0" w:oddVBand="0" w:evenVBand="0" w:oddHBand="1" w:evenHBand="0" w:firstRowFirstColumn="0" w:firstRowLastColumn="0" w:lastRowFirstColumn="0" w:lastRowLastColumn="0"/>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top w:val="none" w:color="auto" w:sz="0" w:space="0"/>
              <w:bottom w:val="none" w:color="auto" w:sz="0" w:space="0"/>
              <w:right w:val="none" w:color="auto" w:sz="0" w:space="0"/>
            </w:tcBorders>
            <w:hideMark/>
          </w:tcPr>
          <w:p w14:paraId="5755ECC9" w14:textId="77777777">
            <w:pPr>
              <w:jc w:val="left"/>
              <w:rPr>
                <w:b w:val="0"/>
                <w:bCs w:val="0"/>
                <w:lang w:val="en-US" w:eastAsia="ja-JP"/>
              </w:rPr>
            </w:pPr>
            <w:r>
              <w:rPr>
                <w:b w:val="0"/>
                <w:bCs w:val="0"/>
                <w:lang w:val="en-US" w:eastAsia="ja-JP"/>
              </w:rPr>
              <w:t>Axle Counter Technology</w:t>
            </w:r>
          </w:p>
        </w:tc>
        <w:tc xmlns:tara="kcentrix:tara" tara:rowspan="1" tara:colspan="1">
          <w:tcPr>
            <w:tcW w:w="2610" w:type="dxa"/>
            <w:tcBorders>
              <w:top w:val="none" w:color="auto" w:sz="0" w:space="0"/>
              <w:bottom w:val="none" w:color="auto" w:sz="0" w:space="0"/>
            </w:tcBorders>
            <w:hideMark/>
          </w:tcPr>
          <w:p w14:paraId="1669BB61" w14:textId="77777777">
            <w:pPr>
              <w:jc w:val="left"/>
              <w:cnfStyle w:val="000000100000" w:firstRow="0" w:lastRow="0" w:firstColumn="0" w:lastColumn="0" w:oddVBand="0" w:evenVBand="0" w:oddHBand="1" w:evenHBand="0" w:firstRowFirstColumn="0" w:firstRowLastColumn="0" w:lastRowFirstColumn="0" w:lastRowLastColumn="0"/>
              <w:rPr>
                <w:lang w:val="en-US" w:eastAsia="ja-JP"/>
              </w:rPr>
            </w:pPr>
            <w:commentRangeStart w:id="2555603"/>
            <w:r>
              <w:rPr>
                <w:lang w:val="en-US" w:eastAsia="ja-JP"/>
              </w:rPr>
              <w:t xml:space="preserve">A3 Axle Counter </w:t>
            </w:r>
            <w:commentRangeEnd w:id="2555603"/>
            <w:r>
              <w:rPr>
                <w:rStyle w:val="CommentReference"/>
              </w:rPr>
              <w:commentReference w:id="2555603"/>
            </w:r>
          </w:p>
        </w:tc>
        <w:tc xmlns:tara="kcentrix:tara" tara:rowspan="1" tara:colspan="1">
          <w:tcPr>
            <w:tcW w:w="3870" w:type="dxa"/>
            <w:tcBorders>
              <w:top w:val="none" w:color="auto" w:sz="0" w:space="0"/>
              <w:bottom w:val="none" w:color="auto" w:sz="0" w:space="0"/>
            </w:tcBorders>
            <w:hideMark/>
          </w:tcPr>
          <w:p>
            <w:pPr>
              <w:jc w:val="left"/>
              <w:cnfStyle w:val="000000100000" w:firstRow="0" w:lastRow="0" w:firstColumn="0" w:lastColumn="0" w:oddVBand="0" w:evenVBand="0" w:oddHBand="1" w:evenHBand="0" w:firstRowFirstColumn="0" w:firstRowLastColumn="0" w:lastRowFirstColumn="0" w:lastRowLastColumn="0"/>
              <w:rPr>
                <w:lang w:val="en-US" w:eastAsia="ja-JP"/>
              </w:rPr>
            </w:pPr>
            <w:ins w:author="SOOS Gabor" w:date="2026-10-02T17:57:20+2" w:id="2555602">
              <w:r xmlns:aml="http://schemas.microsoft.com/aml/2001/core" xmlns:msxsl="urn:schemas-microsoft-com:xslt">
                <w:rPr>
                  <w:rFonts w:ascii="Arial" w:hAnsi="Arial" w:cs="Arial"/>
                  <w:sz w:val="20"/>
                  <w:szCs w:val="20"/>
                  <w:b w:val="off"/>
                  <w:u w:val="none"/>
                  <w:em w:val="false"/>
                  <w:color w:val="000000"/>
                </w:rPr>
                <w:t xml:space="preserve">A3 + </w:t>
              </w:r>
            </w:ins>
            <w:r xmlns:aml="http://schemas.microsoft.com/aml/2001/core" xmlns:msxsl="urn:schemas-microsoft-com:xslt">
              <w:rPr>
                <w:rFonts w:ascii="Arial" w:hAnsi="Arial" w:cs="Arial"/>
                <w:sz w:val="20"/>
                <w:szCs w:val="20"/>
                <w:b w:val="off"/>
                <w:u w:val="none"/>
                <w:em w:val="false"/>
                <w:color w:val="000000"/>
              </w:rPr>
              <w:t xml:space="preserve">AzLM 7.6 Axle Counter </w:t>
            </w:r>
          </w:p>
        </w:tc>
      </w:tr>
      <w:tr w14:paraId="5971BF2B"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right w:val="none" w:color="auto" w:sz="0" w:space="0"/>
            </w:tcBorders>
            <w:hideMark/>
          </w:tcPr>
          <w:p w14:paraId="5BCCE589" w14:textId="77777777">
            <w:pPr>
              <w:jc w:val="left"/>
              <w:rPr>
                <w:b w:val="0"/>
                <w:bCs w:val="0"/>
                <w:lang w:val="en-US" w:eastAsia="ja-JP"/>
              </w:rPr>
            </w:pPr>
            <w:r>
              <w:rPr>
                <w:b w:val="0"/>
                <w:bCs w:val="0"/>
                <w:lang w:val="en-US" w:eastAsia="ja-JP"/>
              </w:rPr>
              <w:t>Target AzLM Label</w:t>
            </w:r>
          </w:p>
        </w:tc>
        <w:tc xmlns:tara="kcentrix:tara" tara:rowspan="1" tara:colspan="1">
          <w:tcPr>
            <w:tcW w:w="2610" w:type="dxa"/>
            <w:hideMark/>
          </w:tcPr>
          <w:p w14:paraId="5E8EAB69"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w:t>
            </w:r>
          </w:p>
        </w:tc>
        <w:tc xmlns:tara="kcentrix:tara" tara:rowspan="1" tara:colspan="1">
          <w:tcPr>
            <w:tcW w:w="3870" w:type="dxa"/>
            <w:hideMark/>
          </w:tcPr>
          <w:p w14:paraId="2252B18A"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MAV_ZIV_AX_01.00</w:t>
            </w:r>
          </w:p>
        </w:tc>
      </w:tr>
      <w:tr w14:paraId="5DC44C59" w14:textId="77777777">
        <w:trPr>
          <w:cnfStyle w:val="000000100000" w:firstRow="0" w:lastRow="0" w:firstColumn="0" w:lastColumn="0" w:oddVBand="0" w:evenVBand="0" w:oddHBand="1" w:evenHBand="0" w:firstRowFirstColumn="0" w:firstRowLastColumn="0" w:lastRowFirstColumn="0" w:lastRowLastColumn="0"/>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top w:val="none" w:color="auto" w:sz="0" w:space="0"/>
              <w:bottom w:val="none" w:color="auto" w:sz="0" w:space="0"/>
              <w:right w:val="none" w:color="auto" w:sz="0" w:space="0"/>
            </w:tcBorders>
            <w:hideMark/>
          </w:tcPr>
          <w:p w14:paraId="7BBFABC2" w14:textId="77777777">
            <w:pPr>
              <w:jc w:val="left"/>
              <w:rPr>
                <w:b w:val="0"/>
                <w:bCs w:val="0"/>
                <w:lang w:val="en-US" w:eastAsia="ja-JP"/>
              </w:rPr>
            </w:pPr>
            <w:r>
              <w:rPr>
                <w:b w:val="0"/>
                <w:bCs w:val="0"/>
                <w:lang w:val="en-US" w:eastAsia="ja-JP"/>
              </w:rPr>
              <w:t>AzLM 7.6 Lab</w:t>
            </w:r>
          </w:p>
        </w:tc>
        <w:tc xmlns:tara="kcentrix:tara" tara:rowspan="1" tara:colspan="1">
          <w:tcPr>
            <w:tcW w:w="2610" w:type="dxa"/>
            <w:tcBorders>
              <w:top w:val="none" w:color="auto" w:sz="0" w:space="0"/>
              <w:bottom w:val="none" w:color="auto" w:sz="0" w:space="0"/>
            </w:tcBorders>
            <w:hideMark/>
          </w:tcPr>
          <w:p w14:paraId="032D3B33" w14:textId="77777777">
            <w:pPr>
              <w:jc w:val="left"/>
              <w:cnfStyle w:val="000000100000" w:firstRow="0" w:lastRow="0" w:firstColumn="0" w:lastColumn="0" w:oddVBand="0" w:evenVBand="0" w:oddHBand="1" w:evenHBand="0" w:firstRowFirstColumn="0" w:firstRowLastColumn="0" w:lastRowFirstColumn="0" w:lastRowLastColumn="0"/>
              <w:rPr>
                <w:lang w:val="en-US" w:eastAsia="ja-JP"/>
              </w:rPr>
            </w:pPr>
            <w:r>
              <w:rPr>
                <w:lang w:val="en-US" w:eastAsia="ja-JP"/>
              </w:rPr>
              <w:t>-</w:t>
            </w:r>
          </w:p>
        </w:tc>
        <w:tc xmlns:tara="kcentrix:tara" tara:rowspan="1" tara:colspan="1">
          <w:tcPr>
            <w:tcW w:w="3870" w:type="dxa"/>
            <w:tcBorders>
              <w:top w:val="none" w:color="auto" w:sz="0" w:space="0"/>
              <w:bottom w:val="none" w:color="auto" w:sz="0" w:space="0"/>
            </w:tcBorders>
            <w:hideMark/>
          </w:tcPr>
          <w:p w14:paraId="7944C19B" w14:textId="77777777">
            <w:pPr>
              <w:jc w:val="left"/>
              <w:cnfStyle w:val="000000100000" w:firstRow="0" w:lastRow="0" w:firstColumn="0" w:lastColumn="0" w:oddVBand="0" w:evenVBand="0" w:oddHBand="1" w:evenHBand="0" w:firstRowFirstColumn="0" w:firstRowLastColumn="0" w:lastRowFirstColumn="0" w:lastRowLastColumn="0"/>
              <w:rPr>
                <w:lang w:val="en-US" w:eastAsia="ja-JP"/>
              </w:rPr>
            </w:pPr>
            <w:r>
              <w:rPr>
                <w:lang w:val="en-US" w:eastAsia="ja-JP"/>
              </w:rPr>
              <w:t xml:space="preserve">MAV_ZIV_AX_01.00_01 </w:t>
            </w:r>
          </w:p>
        </w:tc>
      </w:tr>
      <w:tr w14:paraId="42E89A1E"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right w:val="none" w:color="auto" w:sz="0" w:space="0"/>
            </w:tcBorders>
            <w:hideMark/>
          </w:tcPr>
          <w:p w14:paraId="4EB1D89C" w14:textId="77777777">
            <w:pPr>
              <w:jc w:val="left"/>
              <w:rPr>
                <w:b w:val="0"/>
                <w:bCs w:val="0"/>
                <w:lang w:val="en-US" w:eastAsia="ja-JP"/>
              </w:rPr>
            </w:pPr>
            <w:r>
              <w:rPr>
                <w:b w:val="0"/>
                <w:bCs w:val="0"/>
                <w:lang w:val="en-US" w:eastAsia="ja-JP"/>
              </w:rPr>
              <w:t>AKF PV</w:t>
            </w:r>
          </w:p>
        </w:tc>
        <w:tc xmlns:tara="kcentrix:tara" tara:rowspan="1" tara:colspan="1">
          <w:tcPr>
            <w:tcW w:w="2610" w:type="dxa"/>
            <w:hideMark/>
          </w:tcPr>
          <w:p w14:paraId="17CFB031"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akf-1.7.0 </w:t>
            </w:r>
          </w:p>
        </w:tc>
        <w:tc xmlns:tara="kcentrix:tara" tara:rowspan="1" tara:colspan="1">
          <w:tcPr>
            <w:tcW w:w="3870" w:type="dxa"/>
            <w:hideMark/>
          </w:tcPr>
          <w:p w14:paraId="15A70146"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highlight w:val="yellow"/>
                <w:lang w:val="en-US" w:eastAsia="ja-JP"/>
              </w:rPr>
              <w:t>akf-1.7.0 ???</w:t>
            </w:r>
          </w:p>
        </w:tc>
      </w:tr>
      <w:tr w14:paraId="7AB1A23F" w14:textId="77777777">
        <w:trPr>
          <w:cnfStyle w:val="000000100000" w:firstRow="0" w:lastRow="0" w:firstColumn="0" w:lastColumn="0" w:oddVBand="0" w:evenVBand="0" w:oddHBand="1" w:evenHBand="0" w:firstRowFirstColumn="0" w:firstRowLastColumn="0" w:lastRowFirstColumn="0" w:lastRowLastColumn="0"/>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top w:val="none" w:color="auto" w:sz="0" w:space="0"/>
              <w:bottom w:val="none" w:color="auto" w:sz="0" w:space="0"/>
              <w:right w:val="none" w:color="auto" w:sz="0" w:space="0"/>
            </w:tcBorders>
            <w:hideMark/>
          </w:tcPr>
          <w:p w14:paraId="706D59DF" w14:textId="77777777">
            <w:pPr>
              <w:jc w:val="left"/>
              <w:rPr>
                <w:b w:val="0"/>
                <w:bCs w:val="0"/>
                <w:lang w:val="en-US" w:eastAsia="ja-JP"/>
              </w:rPr>
            </w:pPr>
            <w:r>
              <w:rPr>
                <w:b w:val="0"/>
                <w:bCs w:val="0"/>
                <w:lang w:val="en-US" w:eastAsia="ja-JP"/>
              </w:rPr>
              <w:t>AKF</w:t>
            </w:r>
          </w:p>
        </w:tc>
        <w:tc xmlns:tara="kcentrix:tara" tara:rowspan="1" tara:colspan="1">
          <w:tcPr>
            <w:tcW w:w="2610" w:type="dxa"/>
            <w:tcBorders>
              <w:top w:val="none" w:color="auto" w:sz="0" w:space="0"/>
              <w:bottom w:val="none" w:color="auto" w:sz="0" w:space="0"/>
            </w:tcBorders>
            <w:hideMark/>
          </w:tcPr>
          <w:p w14:paraId="2E1DAC36" w14:textId="77777777">
            <w:pPr>
              <w:jc w:val="left"/>
              <w:cnfStyle w:val="000000100000" w:firstRow="0" w:lastRow="0" w:firstColumn="0" w:lastColumn="0" w:oddVBand="0" w:evenVBand="0" w:oddHBand="1" w:evenHBand="0" w:firstRowFirstColumn="0" w:firstRowLastColumn="0" w:lastRowFirstColumn="0" w:lastRowLastColumn="0"/>
              <w:rPr>
                <w:lang w:val="en-US" w:eastAsia="ja-JP"/>
              </w:rPr>
            </w:pPr>
            <w:r>
              <w:rPr>
                <w:lang w:val="en-US" w:eastAsia="ja-JP"/>
              </w:rPr>
              <w:t>akf-mav-hodos 1.4.1</w:t>
            </w:r>
          </w:p>
        </w:tc>
        <w:tc xmlns:tara="kcentrix:tara" tara:rowspan="1" tara:colspan="1">
          <w:tcPr>
            <w:tcW w:w="3870" w:type="dxa"/>
            <w:tcBorders>
              <w:top w:val="none" w:color="auto" w:sz="0" w:space="0"/>
              <w:bottom w:val="none" w:color="auto" w:sz="0" w:space="0"/>
            </w:tcBorders>
            <w:hideMark/>
          </w:tcPr>
          <w:p w14:paraId="4364522F" w14:textId="77777777">
            <w:pPr>
              <w:jc w:val="left"/>
              <w:cnfStyle w:val="000000100000" w:firstRow="0" w:lastRow="0" w:firstColumn="0" w:lastColumn="0" w:oddVBand="0" w:evenVBand="0" w:oddHBand="1" w:evenHBand="0" w:firstRowFirstColumn="0" w:firstRowLastColumn="0" w:lastRowFirstColumn="0" w:lastRowLastColumn="0"/>
              <w:rPr>
                <w:highlight w:val="yellow"/>
                <w:lang w:val="en-US" w:eastAsia="ja-JP"/>
              </w:rPr>
            </w:pPr>
            <w:r>
              <w:rPr>
                <w:highlight w:val="yellow"/>
                <w:lang w:val="en-US" w:eastAsia="ja-JP"/>
              </w:rPr>
              <w:t>akf-mav-hodos 1.4.1 ???</w:t>
            </w:r>
          </w:p>
        </w:tc>
      </w:tr>
      <w:tr w14:paraId="191C7E45"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67" w:type="dxa"/>
            <w:tcBorders>
              <w:right w:val="none" w:color="auto" w:sz="0" w:space="0"/>
            </w:tcBorders>
            <w:hideMark/>
          </w:tcPr>
          <w:p w14:paraId="0BAA4E8A" w14:textId="77777777">
            <w:pPr>
              <w:jc w:val="left"/>
              <w:rPr>
                <w:b w:val="0"/>
                <w:bCs w:val="0"/>
                <w:lang w:val="en-US" w:eastAsia="ja-JP"/>
              </w:rPr>
            </w:pPr>
            <w:r>
              <w:rPr>
                <w:b w:val="0"/>
                <w:bCs w:val="0"/>
                <w:lang w:val="en-US" w:eastAsia="ja-JP"/>
              </w:rPr>
              <w:t>AKF DB</w:t>
            </w:r>
          </w:p>
        </w:tc>
        <w:tc xmlns:tara="kcentrix:tara" tara:rowspan="1" tara:colspan="1">
          <w:tcPr>
            <w:tcW w:w="2610" w:type="dxa"/>
            <w:hideMark/>
          </w:tcPr>
          <w:p w14:paraId="1F93BD28"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app-akf-mav-hodos 1.5.0 </w:t>
            </w:r>
          </w:p>
        </w:tc>
        <w:tc xmlns:tara="kcentrix:tara" tara:rowspan="1" tara:colspan="1">
          <w:tcPr>
            <w:tcW w:w="3870" w:type="dxa"/>
            <w:hideMark/>
          </w:tcPr>
          <w:p w14:paraId="01CC63C7" w14:textId="77777777">
            <w:pPr>
              <w:jc w:val="left"/>
              <w:cnfStyle w:val="000000000000" w:firstRow="0" w:lastRow="0" w:firstColumn="0" w:lastColumn="0" w:oddVBand="0" w:evenVBand="0" w:oddHBand="0" w:evenHBand="0" w:firstRowFirstColumn="0" w:firstRowLastColumn="0" w:lastRowFirstColumn="0" w:lastRowLastColumn="0"/>
              <w:rPr>
                <w:highlight w:val="yellow"/>
                <w:lang w:val="en-US" w:eastAsia="ja-JP"/>
              </w:rPr>
            </w:pPr>
            <w:r>
              <w:rPr>
                <w:highlight w:val="yellow"/>
                <w:lang w:val="en-US" w:eastAsia="ja-JP"/>
              </w:rPr>
              <w:t>app-akf-mav-hodos 1.5.0 (updated station data only) ???</w:t>
            </w:r>
          </w:p>
        </w:tc>
      </w:tr>
    </w:tbl>
    <w:p w14:paraId="7524E0A7" w14:textId="1C08BED5">
      <w:pPr>
        <w:jc w:val="center"/>
        <w:rPr>
          <w:b/>
        </w:rPr>
      </w:pPr>
      <w:bookmarkStart w:name="_Toc241843854" w:id="45"/>
      <w:r>
        <w:rPr>
          <w:b/>
        </w:rPr>
        <w:t xml:space="preserve">Table </w:t>
      </w:r>
      <w:r>
        <w:rPr>
          <w:b/>
        </w:rPr>
        <w:fldChar w:fldCharType="begin"/>
      </w:r>
      <w:r>
        <w:rPr>
          <w:b/>
        </w:rPr>
        <w:instrText xml:space="preserve"> SEQ Table \* ARABIC </w:instrText>
      </w:r>
      <w:r>
        <w:rPr>
          <w:b/>
        </w:rPr>
        <w:fldChar w:fldCharType="separate"/>
      </w:r>
      <w:r>
        <w:rPr>
          <w:b/>
        </w:rPr>
        <w:t>4</w:t>
      </w:r>
      <w:r>
        <w:rPr>
          <w:b/>
        </w:rPr>
        <w:fldChar w:fldCharType="end"/>
      </w:r>
      <w:r>
        <w:rPr>
          <w:b/>
        </w:rPr>
        <w:t xml:space="preserve">: </w:t>
      </w:r>
      <w:r>
        <w:rPr>
          <w:b/>
          <w:bCs/>
          <w:lang w:val="en-US" w:eastAsia="ja-JP"/>
        </w:rPr>
        <w:t>Interlocking Solution Baseline Definition</w:t>
      </w:r>
      <w:bookmarkEnd w:id="45"/>
    </w:p>
    <w:p w14:paraId="22CB515E" w14:textId="77777777"/>
    <w:p w14:paraId="6CFD4FCC" w14:textId="77777777">
      <w:pPr>
        <w:spacing w:before="0" w:after="0" w:line="240" w:lineRule="auto"/>
        <w:jc w:val="left"/>
      </w:pPr>
      <w:r>
        <w:br w:type="page"/>
      </w:r>
    </w:p>
    <w:p w14:paraId="4CEB3E58" w14:textId="77777777">
      <w:pPr>
        <w:pStyle w:val="Heading2"/>
      </w:pPr>
      <w:bookmarkStart w:name="_Toc241843910" w:id="46"/>
      <w:r>
        <w:lastRenderedPageBreak/>
        <w:t>ETCS Solution</w:t>
      </w:r>
      <w:bookmarkEnd w:id="46"/>
    </w:p>
    <w:tbl>
      <w:tblPr>
        <w:tblStyle w:val="Table3Deffects11"/>
        <w:tblW w:w="94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63"/>
        <w:gridCol w:w="2613"/>
        <w:gridCol w:w="3874"/>
      </w:tblGrid>
      <w:tr w14:paraId="057B37D8" w14:textId="77777777">
        <w:trPr>
          <w:cnfStyle w:val="100000000000" w:firstRow="1" w:lastRow="0" w:firstColumn="0" w:lastColumn="0" w:oddVBand="0" w:evenVBand="0" w:oddHBand="0" w:evenHBand="0" w:firstRowFirstColumn="0" w:firstRowLastColumn="0" w:lastRowFirstColumn="0" w:lastRowLastColumn="0"/>
          <w:trHeight w:val="576"/>
        </w:trPr>
        <w:tc xmlns:tara="kcentrix:tara" tara:rowspan="1" tara:colspan="1">
          <w:tcPr>
            <w:cnfStyle w:val="001000000100" w:firstRow="0" w:lastRow="0" w:firstColumn="1" w:lastColumn="0" w:oddVBand="0" w:evenVBand="0" w:oddHBand="0" w:evenHBand="0" w:firstRowFirstColumn="1" w:firstRowLastColumn="0" w:lastRowFirstColumn="0" w:lastRowLastColumn="0"/>
            <w:tcW w:w="2925" w:type="dxa"/>
            <w:shd w:val="clear" w:color="auto" w:fill="BD6161"/>
            <w:hideMark/>
          </w:tcPr>
          <w:p w14:paraId="77C38BE9" w14:textId="77777777">
            <w:pPr>
              <w:jc w:val="left"/>
              <w:rPr>
                <w:lang w:val="en-US" w:eastAsia="ja-JP"/>
              </w:rPr>
            </w:pPr>
            <w:r>
              <w:rPr>
                <w:lang w:val="en-US" w:eastAsia="ja-JP"/>
              </w:rPr>
              <w:commentRangeStart w:id="2556301"/>
              <w:t xml:space="preserve">ETCS Solution Overall</w:t>
              <w:commentRangeEnd w:id="2556301"/>
            </w:r>
            <w:r>
              <w:rPr>
                <w:rStyle w:val="CommentReference"/>
              </w:rPr>
              <w:commentReference w:id="2556301"/>
            </w:r>
          </w:p>
        </w:tc>
        <w:tc xmlns:tara="kcentrix:tara" tara:rowspan="1" tara:colspan="1">
          <w:tcPr>
            <w:tcW w:w="2580" w:type="dxa"/>
            <w:tcBorders>
              <w:bottom w:val="none" w:color="auto" w:sz="0" w:space="0"/>
            </w:tcBorders>
            <w:shd w:val="clear" w:color="auto" w:fill="BD6161"/>
            <w:hideMark/>
          </w:tcPr>
          <w:p w14:paraId="23DB5099" w14:textId="77777777">
            <w:pPr>
              <w:jc w:val="left"/>
              <w:cnfStyle w:val="100000000000" w:firstRow="1" w:lastRow="0" w:firstColumn="0" w:lastColumn="0" w:oddVBand="0" w:evenVBand="0" w:oddHBand="0" w:evenHBand="0" w:firstRowFirstColumn="0" w:firstRowLastColumn="0" w:lastRowFirstColumn="0" w:lastRowLastColumn="0"/>
              <w:rPr>
                <w:lang w:val="en-US" w:eastAsia="ja-JP"/>
              </w:rPr>
            </w:pPr>
            <w:r>
              <w:rPr>
                <w:lang w:val="en-US" w:eastAsia="ja-JP"/>
              </w:rPr>
              <w:t xml:space="preserve">etcs_boba_01.05 </w:t>
            </w:r>
          </w:p>
        </w:tc>
        <w:tc xmlns:tara="kcentrix:tara" tara:rowspan="1" tara:colspan="1">
          <w:tcPr>
            <w:tcW w:w="3825" w:type="dxa"/>
            <w:tcBorders>
              <w:bottom w:val="none" w:color="auto" w:sz="0" w:space="0"/>
            </w:tcBorders>
            <w:shd w:val="clear" w:color="auto" w:fill="BD6161"/>
            <w:hideMark/>
          </w:tcPr>
          <w:p w14:paraId="2FAFC73D" w14:textId="77777777">
            <w:pPr>
              <w:jc w:val="left"/>
              <w:cnfStyle w:val="100000000000" w:firstRow="1" w:lastRow="0" w:firstColumn="0" w:lastColumn="0" w:oddVBand="0" w:evenVBand="0" w:oddHBand="0" w:evenHBand="0" w:firstRowFirstColumn="0" w:firstRowLastColumn="0" w:lastRowFirstColumn="0" w:lastRowLastColumn="0"/>
              <w:rPr>
                <w:lang w:val="en-US" w:eastAsia="ja-JP"/>
              </w:rPr>
            </w:pPr>
            <w:r>
              <w:rPr>
                <w:lang w:val="en-US" w:eastAsia="ja-JP"/>
              </w:rPr>
              <w:t>etcs_boba_02.00</w:t>
            </w:r>
          </w:p>
        </w:tc>
      </w:tr>
      <w:tr w14:paraId="66794045"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631A1449" w14:textId="77777777">
            <w:pPr>
              <w:jc w:val="left"/>
              <w:rPr>
                <w:b w:val="0"/>
                <w:bCs w:val="0"/>
                <w:lang w:val="en-US" w:eastAsia="ja-JP"/>
              </w:rPr>
            </w:pPr>
            <w:r>
              <w:rPr>
                <w:b w:val="0"/>
                <w:bCs w:val="0"/>
                <w:lang w:val="en-US" w:eastAsia="ja-JP"/>
              </w:rPr>
              <w:t>ETCS Solution Overall Lab</w:t>
            </w:r>
          </w:p>
        </w:tc>
        <w:tc xmlns:tara="kcentrix:tara" tara:rowspan="1" tara:colspan="1">
          <w:tcPr>
            <w:tcW w:w="2580" w:type="dxa"/>
            <w:shd w:val="clear" w:color="auto" w:fill="auto"/>
            <w:hideMark/>
          </w:tcPr>
          <w:p w14:paraId="7A8924E9"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p>
        </w:tc>
        <w:tc xmlns:tara="kcentrix:tara" tara:rowspan="1" tara:colspan="1">
          <w:tcPr>
            <w:tcW w:w="3825" w:type="dxa"/>
            <w:shd w:val="clear" w:color="auto" w:fill="auto"/>
            <w:hideMark/>
          </w:tcPr>
          <w:p w14:paraId="7A59EA2A"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etcs_boba_02.00_01</w:t>
            </w:r>
          </w:p>
        </w:tc>
      </w:tr>
      <w:tr w14:paraId="05FF454C"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54A39060" w14:textId="77777777">
            <w:pPr>
              <w:jc w:val="left"/>
              <w:rPr>
                <w:b w:val="0"/>
                <w:bCs w:val="0"/>
                <w:lang w:val="en-US" w:eastAsia="ja-JP"/>
              </w:rPr>
            </w:pPr>
            <w:r>
              <w:rPr>
                <w:b w:val="0"/>
                <w:bCs w:val="0"/>
                <w:lang w:val="en-US" w:eastAsia="ja-JP"/>
              </w:rPr>
              <w:t>Target ETCS L2 Baseline</w:t>
            </w:r>
          </w:p>
        </w:tc>
        <w:tc xmlns:tara="kcentrix:tara" tara:rowspan="1" tara:colspan="1">
          <w:tcPr>
            <w:tcW w:w="2580" w:type="dxa"/>
            <w:shd w:val="clear" w:color="auto" w:fill="auto"/>
            <w:hideMark/>
          </w:tcPr>
          <w:p w14:paraId="21E68FA3"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etcs_l2_boba_01.24 </w:t>
            </w:r>
          </w:p>
        </w:tc>
        <w:tc xmlns:tara="kcentrix:tara" tara:rowspan="1" tara:colspan="1">
          <w:tcPr>
            <w:tcW w:w="3825" w:type="dxa"/>
            <w:shd w:val="clear" w:color="auto" w:fill="auto"/>
            <w:hideMark/>
          </w:tcPr>
          <w:p w14:paraId="2521351C"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etcs_l2_boba_02.00 </w:t>
            </w:r>
          </w:p>
        </w:tc>
      </w:tr>
      <w:tr w14:paraId="7CE7BC23"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2D122B15" w14:textId="77777777">
            <w:pPr>
              <w:jc w:val="left"/>
              <w:rPr>
                <w:b w:val="0"/>
                <w:bCs w:val="0"/>
                <w:lang w:val="en-US" w:eastAsia="ja-JP"/>
              </w:rPr>
            </w:pPr>
            <w:r>
              <w:rPr>
                <w:b w:val="0"/>
                <w:bCs w:val="0"/>
                <w:lang w:val="en-US" w:eastAsia="ja-JP"/>
              </w:rPr>
              <w:t>ETCS L2 Lab</w:t>
            </w:r>
          </w:p>
        </w:tc>
        <w:tc xmlns:tara="kcentrix:tara" tara:rowspan="1" tara:colspan="1">
          <w:tcPr>
            <w:tcW w:w="2580" w:type="dxa"/>
            <w:shd w:val="clear" w:color="auto" w:fill="auto"/>
            <w:hideMark/>
          </w:tcPr>
          <w:p w14:paraId="2D0BA07E"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etcs_l2_boba_01.24</w:t>
            </w:r>
          </w:p>
        </w:tc>
        <w:tc xmlns:tara="kcentrix:tara" tara:rowspan="1" tara:colspan="1">
          <w:tcPr>
            <w:tcW w:w="3825" w:type="dxa"/>
            <w:shd w:val="clear" w:color="auto" w:fill="auto"/>
            <w:hideMark/>
          </w:tcPr>
          <w:p w14:paraId="3218CFC6"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etcs_l2_boba_02.00_01 </w:t>
            </w:r>
          </w:p>
        </w:tc>
      </w:tr>
      <w:tr w14:paraId="6085B006"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6129896B" w14:textId="77777777">
            <w:pPr>
              <w:jc w:val="left"/>
              <w:rPr>
                <w:b w:val="0"/>
                <w:bCs w:val="0"/>
                <w:lang w:val="en-US" w:eastAsia="ja-JP"/>
              </w:rPr>
            </w:pPr>
            <w:r>
              <w:rPr>
                <w:b w:val="0"/>
                <w:bCs w:val="0"/>
                <w:lang w:val="en-US" w:eastAsia="ja-JP"/>
              </w:rPr>
              <w:t>Target TSR</w:t>
            </w:r>
          </w:p>
        </w:tc>
        <w:tc xmlns:tara="kcentrix:tara" tara:rowspan="1" tara:colspan="1">
          <w:tcPr>
            <w:tcW w:w="2580" w:type="dxa"/>
            <w:shd w:val="clear" w:color="auto" w:fill="auto"/>
            <w:hideMark/>
          </w:tcPr>
          <w:p w14:paraId="1189ADB5"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boba_tsr_01.10 </w:t>
            </w:r>
          </w:p>
        </w:tc>
        <w:tc xmlns:tara="kcentrix:tara" tara:rowspan="1" tara:colspan="1">
          <w:tcPr>
            <w:tcW w:w="3825" w:type="dxa"/>
            <w:shd w:val="clear" w:color="auto" w:fill="auto"/>
            <w:hideMark/>
          </w:tcPr>
          <w:p w14:paraId="69D9B871"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boba_tsr_02.00</w:t>
            </w:r>
          </w:p>
        </w:tc>
      </w:tr>
      <w:tr w14:paraId="5A925560"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03BEC261" w14:textId="77777777">
            <w:pPr>
              <w:jc w:val="left"/>
              <w:rPr>
                <w:b w:val="0"/>
                <w:bCs w:val="0"/>
                <w:lang w:val="en-US" w:eastAsia="ja-JP"/>
              </w:rPr>
            </w:pPr>
            <w:r>
              <w:rPr>
                <w:b w:val="0"/>
                <w:bCs w:val="0"/>
                <w:lang w:val="en-US" w:eastAsia="ja-JP"/>
              </w:rPr>
              <w:t>TSR / Level Crossing Lab</w:t>
            </w:r>
          </w:p>
        </w:tc>
        <w:tc xmlns:tara="kcentrix:tara" tara:rowspan="1" tara:colspan="1">
          <w:tcPr>
            <w:tcW w:w="2580" w:type="dxa"/>
            <w:shd w:val="clear" w:color="auto" w:fill="auto"/>
            <w:hideMark/>
          </w:tcPr>
          <w:p w14:paraId="4833C1CE"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boba_tsr_01.10 </w:t>
            </w:r>
          </w:p>
        </w:tc>
        <w:tc xmlns:tara="kcentrix:tara" tara:rowspan="1" tara:colspan="1">
          <w:tcPr>
            <w:tcW w:w="3825" w:type="dxa"/>
            <w:shd w:val="clear" w:color="auto" w:fill="auto"/>
            <w:hideMark/>
          </w:tcPr>
          <w:p w14:paraId="049EC904"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boba_tsr_02.00_01 </w:t>
            </w:r>
          </w:p>
        </w:tc>
      </w:tr>
      <w:tr w14:paraId="2666A6FA"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3AE2232F" w14:textId="77777777">
            <w:pPr>
              <w:jc w:val="left"/>
              <w:rPr>
                <w:b w:val="0"/>
                <w:bCs w:val="0"/>
                <w:lang w:val="en-US" w:eastAsia="ja-JP"/>
              </w:rPr>
            </w:pPr>
            <w:r>
              <w:rPr>
                <w:b w:val="0"/>
                <w:bCs w:val="0"/>
                <w:lang w:val="en-US" w:eastAsia="ja-JP"/>
              </w:rPr>
              <w:t>ETCS L1 Fallback</w:t>
            </w:r>
          </w:p>
        </w:tc>
        <w:tc xmlns:tara="kcentrix:tara" tara:rowspan="1" tara:colspan="1">
          <w:tcPr>
            <w:tcW w:w="2580" w:type="dxa"/>
            <w:shd w:val="clear" w:color="auto" w:fill="auto"/>
            <w:hideMark/>
          </w:tcPr>
          <w:p w14:paraId="106C9DB7"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zs-or_01.06</w:t>
            </w:r>
          </w:p>
        </w:tc>
        <w:tc xmlns:tara="kcentrix:tara" tara:rowspan="1" tara:colspan="1">
          <w:tcPr>
            <w:tcW w:w="3825" w:type="dxa"/>
            <w:shd w:val="clear" w:color="auto" w:fill="auto"/>
            <w:hideMark/>
          </w:tcPr>
          <w:p w14:paraId="31EB2E94"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zs-or_01.0</w:t>
              <w:commentRangeStart w:id="2556298"/>
              <w:t xml:space="preserve">4</w:t>
              <w:commentRangeEnd w:id="2556298"/>
              <w:t xml:space="preserve"> (planned unchanged according target-label definition) </w:t>
            </w:r>
            <w:r>
              <w:rPr>
                <w:rStyle w:val="CommentReference"/>
              </w:rPr>
              <w:commentReference w:id="2556298"/>
            </w:r>
          </w:p>
        </w:tc>
      </w:tr>
      <w:tr w14:paraId="07A065CF"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4B209C09" w14:textId="77777777">
            <w:pPr>
              <w:jc w:val="left"/>
              <w:rPr>
                <w:b w:val="0"/>
                <w:bCs w:val="0"/>
                <w:lang w:val="en-US" w:eastAsia="ja-JP"/>
              </w:rPr>
            </w:pPr>
            <w:r>
              <w:rPr>
                <w:b w:val="0"/>
                <w:bCs w:val="0"/>
                <w:lang w:val="en-US" w:eastAsia="ja-JP"/>
              </w:rPr>
              <w:t>UNISIG</w:t>
            </w:r>
          </w:p>
        </w:tc>
        <w:tc xmlns:tara="kcentrix:tara" tara:rowspan="1" tara:colspan="1">
          <w:tcPr>
            <w:tcW w:w="2580" w:type="dxa"/>
            <w:shd w:val="clear" w:color="auto" w:fill="auto"/>
            <w:hideMark/>
          </w:tcPr>
          <w:p w14:paraId="3D0EEF98"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SRS 2.3.0d </w:t>
            </w:r>
          </w:p>
        </w:tc>
        <w:tc xmlns:tara="kcentrix:tara" tara:rowspan="1" tara:colspan="1">
          <w:tcPr>
            <w:tcW w:w="3825" w:type="dxa"/>
            <w:shd w:val="clear" w:color="auto" w:fill="auto"/>
            <w:hideMark/>
          </w:tcPr>
          <w:p w14:paraId="010A6A65"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SRS 2.3.0d (unchanged) </w:t>
            </w:r>
          </w:p>
        </w:tc>
      </w:tr>
      <w:tr w14:paraId="56273224"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2F6E63C2" w14:textId="77777777">
            <w:pPr>
              <w:jc w:val="left"/>
              <w:rPr>
                <w:b w:val="0"/>
                <w:bCs w:val="0"/>
                <w:lang w:val="en-US" w:eastAsia="ja-JP"/>
              </w:rPr>
            </w:pPr>
            <w:r>
              <w:rPr>
                <w:b w:val="0"/>
                <w:bCs w:val="0"/>
                <w:lang w:val="en-US" w:eastAsia="ja-JP"/>
              </w:rPr>
              <w:t>RBC Generic Software</w:t>
            </w:r>
          </w:p>
        </w:tc>
        <w:tc xmlns:tara="kcentrix:tara" tara:rowspan="1" tara:colspan="1">
          <w:tcPr>
            <w:tcW w:w="2580" w:type="dxa"/>
            <w:shd w:val="clear" w:color="auto" w:fill="auto"/>
            <w:hideMark/>
          </w:tcPr>
          <w:p w14:paraId="38F5D93D"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RBC HU 1.2.1.A </w:t>
            </w:r>
          </w:p>
        </w:tc>
        <w:tc xmlns:tara="kcentrix:tara" tara:rowspan="1" tara:colspan="1">
          <w:tcPr>
            <w:tcW w:w="3825" w:type="dxa"/>
            <w:shd w:val="clear" w:color="auto" w:fill="auto"/>
            <w:hideMark/>
          </w:tcPr>
          <w:p w14:paraId="4A9BCD7E"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RBC HU 1.2.1.A (unchanged) </w:t>
            </w:r>
          </w:p>
        </w:tc>
      </w:tr>
      <w:tr w14:paraId="7BE5AAB2"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38BB60FA" w14:textId="77777777">
            <w:pPr>
              <w:jc w:val="left"/>
              <w:rPr>
                <w:b w:val="0"/>
                <w:bCs w:val="0"/>
                <w:lang w:val="en-US" w:eastAsia="ja-JP"/>
              </w:rPr>
            </w:pPr>
            <w:r>
              <w:rPr>
                <w:b w:val="0"/>
                <w:bCs w:val="0"/>
                <w:lang w:val="en-US" w:eastAsia="ja-JP"/>
              </w:rPr>
              <w:t>RBC</w:t>
            </w:r>
          </w:p>
        </w:tc>
        <w:tc xmlns:tara="kcentrix:tara" tara:rowspan="1" tara:colspan="1">
          <w:tcPr>
            <w:tcW w:w="2580" w:type="dxa"/>
            <w:shd w:val="clear" w:color="auto" w:fill="auto"/>
            <w:hideMark/>
          </w:tcPr>
          <w:p w14:paraId="07841EC1"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RBC_HU.1.2.1.0_b01 </w:t>
            </w:r>
          </w:p>
        </w:tc>
        <w:tc xmlns:tara="kcentrix:tara" tara:rowspan="1" tara:colspan="1">
          <w:tcPr>
            <w:tcW w:w="3825" w:type="dxa"/>
            <w:shd w:val="clear" w:color="auto" w:fill="auto"/>
            <w:hideMark/>
          </w:tcPr>
          <w:p w14:paraId="729C93F9"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RBC_HU.1.2.1.0_b01 (unchanged) </w:t>
            </w:r>
          </w:p>
        </w:tc>
      </w:tr>
      <w:tr w14:paraId="4F91BE21"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34D25697" w14:textId="77777777">
            <w:pPr>
              <w:jc w:val="left"/>
              <w:rPr>
                <w:b w:val="0"/>
                <w:bCs w:val="0"/>
                <w:lang w:val="en-US" w:eastAsia="ja-JP"/>
              </w:rPr>
            </w:pPr>
            <w:r>
              <w:rPr>
                <w:b w:val="0"/>
                <w:bCs w:val="0"/>
                <w:lang w:val="en-US" w:eastAsia="ja-JP"/>
              </w:rPr>
              <w:t>RBC HW</w:t>
            </w:r>
          </w:p>
        </w:tc>
        <w:tc xmlns:tara="kcentrix:tara" tara:rowspan="1" tara:colspan="1">
          <w:tcPr>
            <w:tcW w:w="2580" w:type="dxa"/>
            <w:shd w:val="clear" w:color="auto" w:fill="auto"/>
            <w:hideMark/>
          </w:tcPr>
          <w:p w14:paraId="0450B64D"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HW Release 3.1 </w:t>
            </w:r>
          </w:p>
        </w:tc>
        <w:tc xmlns:tara="kcentrix:tara" tara:rowspan="1" tara:colspan="1">
          <w:tcPr>
            <w:tcW w:w="3825" w:type="dxa"/>
            <w:shd w:val="clear" w:color="auto" w:fill="auto"/>
            <w:hideMark/>
          </w:tcPr>
          <w:p w14:paraId="276E5A7A"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HW Release 3.1 (no HW upgrade) </w:t>
            </w:r>
          </w:p>
        </w:tc>
      </w:tr>
      <w:tr w14:paraId="17A7ACD7"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2537E097" w14:textId="77777777">
            <w:pPr>
              <w:jc w:val="left"/>
              <w:rPr>
                <w:b w:val="0"/>
                <w:bCs w:val="0"/>
                <w:lang w:val="en-US" w:eastAsia="ja-JP"/>
              </w:rPr>
            </w:pPr>
            <w:r>
              <w:rPr>
                <w:b w:val="0"/>
                <w:bCs w:val="0"/>
                <w:lang w:val="en-US" w:eastAsia="ja-JP"/>
              </w:rPr>
              <w:t>RCS</w:t>
            </w:r>
          </w:p>
        </w:tc>
        <w:tc xmlns:tara="kcentrix:tara" tara:rowspan="1" tara:colspan="1">
          <w:tcPr>
            <w:tcW w:w="2580" w:type="dxa"/>
            <w:shd w:val="clear" w:color="auto" w:fill="auto"/>
            <w:hideMark/>
          </w:tcPr>
          <w:p w14:paraId="6BAFCA35"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RCS_8.0.1.2</w:t>
            </w:r>
          </w:p>
        </w:tc>
        <w:tc xmlns:tara="kcentrix:tara" tara:rowspan="1" tara:colspan="1">
          <w:tcPr>
            <w:tcW w:w="3825" w:type="dxa"/>
            <w:shd w:val="clear" w:color="auto" w:fill="auto"/>
            <w:hideMark/>
          </w:tcPr>
          <w:p w14:paraId="51ED4CC9"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RCS_8.0.1.2 (unchanged) </w:t>
            </w:r>
          </w:p>
        </w:tc>
      </w:tr>
      <w:tr w14:paraId="4F969063"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169E6436" w14:textId="77777777">
            <w:pPr>
              <w:jc w:val="left"/>
              <w:rPr>
                <w:b w:val="0"/>
                <w:bCs w:val="0"/>
                <w:lang w:val="en-US" w:eastAsia="ja-JP"/>
              </w:rPr>
            </w:pPr>
            <w:r>
              <w:rPr>
                <w:b w:val="0"/>
                <w:bCs w:val="0"/>
                <w:lang w:val="en-US" w:eastAsia="ja-JP"/>
              </w:rPr>
              <w:t>DAKO Application</w:t>
            </w:r>
          </w:p>
        </w:tc>
        <w:tc xmlns:tara="kcentrix:tara" tara:rowspan="1" tara:colspan="1">
          <w:tcPr>
            <w:tcW w:w="2580" w:type="dxa"/>
            <w:shd w:val="clear" w:color="auto" w:fill="auto"/>
            <w:hideMark/>
          </w:tcPr>
          <w:p w14:paraId="5577369F"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DAKO_PV_01.02.02 / DAKO_SW_01.02.06 </w:t>
            </w:r>
          </w:p>
        </w:tc>
        <w:tc xmlns:tara="kcentrix:tara" tara:rowspan="1" tara:colspan="1">
          <w:tcPr>
            <w:tcW w:w="3825" w:type="dxa"/>
            <w:shd w:val="clear" w:color="auto" w:fill="auto"/>
            <w:hideMark/>
          </w:tcPr>
          <w:p w14:paraId="597744C8"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DAKO_PV_01.02.02 / DAKO_SW_01.02.06 </w:t>
            </w:r>
            <w:r>
              <w:rPr>
                <w:highlight w:val="yellow"/>
                <w:lang w:val="en-US" w:eastAsia="ja-JP"/>
              </w:rPr>
              <w:t>with updated Specific Application only</w:t>
            </w:r>
          </w:p>
        </w:tc>
      </w:tr>
      <w:tr w14:paraId="0CA44218"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5E2DF6BC" w14:textId="77777777">
            <w:pPr>
              <w:jc w:val="left"/>
              <w:rPr>
                <w:b w:val="0"/>
                <w:bCs w:val="0"/>
                <w:lang w:val="en-US" w:eastAsia="ja-JP"/>
              </w:rPr>
            </w:pPr>
            <w:r>
              <w:rPr>
                <w:b w:val="0"/>
                <w:bCs w:val="0"/>
                <w:lang w:val="en-US" w:eastAsia="ja-JP"/>
              </w:rPr>
              <w:t>DAKO Definition</w:t>
            </w:r>
          </w:p>
        </w:tc>
        <w:tc xmlns:tara="kcentrix:tara" tara:rowspan="1" tara:colspan="1">
          <w:tcPr>
            <w:tcW w:w="2580" w:type="dxa"/>
            <w:shd w:val="clear" w:color="auto" w:fill="auto"/>
            <w:hideMark/>
          </w:tcPr>
          <w:p w14:paraId="245F8329"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DAKO_DEF-HU_1.0 </w:t>
            </w:r>
          </w:p>
        </w:tc>
        <w:tc xmlns:tara="kcentrix:tara" tara:rowspan="1" tara:colspan="1">
          <w:tcPr>
            <w:tcW w:w="3825" w:type="dxa"/>
            <w:shd w:val="clear" w:color="auto" w:fill="auto"/>
            <w:hideMark/>
          </w:tcPr>
          <w:p w14:paraId="7F376ED8"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DAKO_DEF-HU_1.0 (unchanged)</w:t>
            </w:r>
          </w:p>
        </w:tc>
      </w:tr>
      <w:tr w14:paraId="338A4FD0"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14883C4F" w14:textId="77777777">
            <w:pPr>
              <w:jc w:val="left"/>
              <w:rPr>
                <w:b w:val="0"/>
                <w:bCs w:val="0"/>
                <w:lang w:val="en-US" w:eastAsia="ja-JP"/>
              </w:rPr>
            </w:pPr>
            <w:r>
              <w:rPr>
                <w:b w:val="0"/>
                <w:bCs w:val="0"/>
                <w:lang w:val="en-US" w:eastAsia="ja-JP"/>
              </w:rPr>
              <w:t>HIS Generic</w:t>
            </w:r>
          </w:p>
        </w:tc>
        <w:tc xmlns:tara="kcentrix:tara" tara:rowspan="1" tara:colspan="1">
          <w:tcPr>
            <w:tcW w:w="2580" w:type="dxa"/>
            <w:shd w:val="clear" w:color="auto" w:fill="auto"/>
            <w:hideMark/>
          </w:tcPr>
          <w:p w14:paraId="497E4EE8"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HIS_RBC_MAV_2.4.0.10 client baseline identified in operational system </w:t>
            </w:r>
          </w:p>
        </w:tc>
        <w:tc xmlns:tara="kcentrix:tara" tara:rowspan="1" tara:colspan="1">
          <w:tcPr>
            <w:tcW w:w="3825" w:type="dxa"/>
            <w:shd w:val="clear" w:color="auto" w:fill="auto"/>
            <w:hideMark/>
          </w:tcPr>
          <w:p w14:paraId="0DA5FA91"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commentRangeStart w:id="2555931"/>
              <w:t xml:space="preserve">BL HIS_RBC_GSV_2.15.0.11 </w:t>
            </w:r>
            <w:r>
              <w:rPr>
                <w:highlight w:val="yellow"/>
                <w:lang w:val="en-US" w:eastAsia="ja-JP"/>
              </w:rPr>
              <w:t xml:space="preserve">????</w:t>
              <w:commentRangeEnd w:id="2555931"/>
            </w:r>
            <w:r>
              <w:rPr>
                <w:rStyle w:val="CommentReference"/>
              </w:rPr>
              <w:commentReference w:id="2555931"/>
            </w:r>
          </w:p>
        </w:tc>
      </w:tr>
      <w:tr w14:paraId="7DB233A8"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5C24AECF" w14:textId="77777777">
            <w:pPr>
              <w:jc w:val="left"/>
              <w:rPr>
                <w:b w:val="0"/>
                <w:bCs w:val="0"/>
                <w:lang w:val="en-US" w:eastAsia="ja-JP"/>
              </w:rPr>
            </w:pPr>
            <w:r>
              <w:rPr>
                <w:b w:val="0"/>
                <w:bCs w:val="0"/>
                <w:lang w:val="en-US" w:eastAsia="ja-JP"/>
              </w:rPr>
              <w:t>HIS</w:t>
            </w:r>
          </w:p>
        </w:tc>
        <w:tc xmlns:tara="kcentrix:tara" tara:rowspan="1" tara:colspan="1">
          <w:tcPr>
            <w:tcW w:w="2580" w:type="dxa"/>
            <w:shd w:val="clear" w:color="auto" w:fill="auto"/>
            <w:hideMark/>
          </w:tcPr>
          <w:p w14:paraId="065329A6"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BUILD_HIS_RBC_1.12 </w:t>
            </w:r>
          </w:p>
        </w:tc>
        <w:tc xmlns:tara="kcentrix:tara" tara:rowspan="1" tara:colspan="1">
          <w:tcPr>
            <w:tcW w:w="3825" w:type="dxa"/>
            <w:shd w:val="clear" w:color="auto" w:fill="auto"/>
            <w:hideMark/>
          </w:tcPr>
          <w:p w14:paraId="3F716EBE"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BUILD_HIS_RBC_1.12 (not identified as changing) </w:t>
            </w:r>
          </w:p>
        </w:tc>
      </w:tr>
      <w:tr w14:paraId="56CB0ABD"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38749C8F" w14:textId="77777777">
            <w:pPr>
              <w:jc w:val="left"/>
              <w:rPr>
                <w:b w:val="0"/>
                <w:bCs w:val="0"/>
                <w:lang w:val="en-US" w:eastAsia="ja-JP"/>
              </w:rPr>
            </w:pPr>
            <w:r>
              <w:rPr>
                <w:b w:val="0"/>
                <w:bCs w:val="0"/>
                <w:lang w:val="en-US" w:eastAsia="ja-JP"/>
              </w:rPr>
              <w:lastRenderedPageBreak/>
              <w:t>MCE</w:t>
            </w:r>
          </w:p>
        </w:tc>
        <w:tc xmlns:tara="kcentrix:tara" tara:rowspan="1" tara:colspan="1">
          <w:tcPr>
            <w:tcW w:w="2580" w:type="dxa"/>
            <w:shd w:val="clear" w:color="auto" w:fill="auto"/>
            <w:hideMark/>
          </w:tcPr>
          <w:p w14:paraId="6CA6DC69"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MCEProjectCD2.3.1 </w:t>
            </w:r>
          </w:p>
        </w:tc>
        <w:tc xmlns:tara="kcentrix:tara" tara:rowspan="1" tara:colspan="1">
          <w:tcPr>
            <w:tcW w:w="3825" w:type="dxa"/>
            <w:shd w:val="clear" w:color="auto" w:fill="auto"/>
            <w:hideMark/>
          </w:tcPr>
          <w:p w14:paraId="58628667"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MCEProjectCD2.3.1 (not identified as changing) </w:t>
            </w:r>
          </w:p>
        </w:tc>
      </w:tr>
      <w:tr w14:paraId="1A1E7586"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4667CF06" w14:textId="77777777">
            <w:pPr>
              <w:jc w:val="left"/>
              <w:rPr>
                <w:b w:val="0"/>
                <w:bCs w:val="0"/>
                <w:lang w:val="en-US" w:eastAsia="ja-JP"/>
              </w:rPr>
            </w:pPr>
            <w:commentRangeStart w:id="2555605"/>
            <w:r>
              <w:rPr>
                <w:b w:val="0"/>
                <w:bCs w:val="0"/>
                <w:lang w:val="en-US" w:eastAsia="ja-JP"/>
              </w:rPr>
              <w:t>Balises</w:t>
            </w:r>
            <w:commentRangeEnd w:id="2555605"/>
            <w:r>
              <w:rPr>
                <w:rStyle w:val="CommentReference"/>
              </w:rPr>
              <w:commentReference w:id="2555605"/>
            </w:r>
          </w:p>
        </w:tc>
        <w:tc xmlns:tara="kcentrix:tara" tara:rowspan="1" tara:colspan="1">
          <w:tcPr>
            <w:tcW w:w="2580" w:type="dxa"/>
            <w:shd w:val="clear" w:color="auto" w:fill="auto"/>
            <w:hideMark/>
          </w:tcPr>
          <w:p w14:paraId="177DF545"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Siemens S21 ERL6 Eurobalises </w:t>
            </w:r>
          </w:p>
        </w:tc>
        <w:tc xmlns:tara="kcentrix:tara" tara:rowspan="1" tara:colspan="1">
          <w:tcPr>
            <w:tcW w:w="3825" w:type="dxa"/>
            <w:shd w:val="clear" w:color="auto" w:fill="auto"/>
            <w:hideMark/>
          </w:tcPr>
          <w:p w14:paraId="5637149C"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Siemens S21 ERL6 Eurobalises with updated topology and telegrams </w:t>
            </w:r>
          </w:p>
        </w:tc>
      </w:tr>
      <w:tr w14:paraId="769B585D" w14:textId="77777777">
        <w:trPr>
          <w:trHeight w:val="576"/>
        </w:trPr>
        <w:tc xmlns:tara="kcentrix:tara" tara:rowspan="1" tara:colspan="1">
          <w:tcPr>
            <w:cnfStyle w:val="001000000000" w:firstRow="0" w:lastRow="0" w:firstColumn="1" w:lastColumn="0" w:oddVBand="0" w:evenVBand="0" w:oddHBand="0" w:evenHBand="0" w:firstRowFirstColumn="0" w:firstRowLastColumn="0" w:lastRowFirstColumn="0" w:lastRowLastColumn="0"/>
            <w:tcW w:w="2925" w:type="dxa"/>
            <w:tcBorders>
              <w:right w:val="none" w:color="auto" w:sz="0" w:space="0"/>
            </w:tcBorders>
            <w:shd w:val="clear" w:color="auto" w:fill="auto"/>
            <w:hideMark/>
          </w:tcPr>
          <w:p w14:paraId="1D8F48C9" w14:textId="77777777">
            <w:pPr>
              <w:jc w:val="left"/>
              <w:rPr>
                <w:b w:val="0"/>
                <w:bCs w:val="0"/>
                <w:lang w:val="en-US" w:eastAsia="ja-JP"/>
              </w:rPr>
            </w:pPr>
            <w:r>
              <w:rPr>
                <w:b w:val="0"/>
                <w:bCs w:val="0"/>
                <w:lang w:val="en-US" w:eastAsia="ja-JP"/>
              </w:rPr>
              <w:t>VEZIR Interface</w:t>
            </w:r>
          </w:p>
        </w:tc>
        <w:tc xmlns:tara="kcentrix:tara" tara:rowspan="1" tara:colspan="1">
          <w:tcPr>
            <w:tcW w:w="2580" w:type="dxa"/>
            <w:shd w:val="clear" w:color="auto" w:fill="auto"/>
            <w:hideMark/>
          </w:tcPr>
          <w:p w14:paraId="1CE7F5DA"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Not implemented in baseline solution </w:t>
            </w:r>
          </w:p>
        </w:tc>
        <w:tc xmlns:tara="kcentrix:tara" tara:rowspan="1" tara:colspan="1">
          <w:tcPr>
            <w:tcW w:w="3825" w:type="dxa"/>
            <w:shd w:val="clear" w:color="auto" w:fill="auto"/>
            <w:hideMark/>
          </w:tcPr>
          <w:p w14:paraId="09CF73D5" w14:textId="77777777">
            <w:pPr>
              <w:jc w:val="left"/>
              <w:cnfStyle w:val="000000000000" w:firstRow="0" w:lastRow="0" w:firstColumn="0" w:lastColumn="0" w:oddVBand="0" w:evenVBand="0" w:oddHBand="0" w:evenHBand="0" w:firstRowFirstColumn="0" w:firstRowLastColumn="0" w:lastRowFirstColumn="0" w:lastRowLastColumn="0"/>
              <w:rPr>
                <w:lang w:val="en-US" w:eastAsia="ja-JP"/>
              </w:rPr>
            </w:pPr>
            <w:r>
              <w:rPr>
                <w:lang w:val="en-US" w:eastAsia="ja-JP"/>
              </w:rPr>
              <w:t xml:space="preserve">Excluded from project scope </w:t>
            </w:r>
          </w:p>
        </w:tc>
      </w:tr>
    </w:tbl>
    <w:p w14:paraId="4099EB82" w14:textId="1B394753">
      <w:pPr>
        <w:jc w:val="center"/>
        <w:rPr>
          <w:b/>
        </w:rPr>
      </w:pPr>
      <w:bookmarkStart w:name="_Toc241843855" w:id="47"/>
      <w:r>
        <w:rPr>
          <w:b/>
        </w:rPr>
        <w:t xml:space="preserve">Table </w:t>
      </w:r>
      <w:r>
        <w:rPr>
          <w:b/>
        </w:rPr>
        <w:fldChar w:fldCharType="begin"/>
      </w:r>
      <w:r>
        <w:rPr>
          <w:b/>
        </w:rPr>
        <w:instrText xml:space="preserve"> SEQ Table \* ARABIC </w:instrText>
      </w:r>
      <w:r>
        <w:rPr>
          <w:b/>
        </w:rPr>
        <w:fldChar w:fldCharType="separate"/>
      </w:r>
      <w:r>
        <w:rPr>
          <w:b/>
        </w:rPr>
        <w:t>5</w:t>
      </w:r>
      <w:r>
        <w:rPr>
          <w:b/>
        </w:rPr>
        <w:fldChar w:fldCharType="end"/>
      </w:r>
      <w:r>
        <w:rPr>
          <w:b/>
        </w:rPr>
        <w:t xml:space="preserve">: </w:t>
      </w:r>
      <w:r>
        <w:rPr>
          <w:b/>
          <w:bCs/>
          <w:lang w:val="en-US" w:eastAsia="ja-JP"/>
        </w:rPr>
        <w:t>ETCS Solution Baseline Definition</w:t>
      </w:r>
      <w:bookmarkEnd w:id="47"/>
    </w:p>
    <w:p w14:paraId="6BECC0A7" w14:textId="77777777">
      <w:pPr>
        <w:spacing w:line="276" w:lineRule="auto"/>
        <w:rPr>
          <w:rFonts w:cs="Arial"/>
        </w:rPr>
      </w:pPr>
    </w:p>
    <w:p w14:paraId="74A7AC1E" w14:textId="77777777">
      <w:pPr>
        <w:spacing w:before="0" w:after="0" w:line="240" w:lineRule="auto"/>
        <w:jc w:val="left"/>
        <w:rPr>
          <w:rFonts w:cs="Arial"/>
        </w:rPr>
      </w:pPr>
      <w:r>
        <w:rPr>
          <w:rFonts w:cs="Arial"/>
        </w:rPr>
        <w:br w:type="page"/>
      </w:r>
    </w:p>
    <w:p w14:paraId="244D30FF" w14:textId="2E04C00C">
      <w:pPr>
        <w:pStyle w:val="Heading1"/>
      </w:pPr>
      <w:bookmarkStart w:name="_Toc241843911" w:id="48"/>
      <w:r>
        <w:lastRenderedPageBreak/>
        <w:t>Deliverables</w:t>
      </w:r>
      <w:bookmarkEnd w:id="40"/>
      <w:bookmarkEnd w:id="41"/>
      <w:bookmarkEnd w:id="48"/>
    </w:p>
    <w:p w14:paraId="19908EE2" w14:textId="59C63836">
      <w:pPr>
        <w:pStyle w:val="Heading2"/>
      </w:pPr>
      <w:bookmarkStart w:name="_Toc241843912" w:id="49"/>
      <w:r>
        <w:t>Interlocking Solution Deliverables</w:t>
      </w:r>
      <w:bookmarkEnd w:id="49"/>
    </w:p>
    <w:p w14:paraId="4E05AFEE" w14:textId="272EF137">
      <w:pPr>
        <w:rPr>
          <w:lang w:val="en-US" w:eastAsia="ja-JP"/>
        </w:rPr>
      </w:pPr>
      <w:r>
        <w:rPr>
          <w:lang w:val="en-US"/>
        </w:rPr>
        <w:t>The following table identifies the principal Interlocking solution deliverables for the ZIV Delta project. In addition to the ELEKTRA 2, AzLM and AKF configuration items, the deliverables include the associated design, verification, validation, safety, approval, testing, commissioning and documentation outputs required to achieve solution acceptance and operational release.</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770"/>
        <w:gridCol w:w="1795"/>
        <w:gridCol w:w="2825"/>
      </w:tblGrid>
      <w:tr w14:paraId="060D652A"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shd w:val="clear" w:color="auto" w:fill="BD6161"/>
          </w:tcPr>
          <w:p w14:paraId="556E9CBE" w14:textId="7BAD8FA5">
            <w:pPr>
              <w:rPr>
                <w:rFonts w:cs="Arial"/>
                <w:b/>
                <w:bCs/>
              </w:rPr>
            </w:pPr>
            <w:r>
              <w:rPr>
                <w:rFonts w:cs="Arial"/>
                <w:b/>
                <w:bCs/>
              </w:rPr>
              <w:t>INTERLOCKING Deliverable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shd w:val="clear" w:color="auto" w:fill="BD6161"/>
          </w:tcPr>
          <w:p w14:paraId="0F800323" w14:textId="77777777">
            <w:pPr>
              <w:rPr>
                <w:rFonts w:cs="Arial"/>
                <w:b/>
                <w:bCs/>
              </w:rPr>
            </w:pPr>
            <w:r>
              <w:rPr>
                <w:rFonts w:cs="Arial"/>
                <w:b/>
                <w:bCs/>
              </w:rPr>
              <w:t>A (Actual) / P (Planned)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shd w:val="clear" w:color="auto" w:fill="BD6161"/>
          </w:tcPr>
          <w:p w14:paraId="3D050E96" w14:textId="77777777">
            <w:pPr>
              <w:rPr>
                <w:rFonts w:cs="Arial"/>
                <w:b/>
                <w:bCs/>
              </w:rPr>
            </w:pPr>
            <w:r>
              <w:rPr>
                <w:rFonts w:cs="Arial"/>
                <w:b/>
                <w:bCs/>
              </w:rPr>
              <w:t>Customer / End User </w:t>
            </w:r>
          </w:p>
        </w:tc>
      </w:tr>
      <w:tr w14:paraId="1AD644A2"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4AEEB979" w14:textId="77777777">
            <w:pPr>
              <w:jc w:val="left"/>
              <w:rPr>
                <w:rFonts w:cs="Arial"/>
              </w:rPr>
            </w:pPr>
            <w:r>
              <w:rPr>
                <w:rFonts w:cs="Arial"/>
              </w:rPr>
              <w:t>Accepted generic ELEKTRA 2 product baseline evidence: PV INT 2.9.1A / BL INT_22.07, including applicable generic safety, assessment and user documentation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434E4028" w14:textId="77777777">
            <w:pPr>
              <w:jc w:val="left"/>
              <w:rPr>
                <w:rFonts w:cs="Arial"/>
              </w:rPr>
            </w:pPr>
            <w:r>
              <w:rPr>
                <w:rFonts w:cs="Arial"/>
              </w:rPr>
              <w:t>08/2026 A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2C001945" w14:textId="77777777">
            <w:pPr>
              <w:jc w:val="left"/>
              <w:rPr>
                <w:rFonts w:cs="Arial"/>
              </w:rPr>
            </w:pPr>
            <w:r>
              <w:rPr>
                <w:rFonts w:cs="Arial"/>
              </w:rPr>
              <w:t>V-Híd Network Kft. / GYSEV </w:t>
            </w:r>
          </w:p>
        </w:tc>
      </w:tr>
      <w:tr w14:paraId="3FB56BE8"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2913C927" w14:textId="77777777">
            <w:pPr>
              <w:jc w:val="left"/>
              <w:rPr>
                <w:rFonts w:cs="Arial"/>
              </w:rPr>
            </w:pPr>
            <w:r>
              <w:rPr>
                <w:rFonts w:cs="Arial"/>
              </w:rPr>
              <w:t>ZIVD Interlocking preliminary design package, including target architecture, interfaces, Mengengerüst 1.0 and operator-submission documentation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7718AFE3" w14:textId="77777777">
            <w:pPr>
              <w:jc w:val="left"/>
              <w:rPr>
                <w:rFonts w:cs="Arial"/>
              </w:rPr>
            </w:pPr>
            <w:r>
              <w:rPr>
                <w:rFonts w:cs="Arial"/>
              </w:rPr>
              <w:t>11/2026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092085B0" w14:textId="77777777">
            <w:pPr>
              <w:jc w:val="left"/>
              <w:rPr>
                <w:rFonts w:cs="Arial"/>
              </w:rPr>
            </w:pPr>
            <w:r>
              <w:rPr>
                <w:rFonts w:cs="Arial"/>
              </w:rPr>
              <w:t>V-Híd Network Kft. / GYSEV </w:t>
            </w:r>
          </w:p>
        </w:tc>
      </w:tr>
      <w:tr w14:paraId="67E61022"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2DF97B40" w14:textId="77777777">
            <w:pPr>
              <w:jc w:val="left"/>
              <w:rPr>
                <w:rFonts w:cs="Arial"/>
              </w:rPr>
            </w:pPr>
            <w:r>
              <w:rPr>
                <w:rFonts w:cs="Arial"/>
              </w:rPr>
              <w:t>ZIVD Interlocking detailed design and construction package, installation documentation and initial Product Baseline definition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56FA032A" w14:textId="77777777">
            <w:pPr>
              <w:jc w:val="left"/>
              <w:rPr>
                <w:rFonts w:cs="Arial"/>
              </w:rPr>
            </w:pPr>
            <w:r>
              <w:rPr>
                <w:rFonts w:cs="Arial"/>
              </w:rPr>
              <w:t>12/2026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505855F2" w14:textId="77777777">
            <w:pPr>
              <w:jc w:val="left"/>
              <w:rPr>
                <w:rFonts w:cs="Arial"/>
              </w:rPr>
            </w:pPr>
            <w:r>
              <w:rPr>
                <w:rFonts w:cs="Arial"/>
              </w:rPr>
              <w:t>V-Híd Network Kft. / GYSEV </w:t>
            </w:r>
          </w:p>
        </w:tc>
      </w:tr>
      <w:tr w14:paraId="4EFC2CCF"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0005E5C9" w14:textId="71D0D49F">
            <w:pPr>
              <w:jc w:val="left"/>
              <w:rPr>
                <w:rFonts w:cs="Arial"/>
              </w:rPr>
            </w:pPr>
            <w:r>
              <w:rPr>
                <w:rFonts w:cs="Arial"/>
              </w:rPr>
              <w:t>ELEKTRA 2 station interlocking hardware and project-specific application data, target label MAV_ZIV_13.00_X</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7D4D060A" w14:textId="09C66135">
            <w:pPr>
              <w:jc w:val="left"/>
              <w:rPr>
                <w:rFonts w:cs="Arial"/>
              </w:rPr>
            </w:pPr>
            <w:r>
              <w:rPr>
                <w:rFonts w:cs="Arial"/>
              </w:rPr>
              <w:t>01/2027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0EEDAC6B" w14:textId="77777777">
            <w:pPr>
              <w:jc w:val="left"/>
              <w:rPr>
                <w:rFonts w:cs="Arial"/>
              </w:rPr>
            </w:pPr>
            <w:r>
              <w:rPr>
                <w:rFonts w:cs="Arial"/>
              </w:rPr>
              <w:t>V-Híd Network Kft. / GYSEV </w:t>
            </w:r>
          </w:p>
        </w:tc>
      </w:tr>
      <w:tr w14:paraId="29C88F89"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3B4FD3EC" w14:textId="750225A6">
            <w:pPr>
              <w:jc w:val="left"/>
              <w:rPr>
                <w:rFonts w:cs="Arial"/>
              </w:rPr>
            </w:pPr>
            <w:r>
              <w:rPr>
                <w:rFonts w:cs="Arial"/>
              </w:rPr>
              <w:t>AzLM 7.6 axle-counter hardware and project-specific application data, target label MAV_ZIV_AX_01.00_X</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0081CC98" w14:textId="6D5412FB">
            <w:pPr>
              <w:jc w:val="left"/>
              <w:rPr>
                <w:rFonts w:cs="Arial"/>
              </w:rPr>
            </w:pPr>
            <w:r>
              <w:rPr>
                <w:rFonts w:cs="Arial"/>
              </w:rPr>
              <w:t>01/2027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0E929E1E" w14:textId="77777777">
            <w:pPr>
              <w:jc w:val="left"/>
              <w:rPr>
                <w:rFonts w:cs="Arial"/>
              </w:rPr>
            </w:pPr>
            <w:r>
              <w:rPr>
                <w:rFonts w:cs="Arial"/>
              </w:rPr>
              <w:t>V-Híd Network Kft. / GYSEV </w:t>
            </w:r>
          </w:p>
        </w:tc>
      </w:tr>
      <w:tr w14:paraId="5A8626B1"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0E374750" w14:textId="77777777">
            <w:pPr>
              <w:jc w:val="left"/>
              <w:rPr>
                <w:rFonts w:cs="Arial"/>
              </w:rPr>
            </w:pPr>
            <w:r>
              <w:rPr>
                <w:rFonts w:cs="Arial"/>
              </w:rPr>
              <w:t>AKF / ProLAN station-display and database update, including Super AKF and applicable GYSEV KÖFI integration changes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79B77D4C" w14:textId="54D6E132">
            <w:pPr>
              <w:jc w:val="left"/>
              <w:rPr>
                <w:rFonts w:cs="Arial"/>
              </w:rPr>
            </w:pPr>
            <w:r>
              <w:rPr>
                <w:rFonts w:cs="Arial"/>
              </w:rPr>
              <w:t>01/2027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0F4EBBC5" w14:textId="77777777">
            <w:pPr>
              <w:jc w:val="left"/>
              <w:rPr>
                <w:rFonts w:cs="Arial"/>
              </w:rPr>
            </w:pPr>
            <w:r>
              <w:rPr>
                <w:rFonts w:cs="Arial"/>
              </w:rPr>
              <w:t>V-Híd Network Kft. / GYSEV </w:t>
            </w:r>
          </w:p>
        </w:tc>
      </w:tr>
      <w:tr w14:paraId="187E1322"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1C4066E0" w14:textId="77777777">
            <w:pPr>
              <w:jc w:val="left"/>
              <w:rPr>
                <w:rFonts w:cs="Arial"/>
              </w:rPr>
            </w:pPr>
            <w:r>
              <w:rPr>
                <w:rFonts w:cs="Arial"/>
              </w:rPr>
              <w:t>Interlocking field baseline, installation-verification evidence, field-test reports and verified solution evidence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6DB75E89" w14:textId="77777777">
            <w:pPr>
              <w:jc w:val="left"/>
              <w:rPr>
                <w:rFonts w:cs="Arial"/>
              </w:rPr>
            </w:pPr>
            <w:r>
              <w:rPr>
                <w:rFonts w:cs="Arial"/>
              </w:rPr>
              <w:t>06/2027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2EB2B2B2" w14:textId="77777777">
            <w:pPr>
              <w:jc w:val="left"/>
              <w:rPr>
                <w:rFonts w:cs="Arial"/>
              </w:rPr>
            </w:pPr>
            <w:r>
              <w:rPr>
                <w:rFonts w:cs="Arial"/>
              </w:rPr>
              <w:t>V-Híd Network Kft. / GYSEV </w:t>
            </w:r>
          </w:p>
        </w:tc>
      </w:tr>
    </w:tbl>
    <w:p w14:paraId="4D5E4597" w14:textId="39A96B60">
      <w:pPr>
        <w:pStyle w:val="Caption"/>
      </w:pPr>
      <w:bookmarkStart w:name="_Toc241843856" w:id="50"/>
      <w:r>
        <w:t xml:space="preserve">Table </w:t>
      </w:r>
      <w:r>
        <w:fldChar w:fldCharType="begin"/>
      </w:r>
      <w:r>
        <w:instrText xml:space="preserve"> SEQ Table \* ARABIC </w:instrText>
      </w:r>
      <w:r>
        <w:fldChar w:fldCharType="separate"/>
      </w:r>
      <w:r>
        <w:t>6</w:t>
      </w:r>
      <w:r>
        <w:fldChar w:fldCharType="end"/>
      </w:r>
      <w:r>
        <w:t>: Interlocking Solution Deliverables</w:t>
      </w:r>
      <w:bookmarkEnd w:id="50"/>
    </w:p>
    <w:p w14:paraId="2595F7A5" w14:textId="65DD5F21">
      <w:pPr>
        <w:pStyle w:val="Heading2"/>
      </w:pPr>
      <w:bookmarkStart w:name="_Toc241843913" w:id="51"/>
      <w:r>
        <w:lastRenderedPageBreak/>
        <w:t>ETCS Solution Deliverables</w:t>
      </w:r>
      <w:bookmarkEnd w:id="51"/>
    </w:p>
    <w:p w14:paraId="267FD73D" w14:textId="77777777">
      <w:pPr>
        <w:rPr>
          <w:lang w:val="en-US"/>
        </w:rPr>
      </w:pPr>
      <w:r>
        <w:rPr>
          <w:lang w:val="en-US"/>
        </w:rPr>
        <w:t>The following table identifies the principal ETCS solution deliverables for the ZIV Delta project. The deliverables cover the ETCS L2, TSR and supporting application-data baselines together with all related engineering documentation, verification and validation evidence, safety and assessment deliverables, commissioning activities and customer handover documentation required for Putting Into Operation.</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770"/>
        <w:gridCol w:w="1795"/>
        <w:gridCol w:w="2825"/>
      </w:tblGrid>
      <w:tr w14:paraId="277B3972"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shd w:val="clear" w:color="auto" w:fill="BD6161"/>
          </w:tcPr>
          <w:p w14:paraId="076BAA29" w14:textId="3A839DBC">
            <w:pPr>
              <w:jc w:val="left"/>
              <w:rPr>
                <w:rFonts w:cs="Arial"/>
                <w:b/>
                <w:bCs/>
              </w:rPr>
            </w:pPr>
            <w:r>
              <w:rPr>
                <w:rFonts w:cs="Arial"/>
                <w:b/>
                <w:bCs/>
              </w:rPr>
              <w:t>ETCS Deliverable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shd w:val="clear" w:color="auto" w:fill="BD6161"/>
          </w:tcPr>
          <w:p w14:paraId="486B901B" w14:textId="77777777">
            <w:pPr>
              <w:jc w:val="left"/>
              <w:rPr>
                <w:rFonts w:cs="Arial"/>
                <w:b/>
                <w:bCs/>
              </w:rPr>
            </w:pPr>
            <w:r>
              <w:rPr>
                <w:rFonts w:cs="Arial"/>
                <w:b/>
                <w:bCs/>
              </w:rPr>
              <w:t>A (Actual) / P (Planned)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shd w:val="clear" w:color="auto" w:fill="BD6161"/>
          </w:tcPr>
          <w:p w14:paraId="618431E6" w14:textId="77777777">
            <w:pPr>
              <w:jc w:val="left"/>
              <w:rPr>
                <w:rFonts w:cs="Arial"/>
                <w:b/>
                <w:bCs/>
              </w:rPr>
            </w:pPr>
            <w:r>
              <w:rPr>
                <w:rFonts w:cs="Arial"/>
                <w:b/>
                <w:bCs/>
              </w:rPr>
              <w:t>Customer / End User </w:t>
            </w:r>
          </w:p>
        </w:tc>
      </w:tr>
      <w:tr w14:paraId="7BED3CCD"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11E5251C" w14:textId="77777777">
            <w:pPr>
              <w:jc w:val="left"/>
              <w:rPr>
                <w:rFonts w:cs="Arial"/>
              </w:rPr>
            </w:pPr>
            <w:r>
              <w:rPr>
                <w:rFonts w:cs="Arial"/>
              </w:rPr>
              <w:t>ETCS L2 preliminary design package for delta-track integration, RBC area/interface changes, DAKO/HIS changes, balise topology and level-crossing integration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1ECD584C" w14:textId="77777777">
            <w:pPr>
              <w:jc w:val="left"/>
              <w:rPr>
                <w:rFonts w:cs="Arial"/>
              </w:rPr>
            </w:pPr>
            <w:r>
              <w:rPr>
                <w:rFonts w:cs="Arial"/>
              </w:rPr>
              <w:t>12/2026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46C12D22" w14:textId="77777777">
            <w:pPr>
              <w:jc w:val="left"/>
              <w:rPr>
                <w:rFonts w:cs="Arial"/>
              </w:rPr>
            </w:pPr>
            <w:r>
              <w:rPr>
                <w:rFonts w:cs="Arial"/>
              </w:rPr>
              <w:t>V-Híd Network Kft. / GYSEV </w:t>
            </w:r>
          </w:p>
        </w:tc>
      </w:tr>
      <w:tr w14:paraId="40DAB5A3"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5742814D" w14:textId="77777777">
            <w:pPr>
              <w:jc w:val="left"/>
              <w:rPr>
                <w:rFonts w:cs="Arial"/>
              </w:rPr>
            </w:pPr>
            <w:r>
              <w:rPr>
                <w:rFonts w:cs="Arial"/>
              </w:rPr>
              <w:t>ETCS L2 detailed design, specific-application data and controlled configuration set: etcs_l2_boba_02.00, boba_tsr_02.00 and overall etcs_boba_02.00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2D67587E" w14:textId="77777777">
            <w:pPr>
              <w:jc w:val="left"/>
              <w:rPr>
                <w:rFonts w:cs="Arial"/>
              </w:rPr>
            </w:pPr>
            <w:r>
              <w:rPr>
                <w:rFonts w:cs="Arial"/>
              </w:rPr>
              <w:t>02/2027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70BA945D" w14:textId="77777777">
            <w:pPr>
              <w:jc w:val="left"/>
              <w:rPr>
                <w:rFonts w:cs="Arial"/>
              </w:rPr>
            </w:pPr>
            <w:r>
              <w:rPr>
                <w:rFonts w:cs="Arial"/>
              </w:rPr>
              <w:t>V-Híd Network Kft. / GYSEV </w:t>
            </w:r>
          </w:p>
        </w:tc>
      </w:tr>
      <w:tr w14:paraId="5C8ADDA5"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2176FFD0" w14:textId="77777777">
            <w:pPr>
              <w:jc w:val="left"/>
              <w:rPr>
                <w:rFonts w:cs="Arial"/>
              </w:rPr>
            </w:pPr>
            <w:r>
              <w:rPr>
                <w:rFonts w:cs="Arial"/>
              </w:rPr>
              <w:t>DAKO specific-application update and HIS configuration/software update required for the ZIVD topology; existing RBC HU 1.2.1.A and RBC HW Release 3.1 retained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6D40A0FB" w14:textId="15091436">
            <w:pPr>
              <w:jc w:val="left"/>
              <w:rPr>
                <w:rFonts w:cs="Arial"/>
              </w:rPr>
            </w:pPr>
            <w:r>
              <w:rPr>
                <w:rFonts w:cs="Arial"/>
              </w:rPr>
              <w:t>08/2027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636CB5E4" w14:textId="77777777">
            <w:pPr>
              <w:jc w:val="left"/>
              <w:rPr>
                <w:rFonts w:cs="Arial"/>
              </w:rPr>
            </w:pPr>
            <w:r>
              <w:rPr>
                <w:rFonts w:cs="Arial"/>
              </w:rPr>
              <w:t>V-Híd Network Kft. / GYSEV </w:t>
            </w:r>
          </w:p>
        </w:tc>
      </w:tr>
      <w:tr w14:paraId="5F14B261"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5665D968" w14:textId="77777777">
            <w:pPr>
              <w:jc w:val="left"/>
              <w:rPr>
                <w:rFonts w:cs="Arial"/>
              </w:rPr>
            </w:pPr>
            <w:r>
              <w:rPr>
                <w:rFonts w:cs="Arial"/>
              </w:rPr>
              <w:t>Siemens S21 ERL6 Eurobalises, including new/modified balise groups, telegram data, survey records and final RBC linking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1C525C26" w14:textId="2FAFB20F">
            <w:pPr>
              <w:jc w:val="left"/>
              <w:rPr>
                <w:rFonts w:cs="Arial"/>
              </w:rPr>
            </w:pPr>
            <w:r>
              <w:rPr>
                <w:rFonts w:cs="Arial"/>
              </w:rPr>
              <w:t>05/2027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1EA5F0D4" w14:textId="77777777">
            <w:pPr>
              <w:jc w:val="left"/>
              <w:rPr>
                <w:rFonts w:cs="Arial"/>
              </w:rPr>
            </w:pPr>
            <w:r>
              <w:rPr>
                <w:rFonts w:cs="Arial"/>
              </w:rPr>
              <w:t>V-Híd Network Kft. / GYSEV </w:t>
            </w:r>
          </w:p>
        </w:tc>
      </w:tr>
      <w:tr w14:paraId="19AB9C46"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380C2A60" w14:textId="77777777">
            <w:pPr>
              <w:jc w:val="left"/>
              <w:rPr>
                <w:rFonts w:cs="Arial"/>
              </w:rPr>
            </w:pPr>
            <w:r>
              <w:rPr>
                <w:rFonts w:cs="Arial"/>
              </w:rPr>
              <w:t>ETCS laboratory baseline and laboratory test evidence: etcs_boba_02.00_01, etcs_l2_boba_02.00_01 and boba_tsr_02.00_01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45C2775F" w14:textId="77777777">
            <w:pPr>
              <w:jc w:val="left"/>
              <w:rPr>
                <w:rFonts w:cs="Arial"/>
              </w:rPr>
            </w:pPr>
            <w:r>
              <w:rPr>
                <w:rFonts w:cs="Arial"/>
              </w:rPr>
              <w:t>05/2027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506A50D3" w14:textId="77777777">
            <w:pPr>
              <w:jc w:val="left"/>
              <w:rPr>
                <w:rFonts w:cs="Arial"/>
              </w:rPr>
            </w:pPr>
            <w:r>
              <w:rPr>
                <w:rFonts w:cs="Arial"/>
              </w:rPr>
              <w:t>V-Híd Network Kft. / GYSEV </w:t>
            </w:r>
          </w:p>
        </w:tc>
      </w:tr>
      <w:tr w14:paraId="0DE788FC"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6796F94D" w14:textId="77777777">
            <w:pPr>
              <w:jc w:val="left"/>
              <w:rPr>
                <w:rFonts w:cs="Arial"/>
              </w:rPr>
            </w:pPr>
            <w:r>
              <w:rPr>
                <w:rFonts w:cs="Arial"/>
              </w:rPr>
              <w:t>ETCS field baseline, installation-verification evidence, field-test reports and verified solution evidence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25E6F0F1" w14:textId="77777777">
            <w:pPr>
              <w:jc w:val="left"/>
              <w:rPr>
                <w:rFonts w:cs="Arial"/>
              </w:rPr>
            </w:pPr>
            <w:r>
              <w:rPr>
                <w:rFonts w:cs="Arial"/>
              </w:rPr>
              <w:t>09/2027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27B60B98" w14:textId="77777777">
            <w:pPr>
              <w:jc w:val="left"/>
              <w:rPr>
                <w:rFonts w:cs="Arial"/>
              </w:rPr>
            </w:pPr>
            <w:r>
              <w:rPr>
                <w:rFonts w:cs="Arial"/>
              </w:rPr>
              <w:t>V-Híd Network Kft. / GYSEV </w:t>
            </w:r>
          </w:p>
        </w:tc>
      </w:tr>
      <w:tr w14:paraId="23B0E64C"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067ED8F5" w14:textId="77777777">
            <w:pPr>
              <w:jc w:val="left"/>
              <w:rPr>
                <w:rFonts w:cs="Arial"/>
              </w:rPr>
            </w:pPr>
            <w:r>
              <w:rPr>
                <w:rFonts w:cs="Arial"/>
              </w:rPr>
              <w:t>Qualified ZIVD ETCS solution, including validation, quality, safety, DeBo/assessment evidence and readiness for customer acceptance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4B55E554" w14:textId="77777777">
            <w:pPr>
              <w:jc w:val="left"/>
              <w:rPr>
                <w:rFonts w:cs="Arial"/>
              </w:rPr>
            </w:pPr>
            <w:r>
              <w:rPr>
                <w:rFonts w:cs="Arial"/>
              </w:rPr>
              <w:t>12/2027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394B9571" w14:textId="77777777">
            <w:pPr>
              <w:jc w:val="left"/>
              <w:rPr>
                <w:rFonts w:cs="Arial"/>
              </w:rPr>
            </w:pPr>
            <w:r>
              <w:rPr>
                <w:rFonts w:cs="Arial"/>
              </w:rPr>
              <w:t>V-Híd Network Kft. / GYSEV </w:t>
            </w:r>
          </w:p>
        </w:tc>
      </w:tr>
      <w:tr w14:paraId="42359C20"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547FA7B5" w14:textId="77777777">
            <w:pPr>
              <w:jc w:val="left"/>
              <w:rPr>
                <w:rFonts w:cs="Arial"/>
              </w:rPr>
            </w:pPr>
            <w:r>
              <w:rPr>
                <w:rFonts w:cs="Arial"/>
              </w:rPr>
              <w:t xml:space="preserve">Customer documentation package: as-built design, operation and maintenance documentation, </w:t>
              <w:lastRenderedPageBreak/>
              <w:t>operator handbook, release/configuration records and station documentation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4051AA23" w14:textId="61E21D13">
            <w:pPr>
              <w:jc w:val="left"/>
              <w:rPr>
                <w:rFonts w:cs="Arial"/>
              </w:rPr>
            </w:pPr>
            <w:r>
              <w:rPr>
                <w:rFonts w:cs="Arial"/>
              </w:rPr>
              <w:lastRenderedPageBreak/>
              <w:t>12/2027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17F8E353" w14:textId="77777777">
            <w:pPr>
              <w:jc w:val="left"/>
              <w:rPr>
                <w:rFonts w:cs="Arial"/>
              </w:rPr>
            </w:pPr>
            <w:r>
              <w:rPr>
                <w:rFonts w:cs="Arial"/>
              </w:rPr>
              <w:t>V-Híd Network Kft. / GYSEV </w:t>
            </w:r>
          </w:p>
        </w:tc>
      </w:tr>
      <w:tr w14:paraId="007F2686"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1DB36193" w14:textId="77777777">
            <w:pPr>
              <w:jc w:val="left"/>
              <w:rPr>
                <w:rFonts w:cs="Arial"/>
              </w:rPr>
            </w:pPr>
            <w:r>
              <w:rPr>
                <w:rFonts w:cs="Arial"/>
              </w:rPr>
              <w:t>Customer training for Interlocking and ETCS operation/maintenance, including applicable training material and completion records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05B3181A" w14:textId="330F449E">
            <w:pPr>
              <w:jc w:val="left"/>
              <w:rPr>
                <w:rFonts w:cs="Arial"/>
              </w:rPr>
            </w:pPr>
            <w:r>
              <w:rPr>
                <w:rFonts w:cs="Arial"/>
              </w:rPr>
              <w:t>12/2027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42B04CCD" w14:textId="77777777">
            <w:pPr>
              <w:jc w:val="left"/>
              <w:rPr>
                <w:rFonts w:cs="Arial"/>
              </w:rPr>
            </w:pPr>
            <w:r>
              <w:rPr>
                <w:rFonts w:cs="Arial"/>
              </w:rPr>
              <w:t>V-Híd Network Kft. / GYSEV </w:t>
            </w:r>
          </w:p>
        </w:tc>
      </w:tr>
      <w:tr w14:paraId="762D0BD1"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28F59230" w14:textId="77777777">
            <w:pPr>
              <w:jc w:val="left"/>
              <w:rPr>
                <w:rFonts w:cs="Arial"/>
              </w:rPr>
            </w:pPr>
            <w:r>
              <w:rPr>
                <w:rFonts w:cs="Arial"/>
              </w:rPr>
              <w:t>Project-specific tools, instruments and spare parts for the delivered Interlocking and ETCS scope, including handover records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6FF5F50E" w14:textId="6E252B45">
            <w:pPr>
              <w:jc w:val="left"/>
              <w:rPr>
                <w:rFonts w:cs="Arial"/>
              </w:rPr>
            </w:pPr>
            <w:r>
              <w:rPr>
                <w:rFonts w:cs="Arial"/>
              </w:rPr>
              <w:t>12/2027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49C71993" w14:textId="77777777">
            <w:pPr>
              <w:jc w:val="left"/>
              <w:rPr>
                <w:rFonts w:cs="Arial"/>
              </w:rPr>
            </w:pPr>
            <w:r>
              <w:rPr>
                <w:rFonts w:cs="Arial"/>
              </w:rPr>
              <w:t>V-Híd Network Kft. / GYSEV </w:t>
            </w:r>
          </w:p>
        </w:tc>
      </w:tr>
      <w:tr w14:paraId="3A5B675E" w14:textId="77777777">
        <w:tc xmlns:tara="kcentrix:tara" tara:rowspan="1" tara:colspan="1">
          <w:tcPr>
            <w:tcW w:w="4770" w:type="dxa"/>
            <w:tcBorders>
              <w:top w:val="single" w:color="auto" w:sz="4" w:space="0"/>
              <w:left w:val="single" w:color="auto" w:sz="4" w:space="0"/>
              <w:bottom w:val="single" w:color="auto" w:sz="4" w:space="0"/>
              <w:right w:val="single" w:color="auto" w:sz="4" w:space="0"/>
            </w:tcBorders>
          </w:tcPr>
          <w:p w14:paraId="392B54F3" w14:textId="77777777">
            <w:pPr>
              <w:jc w:val="left"/>
              <w:rPr>
                <w:rFonts w:cs="Arial"/>
              </w:rPr>
            </w:pPr>
            <w:r>
              <w:rPr>
                <w:rFonts w:cs="Arial"/>
              </w:rPr>
              <w:t>Putting-into-operation, standby-period and final handover evidence for the Interlocking and ETCS solutions </w:t>
            </w:r>
          </w:p>
        </w:tc>
        <w:tc xmlns:tara="kcentrix:tara" tara:rowspan="1" tara:colspan="1">
          <w:tcPr>
            <w:tcW w:w="1795" w:type="dxa"/>
            <w:tcBorders>
              <w:top w:val="single" w:color="auto" w:sz="4" w:space="0"/>
              <w:left w:val="single" w:color="auto" w:sz="4" w:space="0"/>
              <w:bottom w:val="single" w:color="auto" w:sz="4" w:space="0"/>
              <w:right w:val="single" w:color="auto" w:sz="4" w:space="0"/>
            </w:tcBorders>
          </w:tcPr>
          <w:p w14:paraId="4E66CA37" w14:textId="65929E7A">
            <w:pPr>
              <w:jc w:val="left"/>
              <w:rPr>
                <w:rFonts w:cs="Arial"/>
              </w:rPr>
            </w:pPr>
            <w:r>
              <w:rPr>
                <w:rFonts w:cs="Arial"/>
              </w:rPr>
              <w:t>12/2027 P </w:t>
            </w:r>
          </w:p>
        </w:tc>
        <w:tc xmlns:tara="kcentrix:tara" tara:rowspan="1" tara:colspan="1">
          <w:tcPr>
            <w:tcW w:w="2825" w:type="dxa"/>
            <w:tcBorders>
              <w:top w:val="single" w:color="auto" w:sz="4" w:space="0"/>
              <w:left w:val="single" w:color="auto" w:sz="4" w:space="0"/>
              <w:bottom w:val="single" w:color="auto" w:sz="4" w:space="0"/>
              <w:right w:val="single" w:color="auto" w:sz="4" w:space="0"/>
            </w:tcBorders>
          </w:tcPr>
          <w:p w14:paraId="586874F3" w14:textId="77777777">
            <w:pPr>
              <w:jc w:val="left"/>
              <w:rPr>
                <w:rFonts w:cs="Arial"/>
              </w:rPr>
            </w:pPr>
            <w:r>
              <w:rPr>
                <w:rFonts w:cs="Arial"/>
              </w:rPr>
              <w:t>V-Híd Network Kft. / GYSEV </w:t>
            </w:r>
          </w:p>
        </w:tc>
      </w:tr>
    </w:tbl>
    <w:p w14:paraId="7F3D05A5" w14:textId="2B261274">
      <w:pPr>
        <w:pStyle w:val="Caption"/>
      </w:pPr>
      <w:bookmarkStart w:name="_Toc241843857" w:id="52"/>
      <w:r>
        <w:t xml:space="preserve">Table </w:t>
      </w:r>
      <w:r>
        <w:fldChar w:fldCharType="begin"/>
      </w:r>
      <w:r>
        <w:instrText xml:space="preserve"> SEQ Table \* ARABIC </w:instrText>
      </w:r>
      <w:r>
        <w:fldChar w:fldCharType="separate"/>
      </w:r>
      <w:r>
        <w:t>7</w:t>
      </w:r>
      <w:r>
        <w:fldChar w:fldCharType="end"/>
      </w:r>
      <w:r>
        <w:t>: ETCS Solution Deliverables</w:t>
      </w:r>
      <w:bookmarkEnd w:id="52"/>
    </w:p>
    <w:p w14:paraId="2485E805" w14:textId="77777777"/>
    <w:p w14:paraId="44D505CB" w14:textId="3BA8C0D6">
      <w:pPr>
        <w:spacing w:before="0" w:after="0" w:line="240" w:lineRule="auto"/>
        <w:jc w:val="left"/>
      </w:pPr>
      <w:r>
        <w:br w:type="page"/>
      </w:r>
    </w:p>
    <w:p w14:paraId="4B84430C" w14:textId="77777777">
      <w:pPr>
        <w:pStyle w:val="Heading1"/>
      </w:pPr>
      <w:bookmarkStart w:name="_Toc241843914" w:id="54"/>
      <w:r>
        <w:lastRenderedPageBreak/>
        <w:t>Relation with other Plans</w:t>
      </w:r>
      <w:bookmarkEnd w:id="54"/>
    </w:p>
    <w:p w14:paraId="2C0CFA34" w14:textId="32CA94FF">
      <w:pPr>
        <w:rPr>
          <w:rFonts w:cs="Arial"/>
          <w:szCs w:val="22"/>
          <w:lang w:eastAsia="de-DE"/>
        </w:rPr>
      </w:pPr>
      <w:r>
        <w:rPr>
          <w:rFonts w:cs="Arial"/>
          <w:szCs w:val="22"/>
          <w:lang w:eastAsia="de-DE"/>
        </w:rPr>
        <w:t>The SEMP describes the application of the Management System Solutions Engineering Processes (DDQS) to the design, development and deployment.</w:t>
      </w:r>
    </w:p>
    <w:tbl>
      <w:tblPr>
        <w:tblW w:w="5000" w:type="pct"/>
        <w:tblCellMar>
          <w:left w:w="60" w:type="dxa"/>
          <w:right w:w="60" w:type="dxa"/>
        </w:tblCellMar>
        <w:tblLook w:val="0000" w:firstRow="0" w:lastRow="0" w:firstColumn="0" w:lastColumn="0" w:noHBand="0" w:noVBand="0"/>
      </w:tblPr>
      <w:tblGrid>
        <w:gridCol w:w="1871"/>
        <w:gridCol w:w="4773"/>
        <w:gridCol w:w="2745"/>
      </w:tblGrid>
      <w:tr w14:paraId="6B035CF6" w14:textId="77777777">
        <w:trPr>
          <w:tblHeader/>
        </w:trPr>
        <w:tc xmlns:tara="kcentrix:tara" tara:rowspan="1" tara:colspan="1">
          <w:tcPr>
            <w:tcW w:w="996" w:type="pct"/>
            <w:tcBorders>
              <w:top w:val="single" w:color="auto" w:sz="6" w:space="0"/>
              <w:left w:val="single" w:color="auto" w:sz="2" w:space="0"/>
              <w:bottom w:val="single" w:color="auto" w:sz="6" w:space="0"/>
              <w:right w:val="single" w:color="auto" w:sz="2" w:space="0"/>
            </w:tcBorders>
            <w:shd w:val="clear" w:color="auto" w:fill="BD6161"/>
          </w:tcPr>
          <w:p w14:paraId="3002754B" w14:textId="77777777">
            <w:pPr>
              <w:rPr>
                <w:rFonts w:cs="Arial"/>
                <w:b/>
              </w:rPr>
            </w:pPr>
            <w:r>
              <w:rPr>
                <w:rFonts w:cs="Arial"/>
                <w:b/>
              </w:rPr>
              <w:t>Title</w:t>
            </w:r>
          </w:p>
        </w:tc>
        <w:tc xmlns:tara="kcentrix:tara" tara:rowspan="1" tara:colspan="1">
          <w:tcPr>
            <w:tcW w:w="2542" w:type="pct"/>
            <w:tcBorders>
              <w:top w:val="single" w:color="auto" w:sz="6" w:space="0"/>
              <w:left w:val="single" w:color="auto" w:sz="2" w:space="0"/>
              <w:bottom w:val="single" w:color="auto" w:sz="6" w:space="0"/>
              <w:right w:val="single" w:color="auto" w:sz="6" w:space="0"/>
            </w:tcBorders>
            <w:shd w:val="clear" w:color="auto" w:fill="BD6161"/>
          </w:tcPr>
          <w:p w14:paraId="695A7D7C" w14:textId="77777777">
            <w:pPr>
              <w:rPr>
                <w:rFonts w:cs="Arial"/>
                <w:b/>
              </w:rPr>
            </w:pPr>
            <w:r>
              <w:rPr>
                <w:rFonts w:cs="Arial"/>
                <w:b/>
              </w:rPr>
              <w:t>Description</w:t>
            </w:r>
          </w:p>
        </w:tc>
        <w:tc xmlns:tara="kcentrix:tara" tara:rowspan="1" tara:colspan="1">
          <w:tcPr>
            <w:tcW w:w="1462" w:type="pct"/>
            <w:tcBorders>
              <w:top w:val="single" w:color="auto" w:sz="6" w:space="0"/>
              <w:left w:val="single" w:color="auto" w:sz="2" w:space="0"/>
              <w:bottom w:val="single" w:color="auto" w:sz="6" w:space="0"/>
              <w:right w:val="single" w:color="auto" w:sz="6" w:space="0"/>
            </w:tcBorders>
            <w:shd w:val="clear" w:color="auto" w:fill="BD6161"/>
          </w:tcPr>
          <w:p w14:paraId="4F8CE393" w14:textId="77777777">
            <w:pPr>
              <w:rPr>
                <w:rFonts w:cs="Arial"/>
                <w:b/>
              </w:rPr>
            </w:pPr>
            <w:r>
              <w:rPr>
                <w:rFonts w:cs="Arial"/>
                <w:b/>
              </w:rPr>
              <w:t>Ref.</w:t>
            </w:r>
          </w:p>
        </w:tc>
      </w:tr>
      <w:tr w14:paraId="5D2E9553" w14:textId="77777777">
        <w:tc xmlns:tara="kcentrix:tara" tara:rowspan="1" tara:colspan="1">
          <w:tcPr>
            <w:tcW w:w="996" w:type="pct"/>
            <w:tcBorders>
              <w:top w:val="single" w:color="auto" w:sz="6" w:space="0"/>
              <w:left w:val="single" w:color="auto" w:sz="2" w:space="0"/>
              <w:bottom w:val="single" w:color="auto" w:sz="2" w:space="0"/>
              <w:right w:val="single" w:color="auto" w:sz="2" w:space="0"/>
            </w:tcBorders>
          </w:tcPr>
          <w:p w14:paraId="7B122C0B" w14:textId="77777777">
            <w:pPr>
              <w:rPr>
                <w:rFonts w:cs="Arial"/>
                <w:i/>
              </w:rPr>
            </w:pPr>
            <w:r>
              <w:rPr>
                <w:rFonts w:cs="Arial"/>
                <w:i/>
              </w:rPr>
              <w:t>Project Management Plan</w:t>
            </w:r>
          </w:p>
        </w:tc>
        <w:tc xmlns:tara="kcentrix:tara" tara:rowspan="1" tara:colspan="1">
          <w:tcPr>
            <w:tcW w:w="2542" w:type="pct"/>
            <w:tcBorders>
              <w:top w:val="single" w:color="auto" w:sz="6" w:space="0"/>
              <w:left w:val="single" w:color="auto" w:sz="2" w:space="0"/>
              <w:bottom w:val="single" w:color="auto" w:sz="2" w:space="0"/>
              <w:right w:val="single" w:color="auto" w:sz="6" w:space="0"/>
            </w:tcBorders>
          </w:tcPr>
          <w:p w14:paraId="0330AABF" w14:textId="30B3C985">
            <w:pPr>
              <w:rPr>
                <w:rFonts w:cs="Arial"/>
                <w:lang w:eastAsia="de-DE"/>
              </w:rPr>
            </w:pPr>
            <w:r>
              <w:rPr>
                <w:rFonts w:cs="Arial"/>
              </w:rPr>
              <w:t>Focuses on Management System including organization, policies and plans that are carried out by Hitachi Rail in relation to the Project. </w:t>
            </w:r>
          </w:p>
        </w:tc>
        <w:tc xmlns:tara="kcentrix:tara" tara:rowspan="1" tara:colspan="1">
          <w:tcPr>
            <w:tcW w:w="1462" w:type="pct"/>
            <w:tcBorders>
              <w:top w:val="single" w:color="auto" w:sz="6" w:space="0"/>
              <w:left w:val="single" w:color="auto" w:sz="2" w:space="0"/>
              <w:bottom w:val="single" w:color="auto" w:sz="2" w:space="0"/>
              <w:right w:val="single" w:color="auto" w:sz="6" w:space="0"/>
            </w:tcBorders>
          </w:tcPr>
          <w:p w14:paraId="7D130187" w14:textId="68E97CB6">
            <w:pPr>
              <w:rPr>
                <w:rFonts w:cs="Arial"/>
                <w:sz w:val="18"/>
              </w:rPr>
            </w:pPr>
            <w:r>
              <w:rPr>
                <w:rFonts w:cs="Arial"/>
                <w:sz w:val="18"/>
              </w:rPr>
              <w:fldChar w:fldCharType="begin"/>
            </w:r>
            <w:r>
              <w:rPr>
                <w:rFonts w:cs="Arial"/>
                <w:sz w:val="18"/>
              </w:rPr>
              <w:instrText xml:space="preserve"> REF PMP \h </w:instrText>
            </w:r>
            <w:r>
              <w:rPr>
                <w:rFonts w:cs="Arial"/>
                <w:sz w:val="18"/>
              </w:rPr>
            </w:r>
            <w:r>
              <w:rPr>
                <w:rFonts w:cs="Arial"/>
                <w:sz w:val="18"/>
              </w:rPr>
              <w:fldChar w:fldCharType="separate"/>
            </w:r>
            <w:r>
              <w:t>[1]</w:t>
            </w:r>
            <w:r>
              <w:rPr>
                <w:rFonts w:cs="Arial"/>
                <w:sz w:val="18"/>
              </w:rPr>
              <w:fldChar w:fldCharType="end"/>
            </w:r>
          </w:p>
        </w:tc>
      </w:tr>
      <w:tr w14:paraId="774FA244" w14:textId="77777777">
        <w:tc xmlns:tara="kcentrix:tara" tara:rowspan="1" tara:colspan="1">
          <w:tcPr>
            <w:tcW w:w="996" w:type="pct"/>
            <w:tcBorders>
              <w:top w:val="single" w:color="auto" w:sz="6" w:space="0"/>
              <w:left w:val="single" w:color="auto" w:sz="2" w:space="0"/>
              <w:bottom w:val="single" w:color="auto" w:sz="2" w:space="0"/>
              <w:right w:val="single" w:color="auto" w:sz="2" w:space="0"/>
            </w:tcBorders>
          </w:tcPr>
          <w:p w14:paraId="5F2376AE" w14:textId="77777777">
            <w:pPr>
              <w:rPr>
                <w:rFonts w:cs="Arial"/>
                <w:i/>
              </w:rPr>
            </w:pPr>
            <w:r>
              <w:rPr>
                <w:rFonts w:cs="Arial"/>
                <w:i/>
              </w:rPr>
              <w:t>Configuration Management Plan</w:t>
            </w:r>
          </w:p>
        </w:tc>
        <w:tc xmlns:tara="kcentrix:tara" tara:rowspan="1" tara:colspan="1">
          <w:tcPr>
            <w:tcW w:w="2542" w:type="pct"/>
            <w:tcBorders>
              <w:top w:val="single" w:color="auto" w:sz="6" w:space="0"/>
              <w:left w:val="single" w:color="auto" w:sz="2" w:space="0"/>
              <w:bottom w:val="single" w:color="auto" w:sz="2" w:space="0"/>
              <w:right w:val="single" w:color="auto" w:sz="6" w:space="0"/>
            </w:tcBorders>
          </w:tcPr>
          <w:p w14:paraId="6E8CCFC5" w14:textId="77777777">
            <w:pPr>
              <w:rPr>
                <w:rFonts w:cs="Arial"/>
              </w:rPr>
            </w:pPr>
            <w:r>
              <w:rPr>
                <w:rFonts w:cs="Arial"/>
              </w:rPr>
              <w:t>Provides details of the formal Configuration Management process.</w:t>
            </w:r>
          </w:p>
        </w:tc>
        <w:tc xmlns:tara="kcentrix:tara" tara:rowspan="1" tara:colspan="1">
          <w:tcPr>
            <w:tcW w:w="1462" w:type="pct"/>
            <w:tcBorders>
              <w:top w:val="single" w:color="auto" w:sz="6" w:space="0"/>
              <w:left w:val="single" w:color="auto" w:sz="2" w:space="0"/>
              <w:bottom w:val="single" w:color="auto" w:sz="2" w:space="0"/>
              <w:right w:val="single" w:color="auto" w:sz="6" w:space="0"/>
            </w:tcBorders>
          </w:tcPr>
          <w:p w14:paraId="2B0B9B40" w14:textId="4826D13F">
            <w:pPr>
              <w:rPr>
                <w:rFonts w:cs="Arial"/>
                <w:sz w:val="18"/>
              </w:rPr>
            </w:pPr>
            <w:commentRangeStart w:id="2555541"/>
            <w:r>
              <w:rPr>
                <w:rFonts w:cs="Arial"/>
                <w:sz w:val="18"/>
              </w:rPr>
              <w:fldChar w:fldCharType="begin"/>
            </w:r>
            <w:r>
              <w:rPr>
                <w:rFonts w:cs="Arial"/>
                <w:sz w:val="18"/>
              </w:rPr>
              <w:instrText xml:space="preserve"> REF CMP \h </w:instrText>
            </w:r>
            <w:r>
              <w:rPr>
                <w:rFonts w:cs="Arial"/>
                <w:sz w:val="18"/>
              </w:rPr>
            </w:r>
            <w:r>
              <w:rPr>
                <w:rFonts w:cs="Arial"/>
                <w:sz w:val="18"/>
              </w:rPr>
              <w:fldChar w:fldCharType="separate"/>
            </w:r>
            <w:r>
              <w:t>[11]</w:t>
            </w:r>
            <w:r>
              <w:rPr>
                <w:rFonts w:cs="Arial"/>
                <w:sz w:val="18"/>
              </w:rPr>
              <w:fldChar w:fldCharType="end"/>
            </w:r>
            <w:commentRangeEnd w:id="2555541"/>
            <w:r>
              <w:rPr>
                <w:rStyle w:val="CommentReference"/>
              </w:rPr>
              <w:commentReference w:id="2555541"/>
            </w:r>
          </w:p>
        </w:tc>
      </w:tr>
      <w:tr w14:paraId="070A8D9E" w14:textId="77777777">
        <w:tc xmlns:tara="kcentrix:tara" tara:rowspan="1" tara:colspan="1">
          <w:tcPr>
            <w:tcW w:w="996" w:type="pct"/>
            <w:tcBorders>
              <w:top w:val="single" w:color="auto" w:sz="2" w:space="0"/>
              <w:left w:val="single" w:color="auto" w:sz="2" w:space="0"/>
              <w:bottom w:val="single" w:color="auto" w:sz="2" w:space="0"/>
              <w:right w:val="single" w:color="auto" w:sz="2" w:space="0"/>
            </w:tcBorders>
          </w:tcPr>
          <w:p w14:paraId="4510F780" w14:textId="77777777">
            <w:pPr>
              <w:rPr>
                <w:rFonts w:cs="Arial"/>
                <w:i/>
              </w:rPr>
            </w:pPr>
            <w:r>
              <w:rPr>
                <w:rFonts w:cs="Arial"/>
                <w:i/>
              </w:rPr>
              <w:t>Quality Management Plan</w:t>
            </w:r>
          </w:p>
        </w:tc>
        <w:tc xmlns:tara="kcentrix:tara" tara:rowspan="1" tara:colspan="1">
          <w:tcPr>
            <w:tcW w:w="2542" w:type="pct"/>
            <w:tcBorders>
              <w:top w:val="single" w:color="auto" w:sz="2" w:space="0"/>
              <w:left w:val="single" w:color="auto" w:sz="2" w:space="0"/>
              <w:bottom w:val="single" w:color="auto" w:sz="2" w:space="0"/>
              <w:right w:val="single" w:color="auto" w:sz="6" w:space="0"/>
            </w:tcBorders>
          </w:tcPr>
          <w:p w14:paraId="36F3B973" w14:textId="77777777">
            <w:pPr>
              <w:rPr>
                <w:rFonts w:cs="Arial"/>
              </w:rPr>
            </w:pPr>
            <w:r>
              <w:rPr>
                <w:rFonts w:cs="Arial"/>
              </w:rPr>
              <w:t>Describes requirements for all quality assurance measures and quality assurance activities to be carried out in the solution as contribution to the fulfilment of the project goals.</w:t>
            </w:r>
          </w:p>
        </w:tc>
        <w:tc xmlns:tara="kcentrix:tara" tara:rowspan="1" tara:colspan="1">
          <w:tcPr>
            <w:tcW w:w="1462" w:type="pct"/>
            <w:tcBorders>
              <w:top w:val="single" w:color="auto" w:sz="2" w:space="0"/>
              <w:left w:val="single" w:color="auto" w:sz="2" w:space="0"/>
              <w:bottom w:val="single" w:color="auto" w:sz="2" w:space="0"/>
              <w:right w:val="single" w:color="auto" w:sz="6" w:space="0"/>
            </w:tcBorders>
          </w:tcPr>
          <w:p w14:paraId="3F1E4359" w14:textId="7AB92E18">
            <w:pPr>
              <w:rPr>
                <w:rFonts w:cs="Arial"/>
                <w:sz w:val="18"/>
              </w:rPr>
            </w:pPr>
            <w:r>
              <w:rPr>
                <w:rFonts w:cs="Arial"/>
                <w:sz w:val="18"/>
              </w:rPr>
              <w:fldChar w:fldCharType="begin"/>
            </w:r>
            <w:r>
              <w:rPr>
                <w:rFonts w:cs="Arial"/>
                <w:sz w:val="18"/>
              </w:rPr>
              <w:instrText xml:space="preserve"> REF QMP \h </w:instrText>
            </w:r>
            <w:r>
              <w:rPr>
                <w:rFonts w:cs="Arial"/>
                <w:sz w:val="18"/>
              </w:rPr>
            </w:r>
            <w:r>
              <w:rPr>
                <w:rFonts w:cs="Arial"/>
                <w:sz w:val="18"/>
              </w:rPr>
              <w:fldChar w:fldCharType="separate"/>
            </w:r>
            <w:r>
              <w:t>[12]</w:t>
            </w:r>
            <w:r>
              <w:rPr>
                <w:rFonts w:cs="Arial"/>
                <w:sz w:val="18"/>
              </w:rPr>
              <w:fldChar w:fldCharType="end"/>
            </w:r>
          </w:p>
        </w:tc>
      </w:tr>
      <w:tr w14:paraId="71D7B75A" w14:textId="77777777">
        <w:tc xmlns:tara="kcentrix:tara" tara:rowspan="1" tara:colspan="1">
          <w:tcPr>
            <w:tcW w:w="996" w:type="pct"/>
            <w:tcBorders>
              <w:top w:val="single" w:color="auto" w:sz="2" w:space="0"/>
              <w:left w:val="single" w:color="auto" w:sz="2" w:space="0"/>
              <w:bottom w:val="single" w:color="auto" w:sz="2" w:space="0"/>
              <w:right w:val="single" w:color="auto" w:sz="2" w:space="0"/>
            </w:tcBorders>
          </w:tcPr>
          <w:p w14:paraId="3AE7A989" w14:textId="77777777">
            <w:pPr>
              <w:rPr>
                <w:rFonts w:cs="Arial"/>
                <w:i/>
              </w:rPr>
            </w:pPr>
            <w:r>
              <w:rPr>
                <w:rFonts w:cs="Arial"/>
                <w:i/>
              </w:rPr>
              <w:t>RAM Plan</w:t>
            </w:r>
          </w:p>
        </w:tc>
        <w:tc xmlns:tara="kcentrix:tara" tara:rowspan="1" tara:colspan="1">
          <w:tcPr>
            <w:tcW w:w="2542" w:type="pct"/>
            <w:tcBorders>
              <w:top w:val="single" w:color="auto" w:sz="2" w:space="0"/>
              <w:left w:val="single" w:color="auto" w:sz="2" w:space="0"/>
              <w:bottom w:val="single" w:color="auto" w:sz="2" w:space="0"/>
              <w:right w:val="single" w:color="auto" w:sz="6" w:space="0"/>
            </w:tcBorders>
          </w:tcPr>
          <w:p w14:paraId="645FBD04" w14:textId="77777777">
            <w:pPr>
              <w:rPr>
                <w:rFonts w:cs="Arial"/>
              </w:rPr>
            </w:pPr>
            <w:r>
              <w:rPr>
                <w:rFonts w:cs="Arial"/>
              </w:rPr>
              <w:t>Provides details of the tasks and activities about Reliability, Availability and Maintainability of the Solution.</w:t>
            </w:r>
          </w:p>
        </w:tc>
        <w:tc xmlns:tara="kcentrix:tara" tara:rowspan="1" tara:colspan="1">
          <w:tcPr>
            <w:tcW w:w="1462" w:type="pct"/>
            <w:tcBorders>
              <w:top w:val="single" w:color="auto" w:sz="2" w:space="0"/>
              <w:left w:val="single" w:color="auto" w:sz="2" w:space="0"/>
              <w:bottom w:val="single" w:color="auto" w:sz="2" w:space="0"/>
              <w:right w:val="single" w:color="auto" w:sz="6" w:space="0"/>
            </w:tcBorders>
          </w:tcPr>
          <w:p w14:paraId="47E330E6" w14:textId="461E0AF8">
            <w:pPr>
              <w:rPr>
                <w:rFonts w:cs="Arial"/>
                <w:sz w:val="18"/>
              </w:rPr>
            </w:pPr>
            <w:r>
              <w:rPr>
                <w:rFonts w:cs="Arial"/>
                <w:sz w:val="18"/>
              </w:rPr>
              <w:fldChar w:fldCharType="begin"/>
            </w:r>
            <w:r>
              <w:rPr>
                <w:rFonts w:cs="Arial"/>
                <w:sz w:val="18"/>
              </w:rPr>
              <w:instrText xml:space="preserve"> REF RAM \h </w:instrText>
            </w:r>
            <w:r>
              <w:rPr>
                <w:rFonts w:cs="Arial"/>
                <w:sz w:val="18"/>
              </w:rPr>
            </w:r>
            <w:r>
              <w:rPr>
                <w:rFonts w:cs="Arial"/>
                <w:sz w:val="18"/>
              </w:rPr>
              <w:fldChar w:fldCharType="separate"/>
            </w:r>
            <w:r>
              <w:t>[4]</w:t>
            </w:r>
            <w:r>
              <w:rPr>
                <w:rFonts w:cs="Arial"/>
                <w:sz w:val="18"/>
              </w:rPr>
              <w:fldChar w:fldCharType="end"/>
            </w:r>
          </w:p>
        </w:tc>
      </w:tr>
      <w:tr w14:paraId="3F3AF995" w14:textId="77777777">
        <w:tc xmlns:tara="kcentrix:tara" tara:rowspan="1" tara:colspan="1">
          <w:tcPr>
            <w:tcW w:w="996" w:type="pct"/>
            <w:tcBorders>
              <w:top w:val="single" w:color="auto" w:sz="2" w:space="0"/>
              <w:left w:val="single" w:color="auto" w:sz="2" w:space="0"/>
              <w:bottom w:val="single" w:color="auto" w:sz="2" w:space="0"/>
              <w:right w:val="single" w:color="auto" w:sz="2" w:space="0"/>
            </w:tcBorders>
          </w:tcPr>
          <w:p w14:paraId="7BA1E2B1" w14:textId="77777777">
            <w:pPr>
              <w:rPr>
                <w:rFonts w:cs="Arial"/>
                <w:i/>
              </w:rPr>
            </w:pPr>
            <w:r>
              <w:rPr>
                <w:rFonts w:cs="Arial"/>
                <w:i/>
              </w:rPr>
              <w:t>Safety Plan</w:t>
            </w:r>
          </w:p>
        </w:tc>
        <w:tc xmlns:tara="kcentrix:tara" tara:rowspan="1" tara:colspan="1">
          <w:tcPr>
            <w:tcW w:w="2542" w:type="pct"/>
            <w:tcBorders>
              <w:top w:val="single" w:color="auto" w:sz="2" w:space="0"/>
              <w:left w:val="single" w:color="auto" w:sz="2" w:space="0"/>
              <w:bottom w:val="single" w:color="auto" w:sz="2" w:space="0"/>
              <w:right w:val="single" w:color="auto" w:sz="6" w:space="0"/>
            </w:tcBorders>
          </w:tcPr>
          <w:p w14:paraId="0C8288D4" w14:textId="77777777">
            <w:pPr>
              <w:rPr>
                <w:rFonts w:cs="Arial"/>
              </w:rPr>
            </w:pPr>
            <w:r>
              <w:rPr>
                <w:rFonts w:cs="Arial"/>
              </w:rPr>
              <w:t>Provides details of the tasks and activities of Solution safety management and Solution safety engineering required to identify, evaluate and eliminate or control hazards throughout the life cycle.</w:t>
            </w:r>
          </w:p>
        </w:tc>
        <w:tc xmlns:tara="kcentrix:tara" tara:rowspan="1" tara:colspan="1">
          <w:tcPr>
            <w:tcW w:w="1462" w:type="pct"/>
            <w:tcBorders>
              <w:top w:val="single" w:color="auto" w:sz="2" w:space="0"/>
              <w:left w:val="single" w:color="auto" w:sz="2" w:space="0"/>
              <w:bottom w:val="single" w:color="auto" w:sz="2" w:space="0"/>
              <w:right w:val="single" w:color="auto" w:sz="6" w:space="0"/>
            </w:tcBorders>
          </w:tcPr>
          <w:p w14:paraId="06C7EF7B" w14:textId="788EA1D6">
            <w:pPr>
              <w:rPr>
                <w:rFonts w:cs="Arial"/>
                <w:sz w:val="18"/>
              </w:rPr>
            </w:pPr>
            <w:r>
              <w:rPr>
                <w:rFonts w:cs="Arial"/>
                <w:sz w:val="18"/>
              </w:rPr>
              <w:fldChar w:fldCharType="begin"/>
            </w:r>
            <w:r>
              <w:rPr>
                <w:rFonts w:cs="Arial"/>
                <w:sz w:val="18"/>
              </w:rPr>
              <w:instrText xml:space="preserve"> REF Safety \h </w:instrText>
            </w:r>
            <w:r>
              <w:rPr>
                <w:rFonts w:cs="Arial"/>
                <w:sz w:val="18"/>
              </w:rPr>
            </w:r>
            <w:r>
              <w:rPr>
                <w:rFonts w:cs="Arial"/>
                <w:sz w:val="18"/>
              </w:rPr>
              <w:fldChar w:fldCharType="separate"/>
            </w:r>
            <w:r>
              <w:t>[5]</w:t>
            </w:r>
            <w:r>
              <w:rPr>
                <w:rFonts w:cs="Arial"/>
                <w:sz w:val="18"/>
              </w:rPr>
              <w:fldChar w:fldCharType="end"/>
            </w:r>
          </w:p>
        </w:tc>
      </w:tr>
      <w:tr w14:paraId="10CB96F2" w14:textId="77777777">
        <w:tc xmlns:tara="kcentrix:tara" tara:rowspan="1" tara:colspan="1">
          <w:tcPr>
            <w:tcW w:w="996" w:type="pct"/>
            <w:tcBorders>
              <w:top w:val="single" w:color="auto" w:sz="2" w:space="0"/>
              <w:left w:val="single" w:color="auto" w:sz="2" w:space="0"/>
              <w:bottom w:val="single" w:color="auto" w:sz="2" w:space="0"/>
              <w:right w:val="single" w:color="auto" w:sz="2" w:space="0"/>
            </w:tcBorders>
          </w:tcPr>
          <w:p w14:paraId="54858FEF" w14:textId="77777777">
            <w:pPr>
              <w:rPr>
                <w:rFonts w:cs="Arial"/>
                <w:i/>
              </w:rPr>
            </w:pPr>
            <w:r>
              <w:rPr>
                <w:rFonts w:cs="Arial"/>
                <w:i/>
              </w:rPr>
              <w:t>IV Plan</w:t>
            </w:r>
          </w:p>
        </w:tc>
        <w:tc xmlns:tara="kcentrix:tara" tara:rowspan="1" tara:colspan="1">
          <w:tcPr>
            <w:tcW w:w="2542" w:type="pct"/>
            <w:tcBorders>
              <w:top w:val="single" w:color="auto" w:sz="2" w:space="0"/>
              <w:left w:val="single" w:color="auto" w:sz="2" w:space="0"/>
              <w:bottom w:val="single" w:color="auto" w:sz="2" w:space="0"/>
              <w:right w:val="single" w:color="auto" w:sz="6" w:space="0"/>
            </w:tcBorders>
          </w:tcPr>
          <w:p w14:paraId="22EFB69E" w14:textId="77777777">
            <w:pPr>
              <w:rPr>
                <w:rFonts w:cs="Arial"/>
              </w:rPr>
            </w:pPr>
            <w:r>
              <w:rPr>
                <w:rFonts w:cs="Arial"/>
              </w:rPr>
              <w:t>Is the general overview how is it planned and manage to test the solution.</w:t>
            </w:r>
          </w:p>
        </w:tc>
        <w:tc xmlns:tara="kcentrix:tara" tara:rowspan="1" tara:colspan="1">
          <w:tcPr>
            <w:tcW w:w="1462" w:type="pct"/>
            <w:tcBorders>
              <w:top w:val="single" w:color="auto" w:sz="2" w:space="0"/>
              <w:left w:val="single" w:color="auto" w:sz="2" w:space="0"/>
              <w:bottom w:val="single" w:color="auto" w:sz="2" w:space="0"/>
              <w:right w:val="single" w:color="auto" w:sz="6" w:space="0"/>
            </w:tcBorders>
          </w:tcPr>
          <w:p w14:paraId="613D895D" w14:textId="3B97D7EE">
            <w:pPr>
              <w:rPr>
                <w:rFonts w:cs="Arial"/>
                <w:sz w:val="18"/>
              </w:rPr>
            </w:pPr>
            <w:r>
              <w:rPr>
                <w:rFonts w:cs="Arial"/>
                <w:sz w:val="18"/>
              </w:rPr>
              <w:fldChar w:fldCharType="begin"/>
            </w:r>
            <w:r>
              <w:rPr>
                <w:rFonts w:cs="Arial"/>
                <w:sz w:val="18"/>
              </w:rPr>
              <w:instrText xml:space="preserve"> REF VQP \h </w:instrText>
            </w:r>
            <w:r>
              <w:rPr>
                <w:rFonts w:cs="Arial"/>
                <w:sz w:val="18"/>
              </w:rPr>
            </w:r>
            <w:r>
              <w:rPr>
                <w:rFonts w:cs="Arial"/>
                <w:sz w:val="18"/>
              </w:rPr>
              <w:fldChar w:fldCharType="separate"/>
            </w:r>
            <w:r>
              <w:t>[7]</w:t>
            </w:r>
            <w:r>
              <w:rPr>
                <w:rFonts w:cs="Arial"/>
                <w:sz w:val="18"/>
              </w:rPr>
              <w:fldChar w:fldCharType="end"/>
            </w:r>
          </w:p>
        </w:tc>
      </w:tr>
      <w:tr w14:paraId="40A38148" w14:textId="77777777">
        <w:tc xmlns:tara="kcentrix:tara" tara:rowspan="1" tara:colspan="1">
          <w:tcPr>
            <w:tcW w:w="996" w:type="pct"/>
            <w:tcBorders>
              <w:top w:val="single" w:color="auto" w:sz="2" w:space="0"/>
              <w:left w:val="single" w:color="auto" w:sz="2" w:space="0"/>
              <w:bottom w:val="single" w:color="auto" w:sz="2" w:space="0"/>
              <w:right w:val="single" w:color="auto" w:sz="2" w:space="0"/>
            </w:tcBorders>
          </w:tcPr>
          <w:p w14:paraId="6D6A7370" w14:textId="77777777">
            <w:pPr>
              <w:rPr>
                <w:rFonts w:cs="Arial"/>
                <w:i/>
              </w:rPr>
            </w:pPr>
            <w:r>
              <w:rPr>
                <w:rFonts w:cs="Arial"/>
                <w:i/>
              </w:rPr>
              <w:t>VQ Plan</w:t>
            </w:r>
          </w:p>
        </w:tc>
        <w:tc xmlns:tara="kcentrix:tara" tara:rowspan="1" tara:colspan="1">
          <w:tcPr>
            <w:tcW w:w="2542" w:type="pct"/>
            <w:tcBorders>
              <w:top w:val="single" w:color="auto" w:sz="2" w:space="0"/>
              <w:left w:val="single" w:color="auto" w:sz="2" w:space="0"/>
              <w:bottom w:val="single" w:color="auto" w:sz="2" w:space="0"/>
              <w:right w:val="single" w:color="auto" w:sz="6" w:space="0"/>
            </w:tcBorders>
          </w:tcPr>
          <w:p w14:paraId="27DB925D" w14:textId="77777777">
            <w:pPr>
              <w:rPr>
                <w:rFonts w:cs="Arial"/>
              </w:rPr>
            </w:pPr>
            <w:r>
              <w:rPr>
                <w:rFonts w:cs="Arial"/>
              </w:rPr>
              <w:t>Is the general overview how is it planned and manage to validate the solution.</w:t>
            </w:r>
          </w:p>
        </w:tc>
        <w:tc xmlns:tara="kcentrix:tara" tara:rowspan="1" tara:colspan="1">
          <w:tcPr>
            <w:tcW w:w="1462" w:type="pct"/>
            <w:tcBorders>
              <w:top w:val="single" w:color="auto" w:sz="2" w:space="0"/>
              <w:left w:val="single" w:color="auto" w:sz="2" w:space="0"/>
              <w:bottom w:val="single" w:color="auto" w:sz="2" w:space="0"/>
              <w:right w:val="single" w:color="auto" w:sz="6" w:space="0"/>
            </w:tcBorders>
          </w:tcPr>
          <w:p w14:paraId="2D8ACB3C" w14:textId="0CAAF000">
            <w:pPr>
              <w:rPr>
                <w:rFonts w:cs="Arial"/>
                <w:sz w:val="18"/>
              </w:rPr>
            </w:pPr>
            <w:r>
              <w:rPr>
                <w:rFonts w:cs="Arial"/>
                <w:sz w:val="18"/>
              </w:rPr>
              <w:fldChar w:fldCharType="begin"/>
            </w:r>
            <w:r>
              <w:rPr>
                <w:rFonts w:cs="Arial"/>
                <w:sz w:val="18"/>
              </w:rPr>
              <w:instrText xml:space="preserve"> REF VQP \h </w:instrText>
            </w:r>
            <w:r>
              <w:rPr>
                <w:rFonts w:cs="Arial"/>
                <w:sz w:val="18"/>
              </w:rPr>
            </w:r>
            <w:r>
              <w:rPr>
                <w:rFonts w:cs="Arial"/>
                <w:sz w:val="18"/>
              </w:rPr>
              <w:fldChar w:fldCharType="separate"/>
            </w:r>
            <w:r>
              <w:t>[7]</w:t>
            </w:r>
            <w:r>
              <w:rPr>
                <w:rFonts w:cs="Arial"/>
                <w:sz w:val="18"/>
              </w:rPr>
              <w:fldChar w:fldCharType="end"/>
            </w:r>
          </w:p>
        </w:tc>
      </w:tr>
      <w:tr w14:paraId="444E1A9C" w14:textId="77777777">
        <w:tc xmlns:tara="kcentrix:tara" tara:rowspan="1" tara:colspan="1">
          <w:tcPr>
            <w:tcW w:w="996" w:type="pct"/>
            <w:tcBorders>
              <w:top w:val="single" w:color="auto" w:sz="2" w:space="0"/>
              <w:left w:val="single" w:color="auto" w:sz="2" w:space="0"/>
              <w:bottom w:val="single" w:color="auto" w:sz="2" w:space="0"/>
              <w:right w:val="single" w:color="auto" w:sz="2" w:space="0"/>
            </w:tcBorders>
          </w:tcPr>
          <w:p w14:paraId="5BA381BE" w14:textId="77777777">
            <w:pPr>
              <w:rPr>
                <w:rFonts w:cs="Arial"/>
                <w:i/>
              </w:rPr>
            </w:pPr>
            <w:r>
              <w:rPr>
                <w:rFonts w:cs="Arial"/>
                <w:i/>
              </w:rPr>
              <w:t>Documentation Plan</w:t>
            </w:r>
          </w:p>
        </w:tc>
        <w:tc xmlns:tara="kcentrix:tara" tara:rowspan="1" tara:colspan="1">
          <w:tcPr>
            <w:tcW w:w="2542" w:type="pct"/>
            <w:tcBorders>
              <w:top w:val="single" w:color="auto" w:sz="2" w:space="0"/>
              <w:left w:val="single" w:color="auto" w:sz="2" w:space="0"/>
              <w:bottom w:val="single" w:color="auto" w:sz="2" w:space="0"/>
              <w:right w:val="single" w:color="auto" w:sz="6" w:space="0"/>
            </w:tcBorders>
          </w:tcPr>
          <w:p w14:paraId="2AB54704" w14:textId="77777777">
            <w:pPr>
              <w:rPr>
                <w:rFonts w:cs="Arial"/>
              </w:rPr>
            </w:pPr>
            <w:r>
              <w:rPr>
                <w:rFonts w:cs="Arial"/>
              </w:rPr>
              <w:t>Provides overview about document planning and status.</w:t>
            </w:r>
          </w:p>
        </w:tc>
        <w:tc xmlns:tara="kcentrix:tara" tara:rowspan="1" tara:colspan="1">
          <w:tcPr>
            <w:tcW w:w="1462" w:type="pct"/>
            <w:tcBorders>
              <w:top w:val="single" w:color="auto" w:sz="2" w:space="0"/>
              <w:left w:val="single" w:color="auto" w:sz="2" w:space="0"/>
              <w:bottom w:val="single" w:color="auto" w:sz="2" w:space="0"/>
              <w:right w:val="single" w:color="auto" w:sz="6" w:space="0"/>
            </w:tcBorders>
          </w:tcPr>
          <w:p w14:paraId="07723B00" w14:textId="458C8918">
            <w:pPr>
              <w:rPr>
                <w:rFonts w:cs="Arial"/>
                <w:sz w:val="18"/>
              </w:rPr>
            </w:pPr>
            <w:r>
              <w:rPr>
                <w:rFonts w:cs="Arial"/>
                <w:sz w:val="18"/>
              </w:rPr>
              <w:fldChar w:fldCharType="begin"/>
            </w:r>
            <w:r>
              <w:rPr>
                <w:rFonts w:cs="Arial"/>
                <w:sz w:val="18"/>
              </w:rPr>
              <w:instrText xml:space="preserve"> REF DP \h </w:instrText>
            </w:r>
            <w:r>
              <w:rPr>
                <w:rFonts w:cs="Arial"/>
                <w:sz w:val="18"/>
              </w:rPr>
            </w:r>
            <w:r>
              <w:rPr>
                <w:rFonts w:cs="Arial"/>
                <w:sz w:val="18"/>
              </w:rPr>
              <w:fldChar w:fldCharType="separate"/>
            </w:r>
            <w:r>
              <w:t>[8]</w:t>
            </w:r>
            <w:r>
              <w:rPr>
                <w:rFonts w:cs="Arial"/>
                <w:sz w:val="18"/>
              </w:rPr>
              <w:fldChar w:fldCharType="end"/>
            </w:r>
          </w:p>
        </w:tc>
      </w:tr>
      <w:tr w14:paraId="1845348F" w14:textId="77777777">
        <w:tc xmlns:tara="kcentrix:tara" tara:rowspan="1" tara:colspan="1">
          <w:tcPr>
            <w:tcW w:w="996" w:type="pct"/>
            <w:tcBorders>
              <w:top w:val="single" w:color="auto" w:sz="2" w:space="0"/>
              <w:left w:val="single" w:color="auto" w:sz="2" w:space="0"/>
              <w:bottom w:val="single" w:color="auto" w:sz="2" w:space="0"/>
              <w:right w:val="single" w:color="auto" w:sz="2" w:space="0"/>
            </w:tcBorders>
          </w:tcPr>
          <w:p w14:paraId="035FA193" w14:textId="77777777">
            <w:pPr>
              <w:rPr>
                <w:rFonts w:cs="Arial"/>
                <w:i/>
              </w:rPr>
            </w:pPr>
            <w:r>
              <w:rPr>
                <w:rFonts w:cs="Arial"/>
                <w:i/>
              </w:rPr>
              <w:t>Solution Milestone Reports</w:t>
            </w:r>
          </w:p>
        </w:tc>
        <w:tc xmlns:tara="kcentrix:tara" tara:rowspan="1" tara:colspan="1">
          <w:tcPr>
            <w:tcW w:w="2542" w:type="pct"/>
            <w:tcBorders>
              <w:top w:val="single" w:color="auto" w:sz="2" w:space="0"/>
              <w:left w:val="single" w:color="auto" w:sz="2" w:space="0"/>
              <w:bottom w:val="single" w:color="auto" w:sz="2" w:space="0"/>
              <w:right w:val="single" w:color="auto" w:sz="6" w:space="0"/>
            </w:tcBorders>
          </w:tcPr>
          <w:p w14:paraId="06C64226" w14:textId="4E5E7B5F">
            <w:pPr>
              <w:rPr>
                <w:rFonts w:cs="Arial"/>
              </w:rPr>
            </w:pPr>
            <w:r>
              <w:rPr>
                <w:rFonts w:cs="Arial"/>
              </w:rPr>
              <w:t>Is providing planning and status report of the milestones with input and output criteria.</w:t>
            </w:r>
          </w:p>
        </w:tc>
        <w:tc xmlns:tara="kcentrix:tara" tara:rowspan="1" tara:colspan="1">
          <w:tcPr>
            <w:tcW w:w="1462" w:type="pct"/>
            <w:tcBorders>
              <w:top w:val="single" w:color="auto" w:sz="2" w:space="0"/>
              <w:left w:val="single" w:color="auto" w:sz="2" w:space="0"/>
              <w:bottom w:val="single" w:color="auto" w:sz="2" w:space="0"/>
              <w:right w:val="single" w:color="auto" w:sz="6" w:space="0"/>
            </w:tcBorders>
          </w:tcPr>
          <w:p w14:paraId="7EE452B0" w14:textId="0087ED07">
            <w:pPr>
              <w:rPr>
                <w:rFonts w:cs="Arial"/>
                <w:sz w:val="18"/>
              </w:rPr>
            </w:pPr>
            <w:r>
              <w:rPr>
                <w:rFonts w:cs="Arial"/>
                <w:sz w:val="18"/>
              </w:rPr>
              <w:fldChar w:fldCharType="begin"/>
            </w:r>
            <w:r>
              <w:rPr>
                <w:rFonts w:cs="Arial"/>
                <w:sz w:val="18"/>
              </w:rPr>
              <w:instrText xml:space="preserve"> REF SOLMILESTONEREP \h </w:instrText>
            </w:r>
            <w:r>
              <w:rPr>
                <w:rFonts w:cs="Arial"/>
                <w:sz w:val="18"/>
              </w:rPr>
            </w:r>
            <w:r>
              <w:rPr>
                <w:rFonts w:cs="Arial"/>
                <w:sz w:val="18"/>
              </w:rPr>
              <w:fldChar w:fldCharType="separate"/>
            </w:r>
            <w:r>
              <w:t>[7]</w:t>
            </w:r>
            <w:r>
              <w:rPr>
                <w:rFonts w:cs="Arial"/>
                <w:sz w:val="18"/>
              </w:rPr>
              <w:fldChar w:fldCharType="end"/>
            </w:r>
          </w:p>
        </w:tc>
      </w:tr>
    </w:tbl>
    <w:p w14:paraId="31FE06ED" w14:textId="651F34C8">
      <w:pPr>
        <w:jc w:val="center"/>
        <w:rPr>
          <w:b/>
        </w:rPr>
      </w:pPr>
      <w:bookmarkStart w:name="_Toc241843858" w:id="56"/>
      <w:r>
        <w:rPr>
          <w:b/>
        </w:rPr>
        <w:t xml:space="preserve">Table </w:t>
      </w:r>
      <w:r>
        <w:rPr>
          <w:b/>
        </w:rPr>
        <w:fldChar w:fldCharType="begin"/>
      </w:r>
      <w:r>
        <w:rPr>
          <w:b/>
        </w:rPr>
        <w:instrText xml:space="preserve"> SEQ Table \* ARABIC </w:instrText>
      </w:r>
      <w:r>
        <w:rPr>
          <w:b/>
        </w:rPr>
        <w:fldChar w:fldCharType="separate"/>
      </w:r>
      <w:r>
        <w:rPr>
          <w:b/>
        </w:rPr>
        <w:t>8</w:t>
      </w:r>
      <w:r>
        <w:rPr>
          <w:b/>
        </w:rPr>
        <w:fldChar w:fldCharType="end"/>
      </w:r>
      <w:r>
        <w:rPr>
          <w:b/>
        </w:rPr>
        <w:t>: Subordinate Planning Documents</w:t>
      </w:r>
      <w:bookmarkEnd w:id="56"/>
    </w:p>
    <w:p w14:paraId="21EDAE51" w14:textId="3DAD372C">
      <w:pPr>
        <w:spacing w:before="0" w:after="0" w:line="240" w:lineRule="auto"/>
        <w:jc w:val="left"/>
        <w:rPr>
          <w:rFonts w:eastAsia="Times New Roman" w:cs="Times New Roman"/>
          <w:color w:val="auto"/>
          <w:kern w:val="0"/>
          <w:lang w:eastAsia="ja-JP"/>
        </w:rPr>
      </w:pPr>
      <w:bookmarkStart w:name="_Ref495400023" w:id="57"/>
      <w:bookmarkStart w:name="_Toc175915041" w:id="58"/>
      <w:r>
        <w:rPr>
          <w:lang w:eastAsia="ja-JP"/>
        </w:rPr>
        <w:br w:type="page"/>
      </w:r>
    </w:p>
    <w:p w14:paraId="392A64A8" w14:textId="76C47185">
      <w:pPr>
        <w:pStyle w:val="Heading1"/>
      </w:pPr>
      <w:bookmarkStart w:name="_Toc241843915" w:id="59"/>
      <w:r>
        <w:lastRenderedPageBreak/>
        <w:t>Configuration Management</w:t>
      </w:r>
      <w:bookmarkEnd w:id="59"/>
    </w:p>
    <w:p w14:paraId="4837B90F" w14:textId="447B941C">
      <w:pPr>
        <w:rPr>
          <w:lang w:val="en-US" w:eastAsia="ja-JP"/>
        </w:rPr>
      </w:pPr>
      <w:r>
        <w:rPr>
          <w:lang w:val="en-US" w:eastAsia="ja-JP"/>
        </w:rPr>
        <w:t>This chapter defines the project-specific configuration identification and labelling rules for the ZIV Delta Interlocking and ETCS solutions. Detailed configuration-management activities, responsibilities, change control, status accounting and audits remain governed by the applicable Configuration Management Plans and Management System processes. </w:t>
      </w:r>
    </w:p>
    <w:p w14:paraId="1CC35376" w14:textId="53EDCF1C">
      <w:pPr>
        <w:pStyle w:val="Heading2"/>
        <w:rPr>
          <w:lang w:val="en-US"/>
        </w:rPr>
      </w:pPr>
      <w:bookmarkStart w:name="_Toc241843916" w:id="60"/>
      <w:r>
        <w:rPr>
          <w:lang w:val="en-US"/>
        </w:rPr>
        <w:t>General rules</w:t>
      </w:r>
      <w:bookmarkEnd w:id="60"/>
      <w:r>
        <w:rPr>
          <w:lang w:val="en-US"/>
        </w:rPr>
        <w:t> </w:t>
      </w:r>
    </w:p>
    <w:p w14:paraId="0C6595A2" w14:textId="77777777">
      <w:pPr>
        <w:pStyle w:val="ListBullet"/>
      </w:pPr>
      <w:r>
        <w:t>Each released solution state shall be uniquely identified by a controlled baseline label. The baseline links the applicable application data, product versions, supporting evidence and documentation required to reproduce or assess that solution state. </w:t>
      </w:r>
    </w:p>
    <w:p w14:paraId="302A316F" w14:textId="77777777">
      <w:pPr>
        <w:pStyle w:val="ListBullet"/>
      </w:pPr>
      <w:r>
        <w:t>The Product Baseline tables in the SEMP define the current and target field baselines. Laboratory increments use the additional numeric suffix shown below. A label without the laboratory suffix identifies the field or released target baseline. </w:t>
      </w:r>
    </w:p>
    <w:p w14:paraId="5DB73109" w14:textId="77777777">
      <w:pPr>
        <w:pStyle w:val="ListBullet"/>
      </w:pPr>
      <w:r>
        <w:t>Only approved configuration items shall be included in a released baseline. Changes after baseline establishment shall be processed through the applicable defect and change-management process and shall result in an updated controlled baseline where required. </w:t>
      </w:r>
    </w:p>
    <w:p w14:paraId="0041F84D" w14:textId="77777777">
      <w:pPr>
        <w:pStyle w:val="ListBullet"/>
        <w:numPr>
          <w:ilvl w:val="0"/>
          <w:numId w:val="0"/>
        </w:numPr>
        <w:ind w:left="1080"/>
      </w:pPr>
    </w:p>
    <w:p w14:paraId="6F85D00E" w14:textId="4C90CCC1">
      <w:pPr>
        <w:pStyle w:val="Heading2"/>
        <w:rPr>
          <w:lang w:val="en-US"/>
        </w:rPr>
      </w:pPr>
      <w:bookmarkStart w:name="_Toc241843917" w:id="61"/>
      <w:r>
        <w:rPr>
          <w:lang w:val="en-US"/>
        </w:rPr>
        <w:t>Interlocking solution labels</w:t>
      </w:r>
      <w:bookmarkEnd w:id="61"/>
      <w:r>
        <w:rPr>
          <w:lang w:val="en-US"/>
        </w:rPr>
        <w:t> </w:t>
      </w:r>
    </w:p>
    <w:p w14:paraId="7B8B9820" w14:textId="77777777">
      <w:pPr>
        <w:rPr>
          <w:lang w:val="en-US" w:eastAsia="ja-JP"/>
        </w:rPr>
      </w:pPr>
      <w:r>
        <w:rPr>
          <w:lang w:val="en-US" w:eastAsia="ja-JP"/>
        </w:rPr>
        <w:t>The Interlocking solution is controlled at solution level and at product/application-data level as follows: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81"/>
        <w:gridCol w:w="2414"/>
        <w:gridCol w:w="2605"/>
        <w:gridCol w:w="2184"/>
      </w:tblGrid>
      <w:tr w14:paraId="755A2BE0" w14:textId="77777777">
        <w:trPr>
          <w:trHeight w:val="300"/>
        </w:trPr>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35580B52" w14:textId="77777777">
            <w:pPr>
              <w:pStyle w:val="Text"/>
              <w:tabs>
                <w:tab w:val="clear" w:pos="1080"/>
                <w:tab w:val="left" w:pos="172"/>
              </w:tabs>
              <w:ind w:left="172" w:hanging="6"/>
              <w:rPr>
                <w:sz w:val="20"/>
                <w:lang w:val="en-US" w:eastAsia="ja-JP"/>
              </w:rPr>
            </w:pPr>
            <w:commentRangeStart w:id="2556322"/>
            <w:r>
              <w:rPr>
                <w:b/>
                <w:bCs/>
                <w:sz w:val="20"/>
                <w:lang w:val="en-US" w:eastAsia="ja-JP"/>
              </w:rPr>
              <w:t>Configuration level</w:t>
            </w:r>
            <w:r>
              <w:rPr>
                <w:sz w:val="20"/>
                <w:lang w:val="en-US" w:eastAsia="ja-JP"/>
              </w:rPr>
              <w:t> </w:t>
            </w:r>
            <w:commentRangeEnd w:id="2556322"/>
            <w:r>
              <w:rPr>
                <w:rStyle w:val="CommentReference"/>
              </w:rPr>
              <w:commentReference w:id="2556322"/>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0DB720D5" w14:textId="77777777">
            <w:pPr>
              <w:pStyle w:val="Text"/>
              <w:tabs>
                <w:tab w:val="clear" w:pos="1080"/>
                <w:tab w:val="left" w:pos="172"/>
              </w:tabs>
              <w:ind w:left="172" w:hanging="6"/>
              <w:rPr>
                <w:sz w:val="20"/>
                <w:lang w:val="en-US" w:eastAsia="ja-JP"/>
              </w:rPr>
            </w:pPr>
            <w:r>
              <w:rPr>
                <w:b/>
                <w:bCs/>
                <w:sz w:val="20"/>
                <w:lang w:val="en-US" w:eastAsia="ja-JP"/>
              </w:rPr>
              <w:t>Target field label</w:t>
            </w:r>
            <w:r>
              <w:rPr>
                <w:sz w:val="20"/>
                <w:lang w:val="en-US" w:eastAsia="ja-JP"/>
              </w:rPr>
              <w:t>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45734F44" w14:textId="77777777">
            <w:pPr>
              <w:pStyle w:val="Text"/>
              <w:tabs>
                <w:tab w:val="clear" w:pos="1080"/>
                <w:tab w:val="left" w:pos="172"/>
              </w:tabs>
              <w:ind w:left="172" w:hanging="6"/>
              <w:rPr>
                <w:sz w:val="20"/>
                <w:lang w:val="en-US" w:eastAsia="ja-JP"/>
              </w:rPr>
            </w:pPr>
            <w:r>
              <w:rPr>
                <w:b/>
                <w:bCs/>
                <w:sz w:val="20"/>
                <w:lang w:val="en-US" w:eastAsia="ja-JP"/>
              </w:rPr>
              <w:t>Laboratory label</w:t>
            </w:r>
            <w:r>
              <w:rPr>
                <w:sz w:val="20"/>
                <w:lang w:val="en-US" w:eastAsia="ja-JP"/>
              </w:rPr>
              <w:t>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73B4ACE8" w14:textId="77777777">
            <w:pPr>
              <w:pStyle w:val="Text"/>
              <w:tabs>
                <w:tab w:val="clear" w:pos="1080"/>
                <w:tab w:val="left" w:pos="172"/>
              </w:tabs>
              <w:ind w:left="172" w:hanging="6"/>
              <w:rPr>
                <w:sz w:val="20"/>
                <w:lang w:val="en-US" w:eastAsia="ja-JP"/>
              </w:rPr>
            </w:pPr>
            <w:r>
              <w:rPr>
                <w:b/>
                <w:bCs/>
                <w:sz w:val="20"/>
                <w:lang w:val="en-US" w:eastAsia="ja-JP"/>
              </w:rPr>
              <w:t>Application</w:t>
            </w:r>
            <w:r>
              <w:rPr>
                <w:sz w:val="20"/>
                <w:lang w:val="en-US" w:eastAsia="ja-JP"/>
              </w:rPr>
              <w:t> </w:t>
            </w:r>
          </w:p>
        </w:tc>
      </w:tr>
      <w:tr w14:paraId="56FF28BB" w14:textId="77777777">
        <w:trPr>
          <w:trHeight w:val="300"/>
        </w:trPr>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1F522A49" w14:textId="77777777">
            <w:pPr>
              <w:pStyle w:val="Text"/>
              <w:tabs>
                <w:tab w:val="clear" w:pos="1080"/>
                <w:tab w:val="left" w:pos="172"/>
              </w:tabs>
              <w:ind w:left="172" w:hanging="6"/>
              <w:rPr>
                <w:sz w:val="20"/>
                <w:lang w:val="en-US" w:eastAsia="ja-JP"/>
              </w:rPr>
            </w:pPr>
            <w:r>
              <w:rPr>
                <w:sz w:val="20"/>
                <w:lang w:val="en-US" w:eastAsia="ja-JP"/>
              </w:rPr>
              <w:t>Overall Interlocking solution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2E2CFA61" w14:textId="77777777">
            <w:pPr>
              <w:pStyle w:val="Text"/>
              <w:tabs>
                <w:tab w:val="clear" w:pos="1080"/>
                <w:tab w:val="left" w:pos="172"/>
              </w:tabs>
              <w:ind w:left="172" w:hanging="6"/>
              <w:rPr>
                <w:sz w:val="20"/>
                <w:lang w:val="en-US" w:eastAsia="ja-JP"/>
              </w:rPr>
            </w:pPr>
            <w:r>
              <w:rPr>
                <w:sz w:val="20"/>
                <w:lang w:val="en-US" w:eastAsia="ja-JP"/>
              </w:rPr>
              <w:t>ZIVD_MAV_ZIV_13.00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0E8E1623" w14:textId="77777777">
            <w:pPr>
              <w:pStyle w:val="Text"/>
              <w:tabs>
                <w:tab w:val="clear" w:pos="1080"/>
                <w:tab w:val="left" w:pos="172"/>
              </w:tabs>
              <w:ind w:left="172" w:hanging="6"/>
              <w:rPr>
                <w:sz w:val="20"/>
                <w:lang w:val="en-US" w:eastAsia="ja-JP"/>
              </w:rPr>
            </w:pPr>
            <w:r>
              <w:rPr>
                <w:sz w:val="20"/>
                <w:lang w:val="en-US" w:eastAsia="ja-JP"/>
              </w:rPr>
              <w:t>ZIVD_MAV_ZIV_13.00_01, _02, …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7BF3E759" w14:textId="77777777">
            <w:pPr>
              <w:pStyle w:val="Text"/>
              <w:tabs>
                <w:tab w:val="clear" w:pos="1080"/>
                <w:tab w:val="left" w:pos="172"/>
              </w:tabs>
              <w:ind w:left="172" w:hanging="6"/>
              <w:rPr>
                <w:sz w:val="20"/>
                <w:lang w:val="en-US" w:eastAsia="ja-JP"/>
              </w:rPr>
            </w:pPr>
            <w:r>
              <w:rPr>
                <w:sz w:val="20"/>
                <w:lang w:val="en-US" w:eastAsia="ja-JP"/>
              </w:rPr>
              <w:t>Solution-level configuration and documentation set </w:t>
            </w:r>
          </w:p>
        </w:tc>
      </w:tr>
      <w:tr w14:paraId="13B1BACF" w14:textId="77777777">
        <w:trPr>
          <w:trHeight w:val="300"/>
        </w:trPr>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15CA8140" w14:textId="77777777">
            <w:pPr>
              <w:pStyle w:val="Text"/>
              <w:tabs>
                <w:tab w:val="clear" w:pos="1080"/>
                <w:tab w:val="left" w:pos="172"/>
              </w:tabs>
              <w:ind w:left="172" w:hanging="6"/>
              <w:rPr>
                <w:sz w:val="20"/>
                <w:lang w:val="en-US" w:eastAsia="ja-JP"/>
              </w:rPr>
            </w:pPr>
            <w:r>
              <w:rPr>
                <w:sz w:val="20"/>
                <w:lang w:val="en-US" w:eastAsia="ja-JP"/>
              </w:rPr>
              <w:t>ELEKTRA 2 data preparation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14CD3CA2" w14:textId="77777777">
            <w:pPr>
              <w:pStyle w:val="Text"/>
              <w:tabs>
                <w:tab w:val="clear" w:pos="1080"/>
                <w:tab w:val="left" w:pos="172"/>
              </w:tabs>
              <w:ind w:left="172" w:hanging="6"/>
              <w:rPr>
                <w:sz w:val="20"/>
                <w:lang w:val="en-US" w:eastAsia="ja-JP"/>
              </w:rPr>
            </w:pPr>
            <w:r>
              <w:rPr>
                <w:sz w:val="20"/>
                <w:lang w:val="en-US" w:eastAsia="ja-JP"/>
              </w:rPr>
              <w:t>MAV_ZIV_13.00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209BD82A" w14:textId="77777777">
            <w:pPr>
              <w:pStyle w:val="Text"/>
              <w:tabs>
                <w:tab w:val="clear" w:pos="1080"/>
                <w:tab w:val="left" w:pos="172"/>
              </w:tabs>
              <w:ind w:left="172" w:hanging="6"/>
              <w:rPr>
                <w:sz w:val="20"/>
                <w:lang w:val="en-US" w:eastAsia="ja-JP"/>
              </w:rPr>
            </w:pPr>
            <w:r>
              <w:rPr>
                <w:sz w:val="20"/>
                <w:lang w:val="en-US" w:eastAsia="ja-JP"/>
              </w:rPr>
              <w:t>MAV_ZIV_13.00_01, _02, …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15C07769" w14:textId="77777777">
            <w:pPr>
              <w:pStyle w:val="Text"/>
              <w:tabs>
                <w:tab w:val="clear" w:pos="1080"/>
                <w:tab w:val="left" w:pos="172"/>
              </w:tabs>
              <w:ind w:left="172" w:hanging="6"/>
              <w:rPr>
                <w:sz w:val="20"/>
                <w:lang w:val="en-US" w:eastAsia="ja-JP"/>
              </w:rPr>
            </w:pPr>
            <w:r>
              <w:rPr>
                <w:sz w:val="20"/>
                <w:lang w:val="en-US" w:eastAsia="ja-JP"/>
              </w:rPr>
              <w:t>ELEKTRA application data and product-related artifacts </w:t>
            </w:r>
          </w:p>
        </w:tc>
      </w:tr>
      <w:tr w14:paraId="7F7E21FE" w14:textId="77777777">
        <w:trPr>
          <w:trHeight w:val="300"/>
        </w:trPr>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24584B80" w14:textId="77777777">
            <w:pPr>
              <w:pStyle w:val="Text"/>
              <w:tabs>
                <w:tab w:val="clear" w:pos="1080"/>
                <w:tab w:val="left" w:pos="172"/>
              </w:tabs>
              <w:ind w:left="172" w:hanging="6"/>
              <w:rPr>
                <w:sz w:val="20"/>
                <w:lang w:val="en-US" w:eastAsia="ja-JP"/>
              </w:rPr>
            </w:pPr>
            <w:r>
              <w:rPr>
                <w:sz w:val="20"/>
                <w:lang w:val="en-US" w:eastAsia="ja-JP"/>
              </w:rPr>
              <w:t>AzLM data preparation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6A553F18" w14:textId="77777777">
            <w:pPr>
              <w:pStyle w:val="Text"/>
              <w:tabs>
                <w:tab w:val="clear" w:pos="1080"/>
                <w:tab w:val="left" w:pos="172"/>
              </w:tabs>
              <w:ind w:left="172" w:hanging="6"/>
              <w:rPr>
                <w:sz w:val="20"/>
                <w:lang w:val="en-US" w:eastAsia="ja-JP"/>
              </w:rPr>
            </w:pPr>
            <w:r>
              <w:rPr>
                <w:sz w:val="20"/>
                <w:lang w:val="en-US" w:eastAsia="ja-JP"/>
              </w:rPr>
              <w:t>MAV_ZIV_AX_01.00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63627480" w14:textId="77777777">
            <w:pPr>
              <w:pStyle w:val="Text"/>
              <w:tabs>
                <w:tab w:val="clear" w:pos="1080"/>
                <w:tab w:val="left" w:pos="172"/>
              </w:tabs>
              <w:ind w:left="172" w:hanging="6"/>
              <w:rPr>
                <w:sz w:val="20"/>
                <w:lang w:val="en-US" w:eastAsia="ja-JP"/>
              </w:rPr>
            </w:pPr>
            <w:r>
              <w:rPr>
                <w:sz w:val="20"/>
                <w:lang w:val="en-US" w:eastAsia="ja-JP"/>
              </w:rPr>
              <w:t>MAV_ZIV_AX_01.00_01, _02, …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531C4B35" w14:textId="77777777">
            <w:pPr>
              <w:pStyle w:val="Text"/>
              <w:tabs>
                <w:tab w:val="clear" w:pos="1080"/>
                <w:tab w:val="left" w:pos="172"/>
              </w:tabs>
              <w:ind w:left="172" w:hanging="6"/>
              <w:rPr>
                <w:sz w:val="20"/>
                <w:lang w:val="en-US" w:eastAsia="ja-JP"/>
              </w:rPr>
            </w:pPr>
            <w:r>
              <w:rPr>
                <w:sz w:val="20"/>
                <w:lang w:val="en-US" w:eastAsia="ja-JP"/>
              </w:rPr>
              <w:t>AzLM application data and product-related artifacts </w:t>
            </w:r>
          </w:p>
        </w:tc>
      </w:tr>
      <w:tr w14:paraId="237E9C95" w14:textId="77777777">
        <w:trPr>
          <w:trHeight w:val="300"/>
        </w:trPr>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24EB0323" w14:textId="77777777">
            <w:pPr>
              <w:pStyle w:val="Text"/>
              <w:tabs>
                <w:tab w:val="clear" w:pos="1080"/>
                <w:tab w:val="left" w:pos="172"/>
              </w:tabs>
              <w:ind w:left="172" w:hanging="6"/>
              <w:rPr>
                <w:sz w:val="20"/>
                <w:lang w:val="en-US" w:eastAsia="ja-JP"/>
              </w:rPr>
            </w:pPr>
            <w:r>
              <w:rPr>
                <w:sz w:val="20"/>
                <w:lang w:val="en-US" w:eastAsia="ja-JP"/>
              </w:rPr>
              <w:lastRenderedPageBreak/>
              <w:t>AKF / ProLAN configuration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66E424E9" w14:textId="77777777">
            <w:pPr>
              <w:pStyle w:val="Text"/>
              <w:tabs>
                <w:tab w:val="clear" w:pos="1080"/>
                <w:tab w:val="left" w:pos="172"/>
              </w:tabs>
              <w:ind w:left="172" w:hanging="6"/>
              <w:rPr>
                <w:sz w:val="20"/>
                <w:lang w:val="en-US" w:eastAsia="ja-JP"/>
              </w:rPr>
            </w:pPr>
            <w:r>
              <w:rPr>
                <w:sz w:val="20"/>
                <w:lang w:val="en-US" w:eastAsia="ja-JP"/>
              </w:rPr>
              <w:t>Controlled product and database versions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5968FE9F" w14:textId="77777777">
            <w:pPr>
              <w:pStyle w:val="Text"/>
              <w:tabs>
                <w:tab w:val="clear" w:pos="1080"/>
                <w:tab w:val="left" w:pos="172"/>
              </w:tabs>
              <w:ind w:left="172" w:hanging="6"/>
              <w:rPr>
                <w:sz w:val="20"/>
                <w:lang w:val="en-US" w:eastAsia="ja-JP"/>
              </w:rPr>
            </w:pPr>
            <w:r>
              <w:rPr>
                <w:sz w:val="20"/>
                <w:lang w:val="en-US" w:eastAsia="ja-JP"/>
              </w:rPr>
              <w:t>As identified in the applicable release record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2BFCFCE5" w14:textId="77777777">
            <w:pPr>
              <w:pStyle w:val="Text"/>
              <w:tabs>
                <w:tab w:val="clear" w:pos="1080"/>
                <w:tab w:val="left" w:pos="172"/>
              </w:tabs>
              <w:ind w:left="172" w:hanging="6"/>
              <w:rPr>
                <w:sz w:val="20"/>
                <w:lang w:val="en-US" w:eastAsia="ja-JP"/>
              </w:rPr>
            </w:pPr>
            <w:r>
              <w:rPr>
                <w:sz w:val="20"/>
                <w:lang w:val="en-US" w:eastAsia="ja-JP"/>
              </w:rPr>
              <w:t>AKF product, application database and related ProLAN artifacts </w:t>
            </w:r>
          </w:p>
        </w:tc>
      </w:tr>
    </w:tbl>
    <w:p w14:paraId="291212B3" w14:textId="77777777">
      <w:pPr>
        <w:pStyle w:val="Text"/>
        <w:rPr>
          <w:b/>
          <w:bCs/>
          <w:lang w:val="en-US" w:eastAsia="ja-JP"/>
        </w:rPr>
      </w:pPr>
    </w:p>
    <w:p w14:paraId="4B49CD3B" w14:textId="79A0CE2A">
      <w:pPr>
        <w:rPr>
          <w:lang w:val="en-US" w:eastAsia="ja-JP"/>
        </w:rPr>
      </w:pPr>
      <w:r>
        <w:rPr>
          <w:b/>
          <w:bCs/>
          <w:lang w:val="en-US" w:eastAsia="ja-JP"/>
        </w:rPr>
        <w:t>DWF labelling rule.</w:t>
      </w:r>
      <w:r>
        <w:rPr>
          <w:lang w:val="en-US" w:eastAsia="ja-JP"/>
        </w:rPr>
        <w:t xml:space="preserve"> The ELEKTRA product label MAV_ZIV_13.00[_nn] is applied only to ELEKTRA product-related artifacts, such as Funkbed, Logbuch, RLP, ProdVerz and the application database. The overall label ZIVD_MAV_ZIV_13.00[_nn] identifies the complete Interlocking solution baseline. </w:t>
      </w:r>
    </w:p>
    <w:p w14:paraId="695326C0" w14:textId="77777777">
      <w:pPr>
        <w:rPr>
          <w:lang w:val="en-US" w:eastAsia="ja-JP"/>
        </w:rPr>
      </w:pPr>
      <w:r>
        <w:rPr>
          <w:lang w:val="en-US" w:eastAsia="ja-JP"/>
        </w:rPr>
        <w:t>Documentation rule. Interlocking documents required to define, reproduce, verify, validate, approve or maintain the station solution shall carry the overall solution baseline label. This includes design and data-preparation documentation, SSDD and architecture documents, test documentation, management plans, protocols, assessment reports, certificates, approvals, third-party evidence, and solution-related ELEKTRA 2, AzLM and AKF artifacts. </w:t>
      </w:r>
    </w:p>
    <w:p w14:paraId="34EEB205" w14:textId="77777777">
      <w:pPr>
        <w:rPr>
          <w:lang w:val="en-US" w:eastAsia="ja-JP"/>
        </w:rPr>
      </w:pPr>
    </w:p>
    <w:p w14:paraId="3602772E" w14:textId="72EAD9D0">
      <w:pPr>
        <w:pStyle w:val="Heading2"/>
        <w:rPr>
          <w:lang w:val="en-US"/>
        </w:rPr>
      </w:pPr>
      <w:bookmarkStart w:name="_Toc241843918" w:id="62"/>
      <w:r>
        <w:rPr>
          <w:lang w:val="en-US"/>
        </w:rPr>
        <w:t>ETCS solution labels</w:t>
      </w:r>
      <w:bookmarkEnd w:id="62"/>
      <w:r>
        <w:rPr>
          <w:lang w:val="en-US"/>
        </w:rPr>
        <w:t> </w:t>
      </w:r>
    </w:p>
    <w:p w14:paraId="17A2FAFA" w14:textId="77777777">
      <w:pPr>
        <w:rPr>
          <w:lang w:val="en-US" w:eastAsia="ja-JP"/>
        </w:rPr>
      </w:pPr>
      <w:r>
        <w:rPr>
          <w:lang w:val="en-US" w:eastAsia="ja-JP"/>
        </w:rPr>
        <w:t>The ETCS solution baseline is composed of the overall solution label and its controlled subsystem labels: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62"/>
        <w:gridCol w:w="3138"/>
        <w:gridCol w:w="3184"/>
      </w:tblGrid>
      <w:tr w14:paraId="2CD9C1D3" w14:textId="77777777">
        <w:trPr>
          <w:trHeight w:val="300"/>
        </w:trPr>
        <w:tc xmlns:tara="kcentrix:tara" tara:rowspan="1" tara:colspan="1">
          <w:tcPr>
            <w:tcW w:w="3300" w:type="dxa"/>
            <w:tcBorders>
              <w:top w:val="single" w:color="auto" w:sz="6" w:space="0"/>
              <w:left w:val="single" w:color="auto" w:sz="6" w:space="0"/>
              <w:bottom w:val="single" w:color="auto" w:sz="6" w:space="0"/>
              <w:right w:val="single" w:color="auto" w:sz="6" w:space="0"/>
            </w:tcBorders>
            <w:hideMark/>
          </w:tcPr>
          <w:p w14:paraId="6283056F" w14:textId="77777777">
            <w:pPr>
              <w:pStyle w:val="Text"/>
              <w:tabs>
                <w:tab w:val="clear" w:pos="1080"/>
                <w:tab w:val="left" w:pos="256"/>
              </w:tabs>
              <w:ind w:left="256"/>
              <w:rPr>
                <w:sz w:val="20"/>
                <w:lang w:val="en-US" w:eastAsia="ja-JP"/>
              </w:rPr>
            </w:pPr>
            <w:commentRangeStart w:id="2556324"/>
            <w:r>
              <w:rPr>
                <w:b/>
                <w:bCs/>
                <w:sz w:val="20"/>
                <w:lang w:val="en-US" w:eastAsia="ja-JP"/>
              </w:rPr>
              <w:t>Configuration item</w:t>
            </w:r>
            <w:r>
              <w:rPr>
                <w:sz w:val="20"/>
                <w:lang w:val="en-US" w:eastAsia="ja-JP"/>
              </w:rPr>
              <w:t> </w:t>
            </w:r>
            <w:commentRangeEnd w:id="2556324"/>
            <w:r>
              <w:rPr>
                <w:rStyle w:val="CommentReference"/>
              </w:rPr>
              <w:commentReference w:id="2556324"/>
            </w:r>
          </w:p>
        </w:tc>
        <w:tc xmlns:tara="kcentrix:tara" tara:rowspan="1" tara:colspan="1">
          <w:tcPr>
            <w:tcW w:w="3300" w:type="dxa"/>
            <w:tcBorders>
              <w:top w:val="single" w:color="auto" w:sz="6" w:space="0"/>
              <w:left w:val="single" w:color="auto" w:sz="6" w:space="0"/>
              <w:bottom w:val="single" w:color="auto" w:sz="6" w:space="0"/>
              <w:right w:val="single" w:color="auto" w:sz="6" w:space="0"/>
            </w:tcBorders>
            <w:hideMark/>
          </w:tcPr>
          <w:p w14:paraId="57747181" w14:textId="77777777">
            <w:pPr>
              <w:pStyle w:val="Text"/>
              <w:tabs>
                <w:tab w:val="clear" w:pos="1080"/>
                <w:tab w:val="left" w:pos="256"/>
              </w:tabs>
              <w:ind w:left="256"/>
              <w:rPr>
                <w:sz w:val="20"/>
                <w:lang w:val="en-US" w:eastAsia="ja-JP"/>
              </w:rPr>
            </w:pPr>
            <w:r>
              <w:rPr>
                <w:b/>
                <w:bCs/>
                <w:sz w:val="20"/>
                <w:lang w:val="en-US" w:eastAsia="ja-JP"/>
              </w:rPr>
              <w:t>Target field label</w:t>
            </w:r>
            <w:r>
              <w:rPr>
                <w:sz w:val="20"/>
                <w:lang w:val="en-US" w:eastAsia="ja-JP"/>
              </w:rPr>
              <w:t> </w:t>
            </w:r>
          </w:p>
        </w:tc>
        <w:tc xmlns:tara="kcentrix:tara" tara:rowspan="1" tara:colspan="1">
          <w:tcPr>
            <w:tcW w:w="3300" w:type="dxa"/>
            <w:tcBorders>
              <w:top w:val="single" w:color="auto" w:sz="6" w:space="0"/>
              <w:left w:val="single" w:color="auto" w:sz="6" w:space="0"/>
              <w:bottom w:val="single" w:color="auto" w:sz="6" w:space="0"/>
              <w:right w:val="single" w:color="auto" w:sz="6" w:space="0"/>
            </w:tcBorders>
            <w:hideMark/>
          </w:tcPr>
          <w:p w14:paraId="29333735" w14:textId="77777777">
            <w:pPr>
              <w:pStyle w:val="Text"/>
              <w:tabs>
                <w:tab w:val="clear" w:pos="1080"/>
                <w:tab w:val="left" w:pos="256"/>
              </w:tabs>
              <w:ind w:left="256"/>
              <w:rPr>
                <w:sz w:val="20"/>
                <w:lang w:val="en-US" w:eastAsia="ja-JP"/>
              </w:rPr>
            </w:pPr>
            <w:r>
              <w:rPr>
                <w:b/>
                <w:bCs/>
                <w:sz w:val="20"/>
                <w:lang w:val="en-US" w:eastAsia="ja-JP"/>
              </w:rPr>
              <w:t>Laboratory label</w:t>
            </w:r>
            <w:r>
              <w:rPr>
                <w:sz w:val="20"/>
                <w:lang w:val="en-US" w:eastAsia="ja-JP"/>
              </w:rPr>
              <w:t> </w:t>
            </w:r>
          </w:p>
        </w:tc>
      </w:tr>
      <w:tr w14:paraId="7202BC42" w14:textId="77777777">
        <w:trPr>
          <w:trHeight w:val="300"/>
        </w:trPr>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38ED7FC3" w14:textId="77777777">
            <w:pPr>
              <w:pStyle w:val="Text"/>
              <w:tabs>
                <w:tab w:val="clear" w:pos="1080"/>
                <w:tab w:val="left" w:pos="256"/>
              </w:tabs>
              <w:ind w:left="256"/>
              <w:rPr>
                <w:sz w:val="20"/>
                <w:lang w:val="en-US" w:eastAsia="ja-JP"/>
              </w:rPr>
            </w:pPr>
            <w:r>
              <w:rPr>
                <w:sz w:val="20"/>
                <w:lang w:val="en-US" w:eastAsia="ja-JP"/>
              </w:rPr>
              <w:t>ETCS overall solution </w:t>
            </w:r>
          </w:p>
        </w:tc>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0A4B39F4" w14:textId="77777777">
            <w:pPr>
              <w:pStyle w:val="Text"/>
              <w:tabs>
                <w:tab w:val="clear" w:pos="1080"/>
                <w:tab w:val="left" w:pos="256"/>
              </w:tabs>
              <w:ind w:left="256"/>
              <w:rPr>
                <w:sz w:val="20"/>
                <w:lang w:val="en-US" w:eastAsia="ja-JP"/>
              </w:rPr>
            </w:pPr>
            <w:r>
              <w:rPr>
                <w:sz w:val="20"/>
                <w:lang w:val="en-US" w:eastAsia="ja-JP"/>
              </w:rPr>
              <w:t>etcs_boba_02.00 </w:t>
            </w:r>
          </w:p>
        </w:tc>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02FAFE84" w14:textId="77777777">
            <w:pPr>
              <w:pStyle w:val="Text"/>
              <w:tabs>
                <w:tab w:val="clear" w:pos="1080"/>
                <w:tab w:val="left" w:pos="256"/>
              </w:tabs>
              <w:ind w:left="256"/>
              <w:rPr>
                <w:sz w:val="20"/>
                <w:lang w:val="en-US" w:eastAsia="ja-JP"/>
              </w:rPr>
            </w:pPr>
            <w:r>
              <w:rPr>
                <w:sz w:val="20"/>
                <w:lang w:val="en-US" w:eastAsia="ja-JP"/>
              </w:rPr>
              <w:t>etcs_boba_02.00_01 </w:t>
            </w:r>
          </w:p>
        </w:tc>
      </w:tr>
      <w:tr w14:paraId="7A414B58" w14:textId="77777777">
        <w:trPr>
          <w:trHeight w:val="300"/>
        </w:trPr>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6DFD138E" w14:textId="77777777">
            <w:pPr>
              <w:pStyle w:val="Text"/>
              <w:tabs>
                <w:tab w:val="clear" w:pos="1080"/>
                <w:tab w:val="left" w:pos="256"/>
              </w:tabs>
              <w:ind w:left="256"/>
              <w:rPr>
                <w:sz w:val="20"/>
                <w:lang w:val="en-US" w:eastAsia="ja-JP"/>
              </w:rPr>
            </w:pPr>
            <w:r>
              <w:rPr>
                <w:sz w:val="20"/>
                <w:lang w:val="en-US" w:eastAsia="ja-JP"/>
              </w:rPr>
              <w:t>ETCS L2 specific application </w:t>
            </w:r>
          </w:p>
        </w:tc>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20E42ECA" w14:textId="77777777">
            <w:pPr>
              <w:pStyle w:val="Text"/>
              <w:tabs>
                <w:tab w:val="clear" w:pos="1080"/>
                <w:tab w:val="left" w:pos="256"/>
              </w:tabs>
              <w:ind w:left="256"/>
              <w:rPr>
                <w:sz w:val="20"/>
                <w:lang w:val="en-US" w:eastAsia="ja-JP"/>
              </w:rPr>
            </w:pPr>
            <w:r>
              <w:rPr>
                <w:sz w:val="20"/>
                <w:lang w:val="en-US" w:eastAsia="ja-JP"/>
              </w:rPr>
              <w:t>etcs_l2_boba_02.00 </w:t>
            </w:r>
          </w:p>
        </w:tc>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6CE3CD21" w14:textId="77777777">
            <w:pPr>
              <w:pStyle w:val="Text"/>
              <w:tabs>
                <w:tab w:val="clear" w:pos="1080"/>
                <w:tab w:val="left" w:pos="256"/>
              </w:tabs>
              <w:ind w:left="256"/>
              <w:rPr>
                <w:sz w:val="20"/>
                <w:lang w:val="en-US" w:eastAsia="ja-JP"/>
              </w:rPr>
            </w:pPr>
            <w:r>
              <w:rPr>
                <w:sz w:val="20"/>
                <w:lang w:val="en-US" w:eastAsia="ja-JP"/>
              </w:rPr>
              <w:t>etcs_l2_boba_02.00_01 </w:t>
            </w:r>
          </w:p>
        </w:tc>
      </w:tr>
      <w:tr w14:paraId="4C570753" w14:textId="77777777">
        <w:trPr>
          <w:trHeight w:val="300"/>
        </w:trPr>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35F45F96" w14:textId="77777777">
            <w:pPr>
              <w:pStyle w:val="Text"/>
              <w:tabs>
                <w:tab w:val="clear" w:pos="1080"/>
                <w:tab w:val="left" w:pos="256"/>
              </w:tabs>
              <w:ind w:left="256"/>
              <w:rPr>
                <w:sz w:val="20"/>
                <w:lang w:val="en-US" w:eastAsia="ja-JP"/>
              </w:rPr>
            </w:pPr>
            <w:r>
              <w:rPr>
                <w:sz w:val="20"/>
                <w:lang w:val="en-US" w:eastAsia="ja-JP"/>
              </w:rPr>
              <w:t>TSR / level-crossing application </w:t>
            </w:r>
          </w:p>
        </w:tc>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7B03D7A1" w14:textId="77777777">
            <w:pPr>
              <w:pStyle w:val="Text"/>
              <w:tabs>
                <w:tab w:val="clear" w:pos="1080"/>
                <w:tab w:val="left" w:pos="256"/>
              </w:tabs>
              <w:ind w:left="256"/>
              <w:rPr>
                <w:sz w:val="20"/>
                <w:lang w:val="en-US" w:eastAsia="ja-JP"/>
              </w:rPr>
            </w:pPr>
            <w:r>
              <w:rPr>
                <w:sz w:val="20"/>
                <w:lang w:val="en-US" w:eastAsia="ja-JP"/>
              </w:rPr>
              <w:t>boba_tsr_02.00 </w:t>
            </w:r>
          </w:p>
        </w:tc>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5D742908" w14:textId="77777777">
            <w:pPr>
              <w:pStyle w:val="Text"/>
              <w:tabs>
                <w:tab w:val="clear" w:pos="1080"/>
                <w:tab w:val="left" w:pos="256"/>
              </w:tabs>
              <w:ind w:left="256"/>
              <w:rPr>
                <w:sz w:val="20"/>
                <w:lang w:val="en-US" w:eastAsia="ja-JP"/>
              </w:rPr>
            </w:pPr>
            <w:r>
              <w:rPr>
                <w:sz w:val="20"/>
                <w:lang w:val="en-US" w:eastAsia="ja-JP"/>
              </w:rPr>
              <w:t>boba_tsr_02.00_01 </w:t>
            </w:r>
          </w:p>
        </w:tc>
      </w:tr>
      <w:tr w14:paraId="62E5CEE6" w14:textId="77777777">
        <w:trPr>
          <w:trHeight w:val="300"/>
        </w:trPr>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41C0D8D0" w14:textId="77777777">
            <w:pPr>
              <w:pStyle w:val="Text"/>
              <w:tabs>
                <w:tab w:val="clear" w:pos="1080"/>
                <w:tab w:val="left" w:pos="256"/>
              </w:tabs>
              <w:ind w:left="256"/>
              <w:rPr>
                <w:sz w:val="20"/>
                <w:lang w:val="en-US" w:eastAsia="ja-JP"/>
              </w:rPr>
            </w:pPr>
            <w:r>
              <w:rPr>
                <w:sz w:val="20"/>
                <w:lang w:val="en-US" w:eastAsia="ja-JP"/>
              </w:rPr>
              <w:t>ETCS L1 fallback </w:t>
            </w:r>
          </w:p>
        </w:tc>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1E4A7F5A" w14:textId="77777777">
            <w:pPr>
              <w:pStyle w:val="Text"/>
              <w:tabs>
                <w:tab w:val="clear" w:pos="1080"/>
                <w:tab w:val="left" w:pos="256"/>
              </w:tabs>
              <w:ind w:left="256"/>
              <w:rPr>
                <w:sz w:val="20"/>
                <w:lang w:val="en-US" w:eastAsia="ja-JP"/>
              </w:rPr>
            </w:pPr>
            <w:r>
              <w:rPr>
                <w:sz w:val="20"/>
                <w:lang w:val="en-US" w:eastAsia="ja-JP"/>
              </w:rPr>
              <w:commentRangeStart w:id="2556329"/>
              <w:t xml:space="preserve">zs-or_01.04 </w:t>
              <w:commentRangeEnd w:id="2556329"/>
            </w:r>
            <w:r>
              <w:rPr>
                <w:rStyle w:val="CommentReference"/>
              </w:rPr>
              <w:commentReference w:id="2556329"/>
            </w:r>
          </w:p>
        </w:tc>
        <w:tc xmlns:tara="kcentrix:tara" tara:rowspan="1" tara:colspan="1">
          <w:tcPr>
            <w:tcW w:w="3300" w:type="dxa"/>
            <w:tcBorders>
              <w:top w:val="single" w:color="auto" w:sz="6" w:space="0"/>
              <w:left w:val="single" w:color="auto" w:sz="6" w:space="0"/>
              <w:bottom w:val="single" w:color="auto" w:sz="6" w:space="0"/>
              <w:right w:val="single" w:color="auto" w:sz="6" w:space="0"/>
            </w:tcBorders>
            <w:vAlign w:val="center"/>
            <w:hideMark/>
          </w:tcPr>
          <w:p w14:paraId="2B0466BB" w14:textId="77777777">
            <w:pPr>
              <w:pStyle w:val="Text"/>
              <w:tabs>
                <w:tab w:val="clear" w:pos="1080"/>
                <w:tab w:val="left" w:pos="256"/>
              </w:tabs>
              <w:ind w:left="256"/>
              <w:rPr>
                <w:sz w:val="20"/>
                <w:lang w:val="en-US" w:eastAsia="ja-JP"/>
              </w:rPr>
            </w:pPr>
            <w:r>
              <w:rPr>
                <w:sz w:val="20"/>
                <w:lang w:val="en-US" w:eastAsia="ja-JP"/>
              </w:rPr>
              <w:t>Unchanged; no new ZIVD laboratory increment defined </w:t>
            </w:r>
          </w:p>
        </w:tc>
      </w:tr>
    </w:tbl>
    <w:p w14:paraId="253F4BE3" w14:textId="77777777">
      <w:pPr>
        <w:rPr>
          <w:lang w:val="en-US" w:eastAsia="ja-JP"/>
        </w:rPr>
      </w:pPr>
      <w:r>
        <w:rPr>
          <w:lang w:val="en-US" w:eastAsia="ja-JP"/>
        </w:rPr>
        <w:t>The ETCS overall baseline record shall identify the corresponding L2, TSR/level-crossing and L1 fallback labels and the applicable generic product versions. ETCS documents and files shall use the label of the configuration item to which they belong. Solution-level documents covering the complete ETCS delivery shall use the overall ETCS solution label. </w:t>
      </w:r>
    </w:p>
    <w:p w14:paraId="795C75AE" w14:textId="6DF13A88">
      <w:pPr>
        <w:pStyle w:val="Heading1"/>
      </w:pPr>
      <w:bookmarkStart w:name="_Toc241843919" w:id="63"/>
      <w:r>
        <w:lastRenderedPageBreak/>
        <w:t>Change History</w:t>
      </w:r>
      <w:bookmarkEnd w:id="57"/>
      <w:bookmarkEnd w:id="58"/>
      <w:bookmarkEnd w:id="63"/>
    </w:p>
    <w:p w14:paraId="6B1B8E44" w14:textId="77777777">
      <w:pPr>
        <w:pStyle w:val="Heading2"/>
      </w:pPr>
      <w:bookmarkStart w:name="_Toc241843920" w:id="65"/>
      <w:r>
        <w:t>Edition 01</w:t>
      </w:r>
      <w:bookmarkEnd w:id="65"/>
      <w:r>
        <w:tab/>
      </w:r>
    </w:p>
    <w:p w14:paraId="6846F8E1" w14:textId="5036E0A2">
      <w:pPr>
        <w:pStyle w:val="Text"/>
        <w:ind w:left="576"/>
        <w:jc w:val="both"/>
        <w:rPr>
          <w:b/>
          <w:bCs/>
          <w:lang w:val="en-GB" w:eastAsia="ja-JP"/>
        </w:rPr>
      </w:pPr>
      <w:r>
        <w:rPr>
          <w:b/>
          <w:bCs/>
          <w:lang w:val="en-GB" w:eastAsia="ja-JP"/>
        </w:rPr>
        <w:t>PROPOSAL 1</w:t>
      </w:r>
    </w:p>
    <w:p w14:paraId="1BDC3551" w14:textId="44005746">
      <w:pPr>
        <w:pStyle w:val="ListBullet"/>
      </w:pPr>
      <w:r>
        <w:t>First Proposal for ZIVD</w:t>
      </w:r>
    </w:p>
    <w:p w14:paraId="200D02C5" w14:textId="77777777">
      <w:pPr>
        <w:pStyle w:val="Heading1"/>
      </w:pPr>
      <w:bookmarkStart w:name="_Toc241843921" w:id="67"/>
      <w:r>
        <w:lastRenderedPageBreak/>
        <w:t>References and Terms</w:t>
      </w:r>
      <w:bookmarkEnd w:id="67"/>
    </w:p>
    <w:p w14:paraId="2E3001BB" w14:textId="77777777">
      <w:pPr>
        <w:pStyle w:val="Heading2"/>
      </w:pPr>
      <w:bookmarkStart w:name="_Ref164431196" w:id="68"/>
      <w:bookmarkStart w:name="_Toc241843922" w:id="70"/>
      <w:r>
        <w:t>Referenced Documents</w:t>
      </w:r>
      <w:bookmarkEnd w:id="68"/>
      <w:bookmarkEnd w:id="70"/>
    </w:p>
    <w:p w14:paraId="02BF2553" w14:textId="77777777">
      <w:pPr>
        <w:pStyle w:val="Paragraph"/>
      </w:pPr>
      <w:r>
        <w:t>The latest relevant version of a document is referenced in the Documentation Plan.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611"/>
        <w:gridCol w:w="4633"/>
        <w:gridCol w:w="2550"/>
        <w:gridCol w:w="1596"/>
      </w:tblGrid>
      <w:tr w14:paraId="154C38EC" w14:textId="77777777">
        <w:trPr>
          <w:cantSplit/>
          <w:trHeight w:val="307"/>
          <w:tblHeader/>
        </w:trPr>
        <w:tc xmlns:tara="kcentrix:tara" tara:rowspan="1" tara:colspan="1">
          <w:tcPr>
            <w:tcW w:w="325" w:type="pct"/>
            <w:shd w:val="clear" w:color="auto" w:fill="BD6161"/>
          </w:tcPr>
          <w:p w14:paraId="7A079214" w14:textId="77777777">
            <w:pPr>
              <w:jc w:val="center"/>
              <w:rPr>
                <w:b/>
              </w:rPr>
            </w:pPr>
            <w:r>
              <w:rPr>
                <w:b/>
              </w:rPr>
              <w:t>No</w:t>
            </w:r>
          </w:p>
        </w:tc>
        <w:tc xmlns:tara="kcentrix:tara" tara:rowspan="1" tara:colspan="1">
          <w:tcPr>
            <w:tcW w:w="2467" w:type="pct"/>
            <w:shd w:val="clear" w:color="auto" w:fill="BD6161"/>
          </w:tcPr>
          <w:p w14:paraId="0F7BFA90" w14:textId="77777777">
            <w:pPr>
              <w:rPr>
                <w:b/>
              </w:rPr>
            </w:pPr>
            <w:r>
              <w:rPr>
                <w:b/>
              </w:rPr>
              <w:t>Nr./Title</w:t>
            </w:r>
          </w:p>
        </w:tc>
        <w:tc xmlns:tara="kcentrix:tara" tara:rowspan="1" tara:colspan="1">
          <w:tcPr>
            <w:tcW w:w="1358" w:type="pct"/>
            <w:shd w:val="clear" w:color="auto" w:fill="BD6161"/>
          </w:tcPr>
          <w:p w14:paraId="22482315" w14:textId="77777777">
            <w:pPr>
              <w:rPr>
                <w:b/>
              </w:rPr>
            </w:pPr>
            <w:r>
              <w:rPr>
                <w:b/>
              </w:rPr>
              <w:t>Reference</w:t>
            </w:r>
          </w:p>
        </w:tc>
        <w:tc xmlns:tara="kcentrix:tara" tara:rowspan="1" tara:colspan="1">
          <w:tcPr>
            <w:tcW w:w="850" w:type="pct"/>
            <w:shd w:val="clear" w:color="auto" w:fill="BD6161"/>
          </w:tcPr>
          <w:p w14:paraId="44769C05" w14:textId="77777777">
            <w:pPr>
              <w:rPr>
                <w:b/>
              </w:rPr>
            </w:pPr>
            <w:r>
              <w:rPr>
                <w:b/>
              </w:rPr>
              <w:commentRangeStart w:id="2555507"/>
              <w:t xml:space="preserve">Edition/Version</w:t>
              <w:commentRangeEnd w:id="2555507"/>
            </w:r>
            <w:r>
              <w:rPr>
                <w:rStyle w:val="CommentReference"/>
              </w:rPr>
              <w:commentReference w:id="2555507"/>
            </w:r>
          </w:p>
        </w:tc>
      </w:tr>
      <w:tr w14:paraId="6B24BAB7" w14:textId="77777777">
        <w:trPr>
          <w:cantSplit/>
          <w:trHeight w:val="501"/>
        </w:trPr>
        <w:tc xmlns:tara="kcentrix:tara" tara:rowspan="1" tara:colspan="1">
          <w:tcPr>
            <w:tcW w:w="325" w:type="pct"/>
          </w:tcPr>
          <w:p w14:paraId="0E09F5AA" w14:textId="6DB4BF7A">
            <w:pPr>
              <w:jc w:val="center"/>
            </w:pPr>
            <w:bookmarkStart w:name="CMR_2" w:id="71"/>
            <w:bookmarkStart w:name="PMP" w:id="72"/>
            <w:r>
              <w:t>[1]</w:t>
            </w:r>
            <w:bookmarkEnd w:id="71"/>
            <w:bookmarkEnd w:id="72"/>
          </w:p>
        </w:tc>
        <w:tc xmlns:tara="kcentrix:tara" tara:rowspan="1" tara:colspan="1">
          <w:tcPr>
            <w:tcW w:w="2467" w:type="pct"/>
            <w:vAlign w:val="center"/>
          </w:tcPr>
          <w:p w14:paraId="2F223CFF" w14:textId="12B4E4EA">
            <w:pPr>
              <w:jc w:val="left"/>
              <w:rPr>
                <w:rFonts w:cs="Arial"/>
                <w:bCs/>
              </w:rPr>
            </w:pPr>
            <w:r>
              <w:rPr>
                <w:rFonts w:cs="Arial"/>
                <w:bCs/>
              </w:rPr>
              <w:t>Project Management Plan</w:t>
            </w:r>
          </w:p>
        </w:tc>
        <w:tc xmlns:tara="kcentrix:tara" tara:rowspan="1" tara:colspan="1">
          <w:tcPr>
            <w:tcW w:w="1358" w:type="pct"/>
            <w:vAlign w:val="center"/>
          </w:tcPr>
          <w:p w14:paraId="4F8ACBFE" w14:textId="58EADB3A">
            <w:pPr>
              <w:spacing w:before="0" w:after="0" w:line="240" w:lineRule="auto"/>
              <w:jc w:val="left"/>
              <w:rPr>
                <w:rFonts w:cs="Arial"/>
                <w:bCs/>
              </w:rPr>
            </w:pPr>
            <w:r>
              <w:rPr>
                <w:rFonts w:cs="Arial"/>
                <w:bCs/>
              </w:rPr>
              <w:t>3BU_61914_0001_DPAPQ</w:t>
            </w:r>
          </w:p>
        </w:tc>
        <w:tc xmlns:tara="kcentrix:tara" tara:rowspan="1" tara:colspan="1">
          <w:tcPr>
            <w:tcW w:w="850" w:type="pct"/>
            <w:vAlign w:val="center"/>
          </w:tcPr>
          <w:p w14:paraId="1AC0A272" w14:textId="3D4914AE">
            <w:pPr>
              <w:jc w:val="left"/>
              <w:rPr>
                <w:rFonts w:cs="Arial"/>
                <w:bCs/>
              </w:rPr>
            </w:pPr>
            <w:r>
              <w:rPr>
                <w:rFonts w:cs="Arial"/>
                <w:bCs/>
              </w:rPr>
              <w:t>01</w:t>
            </w:r>
          </w:p>
        </w:tc>
      </w:tr>
      <w:tr w14:paraId="04676385" w14:textId="77777777">
        <w:trPr>
          <w:cantSplit/>
        </w:trPr>
        <w:tc xmlns:tara="kcentrix:tara" tara:rowspan="1" tara:colspan="1">
          <w:tcPr>
            <w:tcW w:w="325" w:type="pct"/>
          </w:tcPr>
          <w:p w14:paraId="283065B1" w14:textId="6A39BF41">
            <w:pPr>
              <w:jc w:val="center"/>
            </w:pPr>
            <w:bookmarkStart w:name="TP" w:id="73"/>
            <w:bookmarkStart w:name="DVA" w:id="74"/>
            <w:r>
              <w:t>[2]</w:t>
            </w:r>
            <w:bookmarkEnd w:id="73"/>
            <w:bookmarkEnd w:id="74"/>
          </w:p>
        </w:tc>
        <w:tc xmlns:tara="kcentrix:tara" tara:rowspan="1" tara:colspan="1">
          <w:tcPr>
            <w:tcW w:w="2467" w:type="pct"/>
            <w:vAlign w:val="center"/>
          </w:tcPr>
          <w:p w14:paraId="63B9F45E" w14:textId="77206670">
            <w:pPr>
              <w:jc w:val="left"/>
              <w:rPr>
                <w:rFonts w:cs="Arial"/>
                <w:bCs/>
              </w:rPr>
            </w:pPr>
            <w:r>
              <w:rPr>
                <w:rFonts w:cs="Arial"/>
                <w:bCs/>
              </w:rPr>
              <w:t>Design Validation Form (DVa)</w:t>
            </w:r>
          </w:p>
        </w:tc>
        <w:tc xmlns:tara="kcentrix:tara" tara:rowspan="1" tara:colspan="1">
          <w:tcPr>
            <w:tcW w:w="1358" w:type="pct"/>
            <w:vAlign w:val="center"/>
          </w:tcPr>
          <w:p w14:paraId="6FE09569" w14:textId="283902CD">
            <w:pPr>
              <w:jc w:val="left"/>
              <w:rPr>
                <w:rFonts w:cs="Arial"/>
              </w:rPr>
            </w:pPr>
            <w:r>
              <w:rPr>
                <w:rFonts w:cs="Arial"/>
              </w:rPr>
              <w:t>3BU_00603_0207_DEAPA</w:t>
            </w:r>
          </w:p>
        </w:tc>
        <w:tc xmlns:tara="kcentrix:tara" tara:rowspan="1" tara:colspan="1">
          <w:tcPr>
            <w:tcW w:w="850" w:type="pct"/>
            <w:vAlign w:val="center"/>
          </w:tcPr>
          <w:p w14:paraId="15D0C021" w14:textId="7EABD926">
            <w:pPr>
              <w:jc w:val="left"/>
              <w:rPr>
                <w:rFonts w:cs="Arial"/>
              </w:rPr>
            </w:pPr>
            <w:r>
              <w:rPr>
                <w:rFonts w:cs="Arial"/>
              </w:rPr>
              <w:t>01</w:t>
            </w:r>
          </w:p>
        </w:tc>
      </w:tr>
      <w:tr w14:paraId="33DF5442" w14:textId="77777777">
        <w:trPr>
          <w:cantSplit/>
        </w:trPr>
        <w:tc xmlns:tara="kcentrix:tara" tara:rowspan="1" tara:colspan="1">
          <w:tcPr>
            <w:tcW w:w="325" w:type="pct"/>
          </w:tcPr>
          <w:p w14:paraId="0D619B45" w14:textId="2357EFB4">
            <w:pPr>
              <w:jc w:val="center"/>
            </w:pPr>
            <w:bookmarkStart w:name="CDRL" w:id="75"/>
            <w:r>
              <w:t>[3]</w:t>
            </w:r>
            <w:bookmarkEnd w:id="75"/>
          </w:p>
        </w:tc>
        <w:tc xmlns:tara="kcentrix:tara" tara:rowspan="1" tara:colspan="1">
          <w:tcPr>
            <w:tcW w:w="2467" w:type="pct"/>
            <w:vAlign w:val="center"/>
          </w:tcPr>
          <w:p w14:paraId="12CC09A8" w14:textId="1547E206">
            <w:pPr>
              <w:jc w:val="left"/>
              <w:rPr>
                <w:rFonts w:cs="Arial"/>
                <w:bCs/>
              </w:rPr>
            </w:pPr>
            <w:r>
              <w:rPr>
                <w:rFonts w:cs="Arial"/>
                <w:bCs/>
              </w:rPr>
              <w:t>Contract Data Requirements List</w:t>
            </w:r>
          </w:p>
        </w:tc>
        <w:tc xmlns:tara="kcentrix:tara" tara:rowspan="1" tara:colspan="1">
          <w:tcPr>
            <w:tcW w:w="1358" w:type="pct"/>
            <w:vAlign w:val="center"/>
          </w:tcPr>
          <w:p w14:paraId="331D3C59" w14:textId="101433EF">
            <w:pPr>
              <w:spacing w:before="0" w:after="0" w:line="240" w:lineRule="auto"/>
              <w:jc w:val="left"/>
              <w:rPr>
                <w:rFonts w:cs="Arial"/>
              </w:rPr>
            </w:pPr>
            <w:hyperlink w:history="1" r:id="rId21">
              <w:r>
                <w:rPr>
                  <w:rStyle w:val="Hyperlink"/>
                  <w:rFonts w:cs="Arial"/>
                </w:rPr>
                <w:t>NCEE project ZIV Delta - Sharepoint</w:t>
              </w:r>
            </w:hyperlink>
          </w:p>
        </w:tc>
        <w:tc xmlns:tara="kcentrix:tara" tara:rowspan="1" tara:colspan="1">
          <w:tcPr>
            <w:tcW w:w="850" w:type="pct"/>
            <w:vAlign w:val="center"/>
          </w:tcPr>
          <w:p w14:paraId="503C4992" w14:textId="50D807B9">
            <w:pPr>
              <w:jc w:val="left"/>
              <w:rPr>
                <w:rFonts w:cs="Arial"/>
              </w:rPr>
            </w:pPr>
          </w:p>
        </w:tc>
      </w:tr>
      <w:tr w14:paraId="4E886AEF" w14:textId="77777777">
        <w:trPr>
          <w:cantSplit/>
        </w:trPr>
        <w:tc xmlns:tara="kcentrix:tara" tara:rowspan="1" tara:colspan="1">
          <w:tcPr>
            <w:tcW w:w="325" w:type="pct"/>
          </w:tcPr>
          <w:p w14:paraId="19B0493C" w14:textId="50A071B8">
            <w:pPr>
              <w:jc w:val="center"/>
            </w:pPr>
            <w:bookmarkStart w:name="RAM" w:id="76"/>
            <w:r>
              <w:t>[4]</w:t>
            </w:r>
            <w:bookmarkEnd w:id="76"/>
          </w:p>
        </w:tc>
        <w:tc xmlns:tara="kcentrix:tara" tara:rowspan="1" tara:colspan="1">
          <w:tcPr>
            <w:tcW w:w="2467" w:type="pct"/>
            <w:vAlign w:val="center"/>
          </w:tcPr>
          <w:p w14:paraId="1AF653CC" w14:textId="3CEF6AB6">
            <w:pPr>
              <w:jc w:val="left"/>
              <w:rPr>
                <w:rFonts w:cs="Arial"/>
                <w:bCs/>
              </w:rPr>
            </w:pPr>
            <w:r>
              <w:rPr>
                <w:rFonts w:cs="Arial"/>
                <w:bCs/>
              </w:rPr>
              <w:t>Generic RAM Plan</w:t>
            </w:r>
          </w:p>
        </w:tc>
        <w:tc xmlns:tara="kcentrix:tara" tara:rowspan="1" tara:colspan="1">
          <w:tcPr>
            <w:tcW w:w="1358" w:type="pct"/>
            <w:vAlign w:val="center"/>
          </w:tcPr>
          <w:p w14:paraId="76F97A25" w14:textId="368FB7CE">
            <w:pPr>
              <w:jc w:val="left"/>
              <w:rPr>
                <w:rFonts w:cs="Arial"/>
              </w:rPr>
            </w:pPr>
            <w:hyperlink w:history="1" r:id="rId22">
              <w:r>
                <w:rPr>
                  <w:rStyle w:val="Hyperlink"/>
                  <w:rFonts w:cs="Arial"/>
                </w:rPr>
                <w:t>3BU_15000_1712_DUAPA</w:t>
              </w:r>
            </w:hyperlink>
          </w:p>
        </w:tc>
        <w:tc xmlns:tara="kcentrix:tara" tara:rowspan="1" tara:colspan="1">
          <w:tcPr>
            <w:tcW w:w="850" w:type="pct"/>
            <w:vAlign w:val="center"/>
          </w:tcPr>
          <w:p w14:paraId="5BCFD0C1" w14:textId="24F08AAB">
            <w:pPr>
              <w:jc w:val="left"/>
              <w:rPr>
                <w:rFonts w:cs="Arial"/>
              </w:rPr>
            </w:pPr>
            <w:r>
              <w:rPr>
                <w:rFonts w:cs="Arial"/>
              </w:rPr>
              <w:t>07</w:t>
            </w:r>
          </w:p>
        </w:tc>
      </w:tr>
      <w:tr w14:paraId="4063E5B3" w14:textId="77777777">
        <w:trPr>
          <w:cantSplit/>
        </w:trPr>
        <w:tc xmlns:tara="kcentrix:tara" tara:rowspan="1" tara:colspan="1">
          <w:tcPr>
            <w:tcW w:w="325" w:type="pct"/>
          </w:tcPr>
          <w:p w14:paraId="627B1F19" w14:textId="3CD0C3D6">
            <w:pPr>
              <w:jc w:val="center"/>
            </w:pPr>
            <w:bookmarkStart w:name="SafePl" w:id="77"/>
            <w:bookmarkStart w:name="Safety" w:id="78"/>
            <w:r>
              <w:t>[5]</w:t>
            </w:r>
            <w:bookmarkEnd w:id="77"/>
            <w:bookmarkEnd w:id="78"/>
          </w:p>
        </w:tc>
        <w:tc xmlns:tara="kcentrix:tara" tara:rowspan="1" tara:colspan="1">
          <w:tcPr>
            <w:tcW w:w="2467" w:type="pct"/>
            <w:vAlign w:val="center"/>
          </w:tcPr>
          <w:p w14:paraId="2864FED7" w14:textId="112122B4">
            <w:pPr>
              <w:jc w:val="left"/>
              <w:rPr>
                <w:rFonts w:cs="Arial"/>
                <w:bCs/>
              </w:rPr>
            </w:pPr>
            <w:r>
              <w:rPr>
                <w:rFonts w:cs="Arial"/>
                <w:bCs/>
              </w:rPr>
              <w:t>Generic Safety Plan</w:t>
            </w:r>
          </w:p>
        </w:tc>
        <w:tc xmlns:tara="kcentrix:tara" tara:rowspan="1" tara:colspan="1">
          <w:tcPr>
            <w:tcW w:w="1358" w:type="pct"/>
            <w:vAlign w:val="center"/>
          </w:tcPr>
          <w:p w14:paraId="45914224" w14:textId="447A6A2A">
            <w:pPr>
              <w:spacing w:before="0" w:after="0" w:line="240" w:lineRule="auto"/>
              <w:jc w:val="left"/>
              <w:rPr>
                <w:rFonts w:cs="Arial"/>
                <w:color w:val="0000FF"/>
                <w:kern w:val="0"/>
                <w:u w:val="single"/>
                <w:lang w:val="en-US"/>
              </w:rPr>
            </w:pPr>
            <w:hyperlink w:history="1" r:id="rId23">
              <w:r>
                <w:rPr>
                  <w:rStyle w:val="Hyperlink"/>
                  <w:rFonts w:cs="Arial"/>
                </w:rPr>
                <w:t>3BU 61900 0060 DUAPA</w:t>
              </w:r>
            </w:hyperlink>
          </w:p>
        </w:tc>
        <w:tc xmlns:tara="kcentrix:tara" tara:rowspan="1" tara:colspan="1">
          <w:tcPr>
            <w:tcW w:w="850" w:type="pct"/>
            <w:vAlign w:val="center"/>
          </w:tcPr>
          <w:p w14:paraId="70A33638" w14:textId="2ACD8951">
            <w:pPr>
              <w:jc w:val="left"/>
              <w:rPr>
                <w:rFonts w:cs="Arial"/>
              </w:rPr>
            </w:pPr>
            <w:r>
              <w:rPr>
                <w:rFonts w:cs="Arial"/>
              </w:rPr>
              <w:t>04</w:t>
            </w:r>
          </w:p>
        </w:tc>
      </w:tr>
      <w:tr w14:paraId="5E70305F" w14:textId="77777777">
        <w:trPr>
          <w:cantSplit/>
        </w:trPr>
        <w:tc xmlns:tara="kcentrix:tara" tara:rowspan="1" tara:colspan="1">
          <w:tcPr>
            <w:tcW w:w="325" w:type="pct"/>
          </w:tcPr>
          <w:p w14:paraId="536FD878" w14:textId="2850D9D7">
            <w:pPr>
              <w:jc w:val="center"/>
            </w:pPr>
            <w:bookmarkStart w:name="IVP" w:id="79"/>
            <w:r>
              <w:t>[6]</w:t>
            </w:r>
            <w:bookmarkEnd w:id="79"/>
          </w:p>
        </w:tc>
        <w:tc xmlns:tara="kcentrix:tara" tara:rowspan="1" tara:colspan="1">
          <w:tcPr>
            <w:tcW w:w="2467" w:type="pct"/>
            <w:vAlign w:val="center"/>
          </w:tcPr>
          <w:p w14:paraId="04D068A3" w14:textId="1AFC6BED">
            <w:pPr>
              <w:jc w:val="left"/>
              <w:rPr>
                <w:rFonts w:cs="Arial"/>
                <w:bCs/>
              </w:rPr>
            </w:pPr>
            <w:r>
              <w:rPr>
                <w:rFonts w:cs="Arial"/>
                <w:bCs/>
              </w:rPr>
              <w:t>Validation and Qualification Plan</w:t>
            </w:r>
          </w:p>
        </w:tc>
        <w:tc xmlns:tara="kcentrix:tara" tara:rowspan="1" tara:colspan="1">
          <w:tcPr>
            <w:tcW w:w="1358" w:type="pct"/>
            <w:vAlign w:val="center"/>
          </w:tcPr>
          <w:p w14:paraId="4A4ADE0D" w14:textId="0235C384">
            <w:pPr>
              <w:spacing w:before="0" w:after="0" w:line="240" w:lineRule="auto"/>
              <w:jc w:val="left"/>
              <w:rPr>
                <w:rFonts w:cs="Arial"/>
                <w:color w:val="0000FF"/>
                <w:kern w:val="0"/>
                <w:u w:val="single"/>
                <w:lang w:val="en-US"/>
              </w:rPr>
            </w:pPr>
            <w:hyperlink w:history="1" r:id="rId24">
              <w:r>
                <w:rPr>
                  <w:rStyle w:val="Hyperlink"/>
                  <w:rFonts w:cs="Arial"/>
                </w:rPr>
                <w:t>3BU 15000 6253 DUAPA</w:t>
              </w:r>
            </w:hyperlink>
          </w:p>
        </w:tc>
        <w:tc xmlns:tara="kcentrix:tara" tara:rowspan="1" tara:colspan="1">
          <w:tcPr>
            <w:tcW w:w="850" w:type="pct"/>
            <w:vAlign w:val="center"/>
          </w:tcPr>
          <w:p w14:paraId="35357256" w14:textId="6872E93C">
            <w:pPr>
              <w:jc w:val="left"/>
              <w:rPr>
                <w:rFonts w:cs="Arial"/>
              </w:rPr>
            </w:pPr>
            <w:r>
              <w:rPr>
                <w:rFonts w:cs="Arial"/>
              </w:rPr>
              <w:t>08</w:t>
            </w:r>
          </w:p>
        </w:tc>
      </w:tr>
      <w:tr w14:paraId="1EB1F7D9" w14:textId="77777777">
        <w:trPr>
          <w:cantSplit/>
        </w:trPr>
        <w:tc xmlns:tara="kcentrix:tara" tara:rowspan="1" tara:colspan="1">
          <w:tcPr>
            <w:tcW w:w="325" w:type="pct"/>
          </w:tcPr>
          <w:p w14:paraId="10FC9244" w14:textId="23BD94C3">
            <w:pPr>
              <w:jc w:val="center"/>
            </w:pPr>
            <w:bookmarkStart w:name="VQP" w:id="80"/>
            <w:bookmarkStart w:name="SOLMILESTONEREP" w:id="81"/>
            <w:r>
              <w:t>[7]</w:t>
            </w:r>
            <w:bookmarkEnd w:id="80"/>
            <w:bookmarkEnd w:id="81"/>
          </w:p>
        </w:tc>
        <w:tc xmlns:tara="kcentrix:tara" tara:rowspan="1" tara:colspan="1">
          <w:tcPr>
            <w:tcW w:w="2467" w:type="pct"/>
            <w:vAlign w:val="center"/>
          </w:tcPr>
          <w:p w14:paraId="448407CE" w14:textId="16D426E9">
            <w:pPr>
              <w:jc w:val="left"/>
              <w:rPr>
                <w:rFonts w:cs="Arial"/>
                <w:bCs/>
              </w:rPr>
            </w:pPr>
            <w:r>
              <w:rPr>
                <w:rFonts w:cs="Arial"/>
                <w:bCs/>
              </w:rPr>
              <w:t>Solution IL Milestone Report</w:t>
            </w:r>
          </w:p>
        </w:tc>
        <w:tc xmlns:tara="kcentrix:tara" tara:rowspan="1" tara:colspan="1">
          <w:tcPr>
            <w:tcW w:w="1358" w:type="pct"/>
            <w:vAlign w:val="center"/>
          </w:tcPr>
          <w:p w14:paraId="182C4028" w14:textId="4D8F983B">
            <w:pPr>
              <w:jc w:val="left"/>
              <w:rPr>
                <w:rFonts w:cs="Arial"/>
              </w:rPr>
            </w:pPr>
            <w:r>
              <w:rPr>
                <w:rFonts w:cs="Arial"/>
              </w:rPr>
              <w:t>3BU_61914_0011_BCAPA</w:t>
            </w:r>
          </w:p>
        </w:tc>
        <w:tc xmlns:tara="kcentrix:tara" tara:rowspan="1" tara:colspan="1">
          <w:tcPr>
            <w:tcW w:w="850" w:type="pct"/>
            <w:vAlign w:val="center"/>
          </w:tcPr>
          <w:p w14:paraId="74A5FB98" w14:textId="1B6A95D0">
            <w:pPr>
              <w:jc w:val="left"/>
              <w:rPr>
                <w:rFonts w:cs="Arial"/>
              </w:rPr>
            </w:pPr>
          </w:p>
        </w:tc>
      </w:tr>
      <w:tr w14:paraId="4F57ECD2" w14:textId="77777777">
        <w:trPr>
          <w:cantSplit/>
        </w:trPr>
        <w:tc xmlns:tara="kcentrix:tara" tara:rowspan="1" tara:colspan="1">
          <w:tcPr>
            <w:tcW w:w="325" w:type="pct"/>
          </w:tcPr>
          <w:p w14:paraId="2C7DFC9A" w14:textId="1F8F5406">
            <w:pPr>
              <w:jc w:val="center"/>
            </w:pPr>
            <w:bookmarkStart w:name="DP" w:id="82"/>
            <w:r>
              <w:t>[8]</w:t>
            </w:r>
            <w:bookmarkEnd w:id="82"/>
          </w:p>
        </w:tc>
        <w:tc xmlns:tara="kcentrix:tara" tara:rowspan="1" tara:colspan="1">
          <w:tcPr>
            <w:tcW w:w="2467" w:type="pct"/>
            <w:vAlign w:val="center"/>
          </w:tcPr>
          <w:p w14:paraId="78505F55" w14:textId="127ADC79">
            <w:pPr>
              <w:jc w:val="left"/>
              <w:rPr>
                <w:rFonts w:cs="Arial"/>
                <w:bCs/>
              </w:rPr>
            </w:pPr>
            <w:r>
              <w:rPr>
                <w:rFonts w:cs="Arial"/>
                <w:bCs/>
              </w:rPr>
              <w:t>Documentation Plan</w:t>
            </w:r>
          </w:p>
        </w:tc>
        <w:tc xmlns:tara="kcentrix:tara" tara:rowspan="1" tara:colspan="1">
          <w:tcPr>
            <w:tcW w:w="1358" w:type="pct"/>
            <w:vAlign w:val="center"/>
          </w:tcPr>
          <w:p w14:paraId="3E663358" w14:textId="3CDC3566">
            <w:pPr>
              <w:jc w:val="left"/>
              <w:rPr>
                <w:rFonts w:cs="Arial"/>
              </w:rPr>
            </w:pPr>
            <w:r>
              <w:rPr>
                <w:rFonts w:cs="Arial"/>
              </w:rPr>
              <w:t>3BU_61914_0000_ADAPA</w:t>
            </w:r>
          </w:p>
        </w:tc>
        <w:tc xmlns:tara="kcentrix:tara" tara:rowspan="1" tara:colspan="1">
          <w:tcPr>
            <w:tcW w:w="850" w:type="pct"/>
            <w:vAlign w:val="center"/>
          </w:tcPr>
          <w:p w14:paraId="71CC8D5C" w14:textId="09A7EC4A">
            <w:pPr>
              <w:jc w:val="left"/>
              <w:rPr>
                <w:rFonts w:cs="Arial"/>
              </w:rPr>
            </w:pPr>
            <w:r>
              <w:rPr>
                <w:rFonts w:cs="Arial"/>
              </w:rPr>
              <w:t>01</w:t>
            </w:r>
          </w:p>
        </w:tc>
      </w:tr>
      <w:tr w14:paraId="0359085D" w14:textId="77777777">
        <w:trPr>
          <w:cantSplit/>
        </w:trPr>
        <w:tc xmlns:tara="kcentrix:tara" tara:rowspan="1" tara:colspan="1">
          <w:tcPr>
            <w:tcW w:w="325" w:type="pct"/>
          </w:tcPr>
          <w:p w14:paraId="025FCB07" w14:textId="1306651E">
            <w:pPr>
              <w:jc w:val="center"/>
            </w:pPr>
            <w:bookmarkStart w:name="CMP" w:id="83"/>
            <w:r>
              <w:t>[11]</w:t>
            </w:r>
            <w:bookmarkEnd w:id="83"/>
          </w:p>
        </w:tc>
        <w:tc xmlns:tara="kcentrix:tara" tara:rowspan="1" tara:colspan="1">
          <w:tcPr>
            <w:tcW w:w="2467" w:type="pct"/>
            <w:vAlign w:val="center"/>
          </w:tcPr>
          <w:p w14:paraId="2FFC6DC9" w14:textId="77777777">
            <w:pPr>
              <w:jc w:val="left"/>
              <w:rPr>
                <w:rFonts w:cs="Arial"/>
              </w:rPr>
            </w:pPr>
            <w:r>
              <w:rPr>
                <w:rFonts w:cs="Arial"/>
              </w:rPr>
              <w:t>Generic Configuration Management Plan for International Customer Projects ETCS Track Side System</w:t>
            </w:r>
          </w:p>
        </w:tc>
        <w:tc xmlns:tara="kcentrix:tara" tara:rowspan="1" tara:colspan="1">
          <w:tcPr>
            <w:tcW w:w="1358" w:type="pct"/>
            <w:vAlign w:val="center"/>
          </w:tcPr>
          <w:p w14:paraId="020C923D" w14:textId="77777777">
            <w:pPr>
              <w:jc w:val="left"/>
              <w:rPr>
                <w:rFonts w:cs="Arial"/>
              </w:rPr>
            </w:pPr>
            <w:r>
              <w:rPr>
                <w:rFonts w:cs="Arial"/>
              </w:rPr>
              <w:t>3BU 61906 0008 QMAPA</w:t>
            </w:r>
          </w:p>
        </w:tc>
        <w:tc xmlns:tara="kcentrix:tara" tara:rowspan="1" tara:colspan="1">
          <w:tcPr>
            <w:tcW w:w="850" w:type="pct"/>
            <w:vAlign w:val="center"/>
          </w:tcPr>
          <w:p w14:paraId="3752ECF3" w14:textId="77777777">
            <w:pPr>
              <w:jc w:val="left"/>
              <w:rPr>
                <w:rFonts w:cs="Arial"/>
              </w:rPr>
            </w:pPr>
            <w:r>
              <w:rPr>
                <w:rFonts w:cs="Arial"/>
              </w:rPr>
              <w:t>04</w:t>
            </w:r>
          </w:p>
        </w:tc>
      </w:tr>
      <w:tr w14:paraId="78FBF2BE" w14:textId="77777777">
        <w:trPr>
          <w:cantSplit/>
        </w:trPr>
        <w:tc xmlns:tara="kcentrix:tara" tara:rowspan="1" tara:colspan="1">
          <w:tcPr>
            <w:tcW w:w="325" w:type="pct"/>
          </w:tcPr>
          <w:p w14:paraId="1A266330" w14:textId="347F94E8">
            <w:pPr>
              <w:jc w:val="center"/>
            </w:pPr>
            <w:bookmarkStart w:name="QMP" w:id="84"/>
            <w:r>
              <w:t>[12]</w:t>
            </w:r>
            <w:bookmarkEnd w:id="84"/>
          </w:p>
        </w:tc>
        <w:tc xmlns:tara="kcentrix:tara" tara:rowspan="1" tara:colspan="1">
          <w:tcPr>
            <w:tcW w:w="2467" w:type="pct"/>
            <w:vAlign w:val="center"/>
          </w:tcPr>
          <w:p w14:paraId="4DB7E61A" w14:textId="0CD34DCC">
            <w:pPr>
              <w:jc w:val="left"/>
              <w:rPr>
                <w:rFonts w:cs="Arial"/>
              </w:rPr>
            </w:pPr>
            <w:r>
              <w:rPr>
                <w:rFonts w:cs="Arial"/>
              </w:rPr>
              <w:t>Specific Quality Management Plan</w:t>
            </w:r>
          </w:p>
        </w:tc>
        <w:tc xmlns:tara="kcentrix:tara" tara:rowspan="1" tara:colspan="1">
          <w:tcPr>
            <w:tcW w:w="1358" w:type="pct"/>
            <w:vAlign w:val="center"/>
          </w:tcPr>
          <w:p w14:paraId="23036018" w14:textId="248DE136">
            <w:pPr>
              <w:spacing w:before="0" w:after="0" w:line="240" w:lineRule="auto"/>
              <w:jc w:val="left"/>
              <w:rPr>
                <w:rFonts w:cs="Arial"/>
                <w:color w:val="0000FF"/>
                <w:kern w:val="0"/>
                <w:u w:val="single"/>
                <w:lang w:val="en-US"/>
              </w:rPr>
            </w:pPr>
            <w:r>
              <w:rPr>
                <w:rFonts w:cs="Arial"/>
                <w:color w:val="0000FF"/>
                <w:u w:val="single"/>
              </w:rPr>
              <w:t>3BU_61914_0003_ADAPA</w:t>
            </w:r>
          </w:p>
        </w:tc>
        <w:tc xmlns:tara="kcentrix:tara" tara:rowspan="1" tara:colspan="1">
          <w:tcPr>
            <w:tcW w:w="850" w:type="pct"/>
            <w:vAlign w:val="center"/>
          </w:tcPr>
          <w:p w14:paraId="538A3ABB" w14:textId="5E86F5BC">
            <w:pPr>
              <w:jc w:val="left"/>
              <w:rPr>
                <w:rFonts w:cs="Arial"/>
              </w:rPr>
            </w:pPr>
            <w:r>
              <w:rPr>
                <w:rFonts w:cs="Arial"/>
              </w:rPr>
              <w:t>01</w:t>
            </w:r>
          </w:p>
        </w:tc>
      </w:tr>
    </w:tbl>
    <w:p w14:paraId="32E6687B" w14:textId="50E0CD0F">
      <w:pPr>
        <w:jc w:val="center"/>
        <w:rPr>
          <w:b/>
        </w:rPr>
      </w:pPr>
      <w:commentRangeStart w:id="2555542"/>
      <w:bookmarkStart w:name="_Toc241843859" w:id="86"/>
      <w:r>
        <w:rPr>
          <w:b/>
        </w:rPr>
        <w:t xml:space="preserve">Table </w:t>
      </w:r>
      <w:r>
        <w:rPr>
          <w:b/>
        </w:rPr>
        <w:fldChar w:fldCharType="begin"/>
      </w:r>
      <w:r>
        <w:rPr>
          <w:b/>
        </w:rPr>
        <w:instrText xml:space="preserve"> SEQ Table \* ARABIC </w:instrText>
      </w:r>
      <w:r>
        <w:rPr>
          <w:b/>
        </w:rPr>
        <w:fldChar w:fldCharType="separate"/>
      </w:r>
      <w:r>
        <w:rPr>
          <w:b/>
        </w:rPr>
        <w:t>9</w:t>
      </w:r>
      <w:r>
        <w:rPr>
          <w:b/>
        </w:rPr>
        <w:fldChar w:fldCharType="end"/>
      </w:r>
      <w:r>
        <w:rPr>
          <w:b/>
        </w:rPr>
        <w:t xml:space="preserve"> : Referenced Documents</w:t>
      </w:r>
      <w:bookmarkEnd w:id="86"/>
      <w:commentRangeEnd w:id="2555542"/>
      <w:r>
        <w:rPr>
          <w:rStyle w:val="CommentReference"/>
        </w:rPr>
        <w:commentReference w:id="2555542"/>
      </w:r>
    </w:p>
    <w:p w14:paraId="305E5542" w14:textId="2DF986EA">
      <w:pPr>
        <w:spacing w:before="0" w:after="0" w:line="240" w:lineRule="auto"/>
        <w:jc w:val="left"/>
        <w:rPr>
          <w:b/>
        </w:rPr>
      </w:pPr>
      <w:r>
        <w:rPr>
          <w:b/>
        </w:rPr>
        <w:br w:type="page"/>
      </w:r>
    </w:p>
    <w:p w14:paraId="4C42F240" w14:textId="6B8C7756">
      <w:pPr>
        <w:pStyle w:val="Heading2"/>
      </w:pPr>
      <w:bookmarkStart w:name="_Ref164431205" w:id="87"/>
      <w:bookmarkStart w:name="_Toc241843923" w:id="89"/>
      <w:r>
        <w:lastRenderedPageBreak/>
        <w:commentRangeStart w:id="2555526"/>
        <w:t xml:space="preserve">Standards and Procedures</w:t>
        <w:commentRangeEnd w:id="2555526"/>
      </w:r>
      <w:bookmarkEnd w:id="87"/>
      <w:bookmarkEnd w:id="89"/>
      <w:r>
        <w:rPr>
          <w:rStyle w:val="CommentReference"/>
        </w:rPr>
        <w:commentReference w:id="2555526"/>
      </w:r>
    </w:p>
    <w:p w14:paraId="3F546A99" w14:textId="03C3C4A4">
      <w:pPr>
        <w:pStyle w:val="Paragraph"/>
      </w:pPr>
      <w:r>
        <w:t xml:space="preserve">You can find below the standards and processes followed in the IL and ETCS Solution. </w:t>
      </w:r>
    </w:p>
    <w:p w14:paraId="1EC51BA9" w14:textId="77777777">
      <w:pPr>
        <w:pStyle w:val="Paragraph"/>
      </w:pPr>
    </w:p>
    <w:tbl>
      <w:tblPr>
        <w:tblW w:w="43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6976"/>
        <w:gridCol w:w="1276"/>
      </w:tblGrid>
      <w:tr w14:paraId="3CAB46EE" w14:textId="77777777">
        <w:trPr>
          <w:cantSplit/>
          <w:tblHeader/>
          <w:jc w:val="center"/>
        </w:trPr>
        <w:tc xmlns:tara="kcentrix:tara" tara:rowspan="1" tara:colspan="1">
          <w:tcPr>
            <w:tcW w:w="4227" w:type="pct"/>
            <w:shd w:val="clear" w:color="auto" w:fill="BD6161"/>
          </w:tcPr>
          <w:p w14:paraId="6A68AC4C" w14:textId="77777777">
            <w:pPr>
              <w:rPr>
                <w:b/>
              </w:rPr>
            </w:pPr>
            <w:r>
              <w:rPr>
                <w:b/>
              </w:rPr>
              <w:t>Nr./Title</w:t>
            </w:r>
          </w:p>
        </w:tc>
        <w:tc xmlns:tara="kcentrix:tara" tara:rowspan="1" tara:colspan="1">
          <w:tcPr>
            <w:tcW w:w="773" w:type="pct"/>
            <w:shd w:val="clear" w:color="auto" w:fill="BD6161"/>
          </w:tcPr>
          <w:p w14:paraId="4CA6D506" w14:textId="77777777">
            <w:pPr>
              <w:rPr>
                <w:b/>
              </w:rPr>
            </w:pPr>
            <w:r>
              <w:rPr>
                <w:b/>
              </w:rPr>
              <w:t>Publishing Date/ Reference</w:t>
            </w:r>
          </w:p>
        </w:tc>
      </w:tr>
      <w:tr w14:paraId="095BCD52" w14:textId="77777777">
        <w:trPr>
          <w:cantSplit/>
          <w:jc w:val="center"/>
        </w:trPr>
        <w:tc xmlns:tara="kcentrix:tara" tara:rowspan="1" tara:colspan="1">
          <w:tcPr>
            <w:tcW w:w="4227" w:type="pct"/>
          </w:tcPr>
          <w:p w14:paraId="11CCFD78" w14:textId="04D3A392">
            <w:r>
              <w:t>ISO/TS 22163:2023 Railway applications — Quality management system – Business management system requirements for rail organizations: ISO 9001:2015 and particular requirements for application in the rail sector</w:t>
            </w:r>
          </w:p>
        </w:tc>
        <w:tc xmlns:tara="kcentrix:tara" tara:rowspan="1" tara:colspan="1">
          <w:tcPr>
            <w:tcW w:w="773" w:type="pct"/>
          </w:tcPr>
          <w:p w14:paraId="00249261" w14:textId="77777777">
            <w:r>
              <w:t>2015</w:t>
            </w:r>
          </w:p>
        </w:tc>
      </w:tr>
      <w:tr w14:paraId="128F411E" w14:textId="77777777">
        <w:trPr>
          <w:cantSplit/>
          <w:jc w:val="center"/>
        </w:trPr>
        <w:tc xmlns:tara="kcentrix:tara" tara:rowspan="1" tara:colspan="1">
          <w:tcPr>
            <w:tcW w:w="4227" w:type="pct"/>
          </w:tcPr>
          <w:p w14:paraId="21E082E9" w14:textId="77777777">
            <w:commentRangeStart w:id="2555546"/>
            <w:r>
              <w:commentRangeStart w:id="2556104"/>
              <w:t xml:space="preserve">EN 50128:2011 + A1:2020 + A2:2020 </w:t>
              <w:commentRangeEnd w:id="2556104"/>
              <w:t xml:space="preserve">Railway applications – Communication, signalling and processing systems – Software for Railway Control and Protection Systems</w:t>
            </w:r>
            <w:r>
              <w:rPr>
                <w:rStyle w:val="CommentReference"/>
              </w:rPr>
              <w:commentReference w:id="2556104"/>
            </w:r>
            <w:commentRangeEnd w:id="2555546"/>
            <w:r>
              <w:rPr>
                <w:rStyle w:val="CommentReference"/>
              </w:rPr>
              <w:commentReference w:id="2555546"/>
            </w:r>
          </w:p>
        </w:tc>
        <w:tc xmlns:tara="kcentrix:tara" tara:rowspan="1" tara:colspan="1">
          <w:tcPr>
            <w:tcW w:w="773" w:type="pct"/>
          </w:tcPr>
          <w:p w14:paraId="3D0AF28D" w14:textId="77777777">
            <w:r>
              <w:t>2011</w:t>
            </w:r>
          </w:p>
        </w:tc>
      </w:tr>
      <w:tr w14:paraId="5887AA7C" w14:textId="77777777">
        <w:trPr>
          <w:cantSplit/>
          <w:jc w:val="center"/>
        </w:trPr>
        <w:tc xmlns:tara="kcentrix:tara" tara:rowspan="1" tara:colspan="1">
          <w:tcPr>
            <w:tcW w:w="4227" w:type="pct"/>
          </w:tcPr>
          <w:p w14:paraId="1CC1CA35" w14:textId="77777777">
            <w:r>
              <w:t>EN 50129:2018 +AC:2019 – Railway applications – Communication, signalling and processing systems – Safety related electronic systems for signalling</w:t>
            </w:r>
          </w:p>
        </w:tc>
        <w:tc xmlns:tara="kcentrix:tara" tara:rowspan="1" tara:colspan="1">
          <w:tcPr>
            <w:tcW w:w="773" w:type="pct"/>
          </w:tcPr>
          <w:p w14:paraId="51771078" w14:textId="77777777">
            <w:r>
              <w:t>2018</w:t>
            </w:r>
          </w:p>
        </w:tc>
      </w:tr>
      <w:tr w14:paraId="599B3496" w14:textId="77777777">
        <w:trPr>
          <w:cantSplit/>
          <w:jc w:val="center"/>
        </w:trPr>
        <w:tc xmlns:tara="kcentrix:tara" tara:rowspan="1" tara:colspan="1">
          <w:tcPr>
            <w:tcW w:w="4227" w:type="pct"/>
          </w:tcPr>
          <w:p w14:paraId="67A42F9C" w14:textId="0E0318C6">
            <w:r>
              <w:t xml:space="preserve">EN ISO 9001:2015 </w:t>
            </w:r>
            <w:r>
              <w:rPr>
                <w:rFonts w:cs="Arial"/>
              </w:rPr>
              <w:t>Quality management systems — Requirements</w:t>
            </w:r>
          </w:p>
        </w:tc>
        <w:tc xmlns:tara="kcentrix:tara" tara:rowspan="1" tara:colspan="1">
          <w:tcPr>
            <w:tcW w:w="773" w:type="pct"/>
          </w:tcPr>
          <w:p w14:paraId="20C36856" w14:textId="77777777">
            <w:r>
              <w:t>2015</w:t>
            </w:r>
          </w:p>
        </w:tc>
      </w:tr>
      <w:tr w14:paraId="55F3C155" w14:textId="77777777">
        <w:trPr>
          <w:cantSplit/>
          <w:jc w:val="center"/>
        </w:trPr>
        <w:tc xmlns:tara="kcentrix:tara" tara:rowspan="1" tara:colspan="1">
          <w:tcPr>
            <w:tcW w:w="4227" w:type="pct"/>
          </w:tcPr>
          <w:p w14:paraId="323D3FC0" w14:textId="77777777">
            <w:r>
              <w:t>EN 50121-4:2016 + A1:2019 Railway applications – Electromagnetic compatibility -Part 4: Emission and immunity of the signalling and telecommunications apparatus</w:t>
            </w:r>
          </w:p>
        </w:tc>
        <w:tc xmlns:tara="kcentrix:tara" tara:rowspan="1" tara:colspan="1">
          <w:tcPr>
            <w:tcW w:w="773" w:type="pct"/>
          </w:tcPr>
          <w:p w14:paraId="72C379BF" w14:textId="77777777">
            <w:r>
              <w:t>2016</w:t>
            </w:r>
          </w:p>
        </w:tc>
      </w:tr>
      <w:tr w14:paraId="7DFF4029" w14:textId="77777777">
        <w:trPr>
          <w:cantSplit/>
          <w:jc w:val="center"/>
        </w:trPr>
        <w:tc xmlns:tara="kcentrix:tara" tara:rowspan="1" tara:colspan="1">
          <w:tcPr>
            <w:tcW w:w="4227" w:type="pct"/>
          </w:tcPr>
          <w:p w14:paraId="034CC8A0" w14:textId="77777777">
            <w:r>
              <w:t>EN 50124-1:2017 Railway applications - Insulation coordination</w:t>
            </w:r>
          </w:p>
          <w:p w14:paraId="33B9676F" w14:textId="77777777">
            <w:r>
              <w:t>Part 1: Basic requirements - Clearances and creepage distances for all electrical</w:t>
            </w:r>
          </w:p>
        </w:tc>
        <w:tc xmlns:tara="kcentrix:tara" tara:rowspan="1" tara:colspan="1">
          <w:tcPr>
            <w:tcW w:w="773" w:type="pct"/>
          </w:tcPr>
          <w:p w14:paraId="6AC1E7D6" w14:textId="77777777">
            <w:r>
              <w:t>2017</w:t>
            </w:r>
          </w:p>
        </w:tc>
      </w:tr>
      <w:tr w14:paraId="5CEF3003" w14:textId="77777777">
        <w:trPr>
          <w:cantSplit/>
          <w:jc w:val="center"/>
        </w:trPr>
        <w:tc xmlns:tara="kcentrix:tara" tara:rowspan="1" tara:colspan="1">
          <w:tcPr>
            <w:tcW w:w="4227" w:type="pct"/>
          </w:tcPr>
          <w:p w14:paraId="7E9D9D93" w14:textId="77777777">
            <w:r>
              <w:t>EN 50126-1:2017 Railway Applications – The Specification and Demonstration of Reliability, Availability, Maintainability and Safety (RAMS) – Part 1: Generic RAMS Process</w:t>
            </w:r>
          </w:p>
        </w:tc>
        <w:tc xmlns:tara="kcentrix:tara" tara:rowspan="1" tara:colspan="1">
          <w:tcPr>
            <w:tcW w:w="773" w:type="pct"/>
          </w:tcPr>
          <w:p w14:paraId="7FB30968" w14:textId="77777777">
            <w:r>
              <w:t>2017</w:t>
            </w:r>
          </w:p>
        </w:tc>
      </w:tr>
      <w:tr w14:paraId="6D93A2D4" w14:textId="77777777">
        <w:trPr>
          <w:cantSplit/>
          <w:jc w:val="center"/>
        </w:trPr>
        <w:tc xmlns:tara="kcentrix:tara" tara:rowspan="1" tara:colspan="1">
          <w:tcPr>
            <w:tcW w:w="4227" w:type="pct"/>
          </w:tcPr>
          <w:p w14:paraId="5F11DCEC" w14:textId="77777777">
            <w:r>
              <w:t>EN 50126-2:2017 Railway Applications – The Specification and Demonstration of Reliability, Availability, Maintainability and Safety (RAMS) – Part 2: Systems Approach to Safety</w:t>
            </w:r>
          </w:p>
        </w:tc>
        <w:tc xmlns:tara="kcentrix:tara" tara:rowspan="1" tara:colspan="1">
          <w:tcPr>
            <w:tcW w:w="773" w:type="pct"/>
          </w:tcPr>
          <w:p w14:paraId="4B5530E9" w14:textId="77777777">
            <w:r>
              <w:t>2017</w:t>
            </w:r>
          </w:p>
        </w:tc>
      </w:tr>
      <w:tr w14:paraId="446460E1" w14:textId="77777777">
        <w:trPr>
          <w:cantSplit/>
          <w:jc w:val="center"/>
        </w:trPr>
        <w:tc xmlns:tara="kcentrix:tara" tara:rowspan="1" tara:colspan="1">
          <w:tcPr>
            <w:tcW w:w="4227" w:type="pct"/>
          </w:tcPr>
          <w:p w14:paraId="53DA8990" w14:textId="0A6BDA41">
            <w:r>
              <w:t>EN 50159:2010 +A1:2020 – Railway application – Communication, signaling and processing: Safety-related communication in transmission systems</w:t>
            </w:r>
          </w:p>
        </w:tc>
        <w:tc xmlns:tara="kcentrix:tara" tara:rowspan="1" tara:colspan="1">
          <w:tcPr>
            <w:tcW w:w="773" w:type="pct"/>
          </w:tcPr>
          <w:p w14:paraId="01DC3E8B" w14:textId="77777777">
            <w:r>
              <w:t>2010</w:t>
            </w:r>
          </w:p>
        </w:tc>
      </w:tr>
      <w:tr w14:paraId="73FCFCC7" w14:textId="77777777">
        <w:trPr>
          <w:cantSplit/>
          <w:jc w:val="center"/>
        </w:trPr>
        <w:tc xmlns:tara="kcentrix:tara" tara:rowspan="1" tara:colspan="1">
          <w:tcPr>
            <w:tcW w:w="4227" w:type="pct"/>
          </w:tcPr>
          <w:p w14:paraId="59E5692F" w14:textId="3C86508D">
            <w:r>
              <w:t>Compliance Assessment of the ERTMS/ETCS system according Article 6 of Directive (EU) 2016/797</w:t>
            </w:r>
          </w:p>
        </w:tc>
        <w:tc xmlns:tara="kcentrix:tara" tara:rowspan="1" tara:colspan="1">
          <w:tcPr>
            <w:tcW w:w="773" w:type="pct"/>
          </w:tcPr>
          <w:p w14:paraId="51011AEC" w14:textId="77777777">
            <w:r>
              <w:commentRangeStart w:id="2556107"/>
              <w:t xml:space="preserve">2016</w:t>
              <w:commentRangeEnd w:id="2556107"/>
            </w:r>
            <w:r>
              <w:rPr>
                <w:rStyle w:val="CommentReference"/>
              </w:rPr>
              <w:commentReference w:id="2556107"/>
            </w:r>
          </w:p>
        </w:tc>
      </w:tr>
      <w:tr w14:paraId="1D39ED0D" w14:textId="77777777">
        <w:trPr>
          <w:cantSplit/>
          <w:jc w:val="center"/>
        </w:trPr>
        <w:tc xmlns:tara="kcentrix:tara" tara:rowspan="1" tara:colspan="1">
          <w:tcPr>
            <w:tcW w:w="4227" w:type="pct"/>
          </w:tcPr>
          <w:p>
            <w:pPr/>
            <w:bookmarkStart xmlns:aml="http://schemas.microsoft.com/aml/2001/core" xmlns:msxsl="urn:schemas-microsoft-com:xslt" w:name="REF_Chorus" w:id="90"/>
            <w:r xmlns:aml="http://schemas.microsoft.com/aml/2001/core" xmlns:msxsl="urn:schemas-microsoft-com:xslt">
              <w:rPr>
                <w:rFonts w:ascii="Arial" w:hAnsi="Arial" w:cs="Arial"/>
                <w:sz w:val="20"/>
                <w:szCs w:val="20"/>
                <w:b w:val="off"/>
                <w:u w:val="none"/>
                <w:em w:val="false"/>
                <w:color w:val="000000"/>
              </w:rPr>
              <w:t xml:space="preserve">Document Management Rules: 83530061-DOC-AUT-EN</w:t>
            </w:r>
            <w:bookmarkEnd xmlns:aml="http://schemas.microsoft.com/aml/2001/core" xmlns:msxsl="urn:schemas-microsoft-com:xslt" w:id="90"/>
            <w:r xmlns:aml="http://schemas.microsoft.com/aml/2001/core" xmlns:msxsl="urn:schemas-microsoft-com:xslt">
              <w:rPr>
                <w:rFonts w:ascii="Arial" w:hAnsi="Arial" w:cs="Arial"/>
                <w:sz w:val="20"/>
                <w:szCs w:val="20"/>
                <w:b w:val="off"/>
                <w:u w:val="none"/>
                <w:em w:val="false"/>
                <w:color w:val="000000"/>
              </w:rPr>
              <w:t xml:space="preserve">, Rev.</w:t>
            </w:r>
            <w:del w:author="DAYLAN Derya - Contractor" w:date="2026-10-02T15:00:15+2" w:id="2555522">
              <w:r>
                <w:rPr xmlns:aml="http://schemas.microsoft.com/aml/2001/core" xmlns:msxsl="urn:schemas-microsoft-com:xslt">
                  <w:rFonts w:ascii="Arial" w:hAnsi="Arial" w:cs="Arial"/>
                  <w:sz w:val="20"/>
                  <w:szCs w:val="20"/>
                  <w:b w:val="off"/>
                  <w:u w:val="none"/>
                  <w:em w:val="false"/>
                  <w:color w:val="000000"/>
                </w:rPr>
                <w:delText xml:space="preserve">012</w:delText>
              </w:r>
            </w:del>
            <w:ins w:author="DAYLAN Derya - Contractor" w:date="2026-10-02T15:00:15+2" w:id="2555522">
              <w:r xmlns:aml="http://schemas.microsoft.com/aml/2001/core" xmlns:msxsl="urn:schemas-microsoft-com:xslt">
                <w:rPr>
                  <w:rFonts w:ascii="Arial" w:hAnsi="Arial" w:cs="Arial"/>
                  <w:sz w:val="20"/>
                  <w:szCs w:val="20"/>
                  <w:b w:val="off"/>
                  <w:u w:val="none"/>
                  <w:em w:val="false"/>
                  <w:color w:val="000000"/>
                </w:rPr>
                <w:t xml:space="preserve">014</w:t>
              </w:r>
            </w:ins>
          </w:p>
        </w:tc>
        <w:tc xmlns:tara="kcentrix:tara" tara:rowspan="1" tara:colspan="1">
          <w:tcPr>
            <w:tcW w:w="773" w:type="pct"/>
          </w:tcPr>
          <w:p w14:paraId="30098593" w14:textId="70F7F37F">
            <w:r>
              <w:t xml:space="preserve"> -</w:t>
            </w:r>
          </w:p>
        </w:tc>
      </w:tr>
      <w:tr w14:paraId="30FD5686" w14:textId="77777777">
        <w:trPr>
          <w:cantSplit/>
          <w:jc w:val="center"/>
        </w:trPr>
        <w:tc xmlns:tara="kcentrix:tara" tara:rowspan="1" tara:colspan="1">
          <w:tcPr>
            <w:tcW w:w="4227" w:type="pct"/>
          </w:tcPr>
          <w:p w14:paraId="1E796FB1" w14:textId="19B94053">
            <w:pPr>
              <w:rPr>
                <w:rFonts w:cs="Arial"/>
              </w:rPr>
            </w:pPr>
            <w:bookmarkStart w:name="MangmntSystem" w:id="91"/>
            <w:r>
              <w:t>[</w:t>
            </w:r>
            <w:hyperlink w:history="1" r:id="rId25">
              <w:r>
                <w:rPr>
                  <w:rStyle w:val="Hyperlink"/>
                  <w:rFonts w:cs="Arial"/>
                </w:rPr>
                <w:t>Management System</w:t>
              </w:r>
            </w:hyperlink>
            <w:r>
              <w:rPr>
                <w:rStyle w:val="Hyperlink"/>
                <w:rFonts w:cs="Arial"/>
              </w:rPr>
              <w:t>]</w:t>
            </w:r>
            <w:bookmarkEnd w:id="91"/>
          </w:p>
        </w:tc>
        <w:tc xmlns:tara="kcentrix:tara" tara:rowspan="1" tara:colspan="1">
          <w:tcPr>
            <w:tcW w:w="773" w:type="pct"/>
          </w:tcPr>
          <w:p>
            <w:pPr/>
            <w:del w:author="DAYLAN Derya - Contractor" w:date="2026-10-02T15:00:31+2" w:id="2555523">
              <w:r>
                <w:rPr xmlns:aml="http://schemas.microsoft.com/aml/2001/core" xmlns:msxsl="urn:schemas-microsoft-com:xslt">
                  <w:rFonts w:ascii="Arial" w:hAnsi="Arial" w:cs="Arial"/>
                  <w:sz w:val="20"/>
                  <w:szCs w:val="20"/>
                  <w:b w:val="off"/>
                  <w:u w:val="none"/>
                  <w:em w:val="false"/>
                  <w:color w:val="000000"/>
                </w:rPr>
                <w:delText xml:space="preserve">2025-05-31</w:delText>
              </w:r>
            </w:del>
            <w:ins w:author="DAYLAN Derya - Contractor" w:date="2026-10-02T15:00:31+2" w:id="2555523">
              <w:r xmlns:aml="http://schemas.microsoft.com/aml/2001/core" xmlns:msxsl="urn:schemas-microsoft-com:xslt">
                <w:rPr>
                  <w:rFonts w:ascii="Arial" w:hAnsi="Arial" w:cs="Arial"/>
                  <w:sz w:val="20"/>
                  <w:szCs w:val="20"/>
                  <w:b w:val="off"/>
                  <w:u w:val="none"/>
                  <w:em w:val="false"/>
                  <w:color w:val="000000"/>
                </w:rPr>
                <w:t xml:space="preserve">2026-06</w:t>
              </w:r>
            </w:ins>
          </w:p>
        </w:tc>
      </w:tr>
    </w:tbl>
    <w:p w14:paraId="5247D96C" w14:textId="690E7530">
      <w:pPr>
        <w:jc w:val="center"/>
        <w:rPr>
          <w:b/>
        </w:rPr>
      </w:pPr>
      <w:bookmarkStart w:name="_Toc241843860" w:id="93"/>
      <w:r>
        <w:rPr>
          <w:b/>
        </w:rPr>
        <w:t xml:space="preserve">Table </w:t>
      </w:r>
      <w:r>
        <w:rPr>
          <w:b/>
        </w:rPr>
        <w:fldChar w:fldCharType="begin"/>
      </w:r>
      <w:r>
        <w:rPr>
          <w:b/>
        </w:rPr>
        <w:instrText xml:space="preserve"> SEQ Table \* ARABIC </w:instrText>
      </w:r>
      <w:r>
        <w:rPr>
          <w:b/>
        </w:rPr>
        <w:fldChar w:fldCharType="separate"/>
      </w:r>
      <w:r>
        <w:rPr>
          <w:b/>
        </w:rPr>
        <w:t>10</w:t>
      </w:r>
      <w:r>
        <w:rPr>
          <w:b/>
        </w:rPr>
        <w:fldChar w:fldCharType="end"/>
      </w:r>
      <w:r>
        <w:rPr>
          <w:b/>
        </w:rPr>
        <w:t xml:space="preserve"> : Standards and Procedures</w:t>
      </w:r>
      <w:bookmarkEnd w:id="93"/>
    </w:p>
    <w:p w14:paraId="296CEBF0" w14:textId="77777777">
      <w:pPr>
        <w:pStyle w:val="Heading2"/>
      </w:pPr>
      <w:bookmarkStart w:name="_Toc241843924" w:id="95"/>
      <w:r>
        <w:t>Terms, Abbreviations and Acronyms</w:t>
      </w:r>
      <w:bookmarkEnd w:id="95"/>
    </w:p>
    <w:p w14:paraId="52A418A6" w14:textId="77777777">
      <w:pPr>
        <w:pStyle w:val="Heading3"/>
      </w:pPr>
      <w:bookmarkStart w:name="_Toc241843925" w:id="97"/>
      <w:r>
        <w:t>Role Abbreviations</w:t>
      </w:r>
      <w:bookmarkEnd w:id="97"/>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7"/>
        <w:gridCol w:w="7983"/>
      </w:tblGrid>
      <w:tr w14:paraId="1DAAE48D" w14:textId="77777777">
        <w:tc xmlns:tara="kcentrix:tara" tara:rowspan="1" tara:colspan="1">
          <w:tcPr>
            <w:tcW w:w="749" w:type="pct"/>
          </w:tcPr>
          <w:p w14:paraId="7C527690" w14:textId="77777777">
            <w:pPr>
              <w:rPr>
                <w:rFonts w:cs="Arial"/>
                <w:iCs/>
                <w:lang w:eastAsia="de-DE"/>
              </w:rPr>
            </w:pPr>
            <w:r>
              <w:rPr>
                <w:rFonts w:cs="Arial"/>
                <w:iCs/>
                <w:lang w:eastAsia="de-DE"/>
              </w:rPr>
              <w:t>APM</w:t>
            </w:r>
          </w:p>
        </w:tc>
        <w:tc xmlns:tara="kcentrix:tara" tara:rowspan="1" tara:colspan="1">
          <w:tcPr>
            <w:tcW w:w="4251" w:type="pct"/>
          </w:tcPr>
          <w:p w14:paraId="029B5F7D" w14:textId="77777777">
            <w:pPr>
              <w:rPr>
                <w:rFonts w:cs="Arial"/>
                <w:iCs/>
                <w:lang w:eastAsia="de-DE"/>
              </w:rPr>
            </w:pPr>
            <w:r>
              <w:rPr>
                <w:rFonts w:cs="Arial"/>
                <w:iCs/>
                <w:lang w:eastAsia="de-DE"/>
              </w:rPr>
              <w:t>Acquisition Project Manager</w:t>
            </w:r>
          </w:p>
        </w:tc>
      </w:tr>
      <w:tr w14:paraId="31F9013D" w14:textId="77777777">
        <w:tc xmlns:tara="kcentrix:tara" tara:rowspan="1" tara:colspan="1">
          <w:tcPr>
            <w:tcW w:w="749" w:type="pct"/>
          </w:tcPr>
          <w:p w14:paraId="400EBA29" w14:textId="77777777">
            <w:pPr>
              <w:rPr>
                <w:rFonts w:cs="Arial"/>
                <w:iCs/>
                <w:lang w:eastAsia="de-DE"/>
              </w:rPr>
            </w:pPr>
            <w:r>
              <w:rPr>
                <w:rFonts w:cs="Arial"/>
                <w:iCs/>
                <w:lang w:eastAsia="de-DE"/>
              </w:rPr>
              <w:t>ARC</w:t>
            </w:r>
          </w:p>
        </w:tc>
        <w:tc xmlns:tara="kcentrix:tara" tara:rowspan="1" tara:colspan="1">
          <w:tcPr>
            <w:tcW w:w="4251" w:type="pct"/>
          </w:tcPr>
          <w:p w14:paraId="10088593" w14:textId="77777777">
            <w:pPr>
              <w:rPr>
                <w:rFonts w:cs="Arial"/>
                <w:iCs/>
                <w:lang w:eastAsia="de-DE"/>
              </w:rPr>
            </w:pPr>
            <w:r>
              <w:rPr>
                <w:rFonts w:cs="Arial"/>
                <w:iCs/>
                <w:lang w:eastAsia="de-DE"/>
              </w:rPr>
              <w:t>Architect</w:t>
            </w:r>
          </w:p>
        </w:tc>
      </w:tr>
      <w:tr w14:paraId="6370C233" w14:textId="77777777">
        <w:tc xmlns:tara="kcentrix:tara" tara:rowspan="1" tara:colspan="1">
          <w:tcPr>
            <w:tcW w:w="749" w:type="pct"/>
          </w:tcPr>
          <w:p w14:paraId="38B15AC6" w14:textId="77777777">
            <w:pPr>
              <w:rPr>
                <w:rFonts w:cs="Arial"/>
                <w:iCs/>
                <w:lang w:eastAsia="de-DE"/>
              </w:rPr>
            </w:pPr>
            <w:r>
              <w:rPr>
                <w:rFonts w:cs="Arial"/>
                <w:iCs/>
                <w:lang w:eastAsia="de-DE"/>
              </w:rPr>
              <w:t>CM</w:t>
            </w:r>
          </w:p>
        </w:tc>
        <w:tc xmlns:tara="kcentrix:tara" tara:rowspan="1" tara:colspan="1">
          <w:tcPr>
            <w:tcW w:w="4251" w:type="pct"/>
          </w:tcPr>
          <w:p w14:paraId="06F44110" w14:textId="77777777">
            <w:pPr>
              <w:rPr>
                <w:rFonts w:cs="Arial"/>
                <w:iCs/>
                <w:lang w:eastAsia="de-DE"/>
              </w:rPr>
            </w:pPr>
            <w:r>
              <w:rPr>
                <w:rFonts w:cs="Arial"/>
                <w:iCs/>
                <w:lang w:eastAsia="de-DE"/>
              </w:rPr>
              <w:t>Configuration Manager</w:t>
            </w:r>
          </w:p>
        </w:tc>
      </w:tr>
      <w:tr w14:paraId="192E6B4A" w14:textId="77777777">
        <w:tc xmlns:tara="kcentrix:tara" tara:rowspan="1" tara:colspan="1">
          <w:tcPr>
            <w:tcW w:w="749" w:type="pct"/>
          </w:tcPr>
          <w:p w14:paraId="77D711FD" w14:textId="77777777">
            <w:pPr>
              <w:rPr>
                <w:rFonts w:cs="Arial"/>
                <w:iCs/>
                <w:lang w:eastAsia="de-DE"/>
              </w:rPr>
            </w:pPr>
            <w:r>
              <w:rPr>
                <w:rFonts w:cs="Arial"/>
                <w:iCs/>
                <w:lang w:eastAsia="de-DE"/>
              </w:rPr>
              <w:t>DM</w:t>
            </w:r>
          </w:p>
        </w:tc>
        <w:tc xmlns:tara="kcentrix:tara" tara:rowspan="1" tara:colspan="1">
          <w:tcPr>
            <w:tcW w:w="4251" w:type="pct"/>
          </w:tcPr>
          <w:p w14:paraId="10DA1398" w14:textId="77777777">
            <w:pPr>
              <w:rPr>
                <w:rFonts w:cs="Arial"/>
                <w:iCs/>
                <w:lang w:eastAsia="de-DE"/>
              </w:rPr>
            </w:pPr>
            <w:r>
              <w:rPr>
                <w:rFonts w:cs="Arial"/>
                <w:iCs/>
                <w:lang w:eastAsia="de-DE"/>
              </w:rPr>
              <w:t>Document Manager</w:t>
            </w:r>
          </w:p>
        </w:tc>
      </w:tr>
      <w:tr w14:paraId="14464E09" w14:textId="77777777">
        <w:tc xmlns:tara="kcentrix:tara" tara:rowspan="1" tara:colspan="1">
          <w:tcPr>
            <w:tcW w:w="749" w:type="pct"/>
          </w:tcPr>
          <w:p w14:paraId="24D6AAC9" w14:textId="77777777">
            <w:pPr>
              <w:rPr>
                <w:rFonts w:cs="Arial"/>
                <w:iCs/>
                <w:lang w:eastAsia="de-DE"/>
              </w:rPr>
            </w:pPr>
            <w:r>
              <w:rPr>
                <w:rFonts w:cs="Arial"/>
                <w:iCs/>
                <w:lang w:eastAsia="de-DE"/>
              </w:rPr>
              <w:t>DPE</w:t>
            </w:r>
          </w:p>
        </w:tc>
        <w:tc xmlns:tara="kcentrix:tara" tara:rowspan="1" tara:colspan="1">
          <w:tcPr>
            <w:tcW w:w="4251" w:type="pct"/>
          </w:tcPr>
          <w:p w14:paraId="5A629DA3" w14:textId="77777777">
            <w:pPr>
              <w:rPr>
                <w:rFonts w:cs="Arial"/>
                <w:iCs/>
                <w:lang w:eastAsia="de-DE"/>
              </w:rPr>
            </w:pPr>
            <w:r>
              <w:rPr>
                <w:rFonts w:cs="Arial"/>
                <w:iCs/>
                <w:lang w:eastAsia="de-DE"/>
              </w:rPr>
              <w:t>Data Preparation Engineer</w:t>
            </w:r>
          </w:p>
        </w:tc>
      </w:tr>
      <w:tr w14:paraId="74954665" w14:textId="77777777">
        <w:tc xmlns:tara="kcentrix:tara" tara:rowspan="1" tara:colspan="1">
          <w:tcPr>
            <w:tcW w:w="749" w:type="pct"/>
          </w:tcPr>
          <w:p w14:paraId="682C5E3F" w14:textId="77777777">
            <w:pPr>
              <w:rPr>
                <w:rFonts w:cs="Arial"/>
                <w:iCs/>
                <w:lang w:eastAsia="de-DE"/>
              </w:rPr>
            </w:pPr>
            <w:r>
              <w:rPr>
                <w:rFonts w:cs="Arial"/>
                <w:iCs/>
                <w:lang w:eastAsia="de-DE"/>
              </w:rPr>
              <w:t>IM</w:t>
            </w:r>
          </w:p>
        </w:tc>
        <w:tc xmlns:tara="kcentrix:tara" tara:rowspan="1" tara:colspan="1">
          <w:tcPr>
            <w:tcW w:w="4251" w:type="pct"/>
          </w:tcPr>
          <w:p w14:paraId="092892D2" w14:textId="77777777">
            <w:pPr>
              <w:rPr>
                <w:rFonts w:cs="Arial"/>
                <w:iCs/>
                <w:lang w:eastAsia="de-DE"/>
              </w:rPr>
            </w:pPr>
            <w:r>
              <w:rPr>
                <w:rFonts w:cs="Arial"/>
                <w:iCs/>
                <w:lang w:eastAsia="de-DE"/>
              </w:rPr>
              <w:t>Industrial Manager</w:t>
            </w:r>
          </w:p>
        </w:tc>
      </w:tr>
      <w:tr w14:paraId="0BD1F572" w14:textId="77777777">
        <w:tc xmlns:tara="kcentrix:tara" tara:rowspan="1" tara:colspan="1">
          <w:tcPr>
            <w:tcW w:w="749" w:type="pct"/>
          </w:tcPr>
          <w:p w14:paraId="1DBA952B" w14:textId="77777777">
            <w:pPr>
              <w:rPr>
                <w:rFonts w:cs="Arial"/>
                <w:iCs/>
                <w:lang w:eastAsia="de-DE"/>
              </w:rPr>
            </w:pPr>
            <w:r>
              <w:rPr>
                <w:rFonts w:cs="Arial"/>
                <w:iCs/>
                <w:lang w:eastAsia="de-DE"/>
              </w:rPr>
              <w:t>IVM</w:t>
            </w:r>
          </w:p>
        </w:tc>
        <w:tc xmlns:tara="kcentrix:tara" tara:rowspan="1" tara:colspan="1">
          <w:tcPr>
            <w:tcW w:w="4251" w:type="pct"/>
          </w:tcPr>
          <w:p w14:paraId="19F94B7F" w14:textId="77777777">
            <w:pPr>
              <w:rPr>
                <w:rFonts w:cs="Arial"/>
                <w:iCs/>
                <w:lang w:eastAsia="de-DE"/>
              </w:rPr>
            </w:pPr>
            <w:r>
              <w:rPr>
                <w:rFonts w:cs="Arial"/>
                <w:iCs/>
                <w:lang w:eastAsia="de-DE"/>
              </w:rPr>
              <w:t>Integration, Verification Manager</w:t>
            </w:r>
          </w:p>
        </w:tc>
      </w:tr>
      <w:tr w14:paraId="24E72AAD" w14:textId="77777777">
        <w:tc xmlns:tara="kcentrix:tara" tara:rowspan="1" tara:colspan="1">
          <w:tcPr>
            <w:tcW w:w="749" w:type="pct"/>
          </w:tcPr>
          <w:p w14:paraId="10C1D3A2" w14:textId="77777777">
            <w:pPr>
              <w:rPr>
                <w:rFonts w:cs="Arial"/>
                <w:iCs/>
                <w:lang w:eastAsia="de-DE"/>
              </w:rPr>
            </w:pPr>
            <w:r>
              <w:rPr>
                <w:rFonts w:cs="Arial"/>
                <w:iCs/>
                <w:lang w:eastAsia="de-DE"/>
              </w:rPr>
              <w:t>LDM</w:t>
            </w:r>
          </w:p>
        </w:tc>
        <w:tc xmlns:tara="kcentrix:tara" tara:rowspan="1" tara:colspan="1">
          <w:tcPr>
            <w:tcW w:w="4251" w:type="pct"/>
          </w:tcPr>
          <w:p w14:paraId="76E0B0AF" w14:textId="77777777">
            <w:pPr>
              <w:rPr>
                <w:rFonts w:cs="Arial"/>
                <w:iCs/>
                <w:lang w:eastAsia="de-DE"/>
              </w:rPr>
            </w:pPr>
            <w:r>
              <w:rPr>
                <w:rFonts w:cs="Arial"/>
                <w:iCs/>
                <w:lang w:eastAsia="de-DE"/>
              </w:rPr>
              <w:t>Local Deployment Manager</w:t>
            </w:r>
          </w:p>
        </w:tc>
      </w:tr>
      <w:tr w14:paraId="0033B0D1" w14:textId="77777777">
        <w:tc xmlns:tara="kcentrix:tara" tara:rowspan="1" tara:colspan="1">
          <w:tcPr>
            <w:tcW w:w="749" w:type="pct"/>
          </w:tcPr>
          <w:p w14:paraId="535D077D" w14:textId="77777777">
            <w:pPr>
              <w:rPr>
                <w:rFonts w:cs="Arial"/>
                <w:iCs/>
                <w:lang w:eastAsia="de-DE"/>
              </w:rPr>
            </w:pPr>
            <w:r>
              <w:rPr>
                <w:rFonts w:cs="Arial"/>
                <w:iCs/>
                <w:lang w:eastAsia="de-DE"/>
              </w:rPr>
              <w:t>PDA</w:t>
            </w:r>
          </w:p>
        </w:tc>
        <w:tc xmlns:tara="kcentrix:tara" tara:rowspan="1" tara:colspan="1">
          <w:tcPr>
            <w:tcW w:w="4251" w:type="pct"/>
          </w:tcPr>
          <w:p w14:paraId="32F51BAE" w14:textId="77777777">
            <w:pPr>
              <w:rPr>
                <w:rFonts w:cs="Arial"/>
                <w:iCs/>
                <w:lang w:eastAsia="de-DE"/>
              </w:rPr>
            </w:pPr>
            <w:r>
              <w:rPr>
                <w:rFonts w:cs="Arial"/>
                <w:iCs/>
                <w:lang w:eastAsia="de-DE"/>
              </w:rPr>
              <w:t>Project Design Authority</w:t>
            </w:r>
          </w:p>
        </w:tc>
      </w:tr>
      <w:tr w14:paraId="6E1A1FD3" w14:textId="77777777">
        <w:tc xmlns:tara="kcentrix:tara" tara:rowspan="1" tara:colspan="1">
          <w:tcPr>
            <w:tcW w:w="749" w:type="pct"/>
          </w:tcPr>
          <w:p w14:paraId="5A12E3CB" w14:textId="77777777">
            <w:pPr>
              <w:rPr>
                <w:rFonts w:cs="Arial"/>
                <w:iCs/>
                <w:lang w:eastAsia="de-DE"/>
              </w:rPr>
            </w:pPr>
            <w:r>
              <w:rPr>
                <w:rFonts w:cs="Arial"/>
                <w:iCs/>
                <w:lang w:eastAsia="de-DE"/>
              </w:rPr>
              <w:t>PLM</w:t>
            </w:r>
          </w:p>
        </w:tc>
        <w:tc xmlns:tara="kcentrix:tara" tara:rowspan="1" tara:colspan="1">
          <w:tcPr>
            <w:tcW w:w="4251" w:type="pct"/>
          </w:tcPr>
          <w:p w14:paraId="21B9C07C" w14:textId="77777777">
            <w:pPr>
              <w:rPr>
                <w:rFonts w:cs="Arial"/>
                <w:iCs/>
                <w:lang w:eastAsia="de-DE"/>
              </w:rPr>
            </w:pPr>
            <w:r>
              <w:rPr>
                <w:rFonts w:cs="Arial"/>
                <w:iCs/>
                <w:lang w:eastAsia="de-DE"/>
              </w:rPr>
              <w:t>Product Line Manager</w:t>
            </w:r>
          </w:p>
        </w:tc>
      </w:tr>
      <w:tr w14:paraId="2382653A" w14:textId="77777777">
        <w:tc xmlns:tara="kcentrix:tara" tara:rowspan="1" tara:colspan="1">
          <w:tcPr>
            <w:tcW w:w="749" w:type="pct"/>
          </w:tcPr>
          <w:p w14:paraId="7B43C621" w14:textId="77777777">
            <w:pPr>
              <w:rPr>
                <w:rFonts w:cs="Arial"/>
                <w:iCs/>
                <w:lang w:eastAsia="de-DE"/>
              </w:rPr>
            </w:pPr>
            <w:r>
              <w:rPr>
                <w:rFonts w:cs="Arial"/>
                <w:iCs/>
                <w:lang w:eastAsia="de-DE"/>
              </w:rPr>
              <w:t>PM</w:t>
            </w:r>
          </w:p>
        </w:tc>
        <w:tc xmlns:tara="kcentrix:tara" tara:rowspan="1" tara:colspan="1">
          <w:tcPr>
            <w:tcW w:w="4251" w:type="pct"/>
          </w:tcPr>
          <w:p w14:paraId="7214D027" w14:textId="77777777">
            <w:pPr>
              <w:rPr>
                <w:rFonts w:cs="Arial"/>
                <w:iCs/>
                <w:lang w:eastAsia="de-DE"/>
              </w:rPr>
            </w:pPr>
            <w:r>
              <w:rPr>
                <w:rFonts w:cs="Arial"/>
                <w:iCs/>
                <w:lang w:eastAsia="de-DE"/>
              </w:rPr>
              <w:t>Project Manager</w:t>
            </w:r>
          </w:p>
        </w:tc>
      </w:tr>
      <w:tr w14:paraId="4751BED4" w14:textId="77777777">
        <w:tc xmlns:tara="kcentrix:tara" tara:rowspan="1" tara:colspan="1">
          <w:tcPr>
            <w:tcW w:w="749" w:type="pct"/>
          </w:tcPr>
          <w:p w14:paraId="5C721BB0" w14:textId="77777777">
            <w:pPr>
              <w:rPr>
                <w:rFonts w:cs="Arial"/>
                <w:iCs/>
                <w:lang w:eastAsia="de-DE"/>
              </w:rPr>
            </w:pPr>
            <w:r>
              <w:rPr>
                <w:rFonts w:cs="Arial"/>
                <w:iCs/>
                <w:lang w:eastAsia="de-DE"/>
              </w:rPr>
              <w:t>QAM</w:t>
            </w:r>
          </w:p>
        </w:tc>
        <w:tc xmlns:tara="kcentrix:tara" tara:rowspan="1" tara:colspan="1">
          <w:tcPr>
            <w:tcW w:w="4251" w:type="pct"/>
          </w:tcPr>
          <w:p w14:paraId="209D22EE" w14:textId="77777777">
            <w:pPr>
              <w:rPr>
                <w:rFonts w:cs="Arial"/>
                <w:iCs/>
                <w:lang w:eastAsia="de-DE"/>
              </w:rPr>
            </w:pPr>
            <w:r>
              <w:rPr>
                <w:rFonts w:cs="Arial"/>
                <w:iCs/>
                <w:lang w:eastAsia="de-DE"/>
              </w:rPr>
              <w:t>Quality Assurance Manager</w:t>
            </w:r>
          </w:p>
        </w:tc>
      </w:tr>
      <w:tr w14:paraId="1CB625F2" w14:textId="77777777">
        <w:tc xmlns:tara="kcentrix:tara" tara:rowspan="1" tara:colspan="1">
          <w:tcPr>
            <w:tcW w:w="749" w:type="pct"/>
          </w:tcPr>
          <w:p w14:paraId="2612B7F7" w14:textId="77777777">
            <w:pPr>
              <w:rPr>
                <w:rFonts w:cs="Arial"/>
                <w:iCs/>
                <w:lang w:eastAsia="de-DE"/>
              </w:rPr>
            </w:pPr>
            <w:r>
              <w:rPr>
                <w:rFonts w:cs="Arial"/>
                <w:iCs/>
                <w:lang w:eastAsia="de-DE"/>
              </w:rPr>
              <w:t>RAM-AM</w:t>
            </w:r>
          </w:p>
        </w:tc>
        <w:tc xmlns:tara="kcentrix:tara" tara:rowspan="1" tara:colspan="1">
          <w:tcPr>
            <w:tcW w:w="4251" w:type="pct"/>
          </w:tcPr>
          <w:p w14:paraId="37283641" w14:textId="77777777">
            <w:pPr>
              <w:rPr>
                <w:rFonts w:cs="Arial"/>
                <w:iCs/>
                <w:lang w:eastAsia="de-DE"/>
              </w:rPr>
            </w:pPr>
            <w:r>
              <w:rPr>
                <w:rFonts w:cs="Arial"/>
                <w:iCs/>
                <w:lang w:eastAsia="de-DE"/>
              </w:rPr>
              <w:t>Reliability, Availability, Maintainability Assurance Manager</w:t>
            </w:r>
          </w:p>
        </w:tc>
      </w:tr>
      <w:tr w14:paraId="13660CE5" w14:textId="77777777">
        <w:tc xmlns:tara="kcentrix:tara" tara:rowspan="1" tara:colspan="1">
          <w:tcPr>
            <w:tcW w:w="749" w:type="pct"/>
          </w:tcPr>
          <w:p w14:paraId="12DA6F96" w14:textId="77777777">
            <w:pPr>
              <w:rPr>
                <w:rFonts w:cs="Arial"/>
                <w:iCs/>
                <w:lang w:eastAsia="de-DE"/>
              </w:rPr>
            </w:pPr>
            <w:r>
              <w:rPr>
                <w:rFonts w:cs="Arial"/>
                <w:iCs/>
                <w:lang w:eastAsia="de-DE"/>
              </w:rPr>
              <w:t>RM</w:t>
            </w:r>
          </w:p>
        </w:tc>
        <w:tc xmlns:tara="kcentrix:tara" tara:rowspan="1" tara:colspan="1">
          <w:tcPr>
            <w:tcW w:w="4251" w:type="pct"/>
          </w:tcPr>
          <w:p w14:paraId="60F78995" w14:textId="77777777">
            <w:pPr>
              <w:rPr>
                <w:rFonts w:cs="Arial"/>
                <w:iCs/>
                <w:lang w:eastAsia="de-DE"/>
              </w:rPr>
            </w:pPr>
            <w:r>
              <w:rPr>
                <w:rFonts w:cs="Arial"/>
                <w:iCs/>
                <w:lang w:eastAsia="de-DE"/>
              </w:rPr>
              <w:t>Requirements Manager</w:t>
            </w:r>
          </w:p>
        </w:tc>
      </w:tr>
      <w:tr w14:paraId="3489209A" w14:textId="77777777">
        <w:tc xmlns:tara="kcentrix:tara" tara:rowspan="1" tara:colspan="1">
          <w:tcPr>
            <w:tcW w:w="749" w:type="pct"/>
          </w:tcPr>
          <w:p w14:paraId="4D097905" w14:textId="77777777">
            <w:pPr>
              <w:rPr>
                <w:rFonts w:cs="Arial"/>
                <w:iCs/>
                <w:lang w:eastAsia="de-DE"/>
              </w:rPr>
            </w:pPr>
            <w:r>
              <w:rPr>
                <w:rFonts w:cs="Arial"/>
                <w:iCs/>
                <w:lang w:eastAsia="de-DE"/>
              </w:rPr>
              <w:t>SAM</w:t>
            </w:r>
          </w:p>
        </w:tc>
        <w:tc xmlns:tara="kcentrix:tara" tara:rowspan="1" tara:colspan="1">
          <w:tcPr>
            <w:tcW w:w="4251" w:type="pct"/>
          </w:tcPr>
          <w:p w14:paraId="7F7487C2" w14:textId="77777777">
            <w:pPr>
              <w:rPr>
                <w:rFonts w:cs="Arial"/>
                <w:iCs/>
                <w:lang w:eastAsia="de-DE"/>
              </w:rPr>
            </w:pPr>
            <w:r>
              <w:rPr>
                <w:rFonts w:cs="Arial"/>
                <w:iCs/>
                <w:lang w:eastAsia="de-DE"/>
              </w:rPr>
              <w:t>Safety Assurance Manager</w:t>
            </w:r>
          </w:p>
        </w:tc>
      </w:tr>
      <w:tr w14:paraId="77A1CBAF" w14:textId="77777777">
        <w:tc xmlns:tara="kcentrix:tara" tara:rowspan="1" tara:colspan="1">
          <w:tcPr>
            <w:tcW w:w="749" w:type="pct"/>
          </w:tcPr>
          <w:p w14:paraId="0BB488FE" w14:textId="77777777">
            <w:pPr>
              <w:rPr>
                <w:rFonts w:cs="Arial"/>
                <w:iCs/>
                <w:lang w:eastAsia="de-DE"/>
              </w:rPr>
            </w:pPr>
            <w:r>
              <w:rPr>
                <w:rFonts w:cs="Arial"/>
                <w:iCs/>
                <w:lang w:eastAsia="de-DE"/>
              </w:rPr>
              <w:t>SEM</w:t>
            </w:r>
          </w:p>
        </w:tc>
        <w:tc xmlns:tara="kcentrix:tara" tara:rowspan="1" tara:colspan="1">
          <w:tcPr>
            <w:tcW w:w="4251" w:type="pct"/>
          </w:tcPr>
          <w:p w14:paraId="27F831F8" w14:textId="77777777">
            <w:pPr>
              <w:rPr>
                <w:rFonts w:cs="Arial"/>
                <w:iCs/>
                <w:lang w:eastAsia="de-DE"/>
              </w:rPr>
            </w:pPr>
            <w:r>
              <w:rPr>
                <w:rFonts w:cs="Arial"/>
                <w:iCs/>
                <w:lang w:eastAsia="de-DE"/>
              </w:rPr>
              <w:t>System Engineering Manager</w:t>
            </w:r>
          </w:p>
        </w:tc>
      </w:tr>
      <w:tr w14:paraId="19B01A14" w14:textId="77777777">
        <w:tc xmlns:tara="kcentrix:tara" tara:rowspan="1" tara:colspan="1">
          <w:tcPr>
            <w:tcW w:w="749" w:type="pct"/>
          </w:tcPr>
          <w:p w14:paraId="150FFB8D" w14:textId="77777777">
            <w:pPr>
              <w:rPr>
                <w:rFonts w:cs="Arial"/>
                <w:iCs/>
                <w:lang w:eastAsia="de-DE"/>
              </w:rPr>
            </w:pPr>
            <w:r>
              <w:rPr>
                <w:rFonts w:cs="Arial"/>
                <w:iCs/>
                <w:lang w:eastAsia="de-DE"/>
              </w:rPr>
              <w:lastRenderedPageBreak/>
              <w:t>SAM</w:t>
            </w:r>
          </w:p>
        </w:tc>
        <w:tc xmlns:tara="kcentrix:tara" tara:rowspan="1" tara:colspan="1">
          <w:tcPr>
            <w:tcW w:w="4251" w:type="pct"/>
          </w:tcPr>
          <w:p w14:paraId="2132172F" w14:textId="77777777">
            <w:pPr>
              <w:rPr>
                <w:rFonts w:cs="Arial"/>
                <w:iCs/>
                <w:lang w:eastAsia="de-DE"/>
              </w:rPr>
            </w:pPr>
            <w:r>
              <w:rPr>
                <w:rFonts w:cs="Arial"/>
                <w:iCs/>
                <w:lang w:eastAsia="de-DE"/>
              </w:rPr>
              <w:t xml:space="preserve">Safety Assurance Manager </w:t>
            </w:r>
          </w:p>
        </w:tc>
      </w:tr>
      <w:tr w14:paraId="2CE114C6" w14:textId="77777777">
        <w:tc xmlns:tara="kcentrix:tara" tara:rowspan="1" tara:colspan="1">
          <w:tcPr>
            <w:tcW w:w="749" w:type="pct"/>
          </w:tcPr>
          <w:p w14:paraId="13E526FE" w14:textId="77777777">
            <w:pPr>
              <w:rPr>
                <w:rFonts w:cs="Arial"/>
                <w:iCs/>
                <w:lang w:eastAsia="de-DE"/>
              </w:rPr>
            </w:pPr>
            <w:r>
              <w:rPr>
                <w:rFonts w:cs="Arial"/>
                <w:iCs/>
                <w:lang w:eastAsia="de-DE"/>
              </w:rPr>
              <w:t>TM</w:t>
            </w:r>
          </w:p>
        </w:tc>
        <w:tc xmlns:tara="kcentrix:tara" tara:rowspan="1" tara:colspan="1">
          <w:tcPr>
            <w:tcW w:w="4251" w:type="pct"/>
          </w:tcPr>
          <w:p w14:paraId="59159AD0" w14:textId="77777777">
            <w:pPr>
              <w:rPr>
                <w:rFonts w:cs="Arial"/>
                <w:iCs/>
                <w:lang w:eastAsia="de-DE"/>
              </w:rPr>
            </w:pPr>
            <w:r>
              <w:rPr>
                <w:rFonts w:cs="Arial"/>
                <w:iCs/>
                <w:lang w:eastAsia="de-DE"/>
              </w:rPr>
              <w:t>Test Manager</w:t>
            </w:r>
          </w:p>
        </w:tc>
      </w:tr>
      <w:tr w14:paraId="429A5819" w14:textId="77777777">
        <w:tc xmlns:tara="kcentrix:tara" tara:rowspan="1" tara:colspan="1">
          <w:tcPr>
            <w:tcW w:w="749" w:type="pct"/>
          </w:tcPr>
          <w:p w14:paraId="51E6C965" w14:textId="77777777">
            <w:pPr>
              <w:rPr>
                <w:rFonts w:cs="Arial"/>
                <w:iCs/>
                <w:lang w:eastAsia="de-DE"/>
              </w:rPr>
            </w:pPr>
            <w:r>
              <w:rPr>
                <w:rFonts w:cs="Arial"/>
                <w:iCs/>
                <w:lang w:eastAsia="de-DE"/>
              </w:rPr>
              <w:t>TST</w:t>
            </w:r>
          </w:p>
        </w:tc>
        <w:tc xmlns:tara="kcentrix:tara" tara:rowspan="1" tara:colspan="1">
          <w:tcPr>
            <w:tcW w:w="4251" w:type="pct"/>
          </w:tcPr>
          <w:p w14:paraId="1DC8FCE3" w14:textId="77777777">
            <w:pPr>
              <w:rPr>
                <w:rFonts w:cs="Arial"/>
                <w:iCs/>
                <w:lang w:eastAsia="de-DE"/>
              </w:rPr>
            </w:pPr>
            <w:r>
              <w:rPr>
                <w:rFonts w:cs="Arial"/>
                <w:iCs/>
                <w:lang w:eastAsia="de-DE"/>
              </w:rPr>
              <w:t>Tester</w:t>
            </w:r>
          </w:p>
        </w:tc>
      </w:tr>
      <w:tr w14:paraId="6B181DD9" w14:textId="77777777">
        <w:tc xmlns:tara="kcentrix:tara" tara:rowspan="1" tara:colspan="1">
          <w:tcPr>
            <w:tcW w:w="749" w:type="pct"/>
          </w:tcPr>
          <w:p w14:paraId="3632836F" w14:textId="77777777">
            <w:pPr>
              <w:rPr>
                <w:rFonts w:cs="Arial"/>
                <w:iCs/>
                <w:lang w:eastAsia="de-DE"/>
              </w:rPr>
            </w:pPr>
            <w:r>
              <w:rPr>
                <w:rFonts w:cs="Arial"/>
                <w:iCs/>
                <w:lang w:eastAsia="de-DE"/>
              </w:rPr>
              <w:t>VAL</w:t>
            </w:r>
          </w:p>
        </w:tc>
        <w:tc xmlns:tara="kcentrix:tara" tara:rowspan="1" tara:colspan="1">
          <w:tcPr>
            <w:tcW w:w="4251" w:type="pct"/>
          </w:tcPr>
          <w:p w14:paraId="4AE916AF" w14:textId="77777777">
            <w:pPr>
              <w:rPr>
                <w:rFonts w:cs="Arial"/>
                <w:iCs/>
                <w:lang w:eastAsia="de-DE"/>
              </w:rPr>
            </w:pPr>
            <w:r>
              <w:rPr>
                <w:rFonts w:cs="Arial"/>
                <w:iCs/>
                <w:lang w:eastAsia="de-DE"/>
              </w:rPr>
              <w:t>Validator</w:t>
            </w:r>
          </w:p>
        </w:tc>
      </w:tr>
      <w:tr w14:paraId="311A6455" w14:textId="77777777">
        <w:tc xmlns:tara="kcentrix:tara" tara:rowspan="1" tara:colspan="1">
          <w:tcPr>
            <w:tcW w:w="749" w:type="pct"/>
          </w:tcPr>
          <w:p w14:paraId="173E0BB7" w14:textId="77777777">
            <w:pPr>
              <w:rPr>
                <w:rFonts w:cs="Arial"/>
                <w:iCs/>
                <w:lang w:eastAsia="de-DE"/>
              </w:rPr>
            </w:pPr>
            <w:r>
              <w:rPr>
                <w:rFonts w:cs="Arial"/>
                <w:iCs/>
                <w:lang w:eastAsia="de-DE"/>
              </w:rPr>
              <w:t>WPM</w:t>
            </w:r>
          </w:p>
        </w:tc>
        <w:tc xmlns:tara="kcentrix:tara" tara:rowspan="1" tara:colspan="1">
          <w:tcPr>
            <w:tcW w:w="4251" w:type="pct"/>
          </w:tcPr>
          <w:p w14:paraId="425424F3" w14:textId="77777777">
            <w:pPr>
              <w:rPr>
                <w:rFonts w:cs="Arial"/>
                <w:iCs/>
                <w:lang w:eastAsia="de-DE"/>
              </w:rPr>
            </w:pPr>
            <w:r>
              <w:rPr>
                <w:rFonts w:cs="Arial"/>
                <w:iCs/>
                <w:lang w:eastAsia="de-DE"/>
              </w:rPr>
              <w:t>Work Package Manager</w:t>
            </w:r>
          </w:p>
        </w:tc>
      </w:tr>
    </w:tbl>
    <w:p w14:paraId="5C87D37D" w14:textId="327094C0">
      <w:pPr>
        <w:jc w:val="center"/>
        <w:rPr>
          <w:b/>
        </w:rPr>
      </w:pPr>
      <w:bookmarkStart w:name="_Toc241843861" w:id="99"/>
      <w:r>
        <w:rPr>
          <w:b/>
        </w:rPr>
        <w:t xml:space="preserve">Table </w:t>
      </w:r>
      <w:r>
        <w:rPr>
          <w:b/>
        </w:rPr>
        <w:fldChar w:fldCharType="begin"/>
      </w:r>
      <w:r>
        <w:rPr>
          <w:b/>
        </w:rPr>
        <w:instrText xml:space="preserve"> SEQ Table \* ARABIC </w:instrText>
      </w:r>
      <w:r>
        <w:rPr>
          <w:b/>
        </w:rPr>
        <w:fldChar w:fldCharType="separate"/>
      </w:r>
      <w:r>
        <w:rPr>
          <w:b/>
        </w:rPr>
        <w:t>11</w:t>
      </w:r>
      <w:r>
        <w:rPr>
          <w:b/>
        </w:rPr>
        <w:fldChar w:fldCharType="end"/>
      </w:r>
      <w:r>
        <w:rPr>
          <w:b/>
        </w:rPr>
        <w:t xml:space="preserve"> : Role Abbreviations</w:t>
      </w:r>
      <w:bookmarkEnd w:id="99"/>
    </w:p>
    <w:p w14:paraId="61C94E9B" w14:textId="77777777">
      <w:pPr>
        <w:pStyle w:val="Heading3"/>
      </w:pPr>
      <w:bookmarkStart w:name="_Toc241843926" w:id="101"/>
      <w:r>
        <w:t>Terms, Abbreviations and Acronyms</w:t>
      </w:r>
      <w:bookmarkEnd w:id="101"/>
    </w:p>
    <w:tbl>
      <w:tblPr>
        <w:tblW w:w="500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523"/>
        <w:gridCol w:w="7869"/>
      </w:tblGrid>
      <w:tr w14:paraId="46F62A88" w14:textId="77777777">
        <w:trPr>
          <w:trHeight w:val="275"/>
        </w:trPr>
        <w:tc xmlns:tara="kcentrix:tara" tara:rowspan="1" tara:colspan="1">
          <w:tcPr>
            <w:tcW w:w="811" w:type="pct"/>
          </w:tcPr>
          <w:p w14:paraId="02D9753E" w14:textId="77777777">
            <w:pPr>
              <w:rPr>
                <w:rFonts w:cs="Arial"/>
                <w:szCs w:val="22"/>
                <w:lang w:eastAsia="de-DE"/>
              </w:rPr>
            </w:pPr>
            <w:r>
              <w:rPr>
                <w:rFonts w:cs="Arial"/>
                <w:szCs w:val="22"/>
                <w:lang w:eastAsia="de-DE"/>
              </w:rPr>
              <w:t>APP</w:t>
            </w:r>
          </w:p>
        </w:tc>
        <w:tc xmlns:tara="kcentrix:tara" tara:rowspan="1" tara:colspan="1">
          <w:tcPr>
            <w:tcW w:w="4189" w:type="pct"/>
          </w:tcPr>
          <w:p w14:paraId="6B737255" w14:textId="77777777">
            <w:pPr>
              <w:rPr>
                <w:rFonts w:cs="Arial"/>
                <w:szCs w:val="22"/>
                <w:lang w:eastAsia="de-DE"/>
              </w:rPr>
            </w:pPr>
            <w:r>
              <w:rPr>
                <w:rFonts w:cs="Arial"/>
                <w:szCs w:val="22"/>
                <w:lang w:eastAsia="de-DE"/>
              </w:rPr>
              <w:t>Application Preparation Plan</w:t>
            </w:r>
          </w:p>
        </w:tc>
      </w:tr>
      <w:tr w14:paraId="0FFACCED" w14:textId="77777777">
        <w:trPr>
          <w:trHeight w:val="275"/>
        </w:trPr>
        <w:tc xmlns:tara="kcentrix:tara" tara:rowspan="1" tara:colspan="1">
          <w:tcPr>
            <w:tcW w:w="811" w:type="pct"/>
          </w:tcPr>
          <w:p w14:paraId="6CCA735A" w14:textId="77777777">
            <w:pPr>
              <w:rPr>
                <w:rFonts w:cs="Arial"/>
                <w:szCs w:val="22"/>
                <w:lang w:eastAsia="de-DE"/>
              </w:rPr>
            </w:pPr>
            <w:r>
              <w:rPr>
                <w:rFonts w:cs="Arial"/>
                <w:szCs w:val="22"/>
                <w:lang w:eastAsia="de-DE"/>
              </w:rPr>
              <w:t>CCB</w:t>
            </w:r>
          </w:p>
        </w:tc>
        <w:tc xmlns:tara="kcentrix:tara" tara:rowspan="1" tara:colspan="1">
          <w:tcPr>
            <w:tcW w:w="4189" w:type="pct"/>
          </w:tcPr>
          <w:p w14:paraId="2DB83CA2" w14:textId="77777777">
            <w:pPr>
              <w:rPr>
                <w:rFonts w:cs="Arial"/>
                <w:szCs w:val="22"/>
                <w:lang w:eastAsia="de-DE"/>
              </w:rPr>
            </w:pPr>
            <w:r>
              <w:rPr>
                <w:rFonts w:cs="Arial"/>
                <w:szCs w:val="22"/>
                <w:lang w:eastAsia="de-DE"/>
              </w:rPr>
              <w:t>Configuration Control Board</w:t>
            </w:r>
          </w:p>
        </w:tc>
      </w:tr>
      <w:tr w14:paraId="1A7C4D16" w14:textId="77777777">
        <w:trPr>
          <w:trHeight w:val="275"/>
        </w:trPr>
        <w:tc xmlns:tara="kcentrix:tara" tara:rowspan="1" tara:colspan="1">
          <w:tcPr>
            <w:tcW w:w="811" w:type="pct"/>
          </w:tcPr>
          <w:p w14:paraId="23944ACF" w14:textId="77777777">
            <w:pPr>
              <w:rPr>
                <w:rFonts w:cs="Arial"/>
                <w:szCs w:val="22"/>
                <w:lang w:eastAsia="de-DE"/>
              </w:rPr>
            </w:pPr>
            <w:r>
              <w:rPr>
                <w:rFonts w:cs="Arial"/>
                <w:szCs w:val="22"/>
                <w:lang w:eastAsia="de-DE"/>
              </w:rPr>
              <w:t>CEC</w:t>
            </w:r>
          </w:p>
        </w:tc>
        <w:tc xmlns:tara="kcentrix:tara" tara:rowspan="1" tara:colspan="1">
          <w:tcPr>
            <w:tcW w:w="4189" w:type="pct"/>
          </w:tcPr>
          <w:p w14:paraId="0B06AF35" w14:textId="77777777">
            <w:pPr>
              <w:rPr>
                <w:rFonts w:cs="Arial"/>
                <w:szCs w:val="22"/>
                <w:lang w:eastAsia="de-DE"/>
              </w:rPr>
            </w:pPr>
            <w:r>
              <w:rPr>
                <w:rFonts w:cs="Arial"/>
                <w:szCs w:val="22"/>
                <w:lang w:eastAsia="de-DE"/>
              </w:rPr>
              <w:t>Centralised ETCS Controller</w:t>
            </w:r>
          </w:p>
        </w:tc>
      </w:tr>
      <w:tr w14:paraId="453AB40A" w14:textId="77777777">
        <w:trPr>
          <w:trHeight w:val="275"/>
        </w:trPr>
        <w:tc xmlns:tara="kcentrix:tara" tara:rowspan="1" tara:colspan="1">
          <w:tcPr>
            <w:tcW w:w="811" w:type="pct"/>
          </w:tcPr>
          <w:p w14:paraId="2DA60DC0" w14:textId="77777777">
            <w:pPr>
              <w:rPr>
                <w:rFonts w:cs="Arial"/>
                <w:szCs w:val="22"/>
                <w:lang w:eastAsia="de-DE"/>
              </w:rPr>
            </w:pPr>
            <w:r>
              <w:rPr>
                <w:rFonts w:cs="Arial"/>
                <w:szCs w:val="22"/>
                <w:lang w:eastAsia="de-DE"/>
              </w:rPr>
              <w:t>CDR</w:t>
            </w:r>
          </w:p>
        </w:tc>
        <w:tc xmlns:tara="kcentrix:tara" tara:rowspan="1" tara:colspan="1">
          <w:tcPr>
            <w:tcW w:w="4189" w:type="pct"/>
          </w:tcPr>
          <w:p w14:paraId="566A4089" w14:textId="77777777">
            <w:pPr>
              <w:rPr>
                <w:rFonts w:cs="Arial"/>
                <w:szCs w:val="22"/>
                <w:lang w:eastAsia="de-DE"/>
              </w:rPr>
            </w:pPr>
            <w:r>
              <w:rPr>
                <w:rFonts w:cs="Arial"/>
                <w:szCs w:val="22"/>
                <w:lang w:eastAsia="de-DE"/>
              </w:rPr>
              <w:t>Critical Design Review</w:t>
            </w:r>
          </w:p>
        </w:tc>
      </w:tr>
      <w:tr w14:paraId="2D7D559B" w14:textId="77777777">
        <w:trPr>
          <w:trHeight w:val="275"/>
        </w:trPr>
        <w:tc xmlns:tara="kcentrix:tara" tara:rowspan="1" tara:colspan="1">
          <w:tcPr>
            <w:tcW w:w="811" w:type="pct"/>
          </w:tcPr>
          <w:p w14:paraId="7819CF87" w14:textId="77777777">
            <w:pPr>
              <w:rPr>
                <w:rFonts w:cs="Arial"/>
                <w:szCs w:val="22"/>
                <w:lang w:eastAsia="de-DE"/>
              </w:rPr>
            </w:pPr>
            <w:r>
              <w:rPr>
                <w:rFonts w:cs="Arial"/>
                <w:szCs w:val="22"/>
                <w:lang w:eastAsia="de-DE"/>
              </w:rPr>
              <w:t>CLC</w:t>
            </w:r>
          </w:p>
        </w:tc>
        <w:tc xmlns:tara="kcentrix:tara" tara:rowspan="1" tara:colspan="1">
          <w:tcPr>
            <w:tcW w:w="4189" w:type="pct"/>
          </w:tcPr>
          <w:p w14:paraId="113B5D77" w14:textId="77777777">
            <w:pPr>
              <w:rPr>
                <w:rFonts w:cs="Arial"/>
                <w:szCs w:val="22"/>
                <w:lang w:eastAsia="de-DE"/>
              </w:rPr>
            </w:pPr>
            <w:r>
              <w:rPr>
                <w:rFonts w:cs="Arial"/>
                <w:szCs w:val="22"/>
                <w:lang w:eastAsia="de-DE"/>
              </w:rPr>
              <w:t>Centralised LEU</w:t>
            </w:r>
          </w:p>
        </w:tc>
      </w:tr>
      <w:tr w14:paraId="212486AE" w14:textId="77777777">
        <w:trPr>
          <w:trHeight w:val="275"/>
        </w:trPr>
        <w:tc xmlns:tara="kcentrix:tara" tara:rowspan="1" tara:colspan="1">
          <w:tcPr>
            <w:tcW w:w="811" w:type="pct"/>
          </w:tcPr>
          <w:p w14:paraId="3C49D7B4" w14:textId="77777777">
            <w:pPr>
              <w:rPr>
                <w:rFonts w:cs="Arial"/>
                <w:szCs w:val="22"/>
                <w:lang w:eastAsia="de-DE"/>
              </w:rPr>
            </w:pPr>
            <w:r>
              <w:rPr>
                <w:rFonts w:cs="Arial"/>
                <w:szCs w:val="22"/>
                <w:lang w:eastAsia="de-DE"/>
              </w:rPr>
              <w:t>CMP</w:t>
            </w:r>
          </w:p>
        </w:tc>
        <w:tc xmlns:tara="kcentrix:tara" tara:rowspan="1" tara:colspan="1">
          <w:tcPr>
            <w:tcW w:w="4189" w:type="pct"/>
          </w:tcPr>
          <w:p w14:paraId="77E4D74C" w14:textId="77777777">
            <w:pPr>
              <w:rPr>
                <w:rFonts w:cs="Arial"/>
                <w:szCs w:val="22"/>
                <w:lang w:eastAsia="de-DE"/>
              </w:rPr>
            </w:pPr>
            <w:r>
              <w:rPr>
                <w:rFonts w:cs="Arial"/>
                <w:szCs w:val="22"/>
                <w:lang w:eastAsia="de-DE"/>
              </w:rPr>
              <w:t>Configuration Management Plan</w:t>
            </w:r>
          </w:p>
        </w:tc>
      </w:tr>
      <w:tr w14:paraId="1EB31AF5" w14:textId="77777777">
        <w:trPr>
          <w:trHeight w:val="275"/>
        </w:trPr>
        <w:tc xmlns:tara="kcentrix:tara" tara:rowspan="1" tara:colspan="1">
          <w:tcPr>
            <w:tcW w:w="811" w:type="pct"/>
          </w:tcPr>
          <w:p w14:paraId="114F95A9" w14:textId="77777777">
            <w:pPr>
              <w:rPr>
                <w:rFonts w:cs="Arial"/>
                <w:szCs w:val="22"/>
                <w:lang w:eastAsia="de-DE"/>
              </w:rPr>
            </w:pPr>
            <w:r>
              <w:rPr>
                <w:rFonts w:cs="Arial"/>
                <w:szCs w:val="22"/>
                <w:lang w:eastAsia="de-DE"/>
              </w:rPr>
              <w:t>CTC</w:t>
            </w:r>
          </w:p>
        </w:tc>
        <w:tc xmlns:tara="kcentrix:tara" tara:rowspan="1" tara:colspan="1">
          <w:tcPr>
            <w:tcW w:w="4189" w:type="pct"/>
          </w:tcPr>
          <w:p w14:paraId="352D1CB5" w14:textId="77777777">
            <w:pPr>
              <w:rPr>
                <w:rFonts w:cs="Arial"/>
                <w:szCs w:val="22"/>
                <w:lang w:eastAsia="de-DE"/>
              </w:rPr>
            </w:pPr>
            <w:r>
              <w:rPr>
                <w:rFonts w:cs="Arial"/>
                <w:szCs w:val="22"/>
                <w:lang w:eastAsia="de-DE"/>
              </w:rPr>
              <w:t>Centralized Traffic Control</w:t>
            </w:r>
          </w:p>
        </w:tc>
      </w:tr>
      <w:tr w14:paraId="2CFF3AC7" w14:textId="77777777">
        <w:trPr>
          <w:trHeight w:val="275"/>
        </w:trPr>
        <w:tc xmlns:tara="kcentrix:tara" tara:rowspan="1" tara:colspan="1">
          <w:tcPr>
            <w:tcW w:w="811" w:type="pct"/>
          </w:tcPr>
          <w:p w14:paraId="581DDC41" w14:textId="77777777">
            <w:pPr>
              <w:rPr>
                <w:rFonts w:cs="Arial"/>
                <w:szCs w:val="22"/>
                <w:lang w:eastAsia="de-DE"/>
              </w:rPr>
            </w:pPr>
            <w:r>
              <w:rPr>
                <w:rFonts w:cs="Arial"/>
                <w:szCs w:val="22"/>
                <w:lang w:eastAsia="de-DE"/>
              </w:rPr>
              <w:t>DDQS</w:t>
            </w:r>
          </w:p>
        </w:tc>
        <w:tc xmlns:tara="kcentrix:tara" tara:rowspan="1" tara:colspan="1">
          <w:tcPr>
            <w:tcW w:w="4189" w:type="pct"/>
          </w:tcPr>
          <w:p w14:paraId="0C978CBF" w14:textId="77777777">
            <w:pPr>
              <w:rPr>
                <w:rFonts w:cs="Arial"/>
                <w:szCs w:val="22"/>
                <w:lang w:eastAsia="de-DE"/>
              </w:rPr>
            </w:pPr>
            <w:r>
              <w:rPr>
                <w:rFonts w:cs="Arial"/>
                <w:szCs w:val="22"/>
                <w:lang w:eastAsia="de-DE"/>
              </w:rPr>
              <w:t>Design, Develop and Qualify the Solution</w:t>
            </w:r>
          </w:p>
        </w:tc>
      </w:tr>
      <w:tr w14:paraId="1C529E29" w14:textId="77777777">
        <w:trPr>
          <w:trHeight w:val="275"/>
        </w:trPr>
        <w:tc xmlns:tara="kcentrix:tara" tara:rowspan="1" tara:colspan="1">
          <w:tcPr>
            <w:tcW w:w="811" w:type="pct"/>
          </w:tcPr>
          <w:p w14:paraId="567EB165" w14:textId="77777777">
            <w:pPr>
              <w:rPr>
                <w:rFonts w:cs="Arial"/>
                <w:szCs w:val="22"/>
                <w:lang w:eastAsia="de-DE"/>
              </w:rPr>
            </w:pPr>
            <w:r>
              <w:rPr>
                <w:rFonts w:cs="Arial"/>
                <w:szCs w:val="22"/>
                <w:lang w:eastAsia="de-DE"/>
              </w:rPr>
              <w:t>DPP</w:t>
            </w:r>
          </w:p>
        </w:tc>
        <w:tc xmlns:tara="kcentrix:tara" tara:rowspan="1" tara:colspan="1">
          <w:tcPr>
            <w:tcW w:w="4189" w:type="pct"/>
          </w:tcPr>
          <w:p w14:paraId="55684602" w14:textId="77777777">
            <w:pPr>
              <w:rPr>
                <w:rFonts w:cs="Arial"/>
                <w:szCs w:val="22"/>
                <w:lang w:eastAsia="de-DE"/>
              </w:rPr>
            </w:pPr>
            <w:r>
              <w:rPr>
                <w:rFonts w:cs="Arial"/>
                <w:szCs w:val="22"/>
                <w:lang w:eastAsia="de-DE"/>
              </w:rPr>
              <w:t>Data Preparation Plan</w:t>
            </w:r>
          </w:p>
        </w:tc>
      </w:tr>
      <w:tr w14:paraId="4D868463" w14:textId="77777777">
        <w:trPr>
          <w:trHeight w:val="275"/>
        </w:trPr>
        <w:tc xmlns:tara="kcentrix:tara" tara:rowspan="1" tara:colspan="1">
          <w:tcPr>
            <w:tcW w:w="811" w:type="pct"/>
          </w:tcPr>
          <w:p w14:paraId="288A3FCC" w14:textId="77777777">
            <w:pPr>
              <w:rPr>
                <w:rFonts w:cs="Arial"/>
                <w:szCs w:val="22"/>
                <w:lang w:eastAsia="de-DE"/>
              </w:rPr>
            </w:pPr>
            <w:r>
              <w:rPr>
                <w:rFonts w:cs="Arial"/>
                <w:szCs w:val="22"/>
                <w:lang w:eastAsia="de-DE"/>
              </w:rPr>
              <w:t>DWF</w:t>
            </w:r>
          </w:p>
        </w:tc>
        <w:tc xmlns:tara="kcentrix:tara" tara:rowspan="1" tara:colspan="1">
          <w:tcPr>
            <w:tcW w:w="4189" w:type="pct"/>
          </w:tcPr>
          <w:p w14:paraId="5ABE31BA" w14:textId="77777777">
            <w:pPr>
              <w:rPr>
                <w:rFonts w:cs="Arial"/>
                <w:szCs w:val="22"/>
                <w:lang w:eastAsia="de-DE"/>
              </w:rPr>
            </w:pPr>
            <w:r>
              <w:rPr>
                <w:rFonts w:cs="Arial"/>
                <w:szCs w:val="22"/>
                <w:lang w:eastAsia="de-DE"/>
              </w:rPr>
              <w:t>Document Web Frontend</w:t>
            </w:r>
          </w:p>
        </w:tc>
      </w:tr>
      <w:tr w14:paraId="4E4E6E2D" w14:textId="77777777">
        <w:trPr>
          <w:trHeight w:val="275"/>
        </w:trPr>
        <w:tc xmlns:tara="kcentrix:tara" tara:rowspan="1" tara:colspan="1">
          <w:tcPr>
            <w:tcW w:w="811" w:type="pct"/>
          </w:tcPr>
          <w:p w14:paraId="3C919F4F" w14:textId="77777777">
            <w:pPr>
              <w:rPr>
                <w:rFonts w:cs="Arial"/>
                <w:szCs w:val="22"/>
                <w:lang w:eastAsia="de-DE"/>
              </w:rPr>
            </w:pPr>
            <w:r>
              <w:rPr>
                <w:rFonts w:cs="Arial"/>
                <w:szCs w:val="22"/>
                <w:lang w:eastAsia="de-DE"/>
              </w:rPr>
              <w:t>ECM</w:t>
            </w:r>
          </w:p>
        </w:tc>
        <w:tc xmlns:tara="kcentrix:tara" tara:rowspan="1" tara:colspan="1">
          <w:tcPr>
            <w:tcW w:w="4189" w:type="pct"/>
          </w:tcPr>
          <w:p w14:paraId="39996F45" w14:textId="77777777">
            <w:pPr>
              <w:rPr>
                <w:rFonts w:cs="Arial"/>
                <w:szCs w:val="22"/>
                <w:lang w:eastAsia="de-DE"/>
              </w:rPr>
            </w:pPr>
            <w:r>
              <w:rPr>
                <w:rFonts w:cs="Arial"/>
                <w:szCs w:val="22"/>
                <w:lang w:eastAsia="de-DE"/>
              </w:rPr>
              <w:t>Enterprise Content Management</w:t>
            </w:r>
          </w:p>
        </w:tc>
      </w:tr>
      <w:tr w14:paraId="10883455" w14:textId="77777777">
        <w:trPr>
          <w:trHeight w:val="275"/>
        </w:trPr>
        <w:tc xmlns:tara="kcentrix:tara" tara:rowspan="1" tara:colspan="1">
          <w:tcPr>
            <w:tcW w:w="811" w:type="pct"/>
          </w:tcPr>
          <w:p w14:paraId="31E59275" w14:textId="77777777">
            <w:pPr>
              <w:rPr>
                <w:rFonts w:cs="Arial"/>
                <w:szCs w:val="22"/>
                <w:lang w:eastAsia="de-DE"/>
              </w:rPr>
            </w:pPr>
            <w:r>
              <w:rPr>
                <w:rFonts w:cs="Arial"/>
                <w:szCs w:val="22"/>
                <w:lang w:eastAsia="de-DE"/>
              </w:rPr>
              <w:t>FCA</w:t>
            </w:r>
          </w:p>
        </w:tc>
        <w:tc xmlns:tara="kcentrix:tara" tara:rowspan="1" tara:colspan="1">
          <w:tcPr>
            <w:tcW w:w="4189" w:type="pct"/>
          </w:tcPr>
          <w:p w14:paraId="4F3071BD" w14:textId="77777777">
            <w:pPr>
              <w:rPr>
                <w:rFonts w:cs="Arial"/>
                <w:szCs w:val="22"/>
                <w:lang w:eastAsia="de-DE"/>
              </w:rPr>
            </w:pPr>
            <w:r>
              <w:rPr>
                <w:rFonts w:cs="Arial"/>
              </w:rPr>
              <w:t xml:space="preserve">Functional Configuration Audit </w:t>
            </w:r>
          </w:p>
        </w:tc>
      </w:tr>
      <w:tr w14:paraId="16B0BD1D" w14:textId="77777777">
        <w:trPr>
          <w:trHeight w:val="275"/>
        </w:trPr>
        <w:tc xmlns:tara="kcentrix:tara" tara:rowspan="1" tara:colspan="1">
          <w:tcPr>
            <w:tcW w:w="811" w:type="pct"/>
          </w:tcPr>
          <w:p w14:paraId="544C5E18" w14:textId="77777777">
            <w:pPr>
              <w:rPr>
                <w:rFonts w:cs="Arial"/>
                <w:szCs w:val="22"/>
                <w:lang w:eastAsia="de-DE"/>
              </w:rPr>
            </w:pPr>
            <w:r>
              <w:rPr>
                <w:rFonts w:cs="Arial"/>
                <w:szCs w:val="22"/>
                <w:lang w:eastAsia="de-DE"/>
              </w:rPr>
              <w:t>FIS</w:t>
            </w:r>
          </w:p>
        </w:tc>
        <w:tc xmlns:tara="kcentrix:tara" tara:rowspan="1" tara:colspan="1">
          <w:tcPr>
            <w:tcW w:w="4189" w:type="pct"/>
          </w:tcPr>
          <w:p w14:paraId="10C2A7EC" w14:textId="77777777">
            <w:pPr>
              <w:rPr>
                <w:rFonts w:cs="Arial"/>
              </w:rPr>
            </w:pPr>
            <w:r>
              <w:rPr>
                <w:rFonts w:cs="Arial"/>
              </w:rPr>
              <w:t>Functional Interface Specification</w:t>
            </w:r>
          </w:p>
        </w:tc>
      </w:tr>
      <w:tr w14:paraId="2AC0DB17" w14:textId="77777777">
        <w:trPr>
          <w:trHeight w:val="275"/>
        </w:trPr>
        <w:tc xmlns:tara="kcentrix:tara" tara:rowspan="1" tara:colspan="1">
          <w:tcPr>
            <w:tcW w:w="811" w:type="pct"/>
          </w:tcPr>
          <w:p w14:paraId="1553B3BD" w14:textId="77777777">
            <w:pPr>
              <w:rPr>
                <w:rFonts w:cs="Arial"/>
                <w:szCs w:val="22"/>
                <w:lang w:eastAsia="de-DE"/>
              </w:rPr>
            </w:pPr>
            <w:r>
              <w:rPr>
                <w:rFonts w:cs="Arial"/>
                <w:szCs w:val="22"/>
                <w:lang w:eastAsia="de-DE"/>
              </w:rPr>
              <w:t>FQR</w:t>
            </w:r>
          </w:p>
        </w:tc>
        <w:tc xmlns:tara="kcentrix:tara" tara:rowspan="1" tara:colspan="1">
          <w:tcPr>
            <w:tcW w:w="4189" w:type="pct"/>
          </w:tcPr>
          <w:p w14:paraId="472327F6" w14:textId="77777777">
            <w:pPr>
              <w:rPr>
                <w:rFonts w:cs="Arial"/>
                <w:szCs w:val="22"/>
                <w:lang w:eastAsia="de-DE"/>
              </w:rPr>
            </w:pPr>
            <w:r>
              <w:rPr>
                <w:rFonts w:cs="Arial"/>
                <w:szCs w:val="22"/>
                <w:lang w:eastAsia="de-DE"/>
              </w:rPr>
              <w:t>Final Qualification Review</w:t>
            </w:r>
          </w:p>
        </w:tc>
      </w:tr>
      <w:tr w14:paraId="11084B60" w14:textId="77777777">
        <w:trPr>
          <w:trHeight w:val="275"/>
        </w:trPr>
        <w:tc xmlns:tara="kcentrix:tara" tara:rowspan="1" tara:colspan="1">
          <w:tcPr>
            <w:tcW w:w="811" w:type="pct"/>
          </w:tcPr>
          <w:p w14:paraId="43A1C936" w14:textId="4A63283F">
            <w:pPr>
              <w:rPr>
                <w:rFonts w:cs="Arial"/>
                <w:szCs w:val="22"/>
                <w:lang w:eastAsia="de-DE"/>
              </w:rPr>
            </w:pPr>
            <w:r>
              <w:rPr>
                <w:szCs w:val="22"/>
              </w:rPr>
              <w:t xml:space="preserve">Hitachi </w:t>
            </w:r>
            <w:r>
              <w:rPr>
                <w:rStyle w:val="commenttext0"/>
              </w:rPr>
              <w:t>-AT</w:t>
            </w:r>
          </w:p>
        </w:tc>
        <w:tc xmlns:tara="kcentrix:tara" tara:rowspan="1" tara:colspan="1">
          <w:tcPr>
            <w:tcW w:w="4189" w:type="pct"/>
          </w:tcPr>
          <w:p>
            <w:pPr>
              <w:rPr>
                <w:rFonts w:cs="Arial"/>
                <w:szCs w:val="22"/>
                <w:lang w:val="de-AT" w:eastAsia="de-DE"/>
              </w:rPr>
            </w:pPr>
            <w:r xmlns:aml="http://schemas.microsoft.com/aml/2001/core" xmlns:msxsl="urn:schemas-microsoft-com:xslt">
              <w:rPr>
                <w:rFonts w:ascii="Arial" w:hAnsi="Arial" w:cs="Arial"/>
                <w:sz w:val="20"/>
                <w:szCs w:val="20"/>
                <w:b w:val="off"/>
                <w:u w:val="none"/>
                <w:em w:val="false"/>
                <w:color w:val="000000"/>
              </w:rPr>
              <w:t xml:space="preserve">Hitachi Rail </w:t>
            </w:r>
            <w:del w:author="UJHELYI Janos" w:date="2026-10-02T16:02:05+2" w:id="2555547">
              <w:r>
                <w:rPr xmlns:aml="http://schemas.microsoft.com/aml/2001/core" xmlns:msxsl="urn:schemas-microsoft-com:xslt">
                  <w:rFonts w:ascii="Arial" w:hAnsi="Arial" w:cs="Arial"/>
                  <w:sz w:val="20"/>
                  <w:szCs w:val="20"/>
                  <w:b w:val="off"/>
                  <w:u w:val="none"/>
                  <w:em w:val="false"/>
                  <w:color w:val="000000"/>
                </w:rPr>
                <w:delText xml:space="preserve">GTS </w:delText>
              </w:r>
            </w:del>
            <w:r xmlns:aml="http://schemas.microsoft.com/aml/2001/core" xmlns:msxsl="urn:schemas-microsoft-com:xslt">
              <w:rPr>
                <w:rFonts w:ascii="Arial" w:hAnsi="Arial" w:cs="Arial"/>
                <w:sz w:val="20"/>
                <w:szCs w:val="20"/>
                <w:b w:val="off"/>
                <w:u w:val="none"/>
                <w:em w:val="false"/>
                <w:color w:val="000000"/>
              </w:rPr>
              <w:t xml:space="preserve">Austria GmbH (Gesellschaft mit beschränkter Haftung)</w:t>
            </w:r>
          </w:p>
        </w:tc>
      </w:tr>
      <w:tr w14:paraId="2549E0C0" w14:textId="77777777">
        <w:trPr>
          <w:trHeight w:val="275"/>
        </w:trPr>
        <w:tc xmlns:tara="kcentrix:tara" tara:rowspan="1" tara:colspan="1">
          <w:tcPr>
            <w:tcW w:w="811" w:type="pct"/>
          </w:tcPr>
          <w:p w14:paraId="064062EB" w14:textId="43DBD9E9">
            <w:pPr>
              <w:rPr>
                <w:rFonts w:cs="Arial"/>
                <w:szCs w:val="22"/>
                <w:lang w:eastAsia="de-DE"/>
              </w:rPr>
            </w:pPr>
            <w:r>
              <w:rPr>
                <w:szCs w:val="22"/>
              </w:rPr>
              <w:t xml:space="preserve">Hitachi </w:t>
            </w:r>
            <w:r>
              <w:rPr>
                <w:rStyle w:val="commenttext0"/>
              </w:rPr>
              <w:t>-HU</w:t>
            </w:r>
          </w:p>
        </w:tc>
        <w:tc xmlns:tara="kcentrix:tara" tara:rowspan="1" tara:colspan="1">
          <w:tcPr>
            <w:tcW w:w="4189" w:type="pct"/>
          </w:tcPr>
          <w:p>
            <w:pPr>
              <w:rPr>
                <w:rFonts w:cs="Arial"/>
                <w:szCs w:val="22"/>
                <w:lang w:val="de-AT" w:eastAsia="de-DE"/>
              </w:rPr>
            </w:pPr>
            <w:r xmlns:aml="http://schemas.microsoft.com/aml/2001/core" xmlns:msxsl="urn:schemas-microsoft-com:xslt">
              <w:rPr>
                <w:rFonts w:ascii="Arial" w:hAnsi="Arial" w:cs="Arial"/>
                <w:sz w:val="20"/>
                <w:szCs w:val="20"/>
                <w:b w:val="off"/>
                <w:u w:val="none"/>
                <w:em w:val="false"/>
                <w:color w:val="000000"/>
              </w:rPr>
              <w:t xml:space="preserve">Hitachi Rail </w:t>
            </w:r>
            <w:del w:author="UJHELYI Janos" w:date="2026-10-02T16:02:29+2" w:id="2555548">
              <w:r>
                <w:rPr xmlns:aml="http://schemas.microsoft.com/aml/2001/core" xmlns:msxsl="urn:schemas-microsoft-com:xslt">
                  <w:rFonts w:ascii="Arial" w:hAnsi="Arial" w:cs="Arial"/>
                  <w:sz w:val="20"/>
                  <w:szCs w:val="20"/>
                  <w:b w:val="off"/>
                  <w:u w:val="none"/>
                  <w:em w:val="false"/>
                  <w:color w:val="000000"/>
                </w:rPr>
                <w:delText xml:space="preserve">GTS Austria GmbH (Gesellschaft mit beschränkter Haftung)</w:delText>
              </w:r>
            </w:del>
            <w:ins w:author="UJHELYI Janos" w:date="2026-10-02T16:02:29+2" w:id="2555548">
              <w:r xmlns:aml="http://schemas.microsoft.com/aml/2001/core" xmlns:msxsl="urn:schemas-microsoft-com:xslt">
                <w:rPr>
                  <w:rFonts w:ascii="Arial" w:hAnsi="Arial" w:cs="Arial"/>
                  <w:sz w:val="20"/>
                  <w:szCs w:val="20"/>
                  <w:b w:val="off"/>
                  <w:u w:val="none"/>
                  <w:em w:val="false"/>
                  <w:color w:val="000000"/>
                </w:rPr>
                <w:t xml:space="preserve">Hungary Kft.</w:t>
              </w:r>
            </w:ins>
          </w:p>
        </w:tc>
      </w:tr>
      <w:tr w14:paraId="4F9F332C" w14:textId="77777777">
        <w:trPr>
          <w:trHeight w:val="275"/>
        </w:trPr>
        <w:tc xmlns:tara="kcentrix:tara" tara:rowspan="1" tara:colspan="1">
          <w:tcPr>
            <w:tcW w:w="811" w:type="pct"/>
          </w:tcPr>
          <w:p w14:paraId="1E3FEB36" w14:textId="77777777">
            <w:pPr>
              <w:rPr>
                <w:rFonts w:cs="Arial"/>
                <w:szCs w:val="22"/>
                <w:lang w:eastAsia="de-DE"/>
              </w:rPr>
            </w:pPr>
            <w:r>
              <w:rPr>
                <w:rFonts w:cs="Arial"/>
                <w:szCs w:val="22"/>
                <w:lang w:eastAsia="de-DE"/>
              </w:rPr>
              <w:lastRenderedPageBreak/>
              <w:t>ILS</w:t>
            </w:r>
          </w:p>
        </w:tc>
        <w:tc xmlns:tara="kcentrix:tara" tara:rowspan="1" tara:colspan="1">
          <w:tcPr>
            <w:tcW w:w="4189" w:type="pct"/>
          </w:tcPr>
          <w:p w14:paraId="152F38B5" w14:textId="77777777">
            <w:pPr>
              <w:rPr>
                <w:rFonts w:cs="Arial"/>
                <w:szCs w:val="22"/>
                <w:lang w:eastAsia="de-DE"/>
              </w:rPr>
            </w:pPr>
            <w:r>
              <w:rPr>
                <w:rFonts w:cs="Arial"/>
                <w:szCs w:val="22"/>
              </w:rPr>
              <w:t>Integrated Logistic Support</w:t>
            </w:r>
          </w:p>
        </w:tc>
      </w:tr>
      <w:tr w14:paraId="01496140" w14:textId="77777777">
        <w:trPr>
          <w:trHeight w:val="275"/>
        </w:trPr>
        <w:tc xmlns:tara="kcentrix:tara" tara:rowspan="1" tara:colspan="1">
          <w:tcPr>
            <w:tcW w:w="811" w:type="pct"/>
          </w:tcPr>
          <w:p w14:paraId="297AFA66" w14:textId="77777777">
            <w:pPr>
              <w:rPr>
                <w:rFonts w:cs="Arial"/>
                <w:szCs w:val="22"/>
                <w:lang w:eastAsia="de-DE"/>
              </w:rPr>
            </w:pPr>
            <w:r>
              <w:rPr>
                <w:rFonts w:cs="Arial"/>
                <w:szCs w:val="22"/>
                <w:lang w:eastAsia="de-DE"/>
              </w:rPr>
              <w:t>IVV</w:t>
            </w:r>
          </w:p>
        </w:tc>
        <w:tc xmlns:tara="kcentrix:tara" tara:rowspan="1" tara:colspan="1">
          <w:tcPr>
            <w:tcW w:w="4189" w:type="pct"/>
          </w:tcPr>
          <w:p w14:paraId="6DE4E59B" w14:textId="77777777">
            <w:pPr>
              <w:rPr>
                <w:rFonts w:cs="Arial"/>
                <w:szCs w:val="22"/>
                <w:lang w:eastAsia="de-DE"/>
              </w:rPr>
            </w:pPr>
            <w:r>
              <w:rPr>
                <w:rFonts w:cs="Arial"/>
                <w:szCs w:val="22"/>
                <w:lang w:eastAsia="de-DE"/>
              </w:rPr>
              <w:t>Integration, Verification and Validation</w:t>
            </w:r>
          </w:p>
        </w:tc>
      </w:tr>
      <w:tr w14:paraId="1249A0B4" w14:textId="77777777">
        <w:trPr>
          <w:trHeight w:val="275"/>
        </w:trPr>
        <w:tc xmlns:tara="kcentrix:tara" tara:rowspan="1" tara:colspan="1">
          <w:tcPr>
            <w:tcW w:w="811" w:type="pct"/>
          </w:tcPr>
          <w:p w14:paraId="77248420" w14:textId="77777777">
            <w:pPr>
              <w:rPr>
                <w:rFonts w:cs="Arial"/>
                <w:szCs w:val="22"/>
                <w:lang w:eastAsia="de-DE"/>
              </w:rPr>
            </w:pPr>
            <w:r>
              <w:rPr>
                <w:rFonts w:cs="Arial"/>
                <w:szCs w:val="22"/>
                <w:lang w:eastAsia="de-DE"/>
              </w:rPr>
              <w:t>I&amp;V</w:t>
            </w:r>
          </w:p>
        </w:tc>
        <w:tc xmlns:tara="kcentrix:tara" tara:rowspan="1" tara:colspan="1">
          <w:tcPr>
            <w:tcW w:w="4189" w:type="pct"/>
          </w:tcPr>
          <w:p w14:paraId="4EEDC273" w14:textId="77777777">
            <w:pPr>
              <w:rPr>
                <w:rFonts w:cs="Arial"/>
                <w:szCs w:val="22"/>
                <w:lang w:eastAsia="de-DE"/>
              </w:rPr>
            </w:pPr>
            <w:r>
              <w:rPr>
                <w:rFonts w:cs="Arial"/>
                <w:szCs w:val="22"/>
                <w:lang w:eastAsia="de-DE"/>
              </w:rPr>
              <w:t>Integration and Verification</w:t>
            </w:r>
          </w:p>
        </w:tc>
      </w:tr>
      <w:tr w14:paraId="6101E7EA" w14:textId="77777777">
        <w:trPr>
          <w:trHeight w:val="275"/>
        </w:trPr>
        <w:tc xmlns:tara="kcentrix:tara" tara:rowspan="1" tara:colspan="1">
          <w:tcPr>
            <w:tcW w:w="811" w:type="pct"/>
          </w:tcPr>
          <w:p w14:paraId="2DA6D496" w14:textId="77777777">
            <w:pPr>
              <w:rPr>
                <w:rFonts w:cs="Arial"/>
                <w:szCs w:val="22"/>
                <w:lang w:eastAsia="de-DE"/>
              </w:rPr>
            </w:pPr>
            <w:r>
              <w:rPr>
                <w:rFonts w:cs="Arial"/>
                <w:szCs w:val="22"/>
                <w:lang w:eastAsia="de-DE"/>
              </w:rPr>
              <w:t>KOM</w:t>
            </w:r>
          </w:p>
        </w:tc>
        <w:tc xmlns:tara="kcentrix:tara" tara:rowspan="1" tara:colspan="1">
          <w:tcPr>
            <w:tcW w:w="4189" w:type="pct"/>
          </w:tcPr>
          <w:p>
            <w:pPr>
              <w:rPr>
                <w:rFonts w:cs="Arial"/>
                <w:szCs w:val="22"/>
                <w:lang w:eastAsia="de-DE"/>
              </w:rPr>
            </w:pPr>
            <w:del w:author="UJHELYI Janos" w:date="2026-10-02T16:03:08+2" w:id="2555549">
              <w:r>
                <w:rPr xmlns:aml="http://schemas.microsoft.com/aml/2001/core" xmlns:msxsl="urn:schemas-microsoft-com:xslt">
                  <w:rFonts w:ascii="Arial" w:hAnsi="Arial" w:cs="Arial"/>
                  <w:sz w:val="20"/>
                  <w:szCs w:val="20"/>
                  <w:b w:val="off"/>
                  <w:u w:val="none"/>
                  <w:em w:val="false"/>
                  <w:color w:val="000000"/>
                </w:rPr>
                <w:delText xml:space="preserve">Kick of </w:delText>
              </w:r>
            </w:del>
            <w:ins w:author="UJHELYI Janos" w:date="2026-10-02T16:03:08+2" w:id="2555549">
              <w:r xmlns:aml="http://schemas.microsoft.com/aml/2001/core" xmlns:msxsl="urn:schemas-microsoft-com:xslt">
                <w:rPr>
                  <w:rFonts w:ascii="Arial" w:hAnsi="Arial" w:cs="Arial"/>
                  <w:sz w:val="20"/>
                  <w:szCs w:val="20"/>
                  <w:b w:val="off"/>
                  <w:u w:val="none"/>
                  <w:em w:val="false"/>
                  <w:color w:val="000000"/>
                </w:rPr>
                <w:t xml:space="preserve">Kick-off </w:t>
              </w:r>
            </w:ins>
            <w:r xmlns:aml="http://schemas.microsoft.com/aml/2001/core" xmlns:msxsl="urn:schemas-microsoft-com:xslt">
              <w:rPr>
                <w:rFonts w:ascii="Arial" w:hAnsi="Arial" w:cs="Arial"/>
                <w:sz w:val="20"/>
                <w:szCs w:val="20"/>
                <w:b w:val="off"/>
                <w:u w:val="none"/>
                <w:em w:val="false"/>
                <w:color w:val="000000"/>
              </w:rPr>
              <w:t xml:space="preserve">Meeting</w:t>
            </w:r>
          </w:p>
        </w:tc>
      </w:tr>
      <w:tr w14:paraId="5D4391E4" w14:textId="77777777">
        <w:trPr>
          <w:trHeight w:val="275"/>
        </w:trPr>
        <w:tc xmlns:tara="kcentrix:tara" tara:rowspan="1" tara:colspan="1">
          <w:tcPr>
            <w:tcW w:w="811" w:type="pct"/>
          </w:tcPr>
          <w:p w14:paraId="212AF0D3" w14:textId="77777777">
            <w:pPr>
              <w:rPr>
                <w:rFonts w:cs="Arial"/>
                <w:szCs w:val="22"/>
                <w:lang w:eastAsia="de-DE"/>
              </w:rPr>
            </w:pPr>
            <w:r>
              <w:rPr>
                <w:rFonts w:cs="Arial"/>
                <w:szCs w:val="22"/>
                <w:lang w:eastAsia="de-DE"/>
              </w:rPr>
              <w:t>MP</w:t>
            </w:r>
          </w:p>
        </w:tc>
        <w:tc xmlns:tara="kcentrix:tara" tara:rowspan="1" tara:colspan="1">
          <w:tcPr>
            <w:tcW w:w="4189" w:type="pct"/>
          </w:tcPr>
          <w:p w14:paraId="076588F3" w14:textId="77777777">
            <w:pPr>
              <w:rPr>
                <w:rFonts w:cs="Arial"/>
                <w:szCs w:val="22"/>
                <w:lang w:eastAsia="de-DE"/>
              </w:rPr>
            </w:pPr>
            <w:r>
              <w:rPr>
                <w:rFonts w:cs="Arial"/>
                <w:szCs w:val="22"/>
                <w:lang w:eastAsia="de-DE"/>
              </w:rPr>
              <w:t>Maintenance Plan</w:t>
            </w:r>
          </w:p>
        </w:tc>
      </w:tr>
      <w:tr w14:paraId="495B6138" w14:textId="77777777">
        <w:trPr>
          <w:trHeight w:val="275"/>
        </w:trPr>
        <w:tc xmlns:tara="kcentrix:tara" tara:rowspan="1" tara:colspan="1">
          <w:tcPr>
            <w:tcW w:w="811" w:type="pct"/>
          </w:tcPr>
          <w:p w14:paraId="0440B9D7" w14:textId="77777777">
            <w:pPr>
              <w:rPr>
                <w:rFonts w:cs="Arial"/>
                <w:szCs w:val="22"/>
                <w:lang w:eastAsia="de-DE"/>
              </w:rPr>
            </w:pPr>
            <w:r>
              <w:rPr>
                <w:rFonts w:cs="Arial"/>
                <w:szCs w:val="22"/>
                <w:lang w:eastAsia="de-DE"/>
              </w:rPr>
              <w:t>LUT</w:t>
            </w:r>
          </w:p>
        </w:tc>
        <w:tc xmlns:tara="kcentrix:tara" tara:rowspan="1" tara:colspan="1">
          <w:tcPr>
            <w:tcW w:w="4189" w:type="pct"/>
          </w:tcPr>
          <w:p w14:paraId="422610B2" w14:textId="77777777">
            <w:pPr>
              <w:rPr>
                <w:rFonts w:cs="Arial"/>
                <w:szCs w:val="22"/>
                <w:lang w:eastAsia="de-DE"/>
              </w:rPr>
            </w:pPr>
            <w:r>
              <w:rPr>
                <w:rFonts w:cs="Arial"/>
                <w:szCs w:val="22"/>
                <w:lang w:eastAsia="de-DE"/>
              </w:rPr>
              <w:t>Label Unit Tracking</w:t>
            </w:r>
          </w:p>
        </w:tc>
      </w:tr>
      <w:tr w14:paraId="507E811D" w14:textId="77777777">
        <w:trPr>
          <w:trHeight w:val="275"/>
        </w:trPr>
        <w:tc xmlns:tara="kcentrix:tara" tara:rowspan="1" tara:colspan="1">
          <w:tcPr>
            <w:tcW w:w="811" w:type="pct"/>
          </w:tcPr>
          <w:p w14:paraId="51AD720A" w14:textId="77777777">
            <w:pPr>
              <w:rPr>
                <w:rFonts w:cs="Arial"/>
                <w:szCs w:val="22"/>
                <w:lang w:eastAsia="de-DE"/>
              </w:rPr>
            </w:pPr>
            <w:r>
              <w:rPr>
                <w:rFonts w:cs="Arial"/>
                <w:szCs w:val="22"/>
                <w:lang w:eastAsia="de-DE"/>
              </w:rPr>
              <w:t>M</w:t>
            </w:r>
          </w:p>
        </w:tc>
        <w:tc xmlns:tara="kcentrix:tara" tara:rowspan="1" tara:colspan="1">
          <w:tcPr>
            <w:tcW w:w="4189" w:type="pct"/>
          </w:tcPr>
          <w:p w14:paraId="05FCDB87" w14:textId="77777777">
            <w:pPr>
              <w:rPr>
                <w:rFonts w:cs="Arial"/>
                <w:szCs w:val="22"/>
                <w:lang w:eastAsia="de-DE"/>
              </w:rPr>
            </w:pPr>
            <w:r>
              <w:rPr>
                <w:rFonts w:cs="Arial"/>
                <w:szCs w:val="22"/>
                <w:lang w:eastAsia="de-DE"/>
              </w:rPr>
              <w:t>Mandatory</w:t>
            </w:r>
          </w:p>
        </w:tc>
      </w:tr>
      <w:tr w14:paraId="09A3A0EF" w14:textId="77777777">
        <w:trPr>
          <w:trHeight w:val="275"/>
        </w:trPr>
        <w:tc xmlns:tara="kcentrix:tara" tara:rowspan="1" tara:colspan="1">
          <w:tcPr>
            <w:tcW w:w="811" w:type="pct"/>
          </w:tcPr>
          <w:p w14:paraId="202C22C8" w14:textId="77777777">
            <w:pPr>
              <w:rPr>
                <w:rFonts w:cs="Arial"/>
                <w:szCs w:val="22"/>
                <w:lang w:eastAsia="de-DE"/>
              </w:rPr>
            </w:pPr>
            <w:r>
              <w:rPr>
                <w:rFonts w:cs="Arial"/>
                <w:szCs w:val="22"/>
                <w:lang w:eastAsia="de-DE"/>
              </w:rPr>
              <w:t>MR</w:t>
            </w:r>
          </w:p>
        </w:tc>
        <w:tc xmlns:tara="kcentrix:tara" tara:rowspan="1" tara:colspan="1">
          <w:tcPr>
            <w:tcW w:w="4189" w:type="pct"/>
          </w:tcPr>
          <w:p w14:paraId="583F260D" w14:textId="77777777">
            <w:pPr>
              <w:rPr>
                <w:rFonts w:cs="Arial"/>
                <w:szCs w:val="22"/>
                <w:lang w:eastAsia="de-DE"/>
              </w:rPr>
            </w:pPr>
            <w:r>
              <w:rPr>
                <w:rFonts w:cs="Arial"/>
                <w:szCs w:val="22"/>
                <w:lang w:eastAsia="de-DE"/>
              </w:rPr>
              <w:t>Milestone Report</w:t>
            </w:r>
          </w:p>
        </w:tc>
      </w:tr>
      <w:tr w14:paraId="142661A7" w14:textId="77777777">
        <w:trPr>
          <w:trHeight w:val="275"/>
        </w:trPr>
        <w:tc xmlns:tara="kcentrix:tara" tara:rowspan="1" tara:colspan="1">
          <w:tcPr>
            <w:tcW w:w="811" w:type="pct"/>
          </w:tcPr>
          <w:p w14:paraId="6561ACFD" w14:textId="77777777">
            <w:pPr>
              <w:rPr>
                <w:rFonts w:cs="Arial"/>
                <w:szCs w:val="22"/>
                <w:lang w:eastAsia="de-DE"/>
              </w:rPr>
            </w:pPr>
            <w:r>
              <w:rPr>
                <w:rFonts w:cs="Arial"/>
                <w:szCs w:val="22"/>
                <w:lang w:eastAsia="de-DE"/>
              </w:rPr>
              <w:t>NA</w:t>
            </w:r>
          </w:p>
        </w:tc>
        <w:tc xmlns:tara="kcentrix:tara" tara:rowspan="1" tara:colspan="1">
          <w:tcPr>
            <w:tcW w:w="4189" w:type="pct"/>
          </w:tcPr>
          <w:p w14:paraId="6F3660A4" w14:textId="77777777">
            <w:pPr>
              <w:rPr>
                <w:rFonts w:cs="Arial"/>
                <w:szCs w:val="22"/>
                <w:lang w:eastAsia="de-DE"/>
              </w:rPr>
            </w:pPr>
            <w:r>
              <w:rPr>
                <w:rFonts w:cs="Arial"/>
                <w:szCs w:val="22"/>
                <w:lang w:eastAsia="de-DE"/>
              </w:rPr>
              <w:t>Not applicable</w:t>
            </w:r>
          </w:p>
        </w:tc>
      </w:tr>
      <w:tr w14:paraId="635C5753" w14:textId="77777777">
        <w:trPr>
          <w:trHeight w:val="275"/>
        </w:trPr>
        <w:tc xmlns:tara="kcentrix:tara" tara:rowspan="1" tara:colspan="1">
          <w:tcPr>
            <w:tcW w:w="811" w:type="pct"/>
          </w:tcPr>
          <w:p w14:paraId="1F7CF0B4" w14:textId="77777777">
            <w:pPr>
              <w:rPr>
                <w:rFonts w:cs="Arial"/>
                <w:szCs w:val="22"/>
                <w:lang w:eastAsia="de-DE"/>
              </w:rPr>
            </w:pPr>
            <w:r>
              <w:rPr>
                <w:rFonts w:cs="Arial"/>
                <w:szCs w:val="22"/>
                <w:lang w:eastAsia="de-DE"/>
              </w:rPr>
              <w:t>O</w:t>
            </w:r>
          </w:p>
        </w:tc>
        <w:tc xmlns:tara="kcentrix:tara" tara:rowspan="1" tara:colspan="1">
          <w:tcPr>
            <w:tcW w:w="4189" w:type="pct"/>
          </w:tcPr>
          <w:p w14:paraId="172AE33D" w14:textId="77777777">
            <w:pPr>
              <w:rPr>
                <w:rFonts w:cs="Arial"/>
                <w:szCs w:val="22"/>
                <w:lang w:eastAsia="de-DE"/>
              </w:rPr>
            </w:pPr>
            <w:r>
              <w:rPr>
                <w:rFonts w:cs="Arial"/>
                <w:szCs w:val="22"/>
                <w:lang w:eastAsia="de-DE"/>
              </w:rPr>
              <w:t>Optional</w:t>
            </w:r>
          </w:p>
        </w:tc>
      </w:tr>
      <w:tr w14:paraId="5757744E" w14:textId="77777777">
        <w:trPr>
          <w:trHeight w:val="275"/>
        </w:trPr>
        <w:tc xmlns:tara="kcentrix:tara" tara:rowspan="1" tara:colspan="1">
          <w:tcPr>
            <w:tcW w:w="811" w:type="pct"/>
          </w:tcPr>
          <w:p w14:paraId="688F05E2" w14:textId="77777777">
            <w:pPr>
              <w:rPr>
                <w:rFonts w:cs="Arial"/>
                <w:szCs w:val="22"/>
                <w:lang w:eastAsia="de-DE"/>
              </w:rPr>
            </w:pPr>
            <w:r>
              <w:rPr>
                <w:rFonts w:cs="Arial"/>
              </w:rPr>
              <w:t>PCA</w:t>
            </w:r>
          </w:p>
        </w:tc>
        <w:tc xmlns:tara="kcentrix:tara" tara:rowspan="1" tara:colspan="1">
          <w:tcPr>
            <w:tcW w:w="4189" w:type="pct"/>
          </w:tcPr>
          <w:p w14:paraId="51E19D2C" w14:textId="3E444B2D">
            <w:pPr>
              <w:rPr>
                <w:rFonts w:cs="Arial"/>
                <w:szCs w:val="22"/>
                <w:lang w:eastAsia="de-DE"/>
              </w:rPr>
            </w:pPr>
            <w:r>
              <w:rPr>
                <w:rFonts w:cs="Arial"/>
              </w:rPr>
              <w:t>Physical Configuration Audit</w:t>
            </w:r>
          </w:p>
        </w:tc>
      </w:tr>
      <w:tr w14:paraId="63D13814" w14:textId="77777777">
        <w:trPr>
          <w:trHeight w:val="275"/>
        </w:trPr>
        <w:tc xmlns:tara="kcentrix:tara" tara:rowspan="1" tara:colspan="1">
          <w:tcPr>
            <w:tcW w:w="811" w:type="pct"/>
          </w:tcPr>
          <w:p w14:paraId="5115AD93" w14:textId="77777777">
            <w:pPr>
              <w:rPr>
                <w:rFonts w:cs="Arial"/>
                <w:szCs w:val="22"/>
                <w:lang w:eastAsia="de-DE"/>
              </w:rPr>
            </w:pPr>
            <w:r>
              <w:rPr>
                <w:rFonts w:cs="Arial"/>
                <w:szCs w:val="22"/>
                <w:lang w:eastAsia="de-DE"/>
              </w:rPr>
              <w:t>PCB</w:t>
            </w:r>
          </w:p>
        </w:tc>
        <w:tc xmlns:tara="kcentrix:tara" tara:rowspan="1" tara:colspan="1">
          <w:tcPr>
            <w:tcW w:w="4189" w:type="pct"/>
          </w:tcPr>
          <w:p w14:paraId="47B0C70E" w14:textId="77777777">
            <w:pPr>
              <w:rPr>
                <w:rFonts w:cs="Arial"/>
                <w:szCs w:val="22"/>
                <w:lang w:eastAsia="de-DE"/>
              </w:rPr>
            </w:pPr>
            <w:r>
              <w:rPr>
                <w:rFonts w:cs="Arial"/>
                <w:szCs w:val="22"/>
                <w:lang w:eastAsia="de-DE"/>
              </w:rPr>
              <w:t>Printed Circuit Board</w:t>
            </w:r>
          </w:p>
        </w:tc>
      </w:tr>
      <w:tr w14:paraId="66BB297C" w14:textId="77777777">
        <w:trPr>
          <w:trHeight w:val="275"/>
        </w:trPr>
        <w:tc xmlns:tara="kcentrix:tara" tara:rowspan="1" tara:colspan="1">
          <w:tcPr>
            <w:tcW w:w="811" w:type="pct"/>
          </w:tcPr>
          <w:p w14:paraId="6C6148DB" w14:textId="77777777">
            <w:pPr>
              <w:rPr>
                <w:rFonts w:cs="Arial"/>
                <w:szCs w:val="22"/>
                <w:lang w:eastAsia="de-DE"/>
              </w:rPr>
            </w:pPr>
            <w:r>
              <w:rPr>
                <w:rFonts w:cs="Arial"/>
                <w:szCs w:val="22"/>
                <w:lang w:eastAsia="de-DE"/>
              </w:rPr>
              <w:t>PCM</w:t>
            </w:r>
          </w:p>
        </w:tc>
        <w:tc xmlns:tara="kcentrix:tara" tara:rowspan="1" tara:colspan="1">
          <w:tcPr>
            <w:tcW w:w="4189" w:type="pct"/>
          </w:tcPr>
          <w:p w14:paraId="6B34E17B" w14:textId="77777777">
            <w:pPr>
              <w:rPr>
                <w:rFonts w:cs="Arial"/>
                <w:szCs w:val="22"/>
                <w:lang w:eastAsia="de-DE"/>
              </w:rPr>
            </w:pPr>
            <w:r>
              <w:rPr>
                <w:rFonts w:cs="Arial"/>
                <w:szCs w:val="22"/>
                <w:lang w:eastAsia="de-DE"/>
              </w:rPr>
              <w:t>Primavera Core Model</w:t>
            </w:r>
          </w:p>
        </w:tc>
      </w:tr>
      <w:tr w14:paraId="66F3D26F" w14:textId="77777777">
        <w:trPr>
          <w:trHeight w:val="275"/>
        </w:trPr>
        <w:tc xmlns:tara="kcentrix:tara" tara:rowspan="1" tara:colspan="1">
          <w:tcPr>
            <w:tcW w:w="811" w:type="pct"/>
          </w:tcPr>
          <w:p w14:paraId="3533795A" w14:textId="77777777">
            <w:pPr>
              <w:rPr>
                <w:rFonts w:cs="Arial"/>
                <w:szCs w:val="22"/>
                <w:lang w:eastAsia="de-DE"/>
              </w:rPr>
            </w:pPr>
            <w:r>
              <w:rPr>
                <w:rFonts w:cs="Arial"/>
                <w:szCs w:val="22"/>
                <w:lang w:eastAsia="de-DE"/>
              </w:rPr>
              <w:t>PDR</w:t>
            </w:r>
          </w:p>
        </w:tc>
        <w:tc xmlns:tara="kcentrix:tara" tara:rowspan="1" tara:colspan="1">
          <w:tcPr>
            <w:tcW w:w="4189" w:type="pct"/>
          </w:tcPr>
          <w:p w14:paraId="12C33C7A" w14:textId="77777777">
            <w:pPr>
              <w:rPr>
                <w:rFonts w:cs="Arial"/>
                <w:szCs w:val="22"/>
                <w:lang w:eastAsia="de-DE"/>
              </w:rPr>
            </w:pPr>
            <w:r>
              <w:rPr>
                <w:rFonts w:cs="Arial"/>
                <w:szCs w:val="22"/>
                <w:lang w:eastAsia="de-DE"/>
              </w:rPr>
              <w:t>Preliminary Design Review</w:t>
            </w:r>
          </w:p>
        </w:tc>
      </w:tr>
      <w:tr w14:paraId="5E7FFF60" w14:textId="77777777">
        <w:trPr>
          <w:trHeight w:val="275"/>
        </w:trPr>
        <w:tc xmlns:tara="kcentrix:tara" tara:rowspan="1" tara:colspan="1">
          <w:tcPr>
            <w:tcW w:w="811" w:type="pct"/>
          </w:tcPr>
          <w:p w14:paraId="32DCDC6B" w14:textId="77777777">
            <w:pPr>
              <w:rPr>
                <w:rFonts w:cs="Arial"/>
                <w:szCs w:val="22"/>
                <w:lang w:eastAsia="de-DE"/>
              </w:rPr>
            </w:pPr>
            <w:r>
              <w:rPr>
                <w:rFonts w:cs="Arial"/>
                <w:szCs w:val="22"/>
                <w:lang w:eastAsia="de-DE"/>
              </w:rPr>
              <w:t>PMP</w:t>
            </w:r>
          </w:p>
        </w:tc>
        <w:tc xmlns:tara="kcentrix:tara" tara:rowspan="1" tara:colspan="1">
          <w:tcPr>
            <w:tcW w:w="4189" w:type="pct"/>
          </w:tcPr>
          <w:p w14:paraId="5E00C485" w14:textId="77777777">
            <w:pPr>
              <w:rPr>
                <w:rFonts w:cs="Arial"/>
                <w:szCs w:val="22"/>
                <w:lang w:eastAsia="de-DE"/>
              </w:rPr>
            </w:pPr>
            <w:r>
              <w:rPr>
                <w:szCs w:val="22"/>
                <w:lang w:eastAsia="de-DE"/>
              </w:rPr>
              <w:t>Project Management Plan</w:t>
            </w:r>
          </w:p>
        </w:tc>
      </w:tr>
      <w:tr w14:paraId="6E75E119" w14:textId="77777777">
        <w:trPr>
          <w:trHeight w:val="275"/>
        </w:trPr>
        <w:tc xmlns:tara="kcentrix:tara" tara:rowspan="1" tara:colspan="1">
          <w:tcPr>
            <w:tcW w:w="811" w:type="pct"/>
          </w:tcPr>
          <w:p w14:paraId="6F74F6A4" w14:textId="77777777">
            <w:pPr>
              <w:rPr>
                <w:rFonts w:cs="Arial"/>
                <w:szCs w:val="22"/>
                <w:lang w:eastAsia="de-DE"/>
              </w:rPr>
            </w:pPr>
            <w:r>
              <w:rPr>
                <w:rFonts w:cs="Arial"/>
                <w:szCs w:val="22"/>
                <w:lang w:eastAsia="de-DE"/>
              </w:rPr>
              <w:t>QMP</w:t>
            </w:r>
          </w:p>
        </w:tc>
        <w:tc xmlns:tara="kcentrix:tara" tara:rowspan="1" tara:colspan="1">
          <w:tcPr>
            <w:tcW w:w="4189" w:type="pct"/>
          </w:tcPr>
          <w:p w14:paraId="7526D993" w14:textId="77777777">
            <w:pPr>
              <w:rPr>
                <w:szCs w:val="22"/>
                <w:lang w:eastAsia="de-DE"/>
              </w:rPr>
            </w:pPr>
            <w:r>
              <w:rPr>
                <w:szCs w:val="22"/>
                <w:lang w:eastAsia="de-DE"/>
              </w:rPr>
              <w:t>Quality Management Plan</w:t>
            </w:r>
          </w:p>
        </w:tc>
      </w:tr>
      <w:tr w14:paraId="5EC0B88E" w14:textId="77777777">
        <w:trPr>
          <w:trHeight w:val="259"/>
        </w:trPr>
        <w:tc xmlns:tara="kcentrix:tara" tara:rowspan="1" tara:colspan="1">
          <w:tcPr>
            <w:tcW w:w="811" w:type="pct"/>
          </w:tcPr>
          <w:p w14:paraId="3B49704C" w14:textId="77777777">
            <w:pPr>
              <w:rPr>
                <w:rFonts w:cs="Arial"/>
                <w:szCs w:val="22"/>
                <w:lang w:eastAsia="de-DE"/>
              </w:rPr>
            </w:pPr>
            <w:r>
              <w:rPr>
                <w:rFonts w:cs="Arial"/>
                <w:szCs w:val="22"/>
                <w:lang w:eastAsia="de-DE"/>
              </w:rPr>
              <w:t>RAM</w:t>
            </w:r>
          </w:p>
        </w:tc>
        <w:tc xmlns:tara="kcentrix:tara" tara:rowspan="1" tara:colspan="1">
          <w:tcPr>
            <w:tcW w:w="4189" w:type="pct"/>
          </w:tcPr>
          <w:p w14:paraId="0B65E2F6" w14:textId="77777777">
            <w:pPr>
              <w:rPr>
                <w:rFonts w:cs="Arial"/>
                <w:szCs w:val="22"/>
                <w:lang w:eastAsia="de-DE"/>
              </w:rPr>
            </w:pPr>
            <w:r>
              <w:rPr>
                <w:rFonts w:cs="Arial"/>
                <w:szCs w:val="22"/>
                <w:lang w:eastAsia="de-DE"/>
              </w:rPr>
              <w:t>Reliability, Availability and Maintainability</w:t>
            </w:r>
          </w:p>
        </w:tc>
      </w:tr>
      <w:tr w14:paraId="00FEA6EE" w14:textId="77777777">
        <w:trPr>
          <w:trHeight w:val="259"/>
        </w:trPr>
        <w:tc xmlns:tara="kcentrix:tara" tara:rowspan="1" tara:colspan="1">
          <w:tcPr>
            <w:tcW w:w="811" w:type="pct"/>
          </w:tcPr>
          <w:p w14:paraId="2274FA7A" w14:textId="77777777">
            <w:pPr>
              <w:rPr>
                <w:rFonts w:cs="Arial"/>
                <w:szCs w:val="22"/>
                <w:lang w:eastAsia="de-DE"/>
              </w:rPr>
            </w:pPr>
            <w:r>
              <w:rPr>
                <w:rFonts w:cs="Arial"/>
                <w:szCs w:val="22"/>
                <w:lang w:eastAsia="de-DE"/>
              </w:rPr>
              <w:t>SE</w:t>
            </w:r>
          </w:p>
        </w:tc>
        <w:tc xmlns:tara="kcentrix:tara" tara:rowspan="1" tara:colspan="1">
          <w:tcPr>
            <w:tcW w:w="4189" w:type="pct"/>
          </w:tcPr>
          <w:p w14:paraId="7CB9DA75" w14:textId="77777777">
            <w:pPr>
              <w:rPr>
                <w:rFonts w:cs="Arial"/>
                <w:szCs w:val="22"/>
                <w:lang w:eastAsia="de-DE"/>
              </w:rPr>
            </w:pPr>
            <w:r>
              <w:rPr>
                <w:rFonts w:cs="Arial"/>
                <w:szCs w:val="22"/>
                <w:lang w:eastAsia="de-DE"/>
              </w:rPr>
              <w:t>Solution Element</w:t>
            </w:r>
          </w:p>
        </w:tc>
      </w:tr>
      <w:tr w14:paraId="43C708F6" w14:textId="77777777">
        <w:trPr>
          <w:trHeight w:val="259"/>
        </w:trPr>
        <w:tc xmlns:tara="kcentrix:tara" tara:rowspan="1" tara:colspan="1">
          <w:tcPr>
            <w:tcW w:w="811" w:type="pct"/>
          </w:tcPr>
          <w:p w14:paraId="4456A5A5" w14:textId="77777777">
            <w:pPr>
              <w:rPr>
                <w:rFonts w:cs="Arial"/>
                <w:szCs w:val="22"/>
                <w:lang w:eastAsia="de-DE"/>
              </w:rPr>
            </w:pPr>
            <w:r>
              <w:rPr>
                <w:rFonts w:cs="Arial"/>
                <w:szCs w:val="22"/>
                <w:lang w:eastAsia="de-DE"/>
              </w:rPr>
              <w:t>SEMP</w:t>
            </w:r>
          </w:p>
        </w:tc>
        <w:tc xmlns:tara="kcentrix:tara" tara:rowspan="1" tara:colspan="1">
          <w:tcPr>
            <w:tcW w:w="4189" w:type="pct"/>
          </w:tcPr>
          <w:p w14:paraId="4B1D72B9" w14:textId="77777777">
            <w:pPr>
              <w:rPr>
                <w:rFonts w:cs="Arial"/>
                <w:szCs w:val="22"/>
                <w:lang w:eastAsia="de-DE"/>
              </w:rPr>
            </w:pPr>
            <w:r>
              <w:rPr>
                <w:rFonts w:cs="Arial"/>
                <w:szCs w:val="22"/>
                <w:lang w:eastAsia="de-DE"/>
              </w:rPr>
              <w:t>System Engineering Management Plan</w:t>
            </w:r>
          </w:p>
        </w:tc>
      </w:tr>
      <w:tr w14:paraId="4C0B5D13" w14:textId="77777777">
        <w:trPr>
          <w:trHeight w:val="259"/>
        </w:trPr>
        <w:tc xmlns:tara="kcentrix:tara" tara:rowspan="1" tara:colspan="1">
          <w:tcPr>
            <w:tcW w:w="811" w:type="pct"/>
          </w:tcPr>
          <w:p w14:paraId="45AF9278" w14:textId="77777777">
            <w:pPr>
              <w:rPr>
                <w:rFonts w:cs="Arial"/>
                <w:szCs w:val="22"/>
                <w:lang w:eastAsia="de-DE"/>
              </w:rPr>
            </w:pPr>
            <w:r>
              <w:rPr>
                <w:rFonts w:cs="Arial"/>
                <w:szCs w:val="22"/>
                <w:lang w:eastAsia="de-DE"/>
              </w:rPr>
              <w:t>SFR</w:t>
            </w:r>
          </w:p>
        </w:tc>
        <w:tc xmlns:tara="kcentrix:tara" tara:rowspan="1" tara:colspan="1">
          <w:tcPr>
            <w:tcW w:w="4189" w:type="pct"/>
          </w:tcPr>
          <w:p w14:paraId="7B92DBE8" w14:textId="77777777">
            <w:pPr>
              <w:rPr>
                <w:rFonts w:cs="Arial"/>
                <w:szCs w:val="22"/>
                <w:lang w:eastAsia="de-DE"/>
              </w:rPr>
            </w:pPr>
            <w:r>
              <w:rPr>
                <w:rFonts w:cs="Arial"/>
                <w:szCs w:val="22"/>
                <w:lang w:eastAsia="de-DE"/>
              </w:rPr>
              <w:t>Solution Functional Review</w:t>
            </w:r>
          </w:p>
        </w:tc>
      </w:tr>
      <w:tr w14:paraId="5F414104" w14:textId="77777777">
        <w:trPr>
          <w:trHeight w:val="259"/>
        </w:trPr>
        <w:tc xmlns:tara="kcentrix:tara" tara:rowspan="1" tara:colspan="1">
          <w:tcPr>
            <w:tcW w:w="811" w:type="pct"/>
          </w:tcPr>
          <w:p w14:paraId="6AFE7D3D" w14:textId="77777777">
            <w:pPr>
              <w:rPr>
                <w:rFonts w:cs="Arial"/>
                <w:szCs w:val="22"/>
                <w:lang w:eastAsia="de-DE"/>
              </w:rPr>
            </w:pPr>
            <w:r>
              <w:rPr>
                <w:rFonts w:cs="Arial"/>
                <w:szCs w:val="22"/>
                <w:lang w:eastAsia="de-DE"/>
              </w:rPr>
              <w:t>SOR</w:t>
            </w:r>
          </w:p>
        </w:tc>
        <w:tc xmlns:tara="kcentrix:tara" tara:rowspan="1" tara:colspan="1">
          <w:tcPr>
            <w:tcW w:w="4189" w:type="pct"/>
          </w:tcPr>
          <w:p w14:paraId="4017771C" w14:textId="77777777">
            <w:pPr>
              <w:rPr>
                <w:rFonts w:cs="Arial"/>
                <w:szCs w:val="22"/>
                <w:lang w:eastAsia="de-DE"/>
              </w:rPr>
            </w:pPr>
            <w:r>
              <w:rPr>
                <w:rFonts w:cs="Arial"/>
                <w:szCs w:val="22"/>
                <w:lang w:eastAsia="de-DE"/>
              </w:rPr>
              <w:t>Solution Orientation Review</w:t>
            </w:r>
          </w:p>
        </w:tc>
      </w:tr>
      <w:tr w14:paraId="558DE670" w14:textId="77777777">
        <w:trPr>
          <w:trHeight w:val="259"/>
        </w:trPr>
        <w:tc xmlns:tara="kcentrix:tara" tara:rowspan="1" tara:colspan="1">
          <w:tcPr>
            <w:tcW w:w="811" w:type="pct"/>
          </w:tcPr>
          <w:p w14:paraId="65681A1B" w14:textId="77777777">
            <w:pPr>
              <w:rPr>
                <w:rFonts w:cs="Arial"/>
                <w:szCs w:val="22"/>
                <w:lang w:eastAsia="de-DE"/>
              </w:rPr>
            </w:pPr>
            <w:r>
              <w:rPr>
                <w:rFonts w:cs="Arial"/>
                <w:szCs w:val="22"/>
                <w:lang w:eastAsia="de-DE"/>
              </w:rPr>
              <w:t>SRR</w:t>
            </w:r>
          </w:p>
        </w:tc>
        <w:tc xmlns:tara="kcentrix:tara" tara:rowspan="1" tara:colspan="1">
          <w:tcPr>
            <w:tcW w:w="4189" w:type="pct"/>
          </w:tcPr>
          <w:p w14:paraId="65BE6DF9" w14:textId="77777777">
            <w:pPr>
              <w:rPr>
                <w:rFonts w:cs="Arial"/>
                <w:szCs w:val="22"/>
                <w:lang w:eastAsia="de-DE"/>
              </w:rPr>
            </w:pPr>
            <w:r>
              <w:rPr>
                <w:rFonts w:cs="Arial"/>
                <w:szCs w:val="22"/>
                <w:lang w:eastAsia="de-DE"/>
              </w:rPr>
              <w:t>Solution Requirement Review</w:t>
            </w:r>
          </w:p>
        </w:tc>
      </w:tr>
      <w:tr w14:paraId="54F85B2E" w14:textId="77777777">
        <w:trPr>
          <w:trHeight w:val="259"/>
        </w:trPr>
        <w:tc xmlns:tara="kcentrix:tara" tara:rowspan="1" tara:colspan="1">
          <w:tcPr>
            <w:tcW w:w="811" w:type="pct"/>
          </w:tcPr>
          <w:p w14:paraId="3FCE2FA1" w14:textId="77777777">
            <w:pPr>
              <w:rPr>
                <w:rFonts w:cs="Arial"/>
                <w:szCs w:val="22"/>
                <w:lang w:eastAsia="de-DE"/>
              </w:rPr>
            </w:pPr>
            <w:r>
              <w:rPr>
                <w:rFonts w:cs="Arial"/>
                <w:szCs w:val="22"/>
                <w:lang w:eastAsia="de-DE"/>
              </w:rPr>
              <w:t>SubIT</w:t>
            </w:r>
          </w:p>
        </w:tc>
        <w:tc xmlns:tara="kcentrix:tara" tara:rowspan="1" tara:colspan="1">
          <w:tcPr>
            <w:tcW w:w="4189" w:type="pct"/>
          </w:tcPr>
          <w:p w14:paraId="6405FE44" w14:textId="77777777">
            <w:pPr>
              <w:rPr>
                <w:rFonts w:cs="Arial"/>
                <w:szCs w:val="22"/>
                <w:lang w:eastAsia="de-DE"/>
              </w:rPr>
            </w:pPr>
            <w:r>
              <w:rPr>
                <w:rFonts w:cs="Arial"/>
                <w:szCs w:val="22"/>
                <w:lang w:eastAsia="de-DE"/>
              </w:rPr>
              <w:t>Subsystem Integration Test</w:t>
            </w:r>
          </w:p>
        </w:tc>
      </w:tr>
      <w:tr w14:paraId="38D8E31C" w14:textId="77777777">
        <w:trPr>
          <w:trHeight w:val="259"/>
        </w:trPr>
        <w:tc xmlns:tara="kcentrix:tara" tara:rowspan="1" tara:colspan="1">
          <w:tcPr>
            <w:tcW w:w="811" w:type="pct"/>
          </w:tcPr>
          <w:p w14:paraId="56CEE3CD" w14:textId="77777777">
            <w:pPr>
              <w:rPr>
                <w:rFonts w:cs="Arial"/>
                <w:szCs w:val="22"/>
                <w:lang w:eastAsia="de-DE"/>
              </w:rPr>
            </w:pPr>
            <w:r>
              <w:rPr>
                <w:rFonts w:cs="Arial"/>
                <w:szCs w:val="22"/>
                <w:lang w:eastAsia="de-DE"/>
              </w:rPr>
              <w:lastRenderedPageBreak/>
              <w:t>SW</w:t>
            </w:r>
          </w:p>
        </w:tc>
        <w:tc xmlns:tara="kcentrix:tara" tara:rowspan="1" tara:colspan="1">
          <w:tcPr>
            <w:tcW w:w="4189" w:type="pct"/>
          </w:tcPr>
          <w:p w14:paraId="5A06257C" w14:textId="77777777">
            <w:pPr>
              <w:rPr>
                <w:rFonts w:cs="Arial"/>
                <w:szCs w:val="22"/>
                <w:lang w:eastAsia="de-DE"/>
              </w:rPr>
            </w:pPr>
            <w:r>
              <w:rPr>
                <w:rFonts w:cs="Arial"/>
                <w:szCs w:val="22"/>
                <w:lang w:eastAsia="de-DE"/>
              </w:rPr>
              <w:t>Software</w:t>
            </w:r>
          </w:p>
        </w:tc>
      </w:tr>
      <w:tr w14:paraId="50549C0E" w14:textId="77777777">
        <w:trPr>
          <w:trHeight w:val="275"/>
        </w:trPr>
        <w:tc xmlns:tara="kcentrix:tara" tara:rowspan="1" tara:colspan="1">
          <w:tcPr>
            <w:tcW w:w="811" w:type="pct"/>
          </w:tcPr>
          <w:p w14:paraId="1E5B98E4" w14:textId="77777777">
            <w:pPr>
              <w:rPr>
                <w:rFonts w:cs="Arial"/>
                <w:szCs w:val="22"/>
                <w:lang w:eastAsia="de-DE"/>
              </w:rPr>
            </w:pPr>
            <w:r>
              <w:rPr>
                <w:rFonts w:cs="Arial"/>
                <w:szCs w:val="22"/>
                <w:lang w:eastAsia="de-DE"/>
              </w:rPr>
              <w:t>TM</w:t>
            </w:r>
          </w:p>
        </w:tc>
        <w:tc xmlns:tara="kcentrix:tara" tara:rowspan="1" tara:colspan="1">
          <w:tcPr>
            <w:tcW w:w="4189" w:type="pct"/>
          </w:tcPr>
          <w:p w14:paraId="3B052B22" w14:textId="77777777">
            <w:pPr>
              <w:rPr>
                <w:rFonts w:cs="Arial"/>
                <w:szCs w:val="22"/>
                <w:lang w:eastAsia="de-DE"/>
              </w:rPr>
            </w:pPr>
            <w:r>
              <w:rPr>
                <w:rFonts w:cs="Arial"/>
                <w:szCs w:val="22"/>
                <w:lang w:eastAsia="de-DE"/>
              </w:rPr>
              <w:t>Test Manager</w:t>
            </w:r>
          </w:p>
        </w:tc>
      </w:tr>
      <w:tr w14:paraId="4EDEC6F5" w14:textId="77777777">
        <w:trPr>
          <w:trHeight w:val="275"/>
        </w:trPr>
        <w:tc xmlns:tara="kcentrix:tara" tara:rowspan="1" tara:colspan="1">
          <w:tcPr>
            <w:tcW w:w="811" w:type="pct"/>
          </w:tcPr>
          <w:p w14:paraId="58F3A3B8" w14:textId="77777777">
            <w:pPr>
              <w:rPr>
                <w:rFonts w:cs="Arial"/>
                <w:szCs w:val="22"/>
                <w:lang w:eastAsia="de-DE"/>
              </w:rPr>
            </w:pPr>
            <w:r>
              <w:rPr>
                <w:rFonts w:cs="Arial"/>
                <w:szCs w:val="22"/>
                <w:lang w:eastAsia="de-DE"/>
              </w:rPr>
              <w:t>TQR</w:t>
            </w:r>
          </w:p>
        </w:tc>
        <w:tc xmlns:tara="kcentrix:tara" tara:rowspan="1" tara:colspan="1">
          <w:tcPr>
            <w:tcW w:w="4189" w:type="pct"/>
          </w:tcPr>
          <w:p w14:paraId="15DCB37F" w14:textId="77777777">
            <w:pPr>
              <w:rPr>
                <w:rFonts w:cs="Arial"/>
                <w:szCs w:val="22"/>
                <w:lang w:eastAsia="de-DE"/>
              </w:rPr>
            </w:pPr>
            <w:r>
              <w:rPr>
                <w:rFonts w:cs="Arial"/>
                <w:szCs w:val="22"/>
                <w:lang w:eastAsia="de-DE"/>
              </w:rPr>
              <w:t>Technical Qualification Review</w:t>
            </w:r>
          </w:p>
        </w:tc>
      </w:tr>
      <w:tr w14:paraId="5487D643" w14:textId="77777777">
        <w:trPr>
          <w:trHeight w:val="275"/>
        </w:trPr>
        <w:tc xmlns:tara="kcentrix:tara" tara:rowspan="1" tara:colspan="1">
          <w:tcPr>
            <w:tcW w:w="811" w:type="pct"/>
          </w:tcPr>
          <w:p w14:paraId="7F0F276C" w14:textId="77777777">
            <w:pPr>
              <w:rPr>
                <w:rFonts w:cs="Arial"/>
                <w:szCs w:val="22"/>
                <w:lang w:eastAsia="de-DE"/>
              </w:rPr>
            </w:pPr>
            <w:r>
              <w:rPr>
                <w:rFonts w:cs="Arial"/>
                <w:szCs w:val="22"/>
                <w:lang w:eastAsia="de-DE"/>
              </w:rPr>
              <w:t>TRR</w:t>
            </w:r>
          </w:p>
        </w:tc>
        <w:tc xmlns:tara="kcentrix:tara" tara:rowspan="1" tara:colspan="1">
          <w:tcPr>
            <w:tcW w:w="4189" w:type="pct"/>
          </w:tcPr>
          <w:p w14:paraId="036854BF" w14:textId="77777777">
            <w:pPr>
              <w:rPr>
                <w:rFonts w:cs="Arial"/>
                <w:szCs w:val="22"/>
                <w:lang w:eastAsia="de-DE"/>
              </w:rPr>
            </w:pPr>
            <w:r>
              <w:rPr>
                <w:rFonts w:cs="Arial"/>
                <w:szCs w:val="22"/>
                <w:lang w:eastAsia="de-DE"/>
              </w:rPr>
              <w:t>Test Readiness Review</w:t>
            </w:r>
          </w:p>
        </w:tc>
      </w:tr>
      <w:tr w14:paraId="7675945E" w14:textId="77777777">
        <w:trPr>
          <w:trHeight w:val="275"/>
        </w:trPr>
        <w:tc xmlns:tara="kcentrix:tara" tara:rowspan="1" tara:colspan="1">
          <w:tcPr>
            <w:tcW w:w="811" w:type="pct"/>
          </w:tcPr>
          <w:p w14:paraId="7A33AEFD" w14:textId="77777777">
            <w:pPr>
              <w:rPr>
                <w:rFonts w:cs="Arial"/>
                <w:szCs w:val="22"/>
                <w:lang w:eastAsia="de-DE"/>
              </w:rPr>
            </w:pPr>
            <w:r>
              <w:rPr>
                <w:rFonts w:cs="Arial"/>
                <w:szCs w:val="22"/>
                <w:lang w:eastAsia="de-DE"/>
              </w:rPr>
              <w:t>VA</w:t>
            </w:r>
          </w:p>
        </w:tc>
        <w:tc xmlns:tara="kcentrix:tara" tara:rowspan="1" tara:colspan="1">
          <w:tcPr>
            <w:tcW w:w="4189" w:type="pct"/>
          </w:tcPr>
          <w:p w14:paraId="2BCD1A45" w14:textId="77777777">
            <w:pPr>
              <w:rPr>
                <w:rFonts w:cs="Arial"/>
                <w:szCs w:val="22"/>
                <w:lang w:eastAsia="de-DE"/>
              </w:rPr>
            </w:pPr>
            <w:r>
              <w:rPr>
                <w:rFonts w:cs="Arial"/>
                <w:szCs w:val="22"/>
                <w:lang w:eastAsia="de-DE"/>
              </w:rPr>
              <w:t>Validation</w:t>
            </w:r>
          </w:p>
        </w:tc>
      </w:tr>
      <w:tr w14:paraId="3321E2CC" w14:textId="77777777">
        <w:trPr>
          <w:trHeight w:val="275"/>
        </w:trPr>
        <w:tc xmlns:tara="kcentrix:tara" tara:rowspan="1" tara:colspan="1">
          <w:tcPr>
            <w:tcW w:w="811" w:type="pct"/>
          </w:tcPr>
          <w:p w14:paraId="17C9C90C" w14:textId="77777777">
            <w:pPr>
              <w:rPr>
                <w:rFonts w:cs="Arial"/>
                <w:szCs w:val="22"/>
                <w:lang w:eastAsia="de-DE"/>
              </w:rPr>
            </w:pPr>
            <w:r>
              <w:rPr>
                <w:rFonts w:cs="Arial"/>
                <w:szCs w:val="22"/>
                <w:lang w:eastAsia="de-DE"/>
              </w:rPr>
              <w:t>WBS</w:t>
            </w:r>
          </w:p>
        </w:tc>
        <w:tc xmlns:tara="kcentrix:tara" tara:rowspan="1" tara:colspan="1">
          <w:tcPr>
            <w:tcW w:w="4189" w:type="pct"/>
          </w:tcPr>
          <w:p w14:paraId="33327E3E" w14:textId="77777777">
            <w:pPr>
              <w:rPr>
                <w:rFonts w:cs="Arial"/>
                <w:iCs/>
                <w:lang w:eastAsia="de-DE"/>
              </w:rPr>
            </w:pPr>
            <w:r>
              <w:rPr>
                <w:rFonts w:cs="Arial"/>
                <w:iCs/>
                <w:lang w:eastAsia="de-DE"/>
              </w:rPr>
              <w:t>Work Breakdown Structure</w:t>
            </w:r>
          </w:p>
        </w:tc>
      </w:tr>
      <w:tr w14:paraId="0E7AD2F1" w14:textId="77777777">
        <w:trPr>
          <w:trHeight w:val="275"/>
        </w:trPr>
        <w:tc xmlns:tara="kcentrix:tara" tara:rowspan="1" tara:colspan="1">
          <w:tcPr>
            <w:tcW w:w="811" w:type="pct"/>
          </w:tcPr>
          <w:p w14:paraId="36067085" w14:textId="77777777">
            <w:pPr>
              <w:rPr>
                <w:rFonts w:cs="Arial"/>
                <w:szCs w:val="22"/>
                <w:lang w:eastAsia="de-DE"/>
              </w:rPr>
            </w:pPr>
            <w:r>
              <w:rPr>
                <w:rFonts w:cs="Arial"/>
                <w:szCs w:val="22"/>
                <w:lang w:eastAsia="de-DE"/>
              </w:rPr>
              <w:t>WP</w:t>
            </w:r>
          </w:p>
        </w:tc>
        <w:tc xmlns:tara="kcentrix:tara" tara:rowspan="1" tara:colspan="1">
          <w:tcPr>
            <w:tcW w:w="4189" w:type="pct"/>
          </w:tcPr>
          <w:p w14:paraId="301771F0" w14:textId="77777777">
            <w:pPr>
              <w:rPr>
                <w:rFonts w:cs="Arial"/>
                <w:iCs/>
                <w:lang w:eastAsia="de-DE"/>
              </w:rPr>
            </w:pPr>
            <w:r>
              <w:rPr>
                <w:rFonts w:cs="Arial"/>
                <w:iCs/>
                <w:lang w:eastAsia="de-DE"/>
              </w:rPr>
              <w:t>Work Package</w:t>
            </w:r>
          </w:p>
        </w:tc>
      </w:tr>
      <w:tr w14:paraId="07AFABBB" w14:textId="77777777">
        <w:trPr>
          <w:trHeight w:val="275"/>
        </w:trPr>
        <w:tc xmlns:tara="kcentrix:tara" tara:rowspan="1" tara:colspan="1">
          <w:tcPr>
            <w:tcW w:w="811" w:type="pct"/>
          </w:tcPr>
          <w:p w14:paraId="18FB175C" w14:textId="77777777">
            <w:pPr>
              <w:rPr>
                <w:rFonts w:cs="Arial"/>
                <w:szCs w:val="22"/>
                <w:lang w:eastAsia="de-DE"/>
              </w:rPr>
            </w:pPr>
            <w:r>
              <w:rPr>
                <w:rFonts w:cs="Arial"/>
                <w:szCs w:val="22"/>
                <w:lang w:eastAsia="de-DE"/>
              </w:rPr>
              <w:t>WPM</w:t>
            </w:r>
          </w:p>
        </w:tc>
        <w:tc xmlns:tara="kcentrix:tara" tara:rowspan="1" tara:colspan="1">
          <w:tcPr>
            <w:tcW w:w="4189" w:type="pct"/>
          </w:tcPr>
          <w:p w14:paraId="73BBD38D" w14:textId="77777777">
            <w:pPr>
              <w:rPr>
                <w:rFonts w:cs="Arial"/>
                <w:iCs/>
                <w:lang w:eastAsia="de-DE"/>
              </w:rPr>
            </w:pPr>
            <w:r>
              <w:rPr>
                <w:rFonts w:cs="Arial"/>
                <w:iCs/>
                <w:lang w:eastAsia="de-DE"/>
              </w:rPr>
              <w:t>Work Package Manager</w:t>
            </w:r>
          </w:p>
        </w:tc>
      </w:tr>
    </w:tbl>
    <w:p w14:paraId="795BE0CC" w14:textId="787FEE65">
      <w:pPr>
        <w:jc w:val="center"/>
        <w:rPr>
          <w:b/>
        </w:rPr>
      </w:pPr>
      <w:bookmarkStart w:name="_Toc241843862" w:id="103"/>
      <w:r>
        <w:rPr>
          <w:b/>
        </w:rPr>
        <w:t xml:space="preserve">Table </w:t>
      </w:r>
      <w:r>
        <w:rPr>
          <w:b/>
        </w:rPr>
        <w:fldChar w:fldCharType="begin"/>
      </w:r>
      <w:r>
        <w:rPr>
          <w:b/>
        </w:rPr>
        <w:instrText xml:space="preserve"> SEQ Table \* ARABIC </w:instrText>
      </w:r>
      <w:r>
        <w:rPr>
          <w:b/>
        </w:rPr>
        <w:fldChar w:fldCharType="separate"/>
      </w:r>
      <w:r>
        <w:rPr>
          <w:b/>
        </w:rPr>
        <w:t>12</w:t>
      </w:r>
      <w:r>
        <w:rPr>
          <w:b/>
        </w:rPr>
        <w:fldChar w:fldCharType="end"/>
      </w:r>
      <w:r>
        <w:rPr>
          <w:b/>
        </w:rPr>
        <w:t xml:space="preserve"> : Terms, Abbreviation and Acronyms</w:t>
      </w:r>
      <w:bookmarkEnd w:id="103"/>
    </w:p>
    <w:p w14:paraId="54CBF755" w14:textId="77777777">
      <w:pPr>
        <w:pStyle w:val="Heading3"/>
      </w:pPr>
      <w:bookmarkStart w:name="_Toc241843927" w:id="105"/>
      <w:r>
        <w:t>Abbreviations used in the project</w:t>
      </w:r>
      <w:bookmarkEnd w:id="105"/>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7"/>
        <w:gridCol w:w="7983"/>
      </w:tblGrid>
      <w:tr w14:paraId="4B320E90" w14:textId="77777777">
        <w:tc xmlns:tara="kcentrix:tara" tara:rowspan="1" tara:colspan="1">
          <w:tcPr>
            <w:tcW w:w="749" w:type="pct"/>
          </w:tcPr>
          <w:p w14:paraId="5B66E77F" w14:textId="700F4C6F">
            <w:pPr>
              <w:rPr>
                <w:rFonts w:cs="Arial"/>
                <w:iCs/>
                <w:lang w:eastAsia="de-DE"/>
              </w:rPr>
            </w:pPr>
            <w:r>
              <w:rPr>
                <w:rFonts w:cs="Arial"/>
                <w:iCs/>
                <w:lang w:eastAsia="de-DE"/>
              </w:rPr>
              <w:t>AsBo</w:t>
            </w:r>
          </w:p>
        </w:tc>
        <w:tc xmlns:tara="kcentrix:tara" tara:rowspan="1" tara:colspan="1">
          <w:tcPr>
            <w:tcW w:w="4251" w:type="pct"/>
          </w:tcPr>
          <w:p w14:paraId="15CBEC39" w14:textId="1FC5F8A8">
            <w:pPr>
              <w:rPr>
                <w:rFonts w:cs="Arial"/>
                <w:iCs/>
                <w:lang w:eastAsia="de-DE"/>
              </w:rPr>
            </w:pPr>
            <w:r>
              <w:rPr>
                <w:rFonts w:cs="Arial"/>
                <w:iCs/>
                <w:lang w:eastAsia="de-DE"/>
              </w:rPr>
              <w:t>Assessment Body</w:t>
            </w:r>
          </w:p>
        </w:tc>
      </w:tr>
      <w:tr w14:paraId="04ED4889" w14:textId="77777777">
        <w:tc xmlns:tara="kcentrix:tara" tara:rowspan="1" tara:colspan="1">
          <w:tcPr>
            <w:tcW w:w="749" w:type="pct"/>
          </w:tcPr>
          <w:p w14:paraId="2FDC5038" w14:textId="77777777">
            <w:pPr>
              <w:rPr>
                <w:rFonts w:cs="Arial"/>
                <w:iCs/>
                <w:lang w:eastAsia="de-DE"/>
              </w:rPr>
            </w:pPr>
            <w:r>
              <w:rPr>
                <w:rFonts w:cs="Arial"/>
                <w:iCs/>
                <w:lang w:eastAsia="de-DE"/>
              </w:rPr>
              <w:t>AzLM</w:t>
            </w:r>
          </w:p>
        </w:tc>
        <w:tc xmlns:tara="kcentrix:tara" tara:rowspan="1" tara:colspan="1">
          <w:tcPr>
            <w:tcW w:w="4251" w:type="pct"/>
          </w:tcPr>
          <w:p w14:paraId="31FE541A" w14:textId="77777777">
            <w:pPr>
              <w:rPr>
                <w:rFonts w:cs="Arial"/>
                <w:iCs/>
                <w:lang w:val="de-AT" w:eastAsia="de-DE"/>
              </w:rPr>
            </w:pPr>
            <w:r>
              <w:rPr>
                <w:rFonts w:cs="Arial"/>
                <w:iCs/>
                <w:lang w:val="de-AT" w:eastAsia="de-DE"/>
              </w:rPr>
              <w:t>Axle Counter („Achszähler Lorenz Mehrabschnitt“)</w:t>
            </w:r>
          </w:p>
        </w:tc>
      </w:tr>
      <w:tr w14:paraId="13698239" w14:textId="77777777">
        <w:tc xmlns:tara="kcentrix:tara" tara:rowspan="1" tara:colspan="1">
          <w:tcPr>
            <w:tcW w:w="749" w:type="pct"/>
          </w:tcPr>
          <w:p w14:paraId="1E045024" w14:textId="47BF025F">
            <w:pPr>
              <w:rPr>
                <w:rFonts w:cs="Arial"/>
                <w:iCs/>
                <w:lang w:eastAsia="de-DE"/>
              </w:rPr>
            </w:pPr>
            <w:r>
              <w:rPr>
                <w:rFonts w:cs="Arial"/>
                <w:iCs/>
                <w:lang w:eastAsia="de-DE"/>
              </w:rPr>
              <w:t>DeBo</w:t>
            </w:r>
          </w:p>
        </w:tc>
        <w:tc xmlns:tara="kcentrix:tara" tara:rowspan="1" tara:colspan="1">
          <w:tcPr>
            <w:tcW w:w="4251" w:type="pct"/>
          </w:tcPr>
          <w:p w14:paraId="26833A8A" w14:textId="77777777">
            <w:pPr>
              <w:rPr>
                <w:rFonts w:cs="Arial"/>
                <w:lang w:eastAsia="de-DE"/>
              </w:rPr>
            </w:pPr>
            <w:r>
              <w:rPr>
                <w:rFonts w:cs="Arial"/>
                <w:lang w:eastAsia="de-DE"/>
              </w:rPr>
              <w:t>Designated Body</w:t>
            </w:r>
          </w:p>
        </w:tc>
      </w:tr>
      <w:tr w14:paraId="36437530" w14:textId="77777777">
        <w:tc xmlns:tara="kcentrix:tara" tara:rowspan="1" tara:colspan="1">
          <w:tcPr>
            <w:tcW w:w="749" w:type="pct"/>
          </w:tcPr>
          <w:p w14:paraId="51B58020" w14:textId="77777777">
            <w:pPr>
              <w:rPr>
                <w:rFonts w:cs="Arial"/>
                <w:iCs/>
                <w:lang w:eastAsia="de-DE"/>
              </w:rPr>
            </w:pPr>
            <w:r>
              <w:rPr>
                <w:rFonts w:cs="Arial"/>
                <w:iCs/>
                <w:lang w:eastAsia="de-DE"/>
              </w:rPr>
              <w:t>HMI</w:t>
            </w:r>
          </w:p>
        </w:tc>
        <w:tc xmlns:tara="kcentrix:tara" tara:rowspan="1" tara:colspan="1">
          <w:tcPr>
            <w:tcW w:w="4251" w:type="pct"/>
          </w:tcPr>
          <w:p w14:paraId="3B01270A" w14:textId="77777777">
            <w:pPr>
              <w:rPr>
                <w:rFonts w:cs="Arial"/>
                <w:lang w:eastAsia="de-DE"/>
              </w:rPr>
            </w:pPr>
            <w:r>
              <w:rPr>
                <w:rFonts w:cs="Arial"/>
                <w:lang w:eastAsia="de-DE"/>
              </w:rPr>
              <w:t>Human Machine Interface</w:t>
            </w:r>
          </w:p>
        </w:tc>
      </w:tr>
      <w:tr w14:paraId="5FE87099" w14:textId="77777777">
        <w:tc xmlns:tara="kcentrix:tara" tara:rowspan="1" tara:colspan="1">
          <w:tcPr>
            <w:tcW w:w="749" w:type="pct"/>
          </w:tcPr>
          <w:p w14:paraId="54F38203" w14:textId="77777777">
            <w:pPr>
              <w:rPr>
                <w:rFonts w:cs="Arial"/>
                <w:iCs/>
                <w:lang w:eastAsia="de-DE"/>
              </w:rPr>
            </w:pPr>
            <w:r>
              <w:rPr>
                <w:rFonts w:cs="Arial"/>
                <w:iCs/>
                <w:lang w:eastAsia="de-DE"/>
              </w:rPr>
              <w:t>LCSI</w:t>
            </w:r>
          </w:p>
        </w:tc>
        <w:tc xmlns:tara="kcentrix:tara" tara:rowspan="1" tara:colspan="1">
          <w:tcPr>
            <w:tcW w:w="4251" w:type="pct"/>
          </w:tcPr>
          <w:p w14:paraId="1CCF832F" w14:textId="77777777">
            <w:pPr>
              <w:rPr>
                <w:rFonts w:cs="Arial"/>
                <w:iCs/>
                <w:lang w:eastAsia="de-DE"/>
              </w:rPr>
            </w:pPr>
            <w:r>
              <w:rPr>
                <w:rFonts w:cs="Arial"/>
                <w:lang w:eastAsia="de-DE"/>
              </w:rPr>
              <w:t xml:space="preserve">Level Crossing Safety installation </w:t>
            </w:r>
          </w:p>
        </w:tc>
      </w:tr>
      <w:tr w14:paraId="7E6128B3" w14:textId="77777777">
        <w:tc xmlns:tara="kcentrix:tara" tara:rowspan="1" tara:colspan="1">
          <w:tcPr>
            <w:tcW w:w="749" w:type="pct"/>
          </w:tcPr>
          <w:p>
            <w:pPr>
              <w:rPr>
                <w:rFonts w:cs="Arial"/>
                <w:iCs/>
                <w:lang w:eastAsia="de-DE"/>
              </w:rPr>
            </w:pPr>
            <w:del w:author="UJHELYI Janos" w:date="2026-10-02T16:03:39+2" w:id="2555550">
              <w:r>
                <w:rPr xmlns:aml="http://schemas.microsoft.com/aml/2001/core" xmlns:msxsl="urn:schemas-microsoft-com:xslt">
                  <w:rFonts w:ascii="Arial" w:hAnsi="Arial" w:cs="Arial"/>
                  <w:sz w:val="20"/>
                  <w:szCs w:val="20"/>
                  <w:b w:val="off"/>
                  <w:u w:val="none"/>
                  <w:em w:val="false"/>
                  <w:color w:val="000000"/>
                </w:rPr>
                <w:delText xml:space="preserve">MAV</w:delText>
              </w:r>
            </w:del>
            <w:ins w:author="UJHELYI Janos" w:date="2026-10-02T16:03:39+2" w:id="2555550">
              <w:r xmlns:aml="http://schemas.microsoft.com/aml/2001/core" xmlns:msxsl="urn:schemas-microsoft-com:xslt">
                <w:rPr>
                  <w:rFonts w:ascii="Arial" w:hAnsi="Arial" w:cs="Arial"/>
                  <w:sz w:val="20"/>
                  <w:szCs w:val="20"/>
                  <w:b w:val="off"/>
                  <w:u w:val="none"/>
                  <w:em w:val="false"/>
                  <w:color w:val="000000"/>
                </w:rPr>
                <w:t xml:space="preserve">GySEV</w:t>
              </w:r>
            </w:ins>
          </w:p>
        </w:tc>
        <w:tc xmlns:tara="kcentrix:tara" tara:rowspan="1" tara:colspan="1">
          <w:tcPr>
            <w:tcW w:w="4251" w:type="pct"/>
          </w:tcPr>
          <w:p>
            <w:pPr>
              <w:rPr>
                <w:rFonts w:cs="Arial"/>
                <w:iCs/>
                <w:lang w:eastAsia="de-DE"/>
              </w:rPr>
            </w:pPr>
            <w:del w:author="UJHELYI Janos" w:date="2026-10-02T16:05:29+2" w:id="2555551">
              <w:r>
                <w:rPr xmlns:aml="http://schemas.microsoft.com/aml/2001/core" xmlns:msxsl="urn:schemas-microsoft-com:xslt">
                  <w:rFonts w:ascii="Arial" w:hAnsi="Arial" w:cs="Arial"/>
                  <w:sz w:val="20"/>
                  <w:szCs w:val="20"/>
                  <w:b w:val="off"/>
                  <w:u w:val="none"/>
                  <w:em w:val="false"/>
                  <w:color w:val="000000"/>
                </w:rPr>
                <w:delText xml:space="preserve">Magyar Államvasutak – Hungarian State Railways</w:delText>
              </w:r>
            </w:del>
            <w:ins w:author="UJHELYI Janos" w:date="2026-10-02T16:05:29+2" w:id="2555551">
              <w:r xmlns:aml="http://schemas.microsoft.com/aml/2001/core" xmlns:msxsl="urn:schemas-microsoft-com:xslt">
                <w:rPr>
                  <w:rFonts w:ascii="Arial" w:hAnsi="Arial" w:cs="Arial"/>
                  <w:sz w:val="20"/>
                  <w:szCs w:val="20"/>
                  <w:b w:val="off"/>
                  <w:u w:val="none"/>
                  <w:em w:val="false"/>
                  <w:color w:val="000000"/>
                </w:rPr>
                <w:t xml:space="preserve">Győr-Sopron-Ebenfurti Vasút Zrt. (Raaberbahn)</w:t>
              </w:r>
            </w:ins>
          </w:p>
        </w:tc>
      </w:tr>
      <w:tr w14:paraId="25E4AFEF" w14:textId="77777777">
        <w:tc xmlns:tara="kcentrix:tara" tara:rowspan="1" tara:colspan="1">
          <w:tcPr>
            <w:tcW w:w="749" w:type="pct"/>
          </w:tcPr>
          <w:p w14:paraId="52DBA16E" w14:textId="3FF8D698">
            <w:pPr>
              <w:rPr>
                <w:rFonts w:cs="Arial"/>
                <w:iCs/>
                <w:lang w:eastAsia="de-DE"/>
              </w:rPr>
            </w:pPr>
            <w:r>
              <w:rPr>
                <w:rFonts w:cs="Arial"/>
                <w:iCs/>
                <w:lang w:eastAsia="de-DE"/>
              </w:rPr>
              <w:t>NoBo</w:t>
            </w:r>
          </w:p>
        </w:tc>
        <w:tc xmlns:tara="kcentrix:tara" tara:rowspan="1" tara:colspan="1">
          <w:tcPr>
            <w:tcW w:w="4251" w:type="pct"/>
          </w:tcPr>
          <w:p w14:paraId="4ECCE7C8" w14:textId="4DDF3831">
            <w:pPr>
              <w:rPr>
                <w:rFonts w:cs="Arial"/>
                <w:iCs/>
                <w:lang w:eastAsia="de-DE"/>
              </w:rPr>
            </w:pPr>
            <w:r>
              <w:rPr>
                <w:rFonts w:cs="Arial"/>
                <w:iCs/>
                <w:lang w:eastAsia="de-DE"/>
              </w:rPr>
              <w:t>Notified Body</w:t>
            </w:r>
          </w:p>
        </w:tc>
      </w:tr>
      <w:tr w14:paraId="48D5A965" w14:textId="77777777">
        <w:tc xmlns:tara="kcentrix:tara" tara:rowspan="1" tara:colspan="1">
          <w:tcPr>
            <w:tcW w:w="749" w:type="pct"/>
          </w:tcPr>
          <w:p w14:paraId="08D1F09B" w14:textId="77777777">
            <w:pPr>
              <w:rPr>
                <w:rFonts w:cs="Arial"/>
                <w:iCs/>
                <w:lang w:eastAsia="de-DE"/>
              </w:rPr>
            </w:pPr>
            <w:r>
              <w:rPr>
                <w:rFonts w:cs="Arial"/>
                <w:iCs/>
                <w:lang w:eastAsia="de-DE"/>
              </w:rPr>
              <w:t>RBC</w:t>
            </w:r>
          </w:p>
        </w:tc>
        <w:tc xmlns:tara="kcentrix:tara" tara:rowspan="1" tara:colspan="1">
          <w:tcPr>
            <w:tcW w:w="4251" w:type="pct"/>
          </w:tcPr>
          <w:p w14:paraId="79082739" w14:textId="77777777">
            <w:pPr>
              <w:rPr>
                <w:rFonts w:cs="Arial"/>
                <w:iCs/>
                <w:lang w:eastAsia="de-DE"/>
              </w:rPr>
            </w:pPr>
            <w:r>
              <w:rPr>
                <w:rFonts w:cs="Arial"/>
                <w:iCs/>
                <w:lang w:eastAsia="de-DE"/>
              </w:rPr>
              <w:t>Radio Block Centre</w:t>
            </w:r>
          </w:p>
        </w:tc>
      </w:tr>
      <w:tr w14:paraId="6CBA7F49" w14:textId="77777777">
        <w:tc xmlns:tara="kcentrix:tara" tara:rowspan="1" tara:colspan="1">
          <w:tcPr>
            <w:tcW w:w="749" w:type="pct"/>
          </w:tcPr>
          <w:p w14:paraId="47D072EA" w14:textId="77777777">
            <w:pPr>
              <w:rPr>
                <w:rFonts w:cs="Arial"/>
                <w:iCs/>
                <w:lang w:eastAsia="de-DE"/>
              </w:rPr>
            </w:pPr>
            <w:r>
              <w:rPr>
                <w:rFonts w:cs="Arial"/>
                <w:iCs/>
                <w:lang w:eastAsia="de-DE"/>
              </w:rPr>
              <w:t>RIC</w:t>
            </w:r>
          </w:p>
        </w:tc>
        <w:tc xmlns:tara="kcentrix:tara" tara:rowspan="1" tara:colspan="1">
          <w:tcPr>
            <w:tcW w:w="4251" w:type="pct"/>
          </w:tcPr>
          <w:p w14:paraId="22D55214" w14:textId="77777777">
            <w:pPr>
              <w:rPr>
                <w:rFonts w:cs="Arial"/>
                <w:iCs/>
                <w:lang w:eastAsia="de-DE"/>
              </w:rPr>
            </w:pPr>
            <w:r>
              <w:rPr>
                <w:rFonts w:cs="Arial"/>
                <w:iCs/>
                <w:lang w:eastAsia="de-DE"/>
              </w:rPr>
              <w:t>Remote Interface Controller</w:t>
            </w:r>
          </w:p>
        </w:tc>
      </w:tr>
      <w:tr w14:paraId="5002C234" w14:textId="77777777">
        <w:tc xmlns:tara="kcentrix:tara" tara:rowspan="1" tara:colspan="1">
          <w:tcPr>
            <w:tcW w:w="749" w:type="pct"/>
          </w:tcPr>
          <w:p w14:paraId="49B2124C" w14:textId="77777777">
            <w:r>
              <w:t>FOR</w:t>
            </w:r>
          </w:p>
        </w:tc>
        <w:tc xmlns:tara="kcentrix:tara" tara:rowspan="1" tara:colspan="1">
          <w:tcPr>
            <w:tcW w:w="4251" w:type="pct"/>
          </w:tcPr>
          <w:p w14:paraId="4F74D456" w14:textId="77777777">
            <w:r>
              <w:t>Traffic Monitoring System</w:t>
            </w:r>
          </w:p>
        </w:tc>
      </w:tr>
      <w:tr w14:paraId="5EDB1C0D" w14:textId="77777777">
        <w:tc xmlns:tara="kcentrix:tara" tara:rowspan="1" tara:colspan="1">
          <w:tcPr>
            <w:tcW w:w="749" w:type="pct"/>
          </w:tcPr>
          <w:p w14:paraId="14E1325D" w14:textId="3B436F6C">
            <w:pPr>
              <w:rPr>
                <w:rFonts w:cs="Arial"/>
                <w:iCs/>
                <w:lang w:eastAsia="de-DE"/>
              </w:rPr>
            </w:pPr>
            <w:r>
              <w:rPr>
                <w:rFonts w:cs="Arial"/>
                <w:iCs/>
                <w:lang w:eastAsia="de-DE"/>
              </w:rPr>
              <w:t>ZIVD</w:t>
            </w:r>
          </w:p>
        </w:tc>
        <w:tc xmlns:tara="kcentrix:tara" tara:rowspan="1" tara:colspan="1">
          <w:tcPr>
            <w:tcW w:w="4251" w:type="pct"/>
          </w:tcPr>
          <w:p w14:paraId="1E55DBB9" w14:textId="04086C7E">
            <w:pPr>
              <w:rPr>
                <w:rFonts w:cs="Arial"/>
                <w:iCs/>
                <w:lang w:eastAsia="de-DE"/>
              </w:rPr>
            </w:pPr>
            <w:r>
              <w:rPr>
                <w:rFonts w:cs="Arial"/>
                <w:iCs/>
                <w:lang w:eastAsia="de-DE"/>
              </w:rPr>
              <w:t>Zalaszentiván Delta Track Reconstruction Project</w:t>
            </w:r>
          </w:p>
        </w:tc>
      </w:tr>
    </w:tbl>
    <w:p w14:paraId="112AA0FA" w14:textId="3E65A099">
      <w:pPr>
        <w:jc w:val="center"/>
        <w:rPr>
          <w:b/>
        </w:rPr>
      </w:pPr>
      <w:bookmarkStart w:name="_Toc241843863" w:id="107"/>
      <w:r>
        <w:rPr>
          <w:b/>
        </w:rPr>
        <w:t xml:space="preserve">Table </w:t>
      </w:r>
      <w:r>
        <w:rPr>
          <w:b/>
        </w:rPr>
        <w:fldChar w:fldCharType="begin"/>
      </w:r>
      <w:r>
        <w:rPr>
          <w:b/>
        </w:rPr>
        <w:instrText xml:space="preserve"> SEQ Table \* ARABIC </w:instrText>
      </w:r>
      <w:r>
        <w:rPr>
          <w:b/>
        </w:rPr>
        <w:fldChar w:fldCharType="separate"/>
      </w:r>
      <w:r>
        <w:rPr>
          <w:b/>
        </w:rPr>
        <w:t>13</w:t>
      </w:r>
      <w:r>
        <w:rPr>
          <w:b/>
        </w:rPr>
        <w:fldChar w:fldCharType="end"/>
      </w:r>
      <w:r>
        <w:rPr>
          <w:b/>
        </w:rPr>
        <w:t xml:space="preserve"> : Abbreviations used in the project</w:t>
      </w:r>
      <w:bookmarkEnd w:id="107"/>
    </w:p>
    <w:p w14:paraId="2B6E61AD" w14:textId="77777777">
      <w:pPr>
        <w:rPr>
          <w:b/>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598"/>
        <w:gridCol w:w="7792"/>
      </w:tblGrid>
      <w:tr w14:paraId="2B05CE59" w14:textId="77777777">
        <w:trPr>
          <w:cantSplit/>
          <w:trHeight w:val="284"/>
        </w:trPr>
        <w:tc xmlns:tara="kcentrix:tara" tara:rowspan="1" tara:colspan="1">
          <w:tcPr>
            <w:tcW w:w="1598" w:type="dxa"/>
          </w:tcPr>
          <w:p w14:paraId="44A5EEEE" w14:textId="77777777">
            <w:pPr>
              <w:rPr>
                <w:rFonts w:cs="Arial"/>
              </w:rPr>
            </w:pPr>
            <w:r>
              <w:rPr>
                <w:rFonts w:cs="Arial"/>
                <w:b/>
              </w:rPr>
              <w:lastRenderedPageBreak/>
              <w:t>Station-Term</w:t>
            </w:r>
          </w:p>
        </w:tc>
        <w:tc xmlns:tara="kcentrix:tara" tara:rowspan="1" tara:colspan="1">
          <w:tcPr>
            <w:tcW w:w="7792" w:type="dxa"/>
          </w:tcPr>
          <w:p w14:paraId="2CCC0C6F" w14:textId="77777777">
            <w:pPr>
              <w:rPr>
                <w:b/>
              </w:rPr>
            </w:pPr>
            <w:r>
              <w:rPr>
                <w:b/>
              </w:rPr>
              <w:t>Definition</w:t>
            </w:r>
          </w:p>
        </w:tc>
      </w:tr>
      <w:tr w14:paraId="30BC39DC" w14:textId="77777777">
        <w:trPr>
          <w:cantSplit/>
          <w:trHeight w:val="20"/>
        </w:trPr>
        <w:tc xmlns:tara="kcentrix:tara" tara:rowspan="1" tara:colspan="1">
          <w:tcPr>
            <w:tcW w:w="1598" w:type="dxa"/>
            <w:vAlign w:val="center"/>
          </w:tcPr>
          <w:p w14:paraId="18CA05E0" w14:textId="11993F38">
            <w:pPr>
              <w:rPr>
                <w:rFonts w:cs="Arial"/>
              </w:rPr>
            </w:pPr>
            <w:r>
              <w:rPr>
                <w:rFonts w:cs="Arial"/>
              </w:rPr>
              <w:t>ZIV</w:t>
            </w:r>
          </w:p>
        </w:tc>
        <w:tc xmlns:tara="kcentrix:tara" tara:rowspan="1" tara:colspan="1">
          <w:tcPr>
            <w:tcW w:w="7792" w:type="dxa"/>
            <w:vAlign w:val="center"/>
          </w:tcPr>
          <w:p w14:paraId="1950182D" w14:textId="4E24D28C">
            <w:r>
              <w:t>Zalaszentiván</w:t>
            </w:r>
          </w:p>
        </w:tc>
      </w:tr>
    </w:tbl>
    <w:p w14:paraId="439BB444" w14:textId="06ABA73D">
      <w:pPr>
        <w:jc w:val="center"/>
        <w:rPr>
          <w:b/>
        </w:rPr>
      </w:pPr>
      <w:bookmarkStart w:name="_Toc241843864" w:id="108"/>
      <w:bookmarkStart w:name="_Toc175915151" w:id="109"/>
      <w:r>
        <w:rPr>
          <w:b/>
        </w:rPr>
        <w:t xml:space="preserve">Table </w:t>
      </w:r>
      <w:r>
        <w:rPr>
          <w:b/>
        </w:rPr>
        <w:fldChar w:fldCharType="begin"/>
      </w:r>
      <w:r>
        <w:rPr>
          <w:b/>
        </w:rPr>
        <w:instrText xml:space="preserve"> SEQ Table \* ARABIC </w:instrText>
      </w:r>
      <w:r>
        <w:rPr>
          <w:b/>
        </w:rPr>
        <w:fldChar w:fldCharType="separate"/>
      </w:r>
      <w:r>
        <w:rPr>
          <w:b/>
        </w:rPr>
        <w:t>14</w:t>
      </w:r>
      <w:r>
        <w:rPr>
          <w:b/>
        </w:rPr>
        <w:fldChar w:fldCharType="end"/>
      </w:r>
      <w:r>
        <w:rPr>
          <w:b/>
        </w:rPr>
        <w:t xml:space="preserve"> : Station Abbreviations</w:t>
      </w:r>
      <w:bookmarkEnd w:id="108"/>
      <w:r>
        <w:rPr>
          <w:b/>
        </w:rPr>
        <w:t xml:space="preserve"> </w:t>
      </w:r>
      <w:bookmarkEnd w:id="109"/>
    </w:p>
    <w:p w14:paraId="475F7117" w14:textId="77777777">
      <w:pPr>
        <w:pStyle w:val="Heading1"/>
      </w:pPr>
      <w:bookmarkStart w:name="_Toc241843928" w:id="111"/>
      <w:bookmarkEnd w:id="7"/>
      <w:r>
        <w:lastRenderedPageBreak/>
        <w:t>Solution Engineering and Development Process</w:t>
      </w:r>
      <w:bookmarkEnd w:id="111"/>
    </w:p>
    <w:p w14:paraId="51CEE599" w14:textId="0184AA87">
      <w:pPr>
        <w:jc w:val="left"/>
        <w:rPr>
          <w:szCs w:val="22"/>
          <w:lang w:val="en-US"/>
        </w:rPr>
      </w:pPr>
      <w:r>
        <w:rPr>
          <w:szCs w:val="22"/>
          <w:lang w:val="en-US"/>
        </w:rPr>
        <w:t xml:space="preserve">The ZIVD solutions are developed in accordance with the applicable Hitachi Management System </w:t>
      </w:r>
      <w:r>
        <w:rPr>
          <w:szCs w:val="22"/>
        </w:rPr>
        <w:fldChar w:fldCharType="begin"/>
      </w:r>
      <w:r>
        <w:rPr>
          <w:szCs w:val="22"/>
        </w:rPr>
        <w:instrText xml:space="preserve"> REF MangmntSystem \h </w:instrText>
      </w:r>
      <w:r>
        <w:rPr>
          <w:szCs w:val="22"/>
        </w:rPr>
        <w:instrText xml:space="preserve"> \* MERGEFORMAT </w:instrText>
      </w:r>
      <w:r>
        <w:rPr>
          <w:szCs w:val="22"/>
        </w:rPr>
      </w:r>
      <w:r>
        <w:rPr>
          <w:szCs w:val="22"/>
        </w:rPr>
        <w:fldChar w:fldCharType="separate"/>
      </w:r>
      <w:r>
        <w:t>[</w:t>
      </w:r>
      <w:r>
        <w:rPr>
          <w:rFonts w:cs="Arial"/>
        </w:rPr>
        <w:t>Management System</w:t>
      </w:r>
      <w:r>
        <w:rPr>
          <w:rStyle w:val="Hyperlink"/>
          <w:rFonts w:cs="Arial"/>
        </w:rPr>
        <w:t>]</w:t>
      </w:r>
      <w:r>
        <w:rPr>
          <w:szCs w:val="22"/>
        </w:rPr>
        <w:fldChar w:fldCharType="end"/>
      </w:r>
      <w:r>
        <w:rPr>
          <w:szCs w:val="22"/>
          <w:lang w:val="en-US"/>
        </w:rPr>
        <w:t xml:space="preserve"> and DDQS processes. Project-specific tailoring, including the adapted milestone sequence, decision gates and Hungarian approval and deployment requirements, is defined in Chapter </w:t>
      </w:r>
      <w:r>
        <w:rPr>
          <w:szCs w:val="22"/>
          <w:lang w:val="en-US"/>
        </w:rPr>
        <w:fldChar w:fldCharType="begin"/>
      </w:r>
      <w:r>
        <w:rPr>
          <w:szCs w:val="22"/>
          <w:lang w:val="en-US"/>
        </w:rPr>
        <w:instrText xml:space="preserve"> REF _Ref241828492 \r \h </w:instrText>
      </w:r>
      <w:r>
        <w:rPr>
          <w:szCs w:val="22"/>
          <w:lang w:val="en-US"/>
        </w:rPr>
        <w:instrText xml:space="preserve"> \* MERGEFORMAT </w:instrText>
      </w:r>
      <w:r>
        <w:rPr>
          <w:szCs w:val="22"/>
          <w:lang w:val="en-US"/>
        </w:rPr>
      </w:r>
      <w:r>
        <w:rPr>
          <w:szCs w:val="22"/>
          <w:lang w:val="en-US"/>
        </w:rPr>
        <w:fldChar w:fldCharType="separate"/>
      </w:r>
      <w:r>
        <w:rPr>
          <w:szCs w:val="22"/>
          <w:lang w:val="en-US"/>
        </w:rPr>
        <w:t>15</w:t>
      </w:r>
      <w:r>
        <w:rPr>
          <w:szCs w:val="22"/>
          <w:lang w:val="en-US"/>
        </w:rPr>
        <w:fldChar w:fldCharType="end"/>
      </w:r>
      <w:r>
        <w:rPr>
          <w:szCs w:val="22"/>
          <w:lang w:val="en-US"/>
        </w:rPr>
        <w:t xml:space="preserve">. </w:t>
      </w:r>
    </w:p>
    <w:p w14:paraId="4AF415B9" w14:textId="77777777">
      <w:pPr>
        <w:pStyle w:val="Heading2"/>
      </w:pPr>
      <w:bookmarkStart w:name="_Ref82680703" w:id="112"/>
      <w:bookmarkStart w:name="_Toc241843929" w:id="114"/>
      <w:r>
        <w:t>Organization of Solution Development and Engineering</w:t>
      </w:r>
      <w:bookmarkEnd w:id="112"/>
      <w:bookmarkEnd w:id="114"/>
    </w:p>
    <w:p w14:paraId="10F24283" w14:textId="5471F3E0">
      <w:r>
        <w:t xml:space="preserve">The description of the roles mentioned below can be found on the </w:t>
      </w:r>
      <w:r>
        <w:rPr>
          <w:szCs w:val="22"/>
        </w:rPr>
        <w:t>Hitachi Management System</w:t>
      </w:r>
      <w:r>
        <w:t xml:space="preserve"> Portal.</w:t>
      </w:r>
    </w:p>
    <w:p w14:paraId="38EE4912" w14:textId="511A0015">
      <w:pPr>
        <w:pStyle w:val="Heading3"/>
      </w:pPr>
      <w:bookmarkStart w:name="_Ref164430470" w:id="115"/>
      <w:bookmarkStart w:name="_Toc175915053" w:id="116"/>
      <w:bookmarkStart w:name="_Toc241843930" w:id="117"/>
      <w:r>
        <w:commentRangeStart w:id="2555529"/>
        <w:t xml:space="preserve">Solution Core Team ETCS</w:t>
        <w:commentRangeEnd w:id="2555529"/>
      </w:r>
      <w:bookmarkEnd w:id="115"/>
      <w:bookmarkEnd w:id="116"/>
      <w:r>
        <w:t>.</w:t>
      </w:r>
      <w:bookmarkEnd w:id="117"/>
      <w:r>
        <w:rPr>
          <w:rStyle w:val="CommentReference"/>
        </w:rPr>
        <w:commentReference w:id="2555529"/>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098"/>
        <w:gridCol w:w="4292"/>
      </w:tblGrid>
      <w:tr w14:paraId="2188DD1A"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shd w:val="clear" w:color="auto" w:fill="BD6161"/>
          </w:tcPr>
          <w:p w14:paraId="48B06C81" w14:textId="77777777">
            <w:pPr>
              <w:rPr>
                <w:rFonts w:cs="Arial"/>
                <w:b/>
                <w:bCs/>
              </w:rPr>
            </w:pPr>
            <w:r>
              <w:rPr>
                <w:rFonts w:cs="Arial"/>
                <w:b/>
                <w:bCs/>
              </w:rPr>
              <w:t xml:space="preserve">R</w:t>
              <w:commentRangeStart w:id="2555530"/>
              <w:t xml:space="preserve">ole </w:t>
              <w:commentRangeEnd w:id="2555530"/>
            </w:r>
            <w:r>
              <w:rPr>
                <w:rStyle w:val="CommentReference"/>
              </w:rPr>
              <w:commentReference w:id="2555530"/>
            </w:r>
          </w:p>
        </w:tc>
        <w:tc xmlns:tara="kcentrix:tara" tara:rowspan="1" tara:colspan="1">
          <w:tcPr>
            <w:tcW w:w="4292" w:type="dxa"/>
            <w:tcBorders>
              <w:top w:val="single" w:color="auto" w:sz="4" w:space="0"/>
              <w:left w:val="single" w:color="auto" w:sz="4" w:space="0"/>
              <w:bottom w:val="single" w:color="auto" w:sz="4" w:space="0"/>
              <w:right w:val="single" w:color="auto" w:sz="4" w:space="0"/>
            </w:tcBorders>
            <w:shd w:val="clear" w:color="auto" w:fill="BD6161"/>
          </w:tcPr>
          <w:p w14:paraId="333F616A" w14:textId="77777777">
            <w:pPr>
              <w:rPr>
                <w:rFonts w:cs="Arial"/>
                <w:b/>
                <w:bCs/>
              </w:rPr>
            </w:pPr>
            <w:r>
              <w:rPr>
                <w:rFonts w:cs="Arial"/>
                <w:b/>
                <w:bCs/>
              </w:rPr>
              <w:t>Resource </w:t>
            </w:r>
          </w:p>
        </w:tc>
      </w:tr>
      <w:tr w14:paraId="55A085E5"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1A96EDC3" w14:textId="77777777">
            <w:pPr>
              <w:rPr>
                <w:rFonts w:cs="Arial"/>
              </w:rPr>
            </w:pPr>
            <w:r>
              <w:rPr>
                <w:rFonts w:cs="Arial"/>
              </w:rPr>
              <w:t>Project Manager (PM)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2B2C17F9" w14:textId="77777777">
            <w:pPr>
              <w:rPr>
                <w:rFonts w:cs="Arial"/>
              </w:rPr>
            </w:pPr>
            <w:r>
              <w:rPr>
                <w:rFonts w:cs="Arial"/>
              </w:rPr>
              <w:t>Gábor Papp </w:t>
            </w:r>
          </w:p>
        </w:tc>
      </w:tr>
      <w:tr w14:paraId="7279B7B4"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0A3D8540" w14:textId="77777777">
            <w:pPr>
              <w:rPr>
                <w:rFonts w:cs="Arial"/>
              </w:rPr>
            </w:pPr>
            <w:r>
              <w:rPr>
                <w:rFonts w:cs="Arial"/>
              </w:rPr>
              <w:t>Project Engineer / System Engineering Manager (SEM)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752DA0AB" w14:textId="77777777">
            <w:pPr>
              <w:rPr>
                <w:rFonts w:cs="Arial"/>
              </w:rPr>
            </w:pPr>
            <w:r>
              <w:rPr>
                <w:rFonts w:cs="Arial"/>
              </w:rPr>
              <w:t>Róbert Szalay </w:t>
            </w:r>
          </w:p>
        </w:tc>
      </w:tr>
      <w:tr w14:paraId="1DF2ADC7"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428970B2" w14:textId="77777777">
            <w:pPr>
              <w:rPr>
                <w:rFonts w:cs="Arial"/>
              </w:rPr>
            </w:pPr>
            <w:r>
              <w:rPr>
                <w:rFonts w:cs="Arial"/>
              </w:rPr>
              <w:t>Project Design Authority (PDA)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2DB543B1" w14:textId="77777777">
            <w:pPr>
              <w:rPr>
                <w:rFonts w:cs="Arial"/>
              </w:rPr>
            </w:pPr>
            <w:r>
              <w:rPr>
                <w:rFonts w:cs="Arial"/>
              </w:rPr>
              <w:t>Stefan Németh </w:t>
            </w:r>
          </w:p>
        </w:tc>
      </w:tr>
      <w:tr w14:paraId="1167C5F7"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020161EB" w14:textId="77777777">
            <w:pPr>
              <w:rPr>
                <w:rFonts w:cs="Arial"/>
              </w:rPr>
            </w:pPr>
            <w:r>
              <w:rPr>
                <w:rFonts w:cs="Arial"/>
              </w:rPr>
              <w:t>System Architect (ARC)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0A1637CF" w14:textId="77777777">
            <w:pPr>
              <w:rPr>
                <w:rFonts w:cs="Arial"/>
              </w:rPr>
            </w:pPr>
            <w:r>
              <w:rPr>
                <w:rFonts w:cs="Arial"/>
              </w:rPr>
              <w:t>József Jr. Bíró </w:t>
            </w:r>
          </w:p>
        </w:tc>
      </w:tr>
      <w:tr w14:paraId="3A8EE2AC"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55223CF5" w14:textId="77777777">
            <w:pPr>
              <w:rPr>
                <w:rFonts w:cs="Arial"/>
              </w:rPr>
            </w:pPr>
            <w:r>
              <w:rPr>
                <w:rFonts w:cs="Arial"/>
              </w:rPr>
              <w:t>Project Quality Manager / Quality Assurance Manager (QAM)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1D89625A" w14:textId="77777777">
            <w:pPr>
              <w:rPr>
                <w:rFonts w:cs="Arial"/>
              </w:rPr>
            </w:pPr>
            <w:r>
              <w:rPr>
                <w:rFonts w:cs="Arial"/>
              </w:rPr>
              <w:t>Derya Daylan </w:t>
            </w:r>
          </w:p>
        </w:tc>
      </w:tr>
      <w:tr w14:paraId="71A800C3"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pPr>
              <w:rPr>
                <w:rFonts w:cs="Arial"/>
              </w:rPr>
            </w:pPr>
            <w:r xmlns:aml="http://schemas.microsoft.com/aml/2001/core" xmlns:msxsl="urn:schemas-microsoft-com:xslt">
              <w:rPr>
                <w:rFonts w:ascii="Arial" w:hAnsi="Arial" w:cs="Arial"/>
                <w:sz w:val="20"/>
                <w:szCs w:val="20"/>
                <w:b w:val="off"/>
                <w:u w:val="none"/>
                <w:em w:val="false"/>
                <w:color w:val="000000"/>
              </w:rPr>
              <w:t xml:space="preserve">Project </w:t>
            </w:r>
            <w:del w:author="MOSER Florian" w:date="2026-10-06T00:25:30+2" w:id="2556064">
              <w:r>
                <w:rPr xmlns:aml="http://schemas.microsoft.com/aml/2001/core" xmlns:msxsl="urn:schemas-microsoft-com:xslt">
                  <w:rFonts w:ascii="Arial" w:hAnsi="Arial" w:cs="Arial"/>
                  <w:sz w:val="20"/>
                  <w:szCs w:val="20"/>
                  <w:b w:val="off"/>
                  <w:u w:val="none"/>
                  <w:em w:val="false"/>
                  <w:color w:val="000000"/>
                </w:rPr>
                <w:delText xml:space="preserve">RAMS </w:delText>
              </w:r>
            </w:del>
            <w:ins w:author="MOSER Florian" w:date="2026-10-06T00:25:30+2" w:id="2556064">
              <w:r xmlns:aml="http://schemas.microsoft.com/aml/2001/core" xmlns:msxsl="urn:schemas-microsoft-com:xslt">
                <w:rPr>
                  <w:rFonts w:ascii="Arial" w:hAnsi="Arial" w:cs="Arial"/>
                  <w:sz w:val="20"/>
                  <w:szCs w:val="20"/>
                  <w:b w:val="off"/>
                  <w:u w:val="none"/>
                  <w:em w:val="false"/>
                  <w:color w:val="000000"/>
                </w:rPr>
                <w:t xml:space="preserve">RAM Assurance </w:t>
              </w:r>
            </w:ins>
            <w:r xmlns:aml="http://schemas.microsoft.com/aml/2001/core" xmlns:msxsl="urn:schemas-microsoft-com:xslt">
              <w:rPr>
                <w:rFonts w:ascii="Arial" w:hAnsi="Arial" w:cs="Arial"/>
                <w:sz w:val="20"/>
                <w:szCs w:val="20"/>
                <w:b w:val="off"/>
                <w:u w:val="none"/>
                <w:em w:val="false"/>
                <w:color w:val="000000"/>
              </w:rPr>
              <w:t xml:space="preserve">Manager (RAM-AM)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49F907AB" w14:textId="77777777">
            <w:pPr>
              <w:rPr>
                <w:rFonts w:cs="Arial"/>
              </w:rPr>
            </w:pPr>
            <w:r>
              <w:rPr>
                <w:rFonts w:cs="Arial"/>
              </w:rPr>
              <w:t>Florian Moser </w:t>
            </w:r>
          </w:p>
        </w:tc>
      </w:tr>
      <w:tr w14:paraId="386BB8CB"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55322A48" w14:textId="6F64099C">
            <w:pPr>
              <w:rPr>
                <w:rFonts w:cs="Arial"/>
              </w:rPr>
            </w:pPr>
            <w:r>
              <w:rPr>
                <w:rFonts w:cs="Arial"/>
              </w:rPr>
              <w:t>Safety Manager Interlocking</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008CE64D" w14:textId="77777777">
            <w:pPr>
              <w:rPr>
                <w:rFonts w:cs="Arial"/>
              </w:rPr>
            </w:pPr>
            <w:r>
              <w:rPr>
                <w:rFonts w:cs="Arial"/>
              </w:rPr>
              <w:t>Gábor Pataki </w:t>
            </w:r>
          </w:p>
        </w:tc>
      </w:tr>
      <w:tr w14:paraId="33BF1EC4"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02A26B73" w14:textId="35EF83BB">
            <w:pPr>
              <w:rPr>
                <w:rFonts w:cs="Arial"/>
              </w:rPr>
            </w:pPr>
            <w:r>
              <w:rPr>
                <w:rFonts w:cs="Arial"/>
              </w:rPr>
              <w:t>Safety Manager ETCS</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2C00BF7E" w14:textId="53B17457">
            <w:pPr>
              <w:rPr>
                <w:rFonts w:cs="Arial"/>
              </w:rPr>
            </w:pPr>
            <w:r>
              <w:rPr>
                <w:rFonts w:cs="Arial"/>
              </w:rPr>
              <w:t>Monica Nanu </w:t>
            </w:r>
          </w:p>
        </w:tc>
      </w:tr>
      <w:tr w14:paraId="0780D693"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179D0CA8" w14:textId="77777777">
            <w:pPr>
              <w:rPr>
                <w:rFonts w:cs="Arial"/>
              </w:rPr>
            </w:pPr>
            <w:r>
              <w:rPr>
                <w:rFonts w:cs="Arial"/>
              </w:rPr>
              <w:t>Integration and Verification Manager (IVM)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7EFB3DDA" w14:textId="77777777">
            <w:pPr>
              <w:rPr>
                <w:rFonts w:cs="Arial"/>
              </w:rPr>
            </w:pPr>
            <w:r>
              <w:rPr>
                <w:rFonts w:cs="Arial"/>
              </w:rPr>
              <w:t>Bernhard Hofstetter </w:t>
            </w:r>
          </w:p>
        </w:tc>
      </w:tr>
      <w:tr w14:paraId="5958279F"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74B47AF9" w14:textId="77777777">
            <w:pPr>
              <w:rPr>
                <w:rFonts w:cs="Arial"/>
              </w:rPr>
            </w:pPr>
            <w:r>
              <w:rPr>
                <w:rFonts w:cs="Arial"/>
              </w:rPr>
              <w:t>Validation and Qualification Manager (VQ Manager / VAL)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4ADE9DCA" w14:textId="77777777">
            <w:pPr>
              <w:rPr>
                <w:rFonts w:cs="Arial"/>
              </w:rPr>
            </w:pPr>
            <w:r>
              <w:rPr>
                <w:rFonts w:cs="Arial"/>
              </w:rPr>
              <w:t>Manfred Gronau </w:t>
            </w:r>
          </w:p>
        </w:tc>
      </w:tr>
      <w:tr w14:paraId="2CEB0B18"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25F4E56A" w14:textId="77777777">
            <w:pPr>
              <w:rPr>
                <w:rFonts w:cs="Arial"/>
              </w:rPr>
            </w:pPr>
            <w:r>
              <w:rPr>
                <w:rFonts w:cs="Arial"/>
              </w:rPr>
              <w:t>Work Package Manager – Local Deployment (LDM)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3F11E781" w14:textId="77777777">
            <w:pPr>
              <w:rPr>
                <w:rFonts w:cs="Arial"/>
              </w:rPr>
            </w:pPr>
            <w:r>
              <w:rPr>
                <w:rFonts w:cs="Arial"/>
              </w:rPr>
              <w:t>Dávid Tóth </w:t>
            </w:r>
          </w:p>
        </w:tc>
      </w:tr>
      <w:tr w14:paraId="7F144493"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50155948" w14:textId="77777777">
            <w:pPr>
              <w:rPr>
                <w:rFonts w:cs="Arial"/>
              </w:rPr>
            </w:pPr>
            <w:r>
              <w:rPr>
                <w:rFonts w:cs="Arial"/>
              </w:rPr>
              <w:t>CAE Engineering / Data Preparation – Interlocking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5E0EF685" w14:textId="77777777">
            <w:pPr>
              <w:rPr>
                <w:rFonts w:cs="Arial"/>
              </w:rPr>
            </w:pPr>
            <w:r>
              <w:rPr>
                <w:rFonts w:cs="Arial"/>
              </w:rPr>
              <w:t>Daniel Pick </w:t>
            </w:r>
          </w:p>
        </w:tc>
      </w:tr>
      <w:tr w14:paraId="1D606CB5" w14:textId="77777777">
        <w:tc xmlns:tara="kcentrix:tara" tara:rowspan="1" tara:colspan="1">
          <w:tcPr>
            <w:tcW w:w="5098" w:type="dxa"/>
            <w:tcBorders>
              <w:top w:val="single" w:color="auto" w:sz="4" w:space="0"/>
              <w:left w:val="single" w:color="auto" w:sz="4" w:space="0"/>
              <w:bottom w:val="single" w:color="auto" w:sz="4" w:space="0"/>
              <w:right w:val="single" w:color="auto" w:sz="4" w:space="0"/>
            </w:tcBorders>
          </w:tcPr>
          <w:p w14:paraId="4797A9B2" w14:textId="77777777">
            <w:pPr>
              <w:rPr>
                <w:rFonts w:cs="Arial"/>
              </w:rPr>
            </w:pPr>
            <w:r>
              <w:rPr>
                <w:rFonts w:cs="Arial"/>
              </w:rPr>
              <w:t>CAE Engineering / Data Preparation – ETCS L2 </w:t>
            </w:r>
          </w:p>
        </w:tc>
        <w:tc xmlns:tara="kcentrix:tara" tara:rowspan="1" tara:colspan="1">
          <w:tcPr>
            <w:tcW w:w="4292" w:type="dxa"/>
            <w:tcBorders>
              <w:top w:val="single" w:color="auto" w:sz="4" w:space="0"/>
              <w:left w:val="single" w:color="auto" w:sz="4" w:space="0"/>
              <w:bottom w:val="single" w:color="auto" w:sz="4" w:space="0"/>
              <w:right w:val="single" w:color="auto" w:sz="4" w:space="0"/>
            </w:tcBorders>
          </w:tcPr>
          <w:p w14:paraId="2055F9E4" w14:textId="77777777">
            <w:pPr>
              <w:rPr>
                <w:rFonts w:cs="Arial"/>
              </w:rPr>
            </w:pPr>
            <w:r>
              <w:rPr>
                <w:rFonts w:cs="Arial"/>
              </w:rPr>
              <w:t>Georg Hammer </w:t>
            </w:r>
          </w:p>
        </w:tc>
      </w:tr>
    </w:tbl>
    <w:p w14:paraId="6BEF8961" w14:textId="77777777"/>
    <w:p w14:paraId="010D1A3B" w14:textId="11E39F27">
      <w:pPr>
        <w:jc w:val="center"/>
        <w:rPr>
          <w:b/>
        </w:rPr>
      </w:pPr>
      <w:bookmarkStart w:name="_Toc241843865" w:id="119"/>
      <w:bookmarkStart w:name="_Toc319324523" w:id="120"/>
      <w:r>
        <w:rPr>
          <w:b/>
        </w:rPr>
        <w:commentRangeStart w:id="2555528"/>
        <w:t xml:space="preserve">Table </w:t>
      </w:r>
      <w:r>
        <w:rPr>
          <w:b/>
        </w:rPr>
        <w:fldChar w:fldCharType="begin"/>
      </w:r>
      <w:r>
        <w:rPr>
          <w:b/>
        </w:rPr>
        <w:instrText xml:space="preserve"> SEQ Table \* ARABIC </w:instrText>
      </w:r>
      <w:r>
        <w:rPr>
          <w:b/>
        </w:rPr>
        <w:fldChar w:fldCharType="separate"/>
      </w:r>
      <w:r>
        <w:rPr>
          <w:b/>
        </w:rPr>
        <w:t xml:space="preserve">15</w:t>
      </w:r>
      <w:r>
        <w:rPr>
          <w:b/>
        </w:rPr>
        <w:fldChar w:fldCharType="end"/>
      </w:r>
      <w:r>
        <w:rPr>
          <w:b/>
        </w:rPr>
        <w:t xml:space="preserve">: Core Team</w:t>
        <w:commentRangeEnd w:id="2555528"/>
      </w:r>
      <w:bookmarkEnd w:id="119"/>
      <w:r>
        <w:rPr>
          <w:rStyle w:val="CommentReference"/>
        </w:rPr>
        <w:commentReference w:id="2555528"/>
      </w:r>
    </w:p>
    <w:p w14:paraId="6EB3EB39" w14:textId="77777777">
      <w:pPr>
        <w:pStyle w:val="Heading3"/>
      </w:pPr>
      <w:bookmarkStart w:name="_Ref164430500" w:id="121"/>
      <w:bookmarkStart w:name="_Toc241843931" w:id="123"/>
      <w:r>
        <w:lastRenderedPageBreak/>
        <w:t>Solution Team</w:t>
      </w:r>
      <w:bookmarkEnd w:id="120"/>
      <w:bookmarkEnd w:id="121"/>
      <w:bookmarkEnd w:id="123"/>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103"/>
        <w:gridCol w:w="4287"/>
      </w:tblGrid>
      <w:tr w14:paraId="4C2DA4A0"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shd w:val="clear" w:color="auto" w:fill="BD6161"/>
          </w:tcPr>
          <w:p w14:paraId="668F4D61" w14:textId="77777777">
            <w:pPr>
              <w:rPr>
                <w:rFonts w:cs="Arial"/>
                <w:b/>
                <w:bCs/>
              </w:rPr>
            </w:pPr>
            <w:r>
              <w:rPr>
                <w:rFonts w:cs="Arial"/>
                <w:b/>
                <w:bCs/>
              </w:rPr>
              <w:t>Role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shd w:val="clear" w:color="auto" w:fill="BD6161"/>
          </w:tcPr>
          <w:p w14:paraId="22986A2A" w14:textId="77777777">
            <w:pPr>
              <w:rPr>
                <w:rFonts w:cs="Arial"/>
                <w:b/>
                <w:bCs/>
              </w:rPr>
            </w:pPr>
            <w:r>
              <w:rPr>
                <w:rFonts w:cs="Arial"/>
                <w:b/>
                <w:bCs/>
              </w:rPr>
              <w:t>Resource </w:t>
            </w:r>
          </w:p>
        </w:tc>
      </w:tr>
      <w:tr w14:paraId="7661B065"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0E116006" w14:textId="77777777">
            <w:pPr>
              <w:rPr>
                <w:rFonts w:cs="Arial"/>
              </w:rPr>
            </w:pPr>
            <w:r>
              <w:rPr>
                <w:rFonts w:cs="Arial"/>
              </w:rPr>
              <w:t>Project Controller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4B9D8E1C" w14:textId="77777777">
            <w:pPr>
              <w:rPr>
                <w:rFonts w:cs="Arial"/>
              </w:rPr>
            </w:pPr>
            <w:r>
              <w:rPr>
                <w:rFonts w:cs="Arial"/>
              </w:rPr>
              <w:t>Werner Wimmer </w:t>
            </w:r>
          </w:p>
        </w:tc>
      </w:tr>
      <w:tr w14:paraId="1262A456"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1CB905EF" w14:textId="77777777">
            <w:pPr>
              <w:rPr>
                <w:rFonts w:cs="Arial"/>
              </w:rPr>
            </w:pPr>
            <w:r>
              <w:rPr>
                <w:rFonts w:cs="Arial"/>
              </w:rPr>
              <w:t>Contract Manager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01256364" w14:textId="77777777">
            <w:pPr>
              <w:rPr>
                <w:rFonts w:cs="Arial"/>
              </w:rPr>
            </w:pPr>
            <w:r>
              <w:rPr>
                <w:rFonts w:cs="Arial"/>
              </w:rPr>
              <w:t>Róbert Hegedűs </w:t>
            </w:r>
          </w:p>
        </w:tc>
      </w:tr>
      <w:tr w14:paraId="7D18531D"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6D4722C6" w14:textId="77777777">
            <w:pPr>
              <w:rPr>
                <w:rFonts w:cs="Arial"/>
              </w:rPr>
            </w:pPr>
            <w:r>
              <w:rPr>
                <w:rFonts w:cs="Arial"/>
              </w:rPr>
              <w:t>HSE Referent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5D0DFFB9" w14:textId="77777777">
            <w:pPr>
              <w:rPr>
                <w:rFonts w:cs="Arial"/>
              </w:rPr>
            </w:pPr>
            <w:r>
              <w:rPr>
                <w:rFonts w:cs="Arial"/>
              </w:rPr>
              <w:t>Lilla Pásztor </w:t>
            </w:r>
          </w:p>
        </w:tc>
      </w:tr>
      <w:tr w14:paraId="4D72F840"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293989DB" w14:textId="77777777">
            <w:pPr>
              <w:rPr>
                <w:rFonts w:cs="Arial"/>
              </w:rPr>
            </w:pPr>
            <w:r>
              <w:rPr>
                <w:rFonts w:cs="Arial"/>
              </w:rPr>
              <w:t>Supply Chain and Procurement Manager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1F6A5606" w14:textId="77777777">
            <w:pPr>
              <w:rPr>
                <w:rFonts w:cs="Arial"/>
              </w:rPr>
            </w:pPr>
            <w:r>
              <w:rPr>
                <w:rFonts w:cs="Arial"/>
              </w:rPr>
              <w:t>Tamás Hitzinger </w:t>
            </w:r>
          </w:p>
        </w:tc>
      </w:tr>
      <w:tr w14:paraId="4C0AFA16"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4EAA8172" w14:textId="77777777">
            <w:pPr>
              <w:rPr>
                <w:rFonts w:cs="Arial"/>
              </w:rPr>
            </w:pPr>
            <w:r>
              <w:rPr>
                <w:rFonts w:cs="Arial"/>
              </w:rPr>
              <w:t>Project Planner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7E34D637" w14:textId="77777777">
            <w:pPr>
              <w:rPr>
                <w:rFonts w:cs="Arial"/>
              </w:rPr>
            </w:pPr>
            <w:r>
              <w:rPr>
                <w:rFonts w:cs="Arial"/>
              </w:rPr>
              <w:t>Gábor Papp </w:t>
            </w:r>
          </w:p>
        </w:tc>
      </w:tr>
      <w:tr w14:paraId="081384BC"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5C28EC71" w14:textId="77777777">
            <w:pPr>
              <w:rPr>
                <w:rFonts w:cs="Arial"/>
              </w:rPr>
            </w:pPr>
            <w:r>
              <w:rPr>
                <w:rFonts w:cs="Arial"/>
              </w:rPr>
              <w:t>Requirements Manager (RM)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29038BB6" w14:textId="77777777">
            <w:pPr>
              <w:rPr>
                <w:rFonts w:cs="Arial"/>
              </w:rPr>
            </w:pPr>
            <w:r>
              <w:rPr>
                <w:rFonts w:cs="Arial"/>
              </w:rPr>
              <w:t>Samantha Chum </w:t>
            </w:r>
          </w:p>
        </w:tc>
      </w:tr>
      <w:tr w14:paraId="5058177E"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6FD7DBF0" w14:textId="77777777">
            <w:pPr>
              <w:rPr>
                <w:rFonts w:cs="Arial"/>
              </w:rPr>
            </w:pPr>
            <w:r>
              <w:rPr>
                <w:rFonts w:cs="Arial"/>
              </w:rPr>
              <w:t>Security Manager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471D7681" w14:textId="14DBFC7D">
            <w:pPr>
              <w:rPr>
                <w:rFonts w:cs="Arial"/>
              </w:rPr>
            </w:pPr>
            <w:r>
              <w:rPr>
                <w:rFonts w:cs="Arial"/>
              </w:rPr>
              <w:t>Peternel Sanja </w:t>
            </w:r>
          </w:p>
        </w:tc>
      </w:tr>
      <w:tr w14:paraId="751B3850"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5E8A1470" w14:textId="77777777">
            <w:pPr>
              <w:rPr>
                <w:rFonts w:cs="Arial"/>
              </w:rPr>
            </w:pPr>
            <w:r>
              <w:rPr>
                <w:rFonts w:cs="Arial"/>
              </w:rPr>
              <w:t>Documentation Manager (DM)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723EFA74" w14:textId="77777777">
            <w:pPr>
              <w:rPr>
                <w:rFonts w:cs="Arial"/>
              </w:rPr>
            </w:pPr>
            <w:r>
              <w:rPr>
                <w:rFonts w:cs="Arial"/>
              </w:rPr>
              <w:t>János Ujhelyi </w:t>
            </w:r>
          </w:p>
        </w:tc>
      </w:tr>
      <w:tr w14:paraId="53F17BEF"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304C3ECA" w14:textId="77777777">
            <w:pPr>
              <w:rPr>
                <w:rFonts w:cs="Arial"/>
              </w:rPr>
            </w:pPr>
            <w:r>
              <w:rPr>
                <w:rFonts w:cs="Arial"/>
              </w:rPr>
              <w:t>PMO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78118A3F" w14:textId="369D4314">
            <w:pPr>
              <w:rPr>
                <w:rFonts w:cs="Arial"/>
              </w:rPr>
            </w:pPr>
            <w:r>
              <w:rPr>
                <w:rFonts w:cs="Arial"/>
              </w:rPr>
              <w:t>Mohamed Alarsan </w:t>
            </w:r>
          </w:p>
        </w:tc>
      </w:tr>
      <w:tr w14:paraId="66341853"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722C7323" w14:textId="77777777">
            <w:pPr>
              <w:rPr>
                <w:rFonts w:cs="Arial"/>
              </w:rPr>
            </w:pPr>
            <w:r>
              <w:rPr>
                <w:rFonts w:cs="Arial"/>
              </w:rPr>
              <w:t>PMO Support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2E49F476" w14:textId="77777777">
            <w:pPr>
              <w:rPr>
                <w:rFonts w:cs="Arial"/>
              </w:rPr>
            </w:pPr>
            <w:r>
              <w:rPr>
                <w:rFonts w:cs="Arial"/>
              </w:rPr>
              <w:t>Adrienn Bikszády </w:t>
            </w:r>
          </w:p>
        </w:tc>
      </w:tr>
      <w:tr w14:paraId="6C394C0E"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77961099" w14:textId="77777777">
            <w:pPr>
              <w:rPr>
                <w:rFonts w:cs="Arial"/>
              </w:rPr>
            </w:pPr>
            <w:r>
              <w:rPr>
                <w:rFonts w:cs="Arial"/>
              </w:rPr>
              <w:t>Configuration Manager (CM)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5307C5BA" w14:textId="77777777">
            <w:pPr>
              <w:rPr>
                <w:rFonts w:cs="Arial"/>
              </w:rPr>
            </w:pPr>
            <w:r>
              <w:rPr>
                <w:rFonts w:cs="Arial"/>
              </w:rPr>
              <w:t>Róbert Szalay </w:t>
            </w:r>
          </w:p>
        </w:tc>
      </w:tr>
      <w:tr w14:paraId="3E879C30"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pPr>
              <w:rPr>
                <w:rFonts w:cs="Arial"/>
              </w:rPr>
            </w:pPr>
            <w:r xmlns:aml="http://schemas.microsoft.com/aml/2001/core" xmlns:msxsl="urn:schemas-microsoft-com:xslt">
              <w:rPr>
                <w:rFonts w:ascii="Arial" w:hAnsi="Arial" w:cs="Arial"/>
                <w:sz w:val="20"/>
                <w:szCs w:val="20"/>
                <w:b w:val="off"/>
                <w:u w:val="none"/>
                <w:em w:val="false"/>
                <w:color w:val="000000"/>
              </w:rPr>
              <w:t xml:space="preserve">ETCS </w:t>
            </w:r>
            <w:del w:author="HOFSTETTER Bernhard" w:date="2026-10-06T08:20:50+2" w:id="2556099">
              <w:r>
                <w:rPr xmlns:aml="http://schemas.microsoft.com/aml/2001/core" xmlns:msxsl="urn:schemas-microsoft-com:xslt">
                  <w:rFonts w:ascii="Arial" w:hAnsi="Arial" w:cs="Arial"/>
                  <w:sz w:val="20"/>
                  <w:szCs w:val="20"/>
                  <w:b w:val="off"/>
                  <w:u w:val="none"/>
                  <w:em w:val="false"/>
                  <w:color w:val="000000"/>
                </w:rPr>
                <w:delText xml:space="preserve">Dynamic </w:delText>
              </w:r>
            </w:del>
            <w:r xmlns:aml="http://schemas.microsoft.com/aml/2001/core" xmlns:msxsl="urn:schemas-microsoft-com:xslt">
              <w:rPr>
                <w:rFonts w:ascii="Arial" w:hAnsi="Arial" w:cs="Arial"/>
                <w:sz w:val="20"/>
                <w:szCs w:val="20"/>
                <w:b w:val="off"/>
                <w:u w:val="none"/>
                <w:em w:val="false"/>
                <w:color w:val="000000"/>
              </w:rPr>
              <w:t xml:space="preserve">Tester / Data </w:t>
            </w:r>
            <w:del w:author="HOFSTETTER Bernhard" w:date="2026-10-06T08:20:50+2" w:id="2556099">
              <w:r>
                <w:rPr xmlns:aml="http://schemas.microsoft.com/aml/2001/core" xmlns:msxsl="urn:schemas-microsoft-com:xslt">
                  <w:rFonts w:ascii="Arial" w:hAnsi="Arial" w:cs="Arial"/>
                  <w:sz w:val="20"/>
                  <w:szCs w:val="20"/>
                  <w:b w:val="off"/>
                  <w:u w:val="none"/>
                  <w:em w:val="false"/>
                  <w:color w:val="000000"/>
                </w:rPr>
                <w:delText xml:space="preserve">Preparation </w:delText>
              </w:r>
            </w:del>
            <w:r xmlns:aml="http://schemas.microsoft.com/aml/2001/core" xmlns:msxsl="urn:schemas-microsoft-com:xslt">
              <w:rPr>
                <w:rFonts w:ascii="Arial" w:hAnsi="Arial" w:cs="Arial"/>
                <w:sz w:val="20"/>
                <w:szCs w:val="20"/>
                <w:b w:val="off"/>
                <w:u w:val="none"/>
                <w:em w:val="false"/>
                <w:color w:val="000000"/>
              </w:rPr>
              <w:t xml:space="preserve">Verification ETCS </w:t>
            </w:r>
            <w:del w:author="HOFSTETTER Bernhard" w:date="2026-10-06T08:20:50+2" w:id="2556099">
              <w:r>
                <w:rPr xmlns:aml="http://schemas.microsoft.com/aml/2001/core" xmlns:msxsl="urn:schemas-microsoft-com:xslt">
                  <w:rFonts w:ascii="Arial" w:hAnsi="Arial" w:cs="Arial"/>
                  <w:sz w:val="20"/>
                  <w:szCs w:val="20"/>
                  <w:b w:val="off"/>
                  <w:u w:val="none"/>
                  <w:em w:val="false"/>
                  <w:color w:val="000000"/>
                </w:rPr>
                <w:delText xml:space="preserve">L2 </w:delText>
              </w:r>
            </w:del>
            <w:ins w:author="HOFSTETTER Bernhard" w:date="2026-10-06T08:20:50+2" w:id="2556099">
              <w:r xmlns:aml="http://schemas.microsoft.com/aml/2001/core" xmlns:msxsl="urn:schemas-microsoft-com:xslt">
                <w:rPr>
                  <w:rFonts w:ascii="Arial" w:hAnsi="Arial" w:cs="Arial"/>
                  <w:sz w:val="20"/>
                  <w:szCs w:val="20"/>
                  <w:b w:val="off"/>
                  <w:u w:val="none"/>
                  <w:em w:val="false"/>
                  <w:color w:val="000000"/>
                </w:rPr>
                <w:t xml:space="preserve">L2</w:t>
              </w:r>
            </w:ins>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262397E9" w14:textId="77777777">
            <w:pPr>
              <w:rPr>
                <w:rFonts w:cs="Arial"/>
              </w:rPr>
            </w:pPr>
            <w:r>
              <w:rPr>
                <w:rFonts w:cs="Arial"/>
              </w:rPr>
              <w:t>Levente Halász </w:t>
            </w:r>
          </w:p>
        </w:tc>
      </w:tr>
      <w:tr w14:paraId="3582702D"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pPr>
              <w:rPr>
                <w:rFonts w:cs="Arial"/>
              </w:rPr>
            </w:pPr>
            <w:commentRangeStart w:id="2556100"/>
            <w:del w:author="HOFSTETTER Bernhard" w:date="2026-10-06T08:21:10+2" w:id="2556100">
              <w:r>
                <w:rPr xmlns:aml="http://schemas.microsoft.com/aml/2001/core" xmlns:msxsl="urn:schemas-microsoft-com:xslt">
                  <w:rFonts w:ascii="Arial" w:hAnsi="Arial" w:cs="Arial"/>
                  <w:sz w:val="20"/>
                  <w:szCs w:val="20"/>
                  <w:b w:val="off"/>
                  <w:u w:val="none"/>
                  <w:em w:val="false"/>
                  <w:color w:val="000000"/>
                </w:rPr>
                <w:delText xml:space="preserve">ETCS Tester / Integrator </w:delText>
              </w:r>
            </w:del>
            <w:ins w:author="HOFSTETTER Bernhard" w:date="2026-10-06T08:21:10+2" w:id="2556100">
              <w:r>
                <w:t xml:space="preserve"> </w:t>
              </w:r>
            </w:ins>
            <w:commentRangeEnd w:id="2556100"/>
            <w:r>
              <w:rPr>
                <w:rStyle w:val="CommentReference"/>
              </w:rPr>
              <w:commentReference w:id="2556100"/>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04791E0C" w14:textId="77777777">
            <w:pPr>
              <w:rPr>
                <w:rFonts w:cs="Arial"/>
              </w:rPr>
            </w:pPr>
            <w:r>
              <w:rPr>
                <w:rFonts w:cs="Arial"/>
              </w:rPr>
              <w:t>Csaba Kotogány </w:t>
            </w:r>
          </w:p>
        </w:tc>
      </w:tr>
      <w:tr w14:paraId="7FCDA4C2"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68164291" w14:textId="77777777">
            <w:pPr>
              <w:rPr>
                <w:rFonts w:cs="Arial"/>
              </w:rPr>
            </w:pPr>
            <w:r>
              <w:rPr>
                <w:rFonts w:cs="Arial"/>
              </w:rPr>
              <w:t>Interlocking Tester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390494CF" w14:textId="77777777">
            <w:pPr>
              <w:rPr>
                <w:rFonts w:cs="Arial"/>
              </w:rPr>
            </w:pPr>
            <w:r>
              <w:rPr>
                <w:rFonts w:cs="Arial"/>
              </w:rPr>
              <w:t>Balázs Máté; Csaba Kotogány </w:t>
            </w:r>
          </w:p>
        </w:tc>
      </w:tr>
      <w:tr w14:paraId="21AD4F55"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pPr>
              <w:rPr>
                <w:rFonts w:cs="Arial"/>
              </w:rPr>
            </w:pPr>
            <w:del w:author="HOFSTETTER Bernhard" w:date="2026-10-06T08:38:45+2" w:id="2556124">
              <w:r>
                <w:rPr xmlns:aml="http://schemas.microsoft.com/aml/2001/core" xmlns:msxsl="urn:schemas-microsoft-com:xslt">
                  <w:rFonts w:ascii="Arial" w:hAnsi="Arial" w:cs="Arial"/>
                  <w:sz w:val="20"/>
                  <w:szCs w:val="20"/>
                  <w:b w:val="off"/>
                  <w:u w:val="none"/>
                  <w:em w:val="false"/>
                  <w:color w:val="000000"/>
                </w:rPr>
                <w:delText xml:space="preserve">Interlocking Verification </w:delText>
              </w:r>
            </w:del>
            <w:ins w:author="HOFSTETTER Bernhard" w:date="2026-10-06T08:38:45+2" w:id="2556124">
              <w:r xmlns:aml="http://schemas.microsoft.com/aml/2001/core" xmlns:msxsl="urn:schemas-microsoft-com:xslt">
                <w:rPr>
                  <w:rFonts w:ascii="Arial" w:hAnsi="Arial" w:cs="Arial"/>
                  <w:sz w:val="20"/>
                  <w:szCs w:val="20"/>
                  <w:b w:val="off"/>
                  <w:u w:val="none"/>
                  <w:em w:val="false"/>
                  <w:color w:val="000000"/>
                </w:rPr>
                <w:t xml:space="preserve">Data Verification Interlocking</w:t>
              </w:r>
            </w:ins>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3E717549" w14:textId="77777777">
            <w:pPr>
              <w:rPr>
                <w:rFonts w:cs="Arial"/>
              </w:rPr>
            </w:pPr>
            <w:r>
              <w:rPr>
                <w:rFonts w:cs="Arial"/>
              </w:rPr>
              <w:t>Károly Szőnyi </w:t>
            </w:r>
          </w:p>
        </w:tc>
      </w:tr>
      <w:tr w14:paraId="7D102F24"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10C9333E" w14:textId="77777777">
            <w:pPr>
              <w:rPr>
                <w:rFonts w:cs="Arial"/>
              </w:rPr>
            </w:pPr>
            <w:r>
              <w:rPr>
                <w:rFonts w:cs="Arial"/>
              </w:rPr>
              <w:t>Validation – Interlocking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11BF9051" w14:textId="77777777">
            <w:pPr>
              <w:rPr>
                <w:rFonts w:cs="Arial"/>
              </w:rPr>
            </w:pPr>
            <w:r>
              <w:rPr>
                <w:rFonts w:cs="Arial"/>
              </w:rPr>
              <w:t>Manfred Gronau </w:t>
            </w:r>
          </w:p>
        </w:tc>
      </w:tr>
      <w:tr w14:paraId="3511EC7E"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70ED6F5C" w14:textId="77777777">
            <w:pPr>
              <w:rPr>
                <w:rFonts w:cs="Arial"/>
              </w:rPr>
            </w:pPr>
            <w:r>
              <w:rPr>
                <w:rFonts w:cs="Arial"/>
              </w:rPr>
              <w:t>Validation – ETCS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5FD62337" w14:textId="77777777">
            <w:pPr>
              <w:rPr>
                <w:rFonts w:cs="Arial"/>
              </w:rPr>
            </w:pPr>
            <w:r>
              <w:rPr>
                <w:rFonts w:cs="Arial"/>
              </w:rPr>
              <w:t>Manfred Gronau </w:t>
            </w:r>
          </w:p>
        </w:tc>
      </w:tr>
      <w:tr w14:paraId="323C6600"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0BAA6CC0" w14:textId="77777777">
            <w:pPr>
              <w:rPr>
                <w:rFonts w:cs="Arial"/>
              </w:rPr>
            </w:pPr>
            <w:r>
              <w:rPr>
                <w:rFonts w:cs="Arial"/>
              </w:rPr>
              <w:t>Installation / Site Manager – Interlocking and ETCS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241AC676" w14:textId="70FA4D19">
            <w:pPr>
              <w:rPr>
                <w:rFonts w:cs="Arial"/>
              </w:rPr>
            </w:pPr>
            <w:r>
              <w:rPr>
                <w:rFonts w:cs="Arial"/>
              </w:rPr>
              <w:t>Tamás Szendi </w:t>
            </w:r>
          </w:p>
        </w:tc>
      </w:tr>
      <w:tr w14:paraId="01CE17EC"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5221CC44" w14:textId="77777777">
            <w:pPr>
              <w:rPr>
                <w:rFonts w:cs="Arial"/>
              </w:rPr>
            </w:pPr>
            <w:r>
              <w:rPr>
                <w:rFonts w:cs="Arial"/>
              </w:rPr>
              <w:t>Customer Training – ETCS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75A6245E" w14:textId="78305F22">
            <w:pPr>
              <w:rPr>
                <w:rFonts w:cs="Arial"/>
              </w:rPr>
            </w:pPr>
            <w:r>
              <w:rPr>
                <w:rFonts w:cs="Arial"/>
              </w:rPr>
              <w:t>Imre Török </w:t>
            </w:r>
          </w:p>
        </w:tc>
      </w:tr>
      <w:tr w14:paraId="5369CE5F" w14:textId="77777777">
        <w:tc xmlns:tara="kcentrix:tara" tara:rowspan="1" tara:colspan="1">
          <w:tcPr>
            <w:tcW w:w="5103" w:type="dxa"/>
            <w:tcBorders>
              <w:top w:val="single" w:color="auto" w:sz="4" w:space="0"/>
              <w:left w:val="single" w:color="auto" w:sz="4" w:space="0"/>
              <w:bottom w:val="single" w:color="auto" w:sz="4" w:space="0"/>
              <w:right w:val="single" w:color="auto" w:sz="4" w:space="0"/>
            </w:tcBorders>
          </w:tcPr>
          <w:p w14:paraId="5A787041" w14:textId="77777777">
            <w:pPr>
              <w:rPr>
                <w:rFonts w:cs="Arial"/>
              </w:rPr>
            </w:pPr>
            <w:r>
              <w:rPr>
                <w:rFonts w:cs="Arial"/>
              </w:rPr>
              <w:t>Customer Training – Interlocking </w:t>
            </w:r>
          </w:p>
        </w:tc>
        <w:tc xmlns:tara="kcentrix:tara" tara:rowspan="1" tara:colspan="1">
          <w:tcPr>
            <w:tcW w:w="4287" w:type="dxa"/>
            <w:tcBorders>
              <w:top w:val="single" w:color="auto" w:sz="4" w:space="0"/>
              <w:left w:val="single" w:color="auto" w:sz="4" w:space="0"/>
              <w:bottom w:val="single" w:color="auto" w:sz="4" w:space="0"/>
              <w:right w:val="single" w:color="auto" w:sz="4" w:space="0"/>
            </w:tcBorders>
          </w:tcPr>
          <w:p w14:paraId="59775E4E" w14:textId="7F7CCCC3">
            <w:pPr>
              <w:rPr>
                <w:rFonts w:cs="Arial"/>
              </w:rPr>
            </w:pPr>
            <w:r>
              <w:rPr>
                <w:rFonts w:cs="Arial"/>
              </w:rPr>
              <w:t>László Kukk </w:t>
            </w:r>
          </w:p>
        </w:tc>
      </w:tr>
    </w:tbl>
    <w:p w14:paraId="103E4F6B" w14:textId="34EA844F">
      <w:pPr>
        <w:jc w:val="center"/>
        <w:rPr>
          <w:b/>
        </w:rPr>
      </w:pPr>
      <w:bookmarkStart w:name="_Toc241843866" w:id="125"/>
      <w:bookmarkStart w:name="_Toc319324524" w:id="126"/>
      <w:r>
        <w:rPr>
          <w:b/>
        </w:rPr>
        <w:t xml:space="preserve">Table </w:t>
      </w:r>
      <w:r>
        <w:rPr>
          <w:b/>
        </w:rPr>
        <w:fldChar w:fldCharType="begin"/>
      </w:r>
      <w:r>
        <w:rPr>
          <w:b/>
        </w:rPr>
        <w:instrText xml:space="preserve"> SEQ Table \* ARABIC </w:instrText>
      </w:r>
      <w:r>
        <w:rPr>
          <w:b/>
        </w:rPr>
        <w:fldChar w:fldCharType="separate"/>
      </w:r>
      <w:r>
        <w:rPr>
          <w:b/>
        </w:rPr>
        <w:t>16</w:t>
      </w:r>
      <w:r>
        <w:rPr>
          <w:b/>
        </w:rPr>
        <w:fldChar w:fldCharType="end"/>
      </w:r>
      <w:r>
        <w:rPr>
          <w:b/>
        </w:rPr>
        <w:t>: Solution Team</w:t>
      </w:r>
      <w:bookmarkEnd w:id="125"/>
    </w:p>
    <w:p w14:paraId="41798646" w14:textId="77777777">
      <w:pPr>
        <w:pStyle w:val="Heading3"/>
      </w:pPr>
      <w:bookmarkStart w:name="_Toc175915055" w:id="127"/>
      <w:bookmarkStart w:name="_Ref189819923" w:id="128"/>
      <w:bookmarkStart w:name="_Toc241843932" w:id="129"/>
      <w:r>
        <w:lastRenderedPageBreak/>
        <w:t>External Project Roles</w:t>
      </w:r>
      <w:bookmarkEnd w:id="126"/>
      <w:bookmarkEnd w:id="127"/>
      <w:bookmarkEnd w:id="128"/>
      <w:bookmarkEnd w:id="129"/>
    </w:p>
    <w:tbl>
      <w:tblPr>
        <w:tblW w:w="96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30"/>
        <w:gridCol w:w="3544"/>
        <w:gridCol w:w="3232"/>
      </w:tblGrid>
      <w:tr w14:paraId="3BB2EB67"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shd w:val="clear" w:color="auto" w:fill="BD6161"/>
          </w:tcPr>
          <w:p w14:paraId="04F28F6A" w14:textId="77777777">
            <w:pPr>
              <w:jc w:val="left"/>
              <w:rPr>
                <w:rFonts w:cs="Arial"/>
                <w:b/>
                <w:bCs/>
              </w:rPr>
            </w:pPr>
            <w:r>
              <w:rPr>
                <w:rFonts w:cs="Arial"/>
                <w:b/>
                <w:bCs/>
              </w:rPr>
              <w:t>Role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shd w:val="clear" w:color="auto" w:fill="BD6161"/>
          </w:tcPr>
          <w:p w14:paraId="68748469" w14:textId="77777777">
            <w:pPr>
              <w:jc w:val="left"/>
              <w:rPr>
                <w:rFonts w:cs="Arial"/>
                <w:b/>
                <w:bCs/>
              </w:rPr>
            </w:pPr>
            <w:r>
              <w:rPr>
                <w:rFonts w:cs="Arial"/>
                <w:b/>
                <w:bCs/>
              </w:rPr>
              <w:t>Resource / Organisation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shd w:val="clear" w:color="auto" w:fill="BD6161"/>
          </w:tcPr>
          <w:p w14:paraId="5908A51B" w14:textId="77777777">
            <w:pPr>
              <w:jc w:val="left"/>
              <w:rPr>
                <w:rFonts w:cs="Arial"/>
                <w:b/>
                <w:bCs/>
              </w:rPr>
            </w:pPr>
            <w:r>
              <w:rPr>
                <w:rFonts w:cs="Arial"/>
                <w:b/>
                <w:bCs/>
              </w:rPr>
              <w:t>Project-specific comments </w:t>
            </w:r>
          </w:p>
        </w:tc>
      </w:tr>
      <w:tr w14:paraId="357B5F82"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59FDAC27" w14:textId="77777777">
            <w:pPr>
              <w:jc w:val="left"/>
              <w:rPr>
                <w:rFonts w:cs="Arial"/>
              </w:rPr>
            </w:pPr>
            <w:r>
              <w:rPr>
                <w:rFonts w:cs="Arial"/>
              </w:rPr>
              <w:t>Customer / Contracting Authority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73C236EC" w14:textId="77777777">
            <w:pPr>
              <w:jc w:val="left"/>
              <w:rPr>
                <w:rFonts w:cs="Arial"/>
              </w:rPr>
            </w:pPr>
            <w:r>
              <w:rPr>
                <w:rFonts w:cs="Arial"/>
              </w:rPr>
              <w:commentRangeStart w:id="2556342"/>
              <w:t xml:space="preserve">GYSEV Zrt. </w:t>
              <w:commentRangeEnd w:id="2556342"/>
            </w:r>
            <w:r>
              <w:rPr>
                <w:rStyle w:val="CommentReference"/>
              </w:rPr>
              <w:commentReference w:id="2556342"/>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7CC1E501" w14:textId="77777777">
            <w:pPr>
              <w:jc w:val="left"/>
              <w:rPr>
                <w:rFonts w:cs="Arial"/>
              </w:rPr>
            </w:pPr>
            <w:r>
              <w:rPr>
                <w:rFonts w:cs="Arial"/>
              </w:rPr>
              <w:t>Project customer and contracting authority. </w:t>
            </w:r>
          </w:p>
        </w:tc>
      </w:tr>
      <w:tr w14:paraId="7EC7A064"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590BD9B6" w14:textId="77777777">
            <w:pPr>
              <w:jc w:val="left"/>
              <w:rPr>
                <w:rFonts w:cs="Arial"/>
              </w:rPr>
            </w:pPr>
            <w:r>
              <w:rPr>
                <w:rFonts w:cs="Arial"/>
              </w:rPr>
              <w:t>Infrastructure Manager / End User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36AC1301" w14:textId="77777777">
            <w:pPr>
              <w:jc w:val="left"/>
              <w:rPr>
                <w:rFonts w:cs="Arial"/>
              </w:rPr>
            </w:pPr>
            <w:r>
              <w:rPr>
                <w:rFonts w:cs="Arial"/>
              </w:rPr>
              <w:t>GYSEV Zrt.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0261D8D2" w14:textId="77777777">
            <w:pPr>
              <w:jc w:val="left"/>
              <w:rPr>
                <w:rFonts w:cs="Arial"/>
              </w:rPr>
            </w:pPr>
            <w:r>
              <w:rPr>
                <w:rFonts w:cs="Arial"/>
              </w:rPr>
              <w:t>Operator/end user for the ZIV Delta project. MÁV Zrt. is also an affected infrastructure manager/end user on railway line No. 25 and for affected assets/interfaces. </w:t>
            </w:r>
          </w:p>
        </w:tc>
      </w:tr>
      <w:tr w14:paraId="42DFFE8B"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4B610DB2" w14:textId="77777777">
            <w:pPr>
              <w:jc w:val="left"/>
              <w:rPr>
                <w:rFonts w:cs="Arial"/>
              </w:rPr>
            </w:pPr>
            <w:r>
              <w:rPr>
                <w:rFonts w:cs="Arial"/>
              </w:rPr>
              <w:t>Main Contractor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65574FB0" w14:textId="77777777">
            <w:pPr>
              <w:jc w:val="left"/>
              <w:rPr>
                <w:rFonts w:cs="Arial"/>
              </w:rPr>
            </w:pPr>
            <w:r>
              <w:rPr>
                <w:rFonts w:cs="Arial"/>
              </w:rPr>
              <w:t>V-S Zala Consortium: Swietelsky Vasúttechnika Kft. (consortium leader) and V-Híd Network Kft. (consortium member)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6198ED99" w14:textId="77777777">
            <w:pPr>
              <w:jc w:val="left"/>
              <w:rPr>
                <w:rFonts w:cs="Arial"/>
              </w:rPr>
            </w:pPr>
            <w:r>
              <w:rPr>
                <w:rFonts w:cs="Arial"/>
              </w:rPr>
              <w:t>Main contractor scope includes trackside, overhead contact line, civil works, utilities, cable ducting, interlocking, ETCS and telecommunications. </w:t>
            </w:r>
          </w:p>
        </w:tc>
      </w:tr>
      <w:tr w14:paraId="18782D35"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2634ECEB" w14:textId="77777777">
            <w:pPr>
              <w:jc w:val="left"/>
              <w:rPr>
                <w:rFonts w:cs="Arial"/>
              </w:rPr>
            </w:pPr>
            <w:r>
              <w:rPr>
                <w:rFonts w:cs="Arial"/>
              </w:rPr>
              <w:t>Independent Engineer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5771C5B7" w14:textId="77777777">
            <w:pPr>
              <w:jc w:val="left"/>
              <w:rPr>
                <w:rFonts w:cs="Arial"/>
              </w:rPr>
            </w:pPr>
            <w:r>
              <w:rPr>
                <w:rFonts w:cs="Arial"/>
              </w:rPr>
              <w:t>FŐBER Zrt.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42BAEF39" w14:textId="77777777">
            <w:pPr>
              <w:jc w:val="left"/>
              <w:rPr>
                <w:rFonts w:cs="Arial"/>
              </w:rPr>
            </w:pPr>
            <w:r>
              <w:rPr>
                <w:rFonts w:cs="Arial"/>
              </w:rPr>
              <w:t>Independent engineer / technical supervision organisation. </w:t>
            </w:r>
          </w:p>
        </w:tc>
      </w:tr>
      <w:tr w14:paraId="3D9EE313"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556B1961" w14:textId="77777777">
            <w:pPr>
              <w:jc w:val="left"/>
              <w:rPr>
                <w:rFonts w:cs="Arial"/>
              </w:rPr>
            </w:pPr>
            <w:r>
              <w:rPr>
                <w:rFonts w:cs="Arial"/>
              </w:rPr>
              <w:t>Level 1 Subcontractor to Main Contractor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08B970E3" w14:textId="77777777">
            <w:pPr>
              <w:jc w:val="left"/>
              <w:rPr>
                <w:rFonts w:cs="Arial"/>
              </w:rPr>
            </w:pPr>
            <w:r>
              <w:rPr>
                <w:rFonts w:cs="Arial"/>
              </w:rPr>
              <w:t>Hitachi Rail Hungary Kft.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4D2C755A" w14:textId="77777777">
            <w:pPr>
              <w:jc w:val="left"/>
              <w:rPr>
                <w:rFonts w:cs="Arial"/>
              </w:rPr>
            </w:pPr>
            <w:r>
              <w:rPr>
                <w:rFonts w:cs="Arial"/>
              </w:rPr>
              <w:t>Contracted scope: interlocking, ETCS and telecommunications. </w:t>
            </w:r>
          </w:p>
        </w:tc>
      </w:tr>
      <w:tr w14:paraId="621BF35E"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137A2087" w14:textId="77777777">
            <w:pPr>
              <w:jc w:val="left"/>
              <w:rPr>
                <w:rFonts w:cs="Arial"/>
              </w:rPr>
            </w:pPr>
            <w:r>
              <w:rPr>
                <w:rFonts w:cs="Arial"/>
              </w:rPr>
              <w:t>Level 2 Subcontractor / Technical Solution Partner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4F3E9F9A" w14:textId="77777777">
            <w:pPr>
              <w:jc w:val="left"/>
              <w:rPr>
                <w:rFonts w:cs="Arial"/>
              </w:rPr>
            </w:pPr>
            <w:r>
              <w:rPr>
                <w:rFonts w:cs="Arial"/>
              </w:rPr>
              <w:t>Hitachi Rail Austria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307DB881" w14:textId="77777777">
            <w:pPr>
              <w:jc w:val="left"/>
              <w:rPr>
                <w:rFonts w:cs="Arial"/>
              </w:rPr>
            </w:pPr>
            <w:r>
              <w:rPr>
                <w:rFonts w:cs="Arial"/>
              </w:rPr>
              <w:t>Scope: interlocking and ETCS. Current project stakeholder material states that the contract is under preparation. </w:t>
            </w:r>
          </w:p>
        </w:tc>
      </w:tr>
      <w:tr w14:paraId="624F2699"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65545A6D" w14:textId="77777777">
            <w:pPr>
              <w:jc w:val="left"/>
              <w:rPr>
                <w:rFonts w:cs="Arial"/>
              </w:rPr>
            </w:pPr>
            <w:r>
              <w:rPr>
                <w:rFonts w:cs="Arial"/>
              </w:rPr>
              <w:t>External Designer – Signalling / Interlocking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701DFC69" w14:textId="77777777">
            <w:pPr>
              <w:jc w:val="left"/>
              <w:rPr>
                <w:rFonts w:cs="Arial"/>
              </w:rPr>
            </w:pPr>
            <w:r>
              <w:rPr>
                <w:rFonts w:cs="Arial"/>
              </w:rPr>
              <w:t>BiLogik Kft.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496928CD" w14:textId="77777777">
            <w:pPr>
              <w:jc w:val="left"/>
              <w:rPr>
                <w:rFonts w:cs="Arial"/>
              </w:rPr>
            </w:pPr>
            <w:r>
              <w:rPr>
                <w:rFonts w:cs="Arial"/>
              </w:rPr>
              <w:t>Design of signalling plans and interlocking-related design deliverables. </w:t>
            </w:r>
          </w:p>
        </w:tc>
      </w:tr>
      <w:tr w14:paraId="71510794"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0BCCEDBA" w14:textId="77777777">
            <w:pPr>
              <w:jc w:val="left"/>
              <w:rPr>
                <w:rFonts w:cs="Arial"/>
              </w:rPr>
            </w:pPr>
            <w:r>
              <w:rPr>
                <w:rFonts w:cs="Arial"/>
              </w:rPr>
              <w:t>Independent Safety Assessor – CENELEC (ISA)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4FC8B363" w14:textId="406FD321">
            <w:pPr>
              <w:jc w:val="left"/>
              <w:rPr>
                <w:rFonts w:cs="Arial"/>
              </w:rPr>
            </w:pPr>
            <w:r>
              <w:rPr>
                <w:rFonts w:cs="Arial"/>
              </w:rPr>
              <w:t>ARSENAL RACE</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6196CD5B" w14:textId="1D0377B3">
            <w:pPr>
              <w:jc w:val="left"/>
              <w:rPr>
                <w:rFonts w:cs="Arial"/>
              </w:rPr>
            </w:pPr>
            <w:r>
              <w:rPr>
                <w:rFonts w:cs="Arial"/>
              </w:rPr>
              <w:t xml:space="preserve">Independent CENELEC assessment for the Hitachi interlocking and ETCS deliveries. </w:t>
            </w:r>
          </w:p>
        </w:tc>
      </w:tr>
      <w:tr w14:paraId="6EEFF855"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4C9CABB5" w14:textId="77777777">
            <w:pPr>
              <w:jc w:val="left"/>
              <w:rPr>
                <w:rFonts w:cs="Arial"/>
              </w:rPr>
            </w:pPr>
            <w:r>
              <w:rPr>
                <w:rFonts w:cs="Arial"/>
              </w:rPr>
              <w:t>Notified Body (NoBo)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31740ACF" w14:textId="2913D848">
            <w:pPr>
              <w:jc w:val="left"/>
              <w:rPr>
                <w:rFonts w:cs="Arial"/>
              </w:rPr>
            </w:pPr>
            <w:r>
              <w:rPr>
                <w:rFonts w:cs="Arial"/>
              </w:rPr>
              <w:t xml:space="preserve">KÉMI / KTI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4BCF68B0" w14:textId="041076ED">
            <w:pPr>
              <w:jc w:val="left"/>
              <w:rPr>
                <w:rFonts w:cs="Arial"/>
              </w:rPr>
            </w:pPr>
          </w:p>
        </w:tc>
      </w:tr>
      <w:tr w14:paraId="4432D2AB"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0716D143" w14:textId="77777777">
            <w:pPr>
              <w:jc w:val="left"/>
              <w:rPr>
                <w:rFonts w:cs="Arial"/>
              </w:rPr>
            </w:pPr>
            <w:r>
              <w:rPr>
                <w:rFonts w:cs="Arial"/>
              </w:rPr>
              <w:t>Designated Body (DeBo)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1166BEE6" w14:textId="06AF08D7">
            <w:pPr>
              <w:jc w:val="left"/>
              <w:rPr>
                <w:rFonts w:cs="Arial"/>
              </w:rPr>
            </w:pPr>
            <w:r>
              <w:rPr>
                <w:rFonts w:cs="Arial"/>
              </w:rPr>
              <w:t xml:space="preserve">KÉMI / KTI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2DB642F1" w14:textId="77777777">
            <w:pPr>
              <w:jc w:val="left"/>
              <w:rPr>
                <w:rFonts w:cs="Arial"/>
              </w:rPr>
            </w:pPr>
            <w:r>
              <w:rPr>
                <w:rFonts w:cs="Arial"/>
              </w:rPr>
              <w:t xml:space="preserve">National-rule conformity assessment. Assessment and appointment are in the customer / </w:t>
              <w:lastRenderedPageBreak/>
              <w:t>contracting-authority certification scope; contractor provides full technical support. </w:t>
            </w:r>
          </w:p>
        </w:tc>
      </w:tr>
      <w:tr w14:paraId="7C50D942"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5A4500B4" w14:textId="77777777">
            <w:pPr>
              <w:jc w:val="left"/>
              <w:rPr>
                <w:rFonts w:cs="Arial"/>
              </w:rPr>
            </w:pPr>
            <w:r>
              <w:rPr>
                <w:rFonts w:cs="Arial"/>
              </w:rPr>
              <w:lastRenderedPageBreak/>
              <w:t>Hungarian Railway Authority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2438D5EE" w14:textId="64040BFA">
            <w:pPr>
              <w:jc w:val="left"/>
              <w:rPr>
                <w:rFonts w:cs="Arial"/>
              </w:rPr>
            </w:pPr>
            <w:r>
              <w:rPr>
                <w:rFonts w:cs="Arial"/>
              </w:rPr>
              <w:t xml:space="preserve">Hungarian Transport Authority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3373CB73" w14:textId="77777777">
            <w:pPr>
              <w:jc w:val="left"/>
              <w:rPr>
                <w:rFonts w:cs="Arial"/>
              </w:rPr>
            </w:pPr>
            <w:r>
              <w:rPr>
                <w:rFonts w:cs="Arial"/>
              </w:rPr>
              <w:t>Authority interface for permits, approval and commissioning. Exact competent authority and current organisational designation to be confirmed in the Approval Plan. </w:t>
            </w:r>
          </w:p>
        </w:tc>
      </w:tr>
      <w:tr w14:paraId="71919E91"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44ABBB0D" w14:textId="77777777">
            <w:pPr>
              <w:jc w:val="left"/>
              <w:rPr>
                <w:rFonts w:cs="Arial"/>
              </w:rPr>
            </w:pPr>
            <w:r>
              <w:rPr>
                <w:rFonts w:cs="Arial"/>
              </w:rPr>
              <w:t>MÁV Interlocking Safety Organisation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0B33C827" w14:textId="77777777">
            <w:pPr>
              <w:jc w:val="left"/>
              <w:rPr>
                <w:rFonts w:cs="Arial"/>
              </w:rPr>
            </w:pPr>
            <w:r>
              <w:rPr>
                <w:rFonts w:cs="Arial"/>
              </w:rPr>
              <w:t>MÁV Zrt. Interlocking System Safety Organisation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5C923F42" w14:textId="77777777">
            <w:pPr>
              <w:jc w:val="left"/>
              <w:rPr>
                <w:rFonts w:cs="Arial"/>
              </w:rPr>
            </w:pPr>
            <w:r>
              <w:rPr>
                <w:rFonts w:cs="Arial"/>
              </w:rPr>
              <w:t>Performs safety-related examinations for new systems and structural elements affecting MÁV assets and requirements. </w:t>
            </w:r>
          </w:p>
        </w:tc>
      </w:tr>
      <w:tr w14:paraId="43B65321"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7A7D0779" w14:textId="77777777">
            <w:pPr>
              <w:jc w:val="left"/>
              <w:rPr>
                <w:rFonts w:cs="Arial"/>
              </w:rPr>
            </w:pPr>
            <w:r>
              <w:rPr>
                <w:rFonts w:cs="Arial"/>
              </w:rPr>
              <w:t>Operator / Asset Manager – affected line 25 scope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2994B541" w14:textId="77777777">
            <w:pPr>
              <w:jc w:val="left"/>
              <w:rPr>
                <w:rFonts w:cs="Arial"/>
              </w:rPr>
            </w:pPr>
            <w:r>
              <w:rPr>
                <w:rFonts w:cs="Arial"/>
              </w:rPr>
              <w:t>MÁV Zrt.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48FA41AD" w14:textId="77777777">
            <w:pPr>
              <w:jc w:val="left"/>
              <w:rPr>
                <w:rFonts w:cs="Arial"/>
              </w:rPr>
            </w:pPr>
            <w:r>
              <w:rPr>
                <w:rFonts w:cs="Arial"/>
              </w:rPr>
              <w:t>Affected infrastructure manager and operator for line No. 25 interfaces, work areas, approvals, supervision and ETCS integration. </w:t>
            </w:r>
          </w:p>
        </w:tc>
      </w:tr>
      <w:tr w14:paraId="5F7D94D6"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449FE531" w14:textId="77777777">
            <w:pPr>
              <w:jc w:val="left"/>
              <w:rPr>
                <w:rFonts w:cs="Arial"/>
              </w:rPr>
            </w:pPr>
            <w:r>
              <w:rPr>
                <w:rFonts w:cs="Arial"/>
              </w:rPr>
              <w:t>Operator / Asset Manager – GYSEV scope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4528583A" w14:textId="77777777">
            <w:pPr>
              <w:jc w:val="left"/>
              <w:rPr>
                <w:rFonts w:cs="Arial"/>
              </w:rPr>
            </w:pPr>
            <w:r>
              <w:rPr>
                <w:rFonts w:cs="Arial"/>
              </w:rPr>
              <w:t>GYSEV Zrt.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37CD713A" w14:textId="77777777">
            <w:pPr>
              <w:jc w:val="left"/>
              <w:rPr>
                <w:rFonts w:cs="Arial"/>
              </w:rPr>
            </w:pPr>
            <w:r>
              <w:rPr>
                <w:rFonts w:cs="Arial"/>
              </w:rPr>
              <w:t>Provides operator approvals, access, specialist supervision, operational coordination and acceptance for GYSEV-managed assets. </w:t>
            </w:r>
          </w:p>
        </w:tc>
      </w:tr>
      <w:tr w14:paraId="57D994CA"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6FC3BC9E" w14:textId="77777777">
            <w:pPr>
              <w:jc w:val="left"/>
              <w:rPr>
                <w:rFonts w:cs="Arial"/>
              </w:rPr>
            </w:pPr>
            <w:r>
              <w:rPr>
                <w:rFonts w:cs="Arial"/>
              </w:rPr>
              <w:t>CTC / AKF and Super AKF Supplier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4327E24C" w14:textId="77777777">
            <w:pPr>
              <w:jc w:val="left"/>
              <w:rPr>
                <w:rFonts w:cs="Arial"/>
              </w:rPr>
            </w:pPr>
            <w:r>
              <w:rPr>
                <w:rFonts w:cs="Arial"/>
              </w:rPr>
              <w:t>Prolan Zrt.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6C2162D6" w14:textId="77777777">
            <w:pPr>
              <w:jc w:val="left"/>
              <w:rPr>
                <w:rFonts w:cs="Arial"/>
              </w:rPr>
            </w:pPr>
            <w:r>
              <w:rPr>
                <w:rFonts w:cs="Arial"/>
              </w:rPr>
              <w:t>Provides/modifies AKF and Super AKF functions and databases required for the new delta topology. </w:t>
            </w:r>
          </w:p>
        </w:tc>
      </w:tr>
      <w:tr w14:paraId="1AECB8BB"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512DFCB2" w14:textId="77777777">
            <w:pPr>
              <w:jc w:val="left"/>
              <w:rPr>
                <w:rFonts w:cs="Arial"/>
              </w:rPr>
            </w:pPr>
            <w:r>
              <w:rPr>
                <w:rFonts w:cs="Arial"/>
              </w:rPr>
              <w:t>Level-Crossing Interface Hardware Supplier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6C442768" w14:textId="77777777">
            <w:pPr>
              <w:jc w:val="left"/>
              <w:rPr>
                <w:rFonts w:cs="Arial"/>
              </w:rPr>
            </w:pPr>
            <w:r>
              <w:rPr>
                <w:rFonts w:cs="Arial"/>
              </w:rPr>
              <w:t>AXON 6M Kft.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0DA8AC75" w14:textId="77777777">
            <w:pPr>
              <w:jc w:val="left"/>
              <w:rPr>
                <w:rFonts w:cs="Arial"/>
              </w:rPr>
            </w:pPr>
            <w:r>
              <w:rPr>
                <w:rFonts w:cs="Arial"/>
              </w:rPr>
              <w:t>Expected supplier for interface/adaptation hardware associated with station level-crossing interfaces. </w:t>
            </w:r>
          </w:p>
        </w:tc>
      </w:tr>
      <w:tr w14:paraId="20C4E94F" w14:textId="77777777">
        <w:tc xmlns:tara="kcentrix:tara" tara:rowspan="1" tara:colspan="1">
          <w:tcPr>
            <w:tcW w:w="2830" w:type="dxa"/>
            <w:tcBorders>
              <w:top w:val="single" w:color="auto" w:sz="4" w:space="0"/>
              <w:left w:val="single" w:color="auto" w:sz="4" w:space="0"/>
              <w:bottom w:val="single" w:color="auto" w:sz="4" w:space="0"/>
              <w:right w:val="single" w:color="auto" w:sz="4" w:space="0"/>
            </w:tcBorders>
          </w:tcPr>
          <w:p w14:paraId="0677A891" w14:textId="77777777">
            <w:pPr>
              <w:jc w:val="left"/>
              <w:rPr>
                <w:rFonts w:cs="Arial"/>
              </w:rPr>
            </w:pPr>
            <w:r>
              <w:rPr>
                <w:rFonts w:cs="Arial"/>
              </w:rPr>
              <w:t>Eurobalise Supplier </w:t>
            </w:r>
          </w:p>
        </w:tc>
        <w:tc xmlns:tara="kcentrix:tara" tara:rowspan="1" tara:colspan="1">
          <w:tcPr>
            <w:tcW w:w="3544" w:type="dxa"/>
            <w:tcBorders>
              <w:top w:val="single" w:color="auto" w:sz="4" w:space="0"/>
              <w:left w:val="single" w:color="auto" w:sz="4" w:space="0"/>
              <w:bottom w:val="single" w:color="auto" w:sz="4" w:space="0"/>
              <w:right w:val="single" w:color="auto" w:sz="4" w:space="0"/>
            </w:tcBorders>
          </w:tcPr>
          <w:p w14:paraId="378A72DB" w14:textId="77777777">
            <w:pPr>
              <w:jc w:val="left"/>
              <w:rPr>
                <w:rFonts w:cs="Arial"/>
              </w:rPr>
            </w:pPr>
            <w:r>
              <w:rPr>
                <w:rFonts w:cs="Arial"/>
              </w:rPr>
              <w:t>Siemens </w:t>
            </w:r>
          </w:p>
        </w:tc>
        <w:tc xmlns:tara="kcentrix:tara" tara:rowspan="1" tara:colspan="1">
          <w:tcPr>
            <w:tcW w:w="3232" w:type="dxa"/>
            <w:tcBorders>
              <w:top w:val="single" w:color="auto" w:sz="4" w:space="0"/>
              <w:left w:val="single" w:color="auto" w:sz="4" w:space="0"/>
              <w:bottom w:val="single" w:color="auto" w:sz="4" w:space="0"/>
              <w:right w:val="single" w:color="auto" w:sz="4" w:space="0"/>
            </w:tcBorders>
          </w:tcPr>
          <w:p w14:paraId="55650D87" w14:textId="77777777">
            <w:pPr>
              <w:jc w:val="left"/>
              <w:rPr>
                <w:rFonts w:cs="Arial"/>
              </w:rPr>
            </w:pPr>
            <w:r>
              <w:rPr>
                <w:rFonts w:cs="Arial"/>
              </w:rPr>
              <w:t>Supplier of Siemens S21 ERL6 Eurobalises and associated holders used in the ETCS solution. </w:t>
            </w:r>
          </w:p>
        </w:tc>
      </w:tr>
    </w:tbl>
    <w:p w14:paraId="320AF958" w14:textId="4FCA2D2C">
      <w:pPr>
        <w:jc w:val="center"/>
        <w:rPr>
          <w:b/>
        </w:rPr>
      </w:pPr>
      <w:bookmarkStart w:name="_Toc241843867" w:id="130"/>
      <w:r>
        <w:rPr>
          <w:b/>
        </w:rPr>
        <w:t xml:space="preserve">Table </w:t>
      </w:r>
      <w:r>
        <w:rPr>
          <w:b/>
        </w:rPr>
        <w:fldChar w:fldCharType="begin"/>
      </w:r>
      <w:r>
        <w:rPr>
          <w:b/>
        </w:rPr>
        <w:instrText xml:space="preserve"> SEQ Table \* ARABIC </w:instrText>
      </w:r>
      <w:r>
        <w:rPr>
          <w:b/>
        </w:rPr>
        <w:fldChar w:fldCharType="separate"/>
      </w:r>
      <w:r>
        <w:rPr>
          <w:b/>
        </w:rPr>
        <w:t>17</w:t>
      </w:r>
      <w:r>
        <w:rPr>
          <w:b/>
        </w:rPr>
        <w:fldChar w:fldCharType="end"/>
      </w:r>
      <w:r>
        <w:rPr>
          <w:b/>
        </w:rPr>
        <w:t>: External Project Roles</w:t>
      </w:r>
      <w:bookmarkEnd w:id="130"/>
    </w:p>
    <w:p w14:paraId="4AA46F05" w14:textId="77777777"/>
    <w:p w14:paraId="634C0D9A" w14:textId="77777777">
      <w:pPr>
        <w:pStyle w:val="Heading3"/>
      </w:pPr>
      <w:bookmarkStart w:name="_Toc320831105" w:id="132"/>
      <w:bookmarkStart w:name="_Ref31118635" w:id="133"/>
      <w:bookmarkStart w:name="_Toc241843933" w:id="135"/>
      <w:r>
        <w:t>Configuration Control Board</w:t>
      </w:r>
      <w:bookmarkEnd w:id="132"/>
      <w:bookmarkEnd w:id="133"/>
      <w:bookmarkEnd w:id="135"/>
    </w:p>
    <w:p w14:paraId="77B2BC83" w14:textId="77777777">
      <w:pPr>
        <w:jc w:val="center"/>
        <w:rPr>
          <w:b/>
          <w:sz w:val="22"/>
        </w:rPr>
      </w:pPr>
    </w:p>
    <w:tbl>
      <w:tblPr>
        <w:tblW w:w="76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4A0" w:firstRow="1" w:lastRow="0" w:firstColumn="1" w:lastColumn="0" w:noHBand="0" w:noVBand="1"/>
      </w:tblPr>
      <w:tblGrid>
        <w:gridCol w:w="4536"/>
        <w:gridCol w:w="1417"/>
        <w:gridCol w:w="1701"/>
      </w:tblGrid>
      <w:tr w14:paraId="521D50F4"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shd w:val="clear" w:color="auto" w:fill="BD6161"/>
            <w:hideMark/>
          </w:tcPr>
          <w:p w14:paraId="1EF6D930" w14:textId="77777777">
            <w:pPr>
              <w:tabs>
                <w:tab w:val="left" w:pos="3525"/>
              </w:tabs>
              <w:rPr>
                <w:rFonts w:cs="Arial"/>
                <w:b/>
                <w:bCs/>
              </w:rPr>
            </w:pPr>
            <w:r>
              <w:rPr>
                <w:rFonts w:cs="Arial"/>
                <w:b/>
                <w:bCs/>
              </w:rPr>
              <w:t>Role</w:t>
            </w:r>
          </w:p>
        </w:tc>
        <w:tc xmlns:tara="kcentrix:tara" tara:rowspan="1" tara:colspan="1">
          <w:tcPr>
            <w:tcW w:w="1417" w:type="dxa"/>
            <w:tcBorders>
              <w:top w:val="single" w:color="auto" w:sz="4" w:space="0"/>
              <w:left w:val="single" w:color="auto" w:sz="4" w:space="0"/>
              <w:bottom w:val="single" w:color="auto" w:sz="4" w:space="0"/>
              <w:right w:val="single" w:color="auto" w:sz="4" w:space="0"/>
            </w:tcBorders>
            <w:shd w:val="clear" w:color="auto" w:fill="BD6161"/>
            <w:hideMark/>
          </w:tcPr>
          <w:p w14:paraId="7EF6D9FB" w14:textId="77777777">
            <w:pPr>
              <w:rPr>
                <w:rFonts w:cs="Arial"/>
                <w:b/>
                <w:bCs/>
              </w:rPr>
            </w:pPr>
            <w:r>
              <w:rPr>
                <w:rFonts w:cs="Arial"/>
                <w:b/>
                <w:bCs/>
              </w:rPr>
              <w:t>Mandatory</w:t>
            </w:r>
          </w:p>
        </w:tc>
        <w:tc xmlns:tara="kcentrix:tara" tara:rowspan="1" tara:colspan="1">
          <w:tcPr>
            <w:tcW w:w="1701" w:type="dxa"/>
            <w:tcBorders>
              <w:top w:val="single" w:color="auto" w:sz="4" w:space="0"/>
              <w:left w:val="single" w:color="auto" w:sz="4" w:space="0"/>
              <w:bottom w:val="single" w:color="auto" w:sz="4" w:space="0"/>
              <w:right w:val="single" w:color="auto" w:sz="4" w:space="0"/>
            </w:tcBorders>
            <w:shd w:val="clear" w:color="auto" w:fill="BD6161"/>
            <w:hideMark/>
          </w:tcPr>
          <w:p w14:paraId="5F156054" w14:textId="77777777">
            <w:pPr>
              <w:rPr>
                <w:rFonts w:cs="Arial"/>
                <w:b/>
                <w:bCs/>
              </w:rPr>
            </w:pPr>
            <w:r>
              <w:rPr>
                <w:rFonts w:cs="Arial"/>
                <w:b/>
                <w:bCs/>
              </w:rPr>
              <w:t>Optional</w:t>
            </w:r>
          </w:p>
        </w:tc>
      </w:tr>
      <w:tr w14:paraId="6B7E40F1"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hideMark/>
          </w:tcPr>
          <w:p w14:paraId="49B783B2" w14:textId="77777777">
            <w:pPr>
              <w:rPr>
                <w:rFonts w:cs="Arial"/>
              </w:rPr>
            </w:pPr>
            <w:r>
              <w:rPr>
                <w:rFonts w:cs="Arial"/>
              </w:rPr>
              <w:t>Project Manager (PLM)</w:t>
            </w:r>
          </w:p>
        </w:tc>
        <w:tc xmlns:tara="kcentrix:tara" tara:rowspan="1" tara:colspan="1">
          <w:tcPr>
            <w:tcW w:w="1417" w:type="dxa"/>
            <w:tcBorders>
              <w:top w:val="single" w:color="auto" w:sz="4" w:space="0"/>
              <w:left w:val="single" w:color="auto" w:sz="4" w:space="0"/>
              <w:bottom w:val="single" w:color="auto" w:sz="4" w:space="0"/>
              <w:right w:val="single" w:color="auto" w:sz="4" w:space="0"/>
            </w:tcBorders>
            <w:hideMark/>
          </w:tcPr>
          <w:p w14:paraId="20442273" w14:textId="77777777">
            <w:pPr>
              <w:jc w:val="center"/>
              <w:rPr>
                <w:rFonts w:cs="Arial"/>
              </w:rPr>
            </w:pPr>
            <w:r>
              <w:rPr>
                <w:rFonts w:cs="Arial"/>
              </w:rPr>
              <w:sym w:font="Wingdings" w:char="F0FC"/>
            </w:r>
          </w:p>
        </w:tc>
        <w:tc xmlns:tara="kcentrix:tara" tara:rowspan="1" tara:colspan="1">
          <w:tcPr>
            <w:tcW w:w="1701" w:type="dxa"/>
            <w:tcBorders>
              <w:top w:val="single" w:color="auto" w:sz="4" w:space="0"/>
              <w:left w:val="single" w:color="auto" w:sz="4" w:space="0"/>
              <w:bottom w:val="single" w:color="auto" w:sz="4" w:space="0"/>
              <w:right w:val="single" w:color="auto" w:sz="4" w:space="0"/>
            </w:tcBorders>
          </w:tcPr>
          <w:p w14:paraId="70EA66FF" w14:textId="77777777">
            <w:pPr>
              <w:jc w:val="center"/>
              <w:rPr>
                <w:rFonts w:cs="Arial"/>
              </w:rPr>
            </w:pPr>
          </w:p>
        </w:tc>
      </w:tr>
      <w:tr w14:paraId="7763FE21"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tcPr>
          <w:p w14:paraId="658E4493" w14:textId="77777777">
            <w:pPr>
              <w:rPr>
                <w:rFonts w:cs="Arial"/>
              </w:rPr>
            </w:pPr>
            <w:r>
              <w:rPr>
                <w:rFonts w:cs="Arial"/>
              </w:rPr>
              <w:t>Product Line Manager (PLM)</w:t>
            </w:r>
          </w:p>
        </w:tc>
        <w:tc xmlns:tara="kcentrix:tara" tara:rowspan="1" tara:colspan="1">
          <w:tcPr>
            <w:tcW w:w="1417" w:type="dxa"/>
            <w:tcBorders>
              <w:top w:val="single" w:color="auto" w:sz="4" w:space="0"/>
              <w:left w:val="single" w:color="auto" w:sz="4" w:space="0"/>
              <w:bottom w:val="single" w:color="auto" w:sz="4" w:space="0"/>
              <w:right w:val="single" w:color="auto" w:sz="4" w:space="0"/>
            </w:tcBorders>
          </w:tcPr>
          <w:p w14:paraId="1DE9B251" w14:textId="77777777">
            <w:pPr>
              <w:jc w:val="center"/>
              <w:rPr>
                <w:rFonts w:cs="Arial"/>
              </w:rPr>
            </w:pPr>
            <w:r>
              <w:rPr>
                <w:rFonts w:cs="Arial"/>
              </w:rPr>
              <w:sym w:font="Wingdings" w:char="F0FC"/>
            </w:r>
          </w:p>
        </w:tc>
        <w:tc xmlns:tara="kcentrix:tara" tara:rowspan="1" tara:colspan="1">
          <w:tcPr>
            <w:tcW w:w="1701" w:type="dxa"/>
            <w:tcBorders>
              <w:top w:val="single" w:color="auto" w:sz="4" w:space="0"/>
              <w:left w:val="single" w:color="auto" w:sz="4" w:space="0"/>
              <w:bottom w:val="single" w:color="auto" w:sz="4" w:space="0"/>
              <w:right w:val="single" w:color="auto" w:sz="4" w:space="0"/>
            </w:tcBorders>
          </w:tcPr>
          <w:p w14:paraId="296A8B05" w14:textId="77777777">
            <w:pPr>
              <w:jc w:val="center"/>
              <w:rPr>
                <w:rFonts w:cs="Arial"/>
              </w:rPr>
            </w:pPr>
          </w:p>
        </w:tc>
      </w:tr>
      <w:tr w14:paraId="5D8E373A"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hideMark/>
          </w:tcPr>
          <w:p w14:paraId="5219247C" w14:textId="77777777">
            <w:pPr>
              <w:rPr>
                <w:rFonts w:cs="Arial"/>
              </w:rPr>
            </w:pPr>
            <w:r>
              <w:rPr>
                <w:rFonts w:cs="Arial"/>
              </w:rPr>
              <w:t>Project Design Authority (PDA)</w:t>
            </w:r>
          </w:p>
        </w:tc>
        <w:tc xmlns:tara="kcentrix:tara" tara:rowspan="1" tara:colspan="1">
          <w:tcPr>
            <w:tcW w:w="1417" w:type="dxa"/>
            <w:tcBorders>
              <w:top w:val="single" w:color="auto" w:sz="4" w:space="0"/>
              <w:left w:val="single" w:color="auto" w:sz="4" w:space="0"/>
              <w:bottom w:val="single" w:color="auto" w:sz="4" w:space="0"/>
              <w:right w:val="single" w:color="auto" w:sz="4" w:space="0"/>
            </w:tcBorders>
            <w:hideMark/>
          </w:tcPr>
          <w:p w14:paraId="2999837D" w14:textId="77777777">
            <w:pPr>
              <w:jc w:val="center"/>
              <w:rPr>
                <w:rFonts w:cs="Arial"/>
              </w:rPr>
            </w:pPr>
            <w:r>
              <w:rPr>
                <w:rFonts w:cs="Arial"/>
              </w:rPr>
              <w:sym w:font="Wingdings" w:char="F0FC"/>
            </w:r>
          </w:p>
        </w:tc>
        <w:tc xmlns:tara="kcentrix:tara" tara:rowspan="1" tara:colspan="1">
          <w:tcPr>
            <w:tcW w:w="1701" w:type="dxa"/>
            <w:tcBorders>
              <w:top w:val="single" w:color="auto" w:sz="4" w:space="0"/>
              <w:left w:val="single" w:color="auto" w:sz="4" w:space="0"/>
              <w:bottom w:val="single" w:color="auto" w:sz="4" w:space="0"/>
              <w:right w:val="single" w:color="auto" w:sz="4" w:space="0"/>
            </w:tcBorders>
          </w:tcPr>
          <w:p w14:paraId="01560F1B" w14:textId="77777777">
            <w:pPr>
              <w:jc w:val="center"/>
              <w:rPr>
                <w:rFonts w:cs="Arial"/>
              </w:rPr>
            </w:pPr>
          </w:p>
        </w:tc>
      </w:tr>
      <w:tr w14:paraId="1AD38AEC"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hideMark/>
          </w:tcPr>
          <w:p w14:paraId="33E9A3A8" w14:textId="77777777">
            <w:pPr>
              <w:rPr>
                <w:rFonts w:cs="Arial"/>
              </w:rPr>
            </w:pPr>
            <w:r>
              <w:rPr>
                <w:rFonts w:cs="Arial"/>
              </w:rPr>
              <w:t xml:space="preserve">System Engineering Manager (SEM) </w:t>
            </w:r>
          </w:p>
        </w:tc>
        <w:tc xmlns:tara="kcentrix:tara" tara:rowspan="1" tara:colspan="1">
          <w:tcPr>
            <w:tcW w:w="1417" w:type="dxa"/>
            <w:tcBorders>
              <w:top w:val="single" w:color="auto" w:sz="4" w:space="0"/>
              <w:left w:val="single" w:color="auto" w:sz="4" w:space="0"/>
              <w:bottom w:val="single" w:color="auto" w:sz="4" w:space="0"/>
              <w:right w:val="single" w:color="auto" w:sz="4" w:space="0"/>
            </w:tcBorders>
            <w:hideMark/>
          </w:tcPr>
          <w:p w14:paraId="25384571" w14:textId="77777777">
            <w:pPr>
              <w:jc w:val="center"/>
              <w:rPr>
                <w:rFonts w:cs="Arial"/>
              </w:rPr>
            </w:pPr>
            <w:r>
              <w:rPr>
                <w:rFonts w:cs="Arial"/>
              </w:rPr>
              <w:sym w:font="Wingdings" w:char="F0FC"/>
            </w:r>
          </w:p>
        </w:tc>
        <w:tc xmlns:tara="kcentrix:tara" tara:rowspan="1" tara:colspan="1">
          <w:tcPr>
            <w:tcW w:w="1701" w:type="dxa"/>
            <w:tcBorders>
              <w:top w:val="single" w:color="auto" w:sz="4" w:space="0"/>
              <w:left w:val="single" w:color="auto" w:sz="4" w:space="0"/>
              <w:bottom w:val="single" w:color="auto" w:sz="4" w:space="0"/>
              <w:right w:val="single" w:color="auto" w:sz="4" w:space="0"/>
            </w:tcBorders>
          </w:tcPr>
          <w:p w14:paraId="7ACCB89E" w14:textId="77777777">
            <w:pPr>
              <w:jc w:val="center"/>
              <w:rPr>
                <w:rFonts w:cs="Arial"/>
              </w:rPr>
            </w:pPr>
          </w:p>
        </w:tc>
      </w:tr>
      <w:tr w14:paraId="395439C9"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hideMark/>
          </w:tcPr>
          <w:p w14:paraId="40854D96" w14:textId="77777777">
            <w:pPr>
              <w:rPr>
                <w:rFonts w:cs="Arial"/>
              </w:rPr>
            </w:pPr>
            <w:r>
              <w:rPr>
                <w:rFonts w:cs="Arial"/>
              </w:rPr>
              <w:t>Head of Department (HoD)</w:t>
            </w:r>
          </w:p>
        </w:tc>
        <w:tc xmlns:tara="kcentrix:tara" tara:rowspan="1" tara:colspan="2">
          <w:tcPr>
            <w:tcW w:w="3118" w:type="dxa"/>
            <w:gridSpan w:val="2"/>
            <w:tcBorders>
              <w:top w:val="single" w:color="auto" w:sz="4" w:space="0"/>
              <w:left w:val="single" w:color="auto" w:sz="4" w:space="0"/>
              <w:bottom w:val="single" w:color="auto" w:sz="4" w:space="0"/>
              <w:right w:val="single" w:color="auto" w:sz="4" w:space="0"/>
            </w:tcBorders>
            <w:hideMark/>
          </w:tcPr>
          <w:p w14:paraId="54FE42C4" w14:textId="77777777">
            <w:pPr>
              <w:tabs>
                <w:tab w:val="left" w:pos="284"/>
              </w:tabs>
              <w:ind w:left="284" w:hanging="284"/>
              <w:rPr>
                <w:rFonts w:cs="Arial"/>
              </w:rPr>
            </w:pPr>
            <w:r>
              <w:rPr>
                <w:rFonts w:cs="Arial"/>
              </w:rPr>
              <w:sym w:font="Wingdings" w:char="F0FC"/>
              <w:t xml:space="preserve"> (</w:t>
            </w:r>
            <w:r>
              <w:rPr>
                <w:rFonts w:cs="Arial"/>
                <w:i/>
              </w:rPr>
              <w:t>budget, schedule, resources</w:t>
            </w:r>
            <w:r>
              <w:rPr>
                <w:rFonts w:cs="Arial"/>
              </w:rPr>
              <w:t>)</w:t>
            </w:r>
          </w:p>
        </w:tc>
      </w:tr>
      <w:tr w14:paraId="7B980523"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hideMark/>
          </w:tcPr>
          <w:p w14:paraId="6F39B307" w14:textId="77777777">
            <w:pPr>
              <w:rPr>
                <w:rFonts w:cs="Arial"/>
              </w:rPr>
            </w:pPr>
            <w:r>
              <w:rPr>
                <w:rFonts w:cs="Arial"/>
              </w:rPr>
              <w:t>Safety Assurance Manager (SAM)</w:t>
            </w:r>
          </w:p>
        </w:tc>
        <w:tc xmlns:tara="kcentrix:tara" tara:rowspan="1" tara:colspan="2">
          <w:tcPr>
            <w:tcW w:w="3118" w:type="dxa"/>
            <w:gridSpan w:val="2"/>
            <w:tcBorders>
              <w:top w:val="single" w:color="auto" w:sz="4" w:space="0"/>
              <w:left w:val="single" w:color="auto" w:sz="4" w:space="0"/>
              <w:bottom w:val="single" w:color="auto" w:sz="4" w:space="0"/>
              <w:right w:val="single" w:color="auto" w:sz="4" w:space="0"/>
            </w:tcBorders>
            <w:hideMark/>
          </w:tcPr>
          <w:p w14:paraId="1395F9AC" w14:textId="77777777">
            <w:pPr>
              <w:tabs>
                <w:tab w:val="left" w:pos="284"/>
              </w:tabs>
              <w:ind w:left="284" w:hanging="284"/>
              <w:rPr>
                <w:rFonts w:cs="Arial"/>
              </w:rPr>
            </w:pPr>
            <w:r>
              <w:rPr>
                <w:rFonts w:cs="Arial"/>
              </w:rPr>
              <w:sym w:font="Wingdings" w:char="F0FC"/>
              <w:t xml:space="preserve"> (</w:t>
            </w:r>
            <w:r>
              <w:rPr>
                <w:rFonts w:cs="Arial"/>
                <w:i/>
              </w:rPr>
              <w:t>requirements, scope</w:t>
            </w:r>
            <w:r>
              <w:rPr>
                <w:rFonts w:cs="Arial"/>
              </w:rPr>
              <w:t>)</w:t>
            </w:r>
          </w:p>
        </w:tc>
      </w:tr>
      <w:tr w14:paraId="3FD9922A"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hideMark/>
          </w:tcPr>
          <w:p w14:paraId="1209FEC3" w14:textId="77777777">
            <w:pPr>
              <w:rPr>
                <w:rFonts w:cs="Arial"/>
              </w:rPr>
            </w:pPr>
            <w:r>
              <w:rPr>
                <w:rFonts w:cs="Arial"/>
              </w:rPr>
              <w:t>Quality Assurance Manager (QAM)</w:t>
            </w:r>
          </w:p>
        </w:tc>
        <w:tc xmlns:tara="kcentrix:tara" tara:rowspan="1" tara:colspan="2">
          <w:tcPr>
            <w:tcW w:w="3118" w:type="dxa"/>
            <w:gridSpan w:val="2"/>
            <w:tcBorders>
              <w:top w:val="single" w:color="auto" w:sz="4" w:space="0"/>
              <w:left w:val="single" w:color="auto" w:sz="4" w:space="0"/>
              <w:bottom w:val="single" w:color="auto" w:sz="4" w:space="0"/>
              <w:right w:val="single" w:color="auto" w:sz="4" w:space="0"/>
            </w:tcBorders>
            <w:hideMark/>
          </w:tcPr>
          <w:p w14:paraId="247F39CF" w14:textId="77777777">
            <w:pPr>
              <w:tabs>
                <w:tab w:val="left" w:pos="284"/>
              </w:tabs>
              <w:ind w:left="284" w:hanging="284"/>
              <w:rPr>
                <w:rFonts w:cs="Arial"/>
              </w:rPr>
            </w:pPr>
            <w:r>
              <w:rPr>
                <w:rFonts w:cs="Arial"/>
              </w:rPr>
              <w:sym w:font="Wingdings" w:char="F0FC"/>
              <w:t xml:space="preserve"> (</w:t>
            </w:r>
            <w:r>
              <w:rPr>
                <w:rFonts w:cs="Arial"/>
                <w:i/>
              </w:rPr>
              <w:t>schedule, quality</w:t>
            </w:r>
            <w:r>
              <w:rPr>
                <w:rFonts w:cs="Arial"/>
              </w:rPr>
              <w:t>)</w:t>
            </w:r>
          </w:p>
        </w:tc>
      </w:tr>
      <w:tr w14:paraId="3ADF1ABA"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hideMark/>
          </w:tcPr>
          <w:p w14:paraId="18C9388A" w14:textId="798E4A06">
            <w:pPr>
              <w:rPr>
                <w:rFonts w:cs="Arial"/>
              </w:rPr>
            </w:pPr>
            <w:r>
              <w:rPr>
                <w:rFonts w:cs="Arial"/>
              </w:rPr>
              <w:t>Test Manager (IVM)</w:t>
            </w:r>
          </w:p>
        </w:tc>
        <w:tc xmlns:tara="kcentrix:tara" tara:rowspan="1" tara:colspan="2">
          <w:tcPr>
            <w:tcW w:w="3118" w:type="dxa"/>
            <w:gridSpan w:val="2"/>
            <w:tcBorders>
              <w:top w:val="single" w:color="auto" w:sz="4" w:space="0"/>
              <w:left w:val="single" w:color="auto" w:sz="4" w:space="0"/>
              <w:bottom w:val="single" w:color="auto" w:sz="4" w:space="0"/>
              <w:right w:val="single" w:color="auto" w:sz="4" w:space="0"/>
            </w:tcBorders>
            <w:hideMark/>
          </w:tcPr>
          <w:p w14:paraId="7A8AD375" w14:textId="77777777">
            <w:pPr>
              <w:tabs>
                <w:tab w:val="left" w:pos="284"/>
              </w:tabs>
              <w:ind w:left="284" w:hanging="284"/>
              <w:rPr>
                <w:rFonts w:cs="Arial"/>
              </w:rPr>
            </w:pPr>
            <w:r>
              <w:rPr>
                <w:rFonts w:cs="Arial"/>
              </w:rPr>
              <w:sym w:font="Wingdings" w:char="F0FC"/>
              <w:t xml:space="preserve"> (</w:t>
            </w:r>
            <w:r>
              <w:rPr>
                <w:rFonts w:cs="Arial"/>
                <w:i/>
              </w:rPr>
              <w:t>requirements, scope, quality</w:t>
            </w:r>
            <w:r>
              <w:rPr>
                <w:rFonts w:cs="Arial"/>
              </w:rPr>
              <w:t>)</w:t>
            </w:r>
          </w:p>
        </w:tc>
      </w:tr>
      <w:tr w14:paraId="7ACC4340" w14:textId="77777777">
        <w:trPr>
          <w:tblHeader/>
          <w:jc w:val="center"/>
        </w:trPr>
        <w:tc xmlns:tara="kcentrix:tara" tara:rowspan="1" tara:colspan="1">
          <w:tcPr>
            <w:tcW w:w="4536" w:type="dxa"/>
            <w:tcBorders>
              <w:top w:val="single" w:color="auto" w:sz="4" w:space="0"/>
              <w:left w:val="single" w:color="auto" w:sz="4" w:space="0"/>
              <w:bottom w:val="single" w:color="auto" w:sz="4" w:space="0"/>
              <w:right w:val="single" w:color="auto" w:sz="4" w:space="0"/>
            </w:tcBorders>
            <w:hideMark/>
          </w:tcPr>
          <w:p w14:paraId="1C1128B7" w14:textId="77777777">
            <w:pPr>
              <w:rPr>
                <w:rFonts w:cs="Arial"/>
              </w:rPr>
            </w:pPr>
            <w:r>
              <w:rPr>
                <w:rFonts w:cs="Arial"/>
              </w:rPr>
              <w:t>Validator (VAL)</w:t>
            </w:r>
          </w:p>
        </w:tc>
        <w:tc xmlns:tara="kcentrix:tara" tara:rowspan="1" tara:colspan="2">
          <w:tcPr>
            <w:tcW w:w="3118" w:type="dxa"/>
            <w:gridSpan w:val="2"/>
            <w:tcBorders>
              <w:top w:val="single" w:color="auto" w:sz="4" w:space="0"/>
              <w:left w:val="single" w:color="auto" w:sz="4" w:space="0"/>
              <w:bottom w:val="single" w:color="auto" w:sz="4" w:space="0"/>
              <w:right w:val="single" w:color="auto" w:sz="4" w:space="0"/>
            </w:tcBorders>
            <w:hideMark/>
          </w:tcPr>
          <w:p w14:paraId="5953B179" w14:textId="77777777">
            <w:pPr>
              <w:tabs>
                <w:tab w:val="left" w:pos="284"/>
              </w:tabs>
              <w:ind w:left="284" w:hanging="284"/>
              <w:rPr>
                <w:rFonts w:cs="Arial"/>
              </w:rPr>
            </w:pPr>
            <w:r>
              <w:rPr>
                <w:rFonts w:cs="Arial"/>
              </w:rPr>
              <w:sym w:font="Wingdings" w:char="F0FC"/>
              <w:t xml:space="preserve"> (</w:t>
            </w:r>
            <w:r>
              <w:rPr>
                <w:rFonts w:cs="Arial"/>
                <w:i/>
              </w:rPr>
              <w:t>requirements, scope, quality</w:t>
            </w:r>
            <w:r>
              <w:rPr>
                <w:rFonts w:cs="Arial"/>
              </w:rPr>
              <w:t>)</w:t>
            </w:r>
          </w:p>
        </w:tc>
      </w:tr>
    </w:tbl>
    <w:p w14:paraId="093CD55B" w14:textId="4FDBE947">
      <w:pPr>
        <w:jc w:val="center"/>
        <w:rPr>
          <w:b/>
        </w:rPr>
      </w:pPr>
      <w:bookmarkStart w:name="_Toc241843868" w:id="137"/>
      <w:r>
        <w:rPr>
          <w:b/>
        </w:rPr>
        <w:t xml:space="preserve">Table </w:t>
      </w:r>
      <w:r>
        <w:rPr>
          <w:b/>
        </w:rPr>
        <w:fldChar w:fldCharType="begin"/>
      </w:r>
      <w:r>
        <w:rPr>
          <w:b/>
        </w:rPr>
        <w:instrText xml:space="preserve"> SEQ Table \* ARABIC </w:instrText>
      </w:r>
      <w:r>
        <w:rPr>
          <w:b/>
        </w:rPr>
        <w:fldChar w:fldCharType="separate"/>
      </w:r>
      <w:r>
        <w:rPr>
          <w:b/>
        </w:rPr>
        <w:t>18</w:t>
      </w:r>
      <w:r>
        <w:rPr>
          <w:b/>
        </w:rPr>
        <w:fldChar w:fldCharType="end"/>
      </w:r>
      <w:r>
        <w:rPr>
          <w:b/>
        </w:rPr>
        <w:t>: CCB</w:t>
      </w:r>
      <w:bookmarkEnd w:id="137"/>
    </w:p>
    <w:p w14:paraId="7DD1B522" w14:textId="77777777">
      <w:pPr>
        <w:jc w:val="center"/>
        <w:rPr>
          <w:b/>
        </w:rPr>
      </w:pPr>
    </w:p>
    <w:p w14:paraId="711ED894" w14:textId="328B1D58">
      <w:pPr>
        <w:rPr>
          <w:szCs w:val="22"/>
          <w:lang w:eastAsia="de-DE"/>
        </w:rPr>
      </w:pPr>
      <w:r>
        <w:rPr>
          <w:szCs w:val="22"/>
          <w:lang w:eastAsia="de-DE"/>
        </w:rPr>
        <w:t>Other project team members are invited to the CCB if specifically needed.</w:t>
      </w:r>
    </w:p>
    <w:p w14:paraId="1DF18A32" w14:textId="77777777">
      <w:pPr>
        <w:spacing w:before="0" w:after="0" w:line="240" w:lineRule="auto"/>
        <w:jc w:val="left"/>
        <w:rPr>
          <w:szCs w:val="22"/>
          <w:lang w:eastAsia="de-DE"/>
        </w:rPr>
      </w:pPr>
      <w:r>
        <w:rPr>
          <w:szCs w:val="22"/>
          <w:lang w:eastAsia="de-DE"/>
        </w:rPr>
        <w:br w:type="page"/>
      </w:r>
    </w:p>
    <w:p w14:paraId="47679017" w14:textId="77777777">
      <w:pPr>
        <w:pStyle w:val="Heading2"/>
      </w:pPr>
      <w:bookmarkStart w:name="_Toc241843934" w:id="139"/>
      <w:r>
        <w:lastRenderedPageBreak/>
        <w:t>System Engineering Supplies</w:t>
      </w:r>
      <w:bookmarkEnd w:id="139"/>
    </w:p>
    <w:p w14:paraId="25ED037E" w14:textId="467ADA05">
      <w:pPr>
        <w:pStyle w:val="Paragraph"/>
      </w:pPr>
      <w:r>
        <w:t xml:space="preserve">Any reuse of a finished or purchased product will be stated in the DVa </w:t>
      </w:r>
      <w:r>
        <w:fldChar w:fldCharType="begin"/>
      </w:r>
      <w:r>
        <w:instrText xml:space="preserve"> REF DVA \h </w:instrText>
      </w:r>
      <w:r>
        <w:fldChar w:fldCharType="separate"/>
      </w:r>
      <w:r>
        <w:t>[2]</w:t>
      </w:r>
      <w:r>
        <w:fldChar w:fldCharType="end"/>
      </w:r>
    </w:p>
    <w:p w14:paraId="4F780C64" w14:textId="77777777">
      <w:pPr>
        <w:pStyle w:val="Heading2"/>
      </w:pPr>
      <w:bookmarkStart w:name="_Toc175915058" w:id="140"/>
      <w:bookmarkStart w:name="_Ref191038265" w:id="141"/>
      <w:bookmarkStart w:name="_Toc241843935" w:id="142"/>
      <w:bookmarkStart w:name="_Toc276199111" w:id="143"/>
      <w:r>
        <w:t>Input Data</w:t>
      </w:r>
      <w:bookmarkEnd w:id="140"/>
      <w:bookmarkEnd w:id="141"/>
      <w:bookmarkEnd w:id="142"/>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38"/>
        <w:gridCol w:w="2310"/>
        <w:gridCol w:w="2415"/>
        <w:gridCol w:w="2321"/>
      </w:tblGrid>
      <w:tr w14:paraId="64792631" w14:textId="77777777">
        <w:trPr>
          <w:trHeight w:val="300"/>
        </w:trPr>
        <w:tc xmlns:tara="kcentrix:tara" tara:rowspan="1" tara:colspan="1">
          <w:tcPr>
            <w:tcW w:w="247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5AE49D1" w14:textId="77777777">
            <w:pPr>
              <w:pStyle w:val="Text"/>
              <w:tabs>
                <w:tab w:val="clear" w:pos="1080"/>
                <w:tab w:val="left" w:pos="346"/>
              </w:tabs>
              <w:ind w:left="346"/>
              <w:rPr>
                <w:b/>
                <w:bCs/>
                <w:sz w:val="20"/>
                <w:lang w:val="en-US" w:eastAsia="ja-JP"/>
              </w:rPr>
            </w:pPr>
            <w:r>
              <w:rPr>
                <w:b/>
                <w:bCs/>
                <w:sz w:val="20"/>
                <w:lang w:val="en-US" w:eastAsia="ja-JP"/>
              </w:rPr>
              <w:t>Input item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A52CAEA" w14:textId="77777777">
            <w:pPr>
              <w:pStyle w:val="Text"/>
              <w:tabs>
                <w:tab w:val="clear" w:pos="1080"/>
                <w:tab w:val="left" w:pos="346"/>
              </w:tabs>
              <w:ind w:left="346"/>
              <w:rPr>
                <w:b/>
                <w:bCs/>
                <w:sz w:val="20"/>
                <w:lang w:val="en-US" w:eastAsia="ja-JP"/>
              </w:rPr>
            </w:pPr>
            <w:r>
              <w:rPr>
                <w:b/>
                <w:bCs/>
                <w:sz w:val="20"/>
                <w:lang w:val="en-US" w:eastAsia="ja-JP"/>
              </w:rPr>
              <w:t>Version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053F53BF" w14:textId="77777777">
            <w:pPr>
              <w:pStyle w:val="Text"/>
              <w:tabs>
                <w:tab w:val="clear" w:pos="1080"/>
                <w:tab w:val="left" w:pos="346"/>
              </w:tabs>
              <w:ind w:left="346"/>
              <w:rPr>
                <w:b/>
                <w:bCs/>
                <w:sz w:val="20"/>
                <w:lang w:val="en-US" w:eastAsia="ja-JP"/>
              </w:rPr>
            </w:pPr>
            <w:r>
              <w:rPr>
                <w:b/>
                <w:bCs/>
                <w:sz w:val="20"/>
                <w:lang w:val="en-US" w:eastAsia="ja-JP"/>
              </w:rPr>
              <w:t>Generic baseline / applicable configuration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97C669B" w14:textId="77777777">
            <w:pPr>
              <w:pStyle w:val="Text"/>
              <w:tabs>
                <w:tab w:val="clear" w:pos="1080"/>
                <w:tab w:val="left" w:pos="346"/>
              </w:tabs>
              <w:ind w:left="346"/>
              <w:rPr>
                <w:b/>
                <w:bCs/>
                <w:sz w:val="20"/>
                <w:lang w:val="en-US" w:eastAsia="ja-JP"/>
              </w:rPr>
            </w:pPr>
            <w:r>
              <w:rPr>
                <w:b/>
                <w:bCs/>
                <w:sz w:val="20"/>
                <w:lang w:val="en-US" w:eastAsia="ja-JP"/>
              </w:rPr>
              <w:t>Provider </w:t>
            </w:r>
          </w:p>
        </w:tc>
      </w:tr>
      <w:tr w14:paraId="77FA9721" w14:textId="77777777">
        <w:trPr>
          <w:trHeight w:val="300"/>
        </w:trPr>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16BB167F" w14:textId="77777777">
            <w:pPr>
              <w:pStyle w:val="Text"/>
              <w:tabs>
                <w:tab w:val="clear" w:pos="1080"/>
                <w:tab w:val="left" w:pos="346"/>
              </w:tabs>
              <w:ind w:left="346"/>
              <w:rPr>
                <w:sz w:val="20"/>
                <w:lang w:val="en-US" w:eastAsia="ja-JP"/>
              </w:rPr>
            </w:pPr>
            <w:r>
              <w:rPr>
                <w:sz w:val="20"/>
                <w:lang w:val="en-US" w:eastAsia="ja-JP"/>
              </w:rPr>
              <w:t>ELEKTRA 2 generic Interlocking baseline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225AC0CF" w14:textId="77777777">
            <w:pPr>
              <w:pStyle w:val="Text"/>
              <w:tabs>
                <w:tab w:val="clear" w:pos="1080"/>
                <w:tab w:val="left" w:pos="346"/>
              </w:tabs>
              <w:ind w:left="346"/>
              <w:rPr>
                <w:sz w:val="20"/>
                <w:lang w:val="en-US" w:eastAsia="ja-JP"/>
              </w:rPr>
            </w:pPr>
            <w:r>
              <w:rPr>
                <w:sz w:val="20"/>
                <w:lang w:val="en-US" w:eastAsia="ja-JP"/>
              </w:rPr>
              <w:t>ELINT PV 2.9.1A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0EA3814C" w14:textId="77777777">
            <w:pPr>
              <w:pStyle w:val="Text"/>
              <w:tabs>
                <w:tab w:val="clear" w:pos="1080"/>
                <w:tab w:val="left" w:pos="346"/>
              </w:tabs>
              <w:ind w:left="346"/>
              <w:rPr>
                <w:sz w:val="20"/>
                <w:lang w:val="en-US" w:eastAsia="ja-JP"/>
              </w:rPr>
            </w:pPr>
            <w:r>
              <w:rPr>
                <w:sz w:val="20"/>
                <w:lang w:val="en-US" w:eastAsia="ja-JP"/>
              </w:rPr>
              <w:t>BL INT_22.07; MMI SW EBO2_INT_22.06; NIC HU 1.0.5; SEC INT 2.0.0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31A3E7A6" w14:textId="77777777">
            <w:pPr>
              <w:pStyle w:val="Text"/>
              <w:tabs>
                <w:tab w:val="clear" w:pos="1080"/>
                <w:tab w:val="left" w:pos="346"/>
              </w:tabs>
              <w:ind w:left="346"/>
              <w:rPr>
                <w:sz w:val="20"/>
                <w:lang w:val="en-US" w:eastAsia="ja-JP"/>
              </w:rPr>
            </w:pPr>
            <w:r>
              <w:rPr>
                <w:sz w:val="20"/>
                <w:lang w:val="en-US" w:eastAsia="ja-JP"/>
              </w:rPr>
              <w:t>Hitachi Rail Austria </w:t>
            </w:r>
          </w:p>
        </w:tc>
      </w:tr>
      <w:tr w14:paraId="467334C6" w14:textId="77777777">
        <w:trPr>
          <w:trHeight w:val="300"/>
        </w:trPr>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6384C64C" w14:textId="77777777">
            <w:pPr>
              <w:pStyle w:val="Text"/>
              <w:tabs>
                <w:tab w:val="clear" w:pos="1080"/>
                <w:tab w:val="left" w:pos="346"/>
              </w:tabs>
              <w:ind w:left="346"/>
              <w:rPr>
                <w:sz w:val="20"/>
                <w:lang w:val="en-US" w:eastAsia="ja-JP"/>
              </w:rPr>
            </w:pPr>
            <w:r>
              <w:rPr>
                <w:sz w:val="20"/>
                <w:lang w:val="en-US" w:eastAsia="ja-JP"/>
              </w:rPr>
              <w:t>ETCS L2 / RBC generic baseline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77B82E71" w14:textId="77777777">
            <w:pPr>
              <w:pStyle w:val="Text"/>
              <w:tabs>
                <w:tab w:val="clear" w:pos="1080"/>
                <w:tab w:val="left" w:pos="346"/>
              </w:tabs>
              <w:ind w:left="346"/>
              <w:rPr>
                <w:sz w:val="20"/>
                <w:lang w:val="en-US" w:eastAsia="ja-JP"/>
              </w:rPr>
            </w:pPr>
            <w:r>
              <w:rPr>
                <w:sz w:val="20"/>
                <w:lang w:val="en-US" w:eastAsia="ja-JP"/>
              </w:rPr>
              <w:t>RBC HU 1.2.1.A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6FDAA746" w14:textId="77777777">
            <w:pPr>
              <w:pStyle w:val="Text"/>
              <w:tabs>
                <w:tab w:val="clear" w:pos="1080"/>
                <w:tab w:val="left" w:pos="346"/>
              </w:tabs>
              <w:ind w:left="346"/>
              <w:rPr>
                <w:sz w:val="20"/>
                <w:lang w:val="en-US" w:eastAsia="ja-JP"/>
              </w:rPr>
            </w:pPr>
            <w:r>
              <w:rPr>
                <w:sz w:val="20"/>
                <w:lang w:val="en-US" w:eastAsia="ja-JP"/>
              </w:rPr>
              <w:t>UNISIG SRS 2.3.0d; existing RBC HW Release 3.1 is retained </w:t>
            </w:r>
          </w:p>
        </w:tc>
        <w:tc xmlns:tara="kcentrix:tara" tara:rowspan="1" tara:colspan="1">
          <w:tcPr>
            <w:tcW w:w="2475" w:type="dxa"/>
            <w:tcBorders>
              <w:top w:val="single" w:color="auto" w:sz="6" w:space="0"/>
              <w:left w:val="single" w:color="auto" w:sz="6" w:space="0"/>
              <w:bottom w:val="single" w:color="auto" w:sz="6" w:space="0"/>
              <w:right w:val="single" w:color="auto" w:sz="6" w:space="0"/>
            </w:tcBorders>
            <w:vAlign w:val="center"/>
            <w:hideMark/>
          </w:tcPr>
          <w:p w14:paraId="32501CF2" w14:textId="77777777">
            <w:pPr>
              <w:pStyle w:val="Text"/>
              <w:tabs>
                <w:tab w:val="clear" w:pos="1080"/>
                <w:tab w:val="left" w:pos="346"/>
              </w:tabs>
              <w:ind w:left="346"/>
              <w:rPr>
                <w:sz w:val="20"/>
                <w:lang w:val="en-US" w:eastAsia="ja-JP"/>
              </w:rPr>
            </w:pPr>
            <w:r>
              <w:rPr>
                <w:sz w:val="20"/>
                <w:lang w:val="en-US" w:eastAsia="ja-JP"/>
              </w:rPr>
              <w:t>Hitachi Rail Germany </w:t>
            </w:r>
          </w:p>
        </w:tc>
      </w:tr>
    </w:tbl>
    <w:p w14:paraId="27279187" w14:textId="5E597C9F">
      <w:pPr>
        <w:jc w:val="center"/>
        <w:rPr>
          <w:b/>
        </w:rPr>
      </w:pPr>
      <w:bookmarkStart w:name="_Toc241843869" w:id="145"/>
      <w:bookmarkStart w:name="_Toc319324528" w:id="146"/>
      <w:r>
        <w:rPr>
          <w:b/>
        </w:rPr>
        <w:t xml:space="preserve">Table </w:t>
      </w:r>
      <w:r>
        <w:rPr>
          <w:b/>
        </w:rPr>
        <w:fldChar w:fldCharType="begin"/>
      </w:r>
      <w:r>
        <w:rPr>
          <w:b/>
        </w:rPr>
        <w:instrText xml:space="preserve"> SEQ Table \* ARABIC </w:instrText>
      </w:r>
      <w:r>
        <w:rPr>
          <w:b/>
        </w:rPr>
        <w:fldChar w:fldCharType="separate"/>
      </w:r>
      <w:r>
        <w:rPr>
          <w:b/>
        </w:rPr>
        <w:t>19</w:t>
      </w:r>
      <w:r>
        <w:rPr>
          <w:b/>
        </w:rPr>
        <w:fldChar w:fldCharType="end"/>
      </w:r>
      <w:r>
        <w:rPr>
          <w:b/>
        </w:rPr>
        <w:t>: Suppliers Input Data</w:t>
      </w:r>
      <w:bookmarkEnd w:id="145"/>
    </w:p>
    <w:p w14:paraId="7EE4B3D4" w14:textId="77777777">
      <w:pPr>
        <w:rPr>
          <w:rFonts w:cs="Arial"/>
          <w:iCs/>
          <w:szCs w:val="22"/>
          <w:lang w:eastAsia="de-DE"/>
        </w:rPr>
      </w:pPr>
      <w:r>
        <w:rPr>
          <w:rFonts w:cs="Arial"/>
          <w:iCs/>
          <w:szCs w:val="22"/>
          <w:lang w:eastAsia="de-DE"/>
        </w:rPr>
        <w:t>In case of any customer specific adaptions of generic deliveries a Change Management Process will be initiated by the SEM.</w:t>
      </w:r>
    </w:p>
    <w:p w14:paraId="400EABC1" w14:textId="52D31A0D">
      <w:pPr>
        <w:spacing w:before="0" w:after="0" w:line="240" w:lineRule="auto"/>
        <w:jc w:val="left"/>
        <w:rPr>
          <w:rFonts w:cs="Arial"/>
          <w:iCs/>
          <w:szCs w:val="22"/>
          <w:lang w:eastAsia="de-DE"/>
        </w:rPr>
      </w:pPr>
      <w:r>
        <w:rPr>
          <w:rFonts w:cs="Arial"/>
          <w:iCs/>
          <w:szCs w:val="22"/>
          <w:lang w:eastAsia="de-DE"/>
        </w:rPr>
        <w:br w:type="page"/>
      </w:r>
    </w:p>
    <w:p w14:paraId="26D3B657" w14:textId="688B92E0">
      <w:pPr>
        <w:pStyle w:val="Heading2"/>
      </w:pPr>
      <w:bookmarkStart w:name="_Toc10188410" w:id="147"/>
      <w:bookmarkStart w:name="_Toc241843936" w:id="148"/>
      <w:bookmarkStart w:name="_Ref164432020" w:id="149"/>
      <w:bookmarkStart w:name="_Toc175915059" w:id="150"/>
      <w:bookmarkEnd w:id="147"/>
      <w:r>
        <w:lastRenderedPageBreak/>
        <w:t>Preconditions</w:t>
      </w:r>
      <w:bookmarkEnd w:id="146"/>
      <w:bookmarkEnd w:id="148"/>
      <w:r>
        <w:t xml:space="preserve"> </w:t>
      </w:r>
      <w:bookmarkEnd w:id="149"/>
      <w:bookmarkEnd w:id="150"/>
    </w:p>
    <w:tbl>
      <w:tblPr>
        <w:tblW w:w="102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1432"/>
        <w:gridCol w:w="2391"/>
        <w:gridCol w:w="3509"/>
        <w:gridCol w:w="2883"/>
      </w:tblGrid>
      <w:tr w14:paraId="287B63A7" w14:textId="77777777">
        <w:trPr>
          <w:trHeight w:val="300"/>
        </w:trPr>
        <w:tc xmlns:tara="kcentrix:tara" tara:rowspan="1" tara:colspan="1">
          <w:tcPr>
            <w:tcW w:w="1432"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45B5F316" w14:textId="77777777">
            <w:pPr>
              <w:pStyle w:val="Text"/>
              <w:tabs>
                <w:tab w:val="clear" w:pos="1080"/>
                <w:tab w:val="left" w:pos="157"/>
              </w:tabs>
              <w:ind w:left="157"/>
              <w:rPr>
                <w:b/>
                <w:bCs/>
                <w:sz w:val="20"/>
                <w:lang w:val="en-US" w:eastAsia="ja-JP"/>
              </w:rPr>
            </w:pPr>
            <w:r>
              <w:rPr>
                <w:b/>
                <w:bCs/>
                <w:sz w:val="20"/>
                <w:lang w:val="en-US" w:eastAsia="ja-JP"/>
              </w:rPr>
              <w:t>Solution </w:t>
            </w:r>
          </w:p>
        </w:tc>
        <w:tc xmlns:tara="kcentrix:tara" tara:rowspan="1" tara:colspan="1">
          <w:tcPr>
            <w:tcW w:w="2391"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703B72BF" w14:textId="77777777">
            <w:pPr>
              <w:pStyle w:val="Text"/>
              <w:tabs>
                <w:tab w:val="clear" w:pos="1080"/>
                <w:tab w:val="left" w:pos="157"/>
              </w:tabs>
              <w:ind w:left="157"/>
              <w:rPr>
                <w:b/>
                <w:bCs/>
                <w:sz w:val="20"/>
                <w:lang w:val="en-US" w:eastAsia="ja-JP"/>
              </w:rPr>
            </w:pPr>
            <w:r>
              <w:rPr>
                <w:b/>
                <w:bCs/>
                <w:sz w:val="20"/>
                <w:lang w:val="en-US" w:eastAsia="ja-JP"/>
              </w:rPr>
              <w:t>Precondition </w:t>
            </w:r>
          </w:p>
        </w:tc>
        <w:tc xmlns:tara="kcentrix:tara" tara:rowspan="1" tara:colspan="1">
          <w:tcPr>
            <w:tcW w:w="3509"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33AE0ED6" w14:textId="77777777">
            <w:pPr>
              <w:pStyle w:val="Text"/>
              <w:tabs>
                <w:tab w:val="clear" w:pos="1080"/>
                <w:tab w:val="left" w:pos="157"/>
              </w:tabs>
              <w:ind w:left="157"/>
              <w:rPr>
                <w:b/>
                <w:bCs/>
                <w:sz w:val="20"/>
                <w:lang w:val="en-US" w:eastAsia="ja-JP"/>
              </w:rPr>
            </w:pPr>
            <w:r>
              <w:rPr>
                <w:b/>
                <w:bCs/>
                <w:sz w:val="20"/>
                <w:lang w:val="en-US" w:eastAsia="ja-JP"/>
              </w:rPr>
              <w:t>Project-specific application </w:t>
            </w:r>
          </w:p>
        </w:tc>
        <w:tc xmlns:tara="kcentrix:tara" tara:rowspan="1" tara:colspan="1">
          <w:tcPr>
            <w:tcW w:w="2883"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377BEE8D" w14:textId="77777777">
            <w:pPr>
              <w:pStyle w:val="Text"/>
              <w:tabs>
                <w:tab w:val="clear" w:pos="1080"/>
                <w:tab w:val="left" w:pos="157"/>
              </w:tabs>
              <w:ind w:left="157"/>
              <w:rPr>
                <w:b/>
                <w:bCs/>
                <w:sz w:val="20"/>
                <w:lang w:val="en-US" w:eastAsia="ja-JP"/>
              </w:rPr>
            </w:pPr>
            <w:r>
              <w:rPr>
                <w:b/>
                <w:bCs/>
                <w:sz w:val="20"/>
                <w:lang w:val="en-US" w:eastAsia="ja-JP"/>
              </w:rPr>
              <w:t>Status / required point </w:t>
            </w:r>
          </w:p>
        </w:tc>
      </w:tr>
      <w:tr w14:paraId="480A9890" w14:textId="77777777">
        <w:trPr>
          <w:trHeight w:val="300"/>
        </w:trPr>
        <w:tc xmlns:tara="kcentrix:tara" tara:rowspan="1" tara:colspan="1">
          <w:tcPr>
            <w:tcW w:w="1432" w:type="dxa"/>
            <w:tcBorders>
              <w:top w:val="single" w:color="auto" w:sz="6" w:space="0"/>
              <w:left w:val="single" w:color="auto" w:sz="6" w:space="0"/>
              <w:bottom w:val="single" w:color="auto" w:sz="6" w:space="0"/>
              <w:right w:val="single" w:color="auto" w:sz="6" w:space="0"/>
            </w:tcBorders>
            <w:vAlign w:val="center"/>
            <w:hideMark/>
          </w:tcPr>
          <w:p w14:paraId="20AABBA3" w14:textId="77777777">
            <w:pPr>
              <w:pStyle w:val="Text"/>
              <w:tabs>
                <w:tab w:val="clear" w:pos="1080"/>
                <w:tab w:val="left" w:pos="157"/>
              </w:tabs>
              <w:ind w:left="157"/>
              <w:rPr>
                <w:sz w:val="20"/>
                <w:lang w:val="en-US" w:eastAsia="ja-JP"/>
              </w:rPr>
            </w:pPr>
            <w:r>
              <w:rPr>
                <w:sz w:val="20"/>
                <w:lang w:val="en-US" w:eastAsia="ja-JP"/>
              </w:rPr>
              <w:t>Interlocking </w:t>
            </w:r>
          </w:p>
        </w:tc>
        <w:tc xmlns:tara="kcentrix:tara" tara:rowspan="1" tara:colspan="1">
          <w:tcPr>
            <w:tcW w:w="2391" w:type="dxa"/>
            <w:tcBorders>
              <w:top w:val="single" w:color="auto" w:sz="6" w:space="0"/>
              <w:left w:val="single" w:color="auto" w:sz="6" w:space="0"/>
              <w:bottom w:val="single" w:color="auto" w:sz="6" w:space="0"/>
              <w:right w:val="single" w:color="auto" w:sz="6" w:space="0"/>
            </w:tcBorders>
            <w:vAlign w:val="center"/>
            <w:hideMark/>
          </w:tcPr>
          <w:p w14:paraId="50ED1802" w14:textId="77777777">
            <w:pPr>
              <w:pStyle w:val="Text"/>
              <w:tabs>
                <w:tab w:val="clear" w:pos="1080"/>
                <w:tab w:val="left" w:pos="157"/>
              </w:tabs>
              <w:ind w:left="157"/>
              <w:rPr>
                <w:sz w:val="20"/>
                <w:lang w:val="en-US" w:eastAsia="ja-JP"/>
              </w:rPr>
            </w:pPr>
            <w:r>
              <w:rPr>
                <w:sz w:val="20"/>
                <w:lang w:val="en-US" w:eastAsia="ja-JP"/>
              </w:rPr>
              <w:t>Generic baseline available and accepted </w:t>
            </w:r>
          </w:p>
        </w:tc>
        <w:tc xmlns:tara="kcentrix:tara" tara:rowspan="1" tara:colspan="1">
          <w:tcPr>
            <w:tcW w:w="3509" w:type="dxa"/>
            <w:tcBorders>
              <w:top w:val="single" w:color="auto" w:sz="6" w:space="0"/>
              <w:left w:val="single" w:color="auto" w:sz="6" w:space="0"/>
              <w:bottom w:val="single" w:color="auto" w:sz="6" w:space="0"/>
              <w:right w:val="single" w:color="auto" w:sz="6" w:space="0"/>
            </w:tcBorders>
            <w:vAlign w:val="center"/>
            <w:hideMark/>
          </w:tcPr>
          <w:p w14:paraId="32BEDC9E" w14:textId="77777777">
            <w:pPr>
              <w:pStyle w:val="Text"/>
              <w:tabs>
                <w:tab w:val="clear" w:pos="1080"/>
                <w:tab w:val="left" w:pos="157"/>
              </w:tabs>
              <w:ind w:left="157"/>
              <w:rPr>
                <w:sz w:val="20"/>
                <w:lang w:val="en-US" w:eastAsia="ja-JP"/>
              </w:rPr>
            </w:pPr>
            <w:r>
              <w:rPr>
                <w:sz w:val="20"/>
                <w:lang w:val="en-US" w:eastAsia="ja-JP"/>
              </w:rPr>
              <w:t>ELEKTRA 2 ELINT PV 2.9.1A, including BL INT_22.07, EBO2_INT_22.06, NIC HU 1.0.5 and SEC INT 2.0.0, shall remain released and applicable. The generic baseline has been presented to GYSEV and found technically acceptable for on-site deployment subject to its stated conditions. </w:t>
            </w:r>
          </w:p>
        </w:tc>
        <w:tc xmlns:tara="kcentrix:tara" tara:rowspan="1" tara:colspan="1">
          <w:tcPr>
            <w:tcW w:w="2883" w:type="dxa"/>
            <w:tcBorders>
              <w:top w:val="single" w:color="auto" w:sz="6" w:space="0"/>
              <w:left w:val="single" w:color="auto" w:sz="6" w:space="0"/>
              <w:bottom w:val="single" w:color="auto" w:sz="6" w:space="0"/>
              <w:right w:val="single" w:color="auto" w:sz="6" w:space="0"/>
            </w:tcBorders>
            <w:vAlign w:val="center"/>
            <w:hideMark/>
          </w:tcPr>
          <w:p w14:paraId="5F2275B5" w14:textId="77777777">
            <w:pPr>
              <w:pStyle w:val="Text"/>
              <w:tabs>
                <w:tab w:val="clear" w:pos="1080"/>
                <w:tab w:val="left" w:pos="157"/>
              </w:tabs>
              <w:ind w:left="157"/>
              <w:rPr>
                <w:sz w:val="20"/>
                <w:lang w:val="en-US" w:eastAsia="ja-JP"/>
              </w:rPr>
            </w:pPr>
            <w:r>
              <w:rPr>
                <w:sz w:val="20"/>
                <w:lang w:val="en-US" w:eastAsia="ja-JP"/>
              </w:rPr>
              <w:t>Fulfilled / maintain under configuration control </w:t>
            </w:r>
          </w:p>
        </w:tc>
      </w:tr>
      <w:tr w14:paraId="0DCBCD83" w14:textId="77777777">
        <w:trPr>
          <w:trHeight w:val="300"/>
        </w:trPr>
        <w:tc xmlns:tara="kcentrix:tara" tara:rowspan="1" tara:colspan="1">
          <w:tcPr>
            <w:tcW w:w="1432" w:type="dxa"/>
            <w:tcBorders>
              <w:top w:val="single" w:color="auto" w:sz="6" w:space="0"/>
              <w:left w:val="single" w:color="auto" w:sz="6" w:space="0"/>
              <w:bottom w:val="single" w:color="auto" w:sz="6" w:space="0"/>
              <w:right w:val="single" w:color="auto" w:sz="6" w:space="0"/>
            </w:tcBorders>
            <w:vAlign w:val="center"/>
            <w:hideMark/>
          </w:tcPr>
          <w:p w14:paraId="59D8BEDF" w14:textId="77777777">
            <w:pPr>
              <w:pStyle w:val="Text"/>
              <w:tabs>
                <w:tab w:val="clear" w:pos="1080"/>
                <w:tab w:val="left" w:pos="157"/>
              </w:tabs>
              <w:ind w:left="157"/>
              <w:rPr>
                <w:sz w:val="20"/>
                <w:lang w:val="en-US" w:eastAsia="ja-JP"/>
              </w:rPr>
            </w:pPr>
            <w:r>
              <w:rPr>
                <w:sz w:val="20"/>
                <w:lang w:val="en-US" w:eastAsia="ja-JP"/>
              </w:rPr>
              <w:t>Interlocking </w:t>
            </w:r>
          </w:p>
        </w:tc>
        <w:tc xmlns:tara="kcentrix:tara" tara:rowspan="1" tara:colspan="1">
          <w:tcPr>
            <w:tcW w:w="2391" w:type="dxa"/>
            <w:tcBorders>
              <w:top w:val="single" w:color="auto" w:sz="6" w:space="0"/>
              <w:left w:val="single" w:color="auto" w:sz="6" w:space="0"/>
              <w:bottom w:val="single" w:color="auto" w:sz="6" w:space="0"/>
              <w:right w:val="single" w:color="auto" w:sz="6" w:space="0"/>
            </w:tcBorders>
            <w:vAlign w:val="center"/>
            <w:hideMark/>
          </w:tcPr>
          <w:p w14:paraId="6B1F551D" w14:textId="77777777">
            <w:pPr>
              <w:pStyle w:val="Text"/>
              <w:tabs>
                <w:tab w:val="clear" w:pos="1080"/>
                <w:tab w:val="left" w:pos="157"/>
              </w:tabs>
              <w:ind w:left="157"/>
              <w:rPr>
                <w:sz w:val="20"/>
                <w:lang w:val="en-US" w:eastAsia="ja-JP"/>
              </w:rPr>
            </w:pPr>
            <w:r>
              <w:rPr>
                <w:sz w:val="20"/>
                <w:lang w:val="en-US" w:eastAsia="ja-JP"/>
              </w:rPr>
              <w:t>Final infrastructure and field configuration available </w:t>
            </w:r>
          </w:p>
        </w:tc>
        <w:tc xmlns:tara="kcentrix:tara" tara:rowspan="1" tara:colspan="1">
          <w:tcPr>
            <w:tcW w:w="3509" w:type="dxa"/>
            <w:tcBorders>
              <w:top w:val="single" w:color="auto" w:sz="6" w:space="0"/>
              <w:left w:val="single" w:color="auto" w:sz="6" w:space="0"/>
              <w:bottom w:val="single" w:color="auto" w:sz="6" w:space="0"/>
              <w:right w:val="single" w:color="auto" w:sz="6" w:space="0"/>
            </w:tcBorders>
            <w:vAlign w:val="center"/>
            <w:hideMark/>
          </w:tcPr>
          <w:p w14:paraId="2C112D27" w14:textId="77777777">
            <w:pPr>
              <w:pStyle w:val="Text"/>
              <w:tabs>
                <w:tab w:val="clear" w:pos="1080"/>
                <w:tab w:val="left" w:pos="157"/>
              </w:tabs>
              <w:ind w:left="157"/>
              <w:rPr>
                <w:sz w:val="20"/>
                <w:lang w:val="en-US" w:eastAsia="ja-JP"/>
              </w:rPr>
            </w:pPr>
            <w:r>
              <w:rPr>
                <w:sz w:val="20"/>
                <w:lang w:val="en-US" w:eastAsia="ja-JP"/>
              </w:rPr>
              <w:t>The final station track layout and the new indoor/outdoor signalling objects, including signals, points, axle counters, level-crossing interfaces, power supply and equipment-room adaptations, shall be installed or represented by an approved test configuration. The tender clarification states that the software update is to be performed after the final track layout and all new external and internal objects are installed. </w:t>
            </w:r>
          </w:p>
        </w:tc>
        <w:tc xmlns:tara="kcentrix:tara" tara:rowspan="1" tara:colspan="1">
          <w:tcPr>
            <w:tcW w:w="2883" w:type="dxa"/>
            <w:tcBorders>
              <w:top w:val="single" w:color="auto" w:sz="6" w:space="0"/>
              <w:left w:val="single" w:color="auto" w:sz="6" w:space="0"/>
              <w:bottom w:val="single" w:color="auto" w:sz="6" w:space="0"/>
              <w:right w:val="single" w:color="auto" w:sz="6" w:space="0"/>
            </w:tcBorders>
            <w:vAlign w:val="center"/>
            <w:hideMark/>
          </w:tcPr>
          <w:p w14:paraId="29FDEF23" w14:textId="77777777">
            <w:pPr>
              <w:pStyle w:val="Text"/>
              <w:tabs>
                <w:tab w:val="clear" w:pos="1080"/>
                <w:tab w:val="left" w:pos="157"/>
              </w:tabs>
              <w:ind w:left="157"/>
              <w:rPr>
                <w:sz w:val="20"/>
                <w:lang w:val="en-US" w:eastAsia="ja-JP"/>
              </w:rPr>
            </w:pPr>
            <w:r>
              <w:rPr>
                <w:sz w:val="20"/>
                <w:lang w:val="en-US" w:eastAsia="ja-JP"/>
              </w:rPr>
              <w:t>Required before final field configuration and commissioning tests </w:t>
            </w:r>
          </w:p>
        </w:tc>
      </w:tr>
      <w:tr w14:paraId="2281DC7E" w14:textId="77777777">
        <w:trPr>
          <w:trHeight w:val="300"/>
        </w:trPr>
        <w:tc xmlns:tara="kcentrix:tara" tara:rowspan="1" tara:colspan="1">
          <w:tcPr>
            <w:tcW w:w="1432" w:type="dxa"/>
            <w:tcBorders>
              <w:top w:val="single" w:color="auto" w:sz="6" w:space="0"/>
              <w:left w:val="single" w:color="auto" w:sz="6" w:space="0"/>
              <w:bottom w:val="single" w:color="auto" w:sz="6" w:space="0"/>
              <w:right w:val="single" w:color="auto" w:sz="6" w:space="0"/>
            </w:tcBorders>
            <w:vAlign w:val="center"/>
            <w:hideMark/>
          </w:tcPr>
          <w:p w14:paraId="478C028E" w14:textId="77777777">
            <w:pPr>
              <w:pStyle w:val="Text"/>
              <w:tabs>
                <w:tab w:val="clear" w:pos="1080"/>
                <w:tab w:val="left" w:pos="157"/>
              </w:tabs>
              <w:ind w:left="157"/>
              <w:rPr>
                <w:sz w:val="20"/>
                <w:lang w:val="en-US" w:eastAsia="ja-JP"/>
              </w:rPr>
            </w:pPr>
            <w:r>
              <w:rPr>
                <w:sz w:val="20"/>
                <w:lang w:val="en-US" w:eastAsia="ja-JP"/>
              </w:rPr>
              <w:t>ETCS L2 </w:t>
            </w:r>
          </w:p>
        </w:tc>
        <w:tc xmlns:tara="kcentrix:tara" tara:rowspan="1" tara:colspan="1">
          <w:tcPr>
            <w:tcW w:w="2391" w:type="dxa"/>
            <w:tcBorders>
              <w:top w:val="single" w:color="auto" w:sz="6" w:space="0"/>
              <w:left w:val="single" w:color="auto" w:sz="6" w:space="0"/>
              <w:bottom w:val="single" w:color="auto" w:sz="6" w:space="0"/>
              <w:right w:val="single" w:color="auto" w:sz="6" w:space="0"/>
            </w:tcBorders>
            <w:vAlign w:val="center"/>
            <w:hideMark/>
          </w:tcPr>
          <w:p w14:paraId="614ACF82" w14:textId="77777777">
            <w:pPr>
              <w:pStyle w:val="Text"/>
              <w:tabs>
                <w:tab w:val="clear" w:pos="1080"/>
                <w:tab w:val="left" w:pos="157"/>
              </w:tabs>
              <w:ind w:left="157"/>
              <w:rPr>
                <w:sz w:val="20"/>
                <w:lang w:val="en-US" w:eastAsia="ja-JP"/>
              </w:rPr>
            </w:pPr>
            <w:r>
              <w:rPr>
                <w:sz w:val="20"/>
                <w:lang w:val="en-US" w:eastAsia="ja-JP"/>
              </w:rPr>
              <w:t>Existing ETCS L2 environment available </w:t>
            </w:r>
          </w:p>
        </w:tc>
        <w:tc xmlns:tara="kcentrix:tara" tara:rowspan="1" tara:colspan="1">
          <w:tcPr>
            <w:tcW w:w="3509" w:type="dxa"/>
            <w:tcBorders>
              <w:top w:val="single" w:color="auto" w:sz="6" w:space="0"/>
              <w:left w:val="single" w:color="auto" w:sz="6" w:space="0"/>
              <w:bottom w:val="single" w:color="auto" w:sz="6" w:space="0"/>
              <w:right w:val="single" w:color="auto" w:sz="6" w:space="0"/>
            </w:tcBorders>
            <w:vAlign w:val="center"/>
            <w:hideMark/>
          </w:tcPr>
          <w:p w14:paraId="0E07AAD6" w14:textId="77777777">
            <w:pPr>
              <w:pStyle w:val="Text"/>
              <w:tabs>
                <w:tab w:val="clear" w:pos="1080"/>
                <w:tab w:val="left" w:pos="157"/>
              </w:tabs>
              <w:ind w:left="157"/>
              <w:rPr>
                <w:sz w:val="20"/>
                <w:lang w:val="en-US" w:eastAsia="ja-JP"/>
              </w:rPr>
            </w:pPr>
            <w:r>
              <w:rPr>
                <w:sz w:val="20"/>
                <w:lang w:val="en-US" w:eastAsia="ja-JP"/>
              </w:rPr>
              <w:t>The existing Line 25 ETCS L2 TSS, RBC hardware Release 3.1, RBC HU 1.2.1.A generic baseline and the current RBC, DAKO, operator and diagnostic infrastructure shall remain available as the integration environment for the ZIV Delta extension. </w:t>
            </w:r>
          </w:p>
        </w:tc>
        <w:tc xmlns:tara="kcentrix:tara" tara:rowspan="1" tara:colspan="1">
          <w:tcPr>
            <w:tcW w:w="2883" w:type="dxa"/>
            <w:tcBorders>
              <w:top w:val="single" w:color="auto" w:sz="6" w:space="0"/>
              <w:left w:val="single" w:color="auto" w:sz="6" w:space="0"/>
              <w:bottom w:val="single" w:color="auto" w:sz="6" w:space="0"/>
              <w:right w:val="single" w:color="auto" w:sz="6" w:space="0"/>
            </w:tcBorders>
            <w:vAlign w:val="center"/>
            <w:hideMark/>
          </w:tcPr>
          <w:p w14:paraId="573189D7" w14:textId="77777777">
            <w:pPr>
              <w:pStyle w:val="Text"/>
              <w:tabs>
                <w:tab w:val="clear" w:pos="1080"/>
                <w:tab w:val="left" w:pos="157"/>
              </w:tabs>
              <w:ind w:left="157"/>
              <w:rPr>
                <w:sz w:val="20"/>
                <w:lang w:val="en-US" w:eastAsia="ja-JP"/>
              </w:rPr>
            </w:pPr>
            <w:r>
              <w:rPr>
                <w:sz w:val="20"/>
                <w:lang w:val="en-US" w:eastAsia="ja-JP"/>
              </w:rPr>
              <w:t>Existing basis / maintain available </w:t>
            </w:r>
          </w:p>
        </w:tc>
      </w:tr>
      <w:tr w14:paraId="072468FF" w14:textId="77777777">
        <w:trPr>
          <w:trHeight w:val="300"/>
        </w:trPr>
        <w:tc xmlns:tara="kcentrix:tara" tara:rowspan="1" tara:colspan="1">
          <w:tcPr>
            <w:tcW w:w="1432" w:type="dxa"/>
            <w:tcBorders>
              <w:top w:val="single" w:color="auto" w:sz="6" w:space="0"/>
              <w:left w:val="single" w:color="auto" w:sz="6" w:space="0"/>
              <w:bottom w:val="single" w:color="auto" w:sz="6" w:space="0"/>
              <w:right w:val="single" w:color="auto" w:sz="6" w:space="0"/>
            </w:tcBorders>
            <w:vAlign w:val="center"/>
            <w:hideMark/>
          </w:tcPr>
          <w:p w14:paraId="242B8197" w14:textId="77777777">
            <w:pPr>
              <w:pStyle w:val="Text"/>
              <w:tabs>
                <w:tab w:val="clear" w:pos="1080"/>
                <w:tab w:val="left" w:pos="157"/>
              </w:tabs>
              <w:ind w:left="157"/>
              <w:rPr>
                <w:sz w:val="20"/>
                <w:lang w:val="en-US" w:eastAsia="ja-JP"/>
              </w:rPr>
            </w:pPr>
            <w:r>
              <w:rPr>
                <w:sz w:val="20"/>
                <w:lang w:val="en-US" w:eastAsia="ja-JP"/>
              </w:rPr>
              <w:lastRenderedPageBreak/>
              <w:t>ETCS L2 </w:t>
            </w:r>
          </w:p>
        </w:tc>
        <w:tc xmlns:tara="kcentrix:tara" tara:rowspan="1" tara:colspan="1">
          <w:tcPr>
            <w:tcW w:w="2391" w:type="dxa"/>
            <w:tcBorders>
              <w:top w:val="single" w:color="auto" w:sz="6" w:space="0"/>
              <w:left w:val="single" w:color="auto" w:sz="6" w:space="0"/>
              <w:bottom w:val="single" w:color="auto" w:sz="6" w:space="0"/>
              <w:right w:val="single" w:color="auto" w:sz="6" w:space="0"/>
            </w:tcBorders>
            <w:vAlign w:val="center"/>
            <w:hideMark/>
          </w:tcPr>
          <w:p w14:paraId="341730CF" w14:textId="77777777">
            <w:pPr>
              <w:pStyle w:val="Text"/>
              <w:tabs>
                <w:tab w:val="clear" w:pos="1080"/>
                <w:tab w:val="left" w:pos="157"/>
              </w:tabs>
              <w:ind w:left="157"/>
              <w:rPr>
                <w:sz w:val="20"/>
                <w:lang w:val="en-US" w:eastAsia="ja-JP"/>
              </w:rPr>
            </w:pPr>
            <w:r>
              <w:rPr>
                <w:sz w:val="20"/>
                <w:lang w:val="en-US" w:eastAsia="ja-JP"/>
              </w:rPr>
              <w:t>Interlocking functions available for ETCS testing </w:t>
            </w:r>
          </w:p>
        </w:tc>
        <w:tc xmlns:tara="kcentrix:tara" tara:rowspan="1" tara:colspan="1">
          <w:tcPr>
            <w:tcW w:w="3509" w:type="dxa"/>
            <w:tcBorders>
              <w:top w:val="single" w:color="auto" w:sz="6" w:space="0"/>
              <w:left w:val="single" w:color="auto" w:sz="6" w:space="0"/>
              <w:bottom w:val="single" w:color="auto" w:sz="6" w:space="0"/>
              <w:right w:val="single" w:color="auto" w:sz="6" w:space="0"/>
            </w:tcBorders>
            <w:vAlign w:val="center"/>
            <w:hideMark/>
          </w:tcPr>
          <w:p w14:paraId="78B83C74" w14:textId="77777777">
            <w:pPr>
              <w:pStyle w:val="Text"/>
              <w:tabs>
                <w:tab w:val="clear" w:pos="1080"/>
                <w:tab w:val="left" w:pos="157"/>
              </w:tabs>
              <w:ind w:left="157"/>
              <w:rPr>
                <w:sz w:val="20"/>
                <w:lang w:val="en-US" w:eastAsia="ja-JP"/>
              </w:rPr>
            </w:pPr>
            <w:r>
              <w:rPr>
                <w:sz w:val="20"/>
                <w:lang w:val="en-US" w:eastAsia="ja-JP"/>
              </w:rPr>
              <w:t>The ZIV Delta interlocking application and the safety-relevant indications/interfaces required by the RBC shall be operational and stable. Laboratory ETCS testing may use an approved representative interlocking/test configuration; dynamic field testing requires the commissioned or formally released-for-test interlocking configuration. </w:t>
            </w:r>
          </w:p>
        </w:tc>
        <w:tc xmlns:tara="kcentrix:tara" tara:rowspan="1" tara:colspan="1">
          <w:tcPr>
            <w:tcW w:w="2883" w:type="dxa"/>
            <w:tcBorders>
              <w:top w:val="single" w:color="auto" w:sz="6" w:space="0"/>
              <w:left w:val="single" w:color="auto" w:sz="6" w:space="0"/>
              <w:bottom w:val="single" w:color="auto" w:sz="6" w:space="0"/>
              <w:right w:val="single" w:color="auto" w:sz="6" w:space="0"/>
            </w:tcBorders>
            <w:vAlign w:val="center"/>
            <w:hideMark/>
          </w:tcPr>
          <w:p w14:paraId="4EF42460" w14:textId="77777777">
            <w:pPr>
              <w:pStyle w:val="Text"/>
              <w:tabs>
                <w:tab w:val="clear" w:pos="1080"/>
                <w:tab w:val="left" w:pos="157"/>
              </w:tabs>
              <w:ind w:left="157"/>
              <w:rPr>
                <w:sz w:val="20"/>
                <w:lang w:val="en-US" w:eastAsia="ja-JP"/>
              </w:rPr>
            </w:pPr>
            <w:r>
              <w:rPr>
                <w:sz w:val="20"/>
                <w:lang w:val="en-US" w:eastAsia="ja-JP"/>
              </w:rPr>
              <w:t>Key sequencing precondition for ETCS field testing </w:t>
            </w:r>
          </w:p>
        </w:tc>
      </w:tr>
      <w:tr w14:paraId="1A0FC01D" w14:textId="77777777">
        <w:trPr>
          <w:trHeight w:val="300"/>
        </w:trPr>
        <w:tc xmlns:tara="kcentrix:tara" tara:rowspan="1" tara:colspan="1">
          <w:tcPr>
            <w:tcW w:w="1432" w:type="dxa"/>
            <w:tcBorders>
              <w:top w:val="single" w:color="auto" w:sz="6" w:space="0"/>
              <w:left w:val="single" w:color="auto" w:sz="6" w:space="0"/>
              <w:bottom w:val="single" w:color="auto" w:sz="6" w:space="0"/>
              <w:right w:val="single" w:color="auto" w:sz="6" w:space="0"/>
            </w:tcBorders>
            <w:vAlign w:val="center"/>
            <w:hideMark/>
          </w:tcPr>
          <w:p w14:paraId="1ADCA441" w14:textId="77777777">
            <w:pPr>
              <w:pStyle w:val="Text"/>
              <w:tabs>
                <w:tab w:val="clear" w:pos="1080"/>
                <w:tab w:val="left" w:pos="157"/>
              </w:tabs>
              <w:ind w:left="157"/>
              <w:rPr>
                <w:sz w:val="20"/>
                <w:lang w:val="en-US" w:eastAsia="ja-JP"/>
              </w:rPr>
            </w:pPr>
            <w:r>
              <w:rPr>
                <w:sz w:val="20"/>
                <w:lang w:val="en-US" w:eastAsia="ja-JP"/>
              </w:rPr>
              <w:t>ETCS L2 </w:t>
            </w:r>
          </w:p>
        </w:tc>
        <w:tc xmlns:tara="kcentrix:tara" tara:rowspan="1" tara:colspan="1">
          <w:tcPr>
            <w:tcW w:w="2391" w:type="dxa"/>
            <w:tcBorders>
              <w:top w:val="single" w:color="auto" w:sz="6" w:space="0"/>
              <w:left w:val="single" w:color="auto" w:sz="6" w:space="0"/>
              <w:bottom w:val="single" w:color="auto" w:sz="6" w:space="0"/>
              <w:right w:val="single" w:color="auto" w:sz="6" w:space="0"/>
            </w:tcBorders>
            <w:vAlign w:val="center"/>
            <w:hideMark/>
          </w:tcPr>
          <w:p w14:paraId="1D960C22" w14:textId="77777777">
            <w:pPr>
              <w:pStyle w:val="Text"/>
              <w:tabs>
                <w:tab w:val="clear" w:pos="1080"/>
                <w:tab w:val="left" w:pos="157"/>
              </w:tabs>
              <w:ind w:left="157"/>
              <w:rPr>
                <w:sz w:val="20"/>
                <w:lang w:val="en-US" w:eastAsia="ja-JP"/>
              </w:rPr>
            </w:pPr>
            <w:r>
              <w:rPr>
                <w:sz w:val="20"/>
                <w:lang w:val="en-US" w:eastAsia="ja-JP"/>
              </w:rPr>
              <w:t>Trackside and telecommunications readiness </w:t>
            </w:r>
          </w:p>
        </w:tc>
        <w:tc xmlns:tara="kcentrix:tara" tara:rowspan="1" tara:colspan="1">
          <w:tcPr>
            <w:tcW w:w="3509" w:type="dxa"/>
            <w:tcBorders>
              <w:top w:val="single" w:color="auto" w:sz="6" w:space="0"/>
              <w:left w:val="single" w:color="auto" w:sz="6" w:space="0"/>
              <w:bottom w:val="single" w:color="auto" w:sz="6" w:space="0"/>
              <w:right w:val="single" w:color="auto" w:sz="6" w:space="0"/>
            </w:tcBorders>
            <w:vAlign w:val="center"/>
            <w:hideMark/>
          </w:tcPr>
          <w:p w14:paraId="205C48DF" w14:textId="77777777">
            <w:pPr>
              <w:pStyle w:val="Text"/>
              <w:tabs>
                <w:tab w:val="clear" w:pos="1080"/>
                <w:tab w:val="left" w:pos="157"/>
              </w:tabs>
              <w:ind w:left="157"/>
              <w:rPr>
                <w:sz w:val="20"/>
                <w:lang w:val="en-US" w:eastAsia="ja-JP"/>
              </w:rPr>
            </w:pPr>
            <w:r>
              <w:rPr>
                <w:sz w:val="20"/>
                <w:lang w:val="en-US" w:eastAsia="ja-JP"/>
              </w:rPr>
              <w:t>Balises and associated trackside elements shall be installed and verified, and the required communication links, site access, track possessions and test-train arrangements shall be available. </w:t>
            </w:r>
          </w:p>
        </w:tc>
        <w:tc xmlns:tara="kcentrix:tara" tara:rowspan="1" tara:colspan="1">
          <w:tcPr>
            <w:tcW w:w="2883" w:type="dxa"/>
            <w:tcBorders>
              <w:top w:val="single" w:color="auto" w:sz="6" w:space="0"/>
              <w:left w:val="single" w:color="auto" w:sz="6" w:space="0"/>
              <w:bottom w:val="single" w:color="auto" w:sz="6" w:space="0"/>
              <w:right w:val="single" w:color="auto" w:sz="6" w:space="0"/>
            </w:tcBorders>
            <w:vAlign w:val="center"/>
            <w:hideMark/>
          </w:tcPr>
          <w:p w14:paraId="0F6468A8" w14:textId="77777777">
            <w:pPr>
              <w:pStyle w:val="Text"/>
              <w:tabs>
                <w:tab w:val="clear" w:pos="1080"/>
                <w:tab w:val="left" w:pos="157"/>
              </w:tabs>
              <w:ind w:left="157"/>
              <w:rPr>
                <w:sz w:val="20"/>
                <w:lang w:val="en-US" w:eastAsia="ja-JP"/>
              </w:rPr>
            </w:pPr>
            <w:r>
              <w:rPr>
                <w:sz w:val="20"/>
                <w:lang w:val="en-US" w:eastAsia="ja-JP"/>
              </w:rPr>
              <w:t>Required before dynamic field testing </w:t>
            </w:r>
          </w:p>
        </w:tc>
      </w:tr>
      <w:tr w14:paraId="1DCAC0E3" w14:textId="77777777">
        <w:trPr>
          <w:trHeight w:val="300"/>
        </w:trPr>
        <w:tc xmlns:tara="kcentrix:tara" tara:rowspan="1" tara:colspan="1">
          <w:tcPr>
            <w:tcW w:w="1432" w:type="dxa"/>
            <w:tcBorders>
              <w:top w:val="single" w:color="auto" w:sz="6" w:space="0"/>
              <w:left w:val="single" w:color="auto" w:sz="6" w:space="0"/>
              <w:bottom w:val="single" w:color="auto" w:sz="6" w:space="0"/>
              <w:right w:val="single" w:color="auto" w:sz="6" w:space="0"/>
            </w:tcBorders>
            <w:vAlign w:val="center"/>
            <w:hideMark/>
          </w:tcPr>
          <w:p w14:paraId="6949CC29" w14:textId="77777777">
            <w:pPr>
              <w:pStyle w:val="Text"/>
              <w:tabs>
                <w:tab w:val="clear" w:pos="1080"/>
                <w:tab w:val="left" w:pos="157"/>
              </w:tabs>
              <w:ind w:left="157"/>
              <w:rPr>
                <w:sz w:val="20"/>
                <w:lang w:val="en-US" w:eastAsia="ja-JP"/>
              </w:rPr>
            </w:pPr>
            <w:r>
              <w:rPr>
                <w:sz w:val="20"/>
                <w:lang w:val="en-US" w:eastAsia="ja-JP"/>
              </w:rPr>
              <w:t>ETCS L2 </w:t>
            </w:r>
          </w:p>
        </w:tc>
        <w:tc xmlns:tara="kcentrix:tara" tara:rowspan="1" tara:colspan="1">
          <w:tcPr>
            <w:tcW w:w="2391" w:type="dxa"/>
            <w:tcBorders>
              <w:top w:val="single" w:color="auto" w:sz="6" w:space="0"/>
              <w:left w:val="single" w:color="auto" w:sz="6" w:space="0"/>
              <w:bottom w:val="single" w:color="auto" w:sz="6" w:space="0"/>
              <w:right w:val="single" w:color="auto" w:sz="6" w:space="0"/>
            </w:tcBorders>
            <w:vAlign w:val="center"/>
            <w:hideMark/>
          </w:tcPr>
          <w:p w14:paraId="4F2A2081" w14:textId="77777777">
            <w:pPr>
              <w:pStyle w:val="Text"/>
              <w:tabs>
                <w:tab w:val="clear" w:pos="1080"/>
                <w:tab w:val="left" w:pos="157"/>
              </w:tabs>
              <w:ind w:left="157"/>
              <w:rPr>
                <w:sz w:val="20"/>
                <w:lang w:val="en-US" w:eastAsia="ja-JP"/>
              </w:rPr>
            </w:pPr>
            <w:r>
              <w:rPr>
                <w:sz w:val="20"/>
                <w:lang w:val="en-US" w:eastAsia="ja-JP"/>
              </w:rPr>
              <w:t>Approval and operational readiness </w:t>
            </w:r>
          </w:p>
        </w:tc>
        <w:tc xmlns:tara="kcentrix:tara" tara:rowspan="1" tara:colspan="1">
          <w:tcPr>
            <w:tcW w:w="3509" w:type="dxa"/>
            <w:tcBorders>
              <w:top w:val="single" w:color="auto" w:sz="6" w:space="0"/>
              <w:left w:val="single" w:color="auto" w:sz="6" w:space="0"/>
              <w:bottom w:val="single" w:color="auto" w:sz="6" w:space="0"/>
              <w:right w:val="single" w:color="auto" w:sz="6" w:space="0"/>
            </w:tcBorders>
            <w:vAlign w:val="center"/>
            <w:hideMark/>
          </w:tcPr>
          <w:p w14:paraId="1E2DC603" w14:textId="77777777">
            <w:pPr>
              <w:pStyle w:val="Text"/>
              <w:tabs>
                <w:tab w:val="clear" w:pos="1080"/>
                <w:tab w:val="left" w:pos="157"/>
              </w:tabs>
              <w:ind w:left="157"/>
              <w:rPr>
                <w:sz w:val="20"/>
                <w:lang w:val="en-US" w:eastAsia="ja-JP"/>
              </w:rPr>
            </w:pPr>
            <w:r>
              <w:rPr>
                <w:sz w:val="20"/>
                <w:lang w:val="en-US" w:eastAsia="ja-JP"/>
              </w:rPr>
              <w:t>ETCS verification and validation evidence, specific Safety Case, external-assessment/certification inputs, approved test specifications, operating documentation and customer/operator authorisation for testing shall be available. </w:t>
            </w:r>
          </w:p>
        </w:tc>
        <w:tc xmlns:tara="kcentrix:tara" tara:rowspan="1" tara:colspan="1">
          <w:tcPr>
            <w:tcW w:w="2883" w:type="dxa"/>
            <w:tcBorders>
              <w:top w:val="single" w:color="auto" w:sz="6" w:space="0"/>
              <w:left w:val="single" w:color="auto" w:sz="6" w:space="0"/>
              <w:bottom w:val="single" w:color="auto" w:sz="6" w:space="0"/>
              <w:right w:val="single" w:color="auto" w:sz="6" w:space="0"/>
            </w:tcBorders>
            <w:vAlign w:val="center"/>
            <w:hideMark/>
          </w:tcPr>
          <w:p w14:paraId="5D123010" w14:textId="77777777">
            <w:pPr>
              <w:pStyle w:val="Text"/>
              <w:tabs>
                <w:tab w:val="clear" w:pos="1080"/>
                <w:tab w:val="left" w:pos="157"/>
              </w:tabs>
              <w:ind w:left="157"/>
              <w:rPr>
                <w:sz w:val="20"/>
                <w:lang w:val="en-US" w:eastAsia="ja-JP"/>
              </w:rPr>
            </w:pPr>
            <w:r>
              <w:rPr>
                <w:sz w:val="20"/>
                <w:lang w:val="en-US" w:eastAsia="ja-JP"/>
              </w:rPr>
              <w:t>Required before field testing and ETCS PIO </w:t>
            </w:r>
          </w:p>
        </w:tc>
      </w:tr>
    </w:tbl>
    <w:p w14:paraId="2F3670BC" w14:textId="6BE2BC9F">
      <w:pPr>
        <w:jc w:val="center"/>
        <w:rPr>
          <w:b/>
        </w:rPr>
      </w:pPr>
      <w:bookmarkStart w:name="_Toc175915158" w:id="151"/>
      <w:bookmarkStart w:name="_Toc241843870" w:id="152"/>
      <w:bookmarkStart w:name="_Toc319324529" w:id="153"/>
      <w:r>
        <w:rPr>
          <w:b/>
        </w:rPr>
        <w:t xml:space="preserve">Table </w:t>
      </w:r>
      <w:r>
        <w:rPr>
          <w:b/>
        </w:rPr>
        <w:fldChar w:fldCharType="begin"/>
      </w:r>
      <w:r>
        <w:rPr>
          <w:b/>
        </w:rPr>
        <w:instrText xml:space="preserve"> SEQ Table \* ARABIC </w:instrText>
      </w:r>
      <w:r>
        <w:rPr>
          <w:b/>
        </w:rPr>
        <w:fldChar w:fldCharType="separate"/>
      </w:r>
      <w:r>
        <w:rPr>
          <w:b/>
        </w:rPr>
        <w:t xml:space="preserve">20</w:t>
      </w:r>
      <w:r>
        <w:rPr>
          <w:b/>
        </w:rPr>
        <w:fldChar w:fldCharType="end"/>
      </w:r>
      <w:r>
        <w:rPr>
          <w:b/>
        </w:rPr>
        <w:t xml:space="preserve">: Preconditions </w:t>
        <w:commentRangeStart w:id="2556128"/>
        <w:t xml:space="preserve">CSLK</w:t>
      </w:r>
      <w:bookmarkEnd w:id="151"/>
      <w:r>
        <w:rPr>
          <w:b/>
        </w:rPr>
        <w:t xml:space="preserve"> ETCS</w:t>
        <w:commentRangeEnd w:id="2556128"/>
      </w:r>
      <w:bookmarkEnd w:id="152"/>
      <w:r>
        <w:rPr>
          <w:rStyle w:val="CommentReference"/>
        </w:rPr>
        <w:commentReference w:id="2556128"/>
      </w:r>
    </w:p>
    <w:p w14:paraId="568F99F6" w14:textId="4D8E7E34">
      <w:pPr>
        <w:spacing w:before="0" w:after="0" w:line="240" w:lineRule="auto"/>
        <w:jc w:val="left"/>
        <w:rPr>
          <w:b/>
        </w:rPr>
      </w:pPr>
      <w:r>
        <w:rPr>
          <w:b/>
        </w:rPr>
        <w:br w:type="page"/>
      </w:r>
    </w:p>
    <w:p w14:paraId="5E125F03" w14:textId="77777777">
      <w:pPr>
        <w:pStyle w:val="Heading2"/>
      </w:pPr>
      <w:bookmarkStart w:name="_Toc320831109" w:id="154"/>
      <w:bookmarkStart w:name="_Toc241843937" w:id="156"/>
      <w:r>
        <w:lastRenderedPageBreak/>
        <w:t xml:space="preserve">Related </w:t>
      </w:r>
      <w:bookmarkEnd w:id="143"/>
      <w:r>
        <w:t>Solutions</w:t>
      </w:r>
      <w:bookmarkEnd w:id="153"/>
      <w:bookmarkEnd w:id="154"/>
      <w:r>
        <w:t xml:space="preserve"> / Projects</w:t>
      </w:r>
      <w:bookmarkEnd w:id="156"/>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572"/>
        <w:gridCol w:w="2673"/>
        <w:gridCol w:w="3145"/>
      </w:tblGrid>
      <w:tr w14:paraId="62C11996" w14:textId="77777777">
        <w:trPr>
          <w:trHeight w:val="255"/>
        </w:trPr>
        <w:tc xmlns:tara="kcentrix:tara" tara:rowspan="1" tara:colspan="1">
          <w:tcPr>
            <w:tcW w:w="3572" w:type="dxa"/>
            <w:shd w:val="clear" w:color="auto" w:fill="BD6161"/>
          </w:tcPr>
          <w:p w14:paraId="01D3DE78" w14:textId="77777777">
            <w:pPr>
              <w:rPr>
                <w:rFonts w:cs="Arial"/>
              </w:rPr>
            </w:pPr>
            <w:r>
              <w:rPr>
                <w:rFonts w:cs="Arial"/>
                <w:b/>
                <w:bCs/>
              </w:rPr>
              <w:t>Project / Solution</w:t>
            </w:r>
          </w:p>
        </w:tc>
        <w:tc xmlns:tara="kcentrix:tara" tara:rowspan="1" tara:colspan="1">
          <w:tcPr>
            <w:tcW w:w="2673" w:type="dxa"/>
            <w:shd w:val="clear" w:color="auto" w:fill="BD6161"/>
          </w:tcPr>
          <w:p w14:paraId="380A560B" w14:textId="77777777">
            <w:pPr>
              <w:rPr>
                <w:rFonts w:cs="Arial"/>
              </w:rPr>
            </w:pPr>
            <w:r>
              <w:rPr>
                <w:rFonts w:cs="Arial"/>
                <w:b/>
                <w:bCs/>
              </w:rPr>
              <w:t>Solution</w:t>
            </w:r>
          </w:p>
        </w:tc>
        <w:tc xmlns:tara="kcentrix:tara" tara:rowspan="1" tara:colspan="1">
          <w:tcPr>
            <w:tcW w:w="3145" w:type="dxa"/>
            <w:shd w:val="clear" w:color="auto" w:fill="BD6161"/>
          </w:tcPr>
          <w:p w14:paraId="7F93C387" w14:textId="77777777">
            <w:pPr>
              <w:rPr>
                <w:rFonts w:cs="Arial"/>
                <w:b/>
                <w:bCs/>
              </w:rPr>
            </w:pPr>
            <w:r>
              <w:rPr>
                <w:rFonts w:cs="Arial"/>
                <w:b/>
                <w:bCs/>
              </w:rPr>
              <w:t>Responsibility</w:t>
            </w:r>
          </w:p>
        </w:tc>
      </w:tr>
      <w:tr w14:paraId="0F03E287" w14:textId="77777777">
        <w:trPr>
          <w:trHeight w:val="255"/>
        </w:trPr>
        <w:tc xmlns:tara="kcentrix:tara" tara:rowspan="1" tara:colspan="1">
          <w:tcPr>
            <w:tcW w:w="3572" w:type="dxa"/>
          </w:tcPr>
          <w:p w14:paraId="371B7167" w14:textId="57DE33E2">
            <w:pPr>
              <w:rPr>
                <w:rFonts w:cs="Arial"/>
              </w:rPr>
            </w:pPr>
            <w:r>
              <w:rPr>
                <w:rFonts w:cs="Arial"/>
              </w:rPr>
              <w:t>None</w:t>
            </w:r>
          </w:p>
        </w:tc>
        <w:tc xmlns:tara="kcentrix:tara" tara:rowspan="1" tara:colspan="1">
          <w:tcPr>
            <w:tcW w:w="2673" w:type="dxa"/>
          </w:tcPr>
          <w:p w14:paraId="32DA3C55" w14:textId="25692002">
            <w:pPr>
              <w:rPr>
                <w:rFonts w:cs="Arial"/>
              </w:rPr>
            </w:pPr>
          </w:p>
        </w:tc>
        <w:tc xmlns:tara="kcentrix:tara" tara:rowspan="1" tara:colspan="1">
          <w:tcPr>
            <w:tcW w:w="3145" w:type="dxa"/>
          </w:tcPr>
          <w:p w14:paraId="79496064" w14:textId="10ABAF1A">
            <w:pPr>
              <w:rPr>
                <w:rFonts w:cs="Arial"/>
              </w:rPr>
            </w:pPr>
          </w:p>
        </w:tc>
      </w:tr>
    </w:tbl>
    <w:p w14:paraId="231614CF" w14:textId="46BD2D86">
      <w:pPr>
        <w:jc w:val="center"/>
        <w:rPr>
          <w:b/>
        </w:rPr>
      </w:pPr>
      <w:bookmarkStart w:name="_Toc241843871" w:id="158"/>
      <w:bookmarkStart w:name="_Toc319324530" w:id="159"/>
      <w:r>
        <w:rPr>
          <w:b/>
        </w:rPr>
        <w:t xml:space="preserve">Table </w:t>
      </w:r>
      <w:r>
        <w:rPr>
          <w:b/>
        </w:rPr>
        <w:fldChar w:fldCharType="begin"/>
      </w:r>
      <w:r>
        <w:rPr>
          <w:b/>
        </w:rPr>
        <w:instrText xml:space="preserve"> SEQ Table \* ARABIC </w:instrText>
      </w:r>
      <w:r>
        <w:rPr>
          <w:b/>
        </w:rPr>
        <w:fldChar w:fldCharType="separate"/>
      </w:r>
      <w:r>
        <w:rPr>
          <w:b/>
        </w:rPr>
        <w:t>21</w:t>
      </w:r>
      <w:r>
        <w:rPr>
          <w:b/>
        </w:rPr>
        <w:fldChar w:fldCharType="end"/>
      </w:r>
      <w:r>
        <w:rPr>
          <w:b/>
        </w:rPr>
        <w:t>: Related Solutions and Projects</w:t>
      </w:r>
      <w:bookmarkEnd w:id="158"/>
    </w:p>
    <w:p w14:paraId="212912C8" w14:textId="77777777">
      <w:pPr>
        <w:pStyle w:val="Heading2"/>
      </w:pPr>
      <w:bookmarkStart w:name="_Toc241843938" w:id="161"/>
      <w:r>
        <w:t>Technical Objectives</w:t>
      </w:r>
      <w:bookmarkEnd w:id="159"/>
      <w:bookmarkEnd w:id="161"/>
    </w:p>
    <w:p w14:paraId="3FC2445E" w14:textId="41968E1A">
      <w:pPr>
        <w:rPr>
          <w:color w:val="000000" w:themeColor="text1"/>
        </w:rPr>
      </w:pPr>
      <w:r>
        <w:rPr>
          <w:rFonts w:cs="Arial"/>
          <w:color w:val="000000" w:themeColor="text1"/>
          <w:lang w:eastAsia="de-DE"/>
        </w:rPr>
        <w:t xml:space="preserve">For the project technical objectives see DVA </w:t>
      </w:r>
      <w:r>
        <w:rPr>
          <w:rFonts w:cs="Arial"/>
          <w:color w:val="000000" w:themeColor="text1"/>
          <w:lang w:eastAsia="de-DE"/>
        </w:rPr>
        <w:fldChar w:fldCharType="begin"/>
      </w:r>
      <w:r>
        <w:rPr>
          <w:rFonts w:cs="Arial"/>
          <w:color w:val="000000" w:themeColor="text1"/>
          <w:lang w:eastAsia="de-DE"/>
        </w:rPr>
        <w:instrText xml:space="preserve"> REF DVA \h </w:instrText>
      </w:r>
      <w:r>
        <w:rPr>
          <w:rFonts w:cs="Arial"/>
          <w:color w:val="000000" w:themeColor="text1"/>
          <w:lang w:eastAsia="de-DE"/>
        </w:rPr>
      </w:r>
      <w:r>
        <w:rPr>
          <w:rFonts w:cs="Arial"/>
          <w:color w:val="000000" w:themeColor="text1"/>
          <w:lang w:eastAsia="de-DE"/>
        </w:rPr>
        <w:fldChar w:fldCharType="separate"/>
      </w:r>
      <w:r>
        <w:t>[2]</w:t>
      </w:r>
      <w:r>
        <w:rPr>
          <w:rFonts w:cs="Arial"/>
          <w:color w:val="000000" w:themeColor="text1"/>
          <w:lang w:eastAsia="de-DE"/>
        </w:rPr>
        <w:fldChar w:fldCharType="end"/>
      </w:r>
      <w:r>
        <w:rPr>
          <w:rFonts w:cs="Arial"/>
          <w:color w:val="000000" w:themeColor="text1"/>
          <w:lang w:eastAsia="de-DE"/>
        </w:rPr>
        <w:t>.</w:t>
      </w:r>
    </w:p>
    <w:p w14:paraId="1AC5AF74" w14:textId="77777777">
      <w:pPr>
        <w:pStyle w:val="Heading2"/>
      </w:pPr>
      <w:bookmarkStart w:name="_Toc241843939" w:id="163"/>
      <w:r>
        <w:t>WBS/OBS and Engineering Work Packages</w:t>
      </w:r>
      <w:bookmarkEnd w:id="163"/>
    </w:p>
    <w:p w14:paraId="2CE8BECC" w14:textId="69D50652">
      <w:pPr>
        <w:pStyle w:val="Paragraph"/>
      </w:pPr>
      <w:r>
        <w:t xml:space="preserve">Engineering and customer specific work packages are available in in the PMP </w:t>
      </w:r>
      <w:r>
        <w:fldChar w:fldCharType="begin"/>
      </w:r>
      <w:r>
        <w:instrText xml:space="preserve"> REF PMP \h </w:instrText>
      </w:r>
      <w:r>
        <w:fldChar w:fldCharType="separate"/>
      </w:r>
      <w:r>
        <w:t>[1]</w:t>
      </w:r>
      <w:r>
        <w:fldChar w:fldCharType="end"/>
      </w:r>
    </w:p>
    <w:p w14:paraId="77EC60C9" w14:textId="77777777">
      <w:pPr>
        <w:pStyle w:val="Heading2"/>
      </w:pPr>
      <w:bookmarkStart w:name="_Toc10188414" w:id="164"/>
      <w:bookmarkStart w:name="_Toc241843940" w:id="166"/>
      <w:bookmarkEnd w:id="164"/>
      <w:r>
        <w:t>Training of System Engineering Team</w:t>
      </w:r>
      <w:bookmarkEnd w:id="166"/>
    </w:p>
    <w:p w14:paraId="424A0691" w14:textId="77777777">
      <w:pPr>
        <w:pStyle w:val="Paragraph"/>
      </w:pPr>
      <w:r>
        <w:t>Training of the System Engineering Team on demand.</w:t>
      </w:r>
    </w:p>
    <w:p w14:paraId="2CEAB2C8" w14:textId="77777777">
      <w:pPr>
        <w:pStyle w:val="Heading2"/>
      </w:pPr>
      <w:bookmarkStart w:name="_Toc241843941" w:id="168"/>
      <w:r>
        <w:t>Constraints</w:t>
      </w:r>
      <w:bookmarkEnd w:id="168"/>
    </w:p>
    <w:p w14:paraId="42D96EC9" w14:textId="77777777">
      <w:pPr>
        <w:pStyle w:val="Paragraph"/>
      </w:pPr>
      <w:r>
        <w:t>Constraints which are not already considered in the Risk Report are listed here.</w:t>
      </w:r>
    </w:p>
    <w:p w14:paraId="2A7BDD7A" w14:textId="77777777">
      <w:pPr>
        <w:pStyle w:val="Paragraph"/>
      </w:pPr>
      <w:r>
        <w:t>None.</w:t>
      </w:r>
    </w:p>
    <w:p w14:paraId="6CEC5D98" w14:textId="77777777">
      <w:pPr>
        <w:pStyle w:val="Heading2"/>
      </w:pPr>
      <w:bookmarkStart w:name="_Toc10188417" w:id="169"/>
      <w:bookmarkStart w:name="_Toc241843942" w:id="171"/>
      <w:bookmarkEnd w:id="169"/>
      <w:r>
        <w:t>Work Contained</w:t>
      </w:r>
      <w:bookmarkEnd w:id="171"/>
    </w:p>
    <w:p w14:paraId="485A1A92" w14:textId="14030852">
      <w:pPr>
        <w:pStyle w:val="Paragraph"/>
        <w:numPr>
          <w:ilvl w:val="0"/>
          <w:numId w:val="38"/>
        </w:numPr>
        <w:spacing w:before="0"/>
      </w:pPr>
      <w:r>
        <w:t xml:space="preserve">See chapter </w:t>
      </w:r>
      <w:r>
        <w:fldChar w:fldCharType="begin"/>
      </w:r>
      <w:r>
        <w:instrText xml:space="preserve"> REF _Ref241830122 \h </w:instrText>
      </w:r>
      <w:r>
        <w:fldChar w:fldCharType="separate"/>
      </w:r>
      <w:r>
        <w:t>SCOPE</w:t>
      </w:r>
      <w:r>
        <w:fldChar w:fldCharType="end"/>
      </w:r>
      <w:r>
        <w:t>.</w:t>
      </w:r>
    </w:p>
    <w:p w14:paraId="2D436386" w14:textId="77777777">
      <w:pPr>
        <w:pStyle w:val="Paragraph"/>
        <w:spacing w:before="0"/>
        <w:ind w:left="720"/>
      </w:pPr>
    </w:p>
    <w:p w14:paraId="43BA2157" w14:textId="77777777">
      <w:pPr>
        <w:pStyle w:val="Heading2"/>
      </w:pPr>
      <w:bookmarkStart w:name="_Toc276199119" w:id="172"/>
      <w:bookmarkStart w:name="_Toc241843943" w:id="174"/>
      <w:r>
        <w:t xml:space="preserve">Work not </w:t>
      </w:r>
      <w:bookmarkEnd w:id="172"/>
      <w:r>
        <w:t>contained</w:t>
      </w:r>
      <w:bookmarkEnd w:id="174"/>
    </w:p>
    <w:p w14:paraId="569DD953" w14:textId="7E536FD7">
      <w:pPr>
        <w:pStyle w:val="Paragraph"/>
        <w:numPr>
          <w:ilvl w:val="0"/>
          <w:numId w:val="38"/>
        </w:numPr>
        <w:spacing w:before="0"/>
      </w:pPr>
      <w:r>
        <w:t xml:space="preserve">See Chapter </w:t>
      </w:r>
      <w:r>
        <w:fldChar w:fldCharType="begin"/>
      </w:r>
      <w:r>
        <w:instrText xml:space="preserve"> REF _Ref241830146 \h  \* MERGEFORMAT </w:instrText>
      </w:r>
      <w:r>
        <w:fldChar w:fldCharType="separate"/>
      </w:r>
      <w:r>
        <w:rPr>
          <w:lang w:val="en-US"/>
        </w:rPr>
        <w:t>Key exclusions</w:t>
      </w:r>
      <w:r>
        <w:fldChar w:fldCharType="end"/>
      </w:r>
    </w:p>
    <w:p w14:paraId="20521231" w14:textId="77777777">
      <w:pPr>
        <w:pStyle w:val="Paragraph"/>
        <w:spacing w:before="0"/>
        <w:ind w:left="720"/>
      </w:pPr>
    </w:p>
    <w:p w14:paraId="00A73360" w14:textId="77777777">
      <w:pPr>
        <w:pStyle w:val="Heading2"/>
      </w:pPr>
      <w:bookmarkStart w:name="_Toc241843944" w:id="176"/>
      <w:r>
        <w:t>Responsibility Assignment Matrix</w:t>
      </w:r>
      <w:bookmarkEnd w:id="176"/>
    </w:p>
    <w:p w14:paraId="296AA4C5" w14:textId="77777777">
      <w:pPr>
        <w:rPr>
          <w:b/>
          <w:sz w:val="22"/>
          <w:lang w:eastAsia="de-DE"/>
        </w:rPr>
      </w:pPr>
      <w:bookmarkStart w:name="_Toc320831117" w:id="177"/>
      <w:r>
        <w:rPr>
          <w:b/>
          <w:sz w:val="22"/>
          <w:lang w:eastAsia="de-DE"/>
        </w:rPr>
        <w:t>Types o</w:t>
      </w:r>
      <w:r>
        <w:rPr>
          <w:rStyle w:val="Heading3Char"/>
          <w:rFonts w:eastAsia="Cambria"/>
        </w:rPr>
        <w:t>f</w:t>
      </w:r>
      <w:r>
        <w:rPr>
          <w:b/>
          <w:sz w:val="22"/>
          <w:lang w:eastAsia="de-DE"/>
        </w:rPr>
        <w:t xml:space="preserve"> Involvement</w:t>
      </w:r>
      <w:bookmarkEnd w:id="177"/>
    </w:p>
    <w:p w14:paraId="7B3FEA90" w14:textId="77777777">
      <w:pPr>
        <w:rPr>
          <w:rFonts w:cs="Arial"/>
          <w:szCs w:val="22"/>
          <w:lang w:eastAsia="de-DE"/>
        </w:rPr>
      </w:pPr>
      <w:bookmarkStart w:name="_Toc310947140" w:id="178"/>
      <w:r>
        <w:rPr>
          <w:rFonts w:cs="Arial"/>
          <w:szCs w:val="22"/>
          <w:lang w:eastAsia="de-DE"/>
        </w:rPr>
        <w:t>A</w:t>
        <w:tab/>
        <w:t>Approve</w:t>
      </w:r>
    </w:p>
    <w:p w14:paraId="5E168937" w14:textId="77777777">
      <w:pPr>
        <w:rPr>
          <w:rFonts w:cs="Arial"/>
          <w:szCs w:val="22"/>
          <w:lang w:eastAsia="de-DE"/>
        </w:rPr>
      </w:pPr>
      <w:r>
        <w:rPr>
          <w:rFonts w:cs="Arial"/>
          <w:szCs w:val="22"/>
          <w:lang w:eastAsia="de-DE"/>
        </w:rPr>
        <w:t>R</w:t>
        <w:tab/>
        <w:t>Responsible for organization (incl. contribution)</w:t>
      </w:r>
    </w:p>
    <w:p w14:paraId="219ADE9F" w14:textId="77777777">
      <w:pPr>
        <w:rPr>
          <w:rFonts w:cs="Arial"/>
          <w:szCs w:val="22"/>
          <w:lang w:eastAsia="de-DE"/>
        </w:rPr>
      </w:pPr>
      <w:r>
        <w:rPr>
          <w:rFonts w:cs="Arial"/>
          <w:szCs w:val="22"/>
          <w:lang w:eastAsia="de-DE"/>
        </w:rPr>
        <w:t>C</w:t>
        <w:tab/>
        <w:t>Contribute</w:t>
      </w:r>
    </w:p>
    <w:p w14:paraId="4D5B32DB" w14:textId="77777777">
      <w:pPr>
        <w:rPr>
          <w:rFonts w:cs="Arial"/>
          <w:szCs w:val="22"/>
          <w:lang w:eastAsia="de-DE"/>
        </w:rPr>
      </w:pPr>
      <w:r>
        <w:rPr>
          <w:rFonts w:cs="Arial"/>
          <w:szCs w:val="22"/>
          <w:lang w:eastAsia="de-DE"/>
        </w:rPr>
        <w:t>AR</w:t>
        <w:tab/>
        <w:t>Attend on request</w:t>
      </w:r>
    </w:p>
    <w:p w14:paraId="3EBAE522" w14:textId="77777777">
      <w:pPr>
        <w:pStyle w:val="Heading3"/>
      </w:pPr>
      <w:bookmarkStart w:name="_Toc241843945" w:id="180"/>
      <w:r>
        <w:lastRenderedPageBreak/>
        <w:t>Involvements</w:t>
      </w:r>
      <w:bookmarkEnd w:id="180"/>
    </w:p>
    <w:p w14:paraId="208AA1F0" w14:textId="77777777">
      <w:pPr>
        <w:jc w:val="left"/>
        <w:rPr>
          <w:b/>
          <w:bCs/>
          <w:lang w:val="en-US"/>
        </w:rPr>
      </w:pPr>
      <w:bookmarkStart w:name="_Toc175915160" w:id="181"/>
      <w:bookmarkStart w:name="_Toc319324539" w:id="182"/>
      <w:r>
        <w:rPr>
          <w:b/>
          <w:bCs/>
          <w:lang w:val="en-US"/>
        </w:rPr>
        <w:t>Design and preparation milestones </w:t>
      </w:r>
    </w:p>
    <w:tbl>
      <w:tblPr>
        <w:tblW w:w="0" w:type="auto"/>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1672"/>
        <w:gridCol w:w="1282"/>
        <w:gridCol w:w="1275"/>
        <w:gridCol w:w="1263"/>
        <w:gridCol w:w="1275"/>
        <w:gridCol w:w="1281"/>
        <w:gridCol w:w="1336"/>
      </w:tblGrid>
      <w:tr w14:paraId="1ADE1924"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DDB70A2" w14:textId="77777777">
            <w:pPr>
              <w:jc w:val="center"/>
              <w:rPr>
                <w:b/>
                <w:lang w:val="en-US"/>
              </w:rPr>
            </w:pPr>
            <w:r>
              <w:rPr>
                <w:b/>
                <w:bCs/>
                <w:lang w:val="en-US"/>
              </w:rPr>
              <w:t>Stakeholder</w:t>
            </w:r>
            <w:r>
              <w:rPr>
                <w:b/>
                <w:lang w:val="en-US"/>
              </w:rPr>
              <w:t>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167CDD35" w14:textId="77777777">
            <w:pPr>
              <w:jc w:val="center"/>
              <w:rPr>
                <w:b/>
                <w:lang w:val="en-US"/>
              </w:rPr>
            </w:pPr>
            <w:r>
              <w:rPr>
                <w:b/>
                <w:bCs/>
                <w:lang w:val="en-US"/>
              </w:rPr>
              <w:t>SOR</w:t>
            </w:r>
            <w:r>
              <w:rPr>
                <w:b/>
                <w:lang w:val="en-US"/>
              </w:rPr>
              <w:t>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4F3EF286" w14:textId="77777777">
            <w:pPr>
              <w:jc w:val="center"/>
              <w:rPr>
                <w:b/>
                <w:lang w:val="en-US"/>
              </w:rPr>
            </w:pPr>
            <w:r>
              <w:rPr>
                <w:b/>
                <w:bCs/>
                <w:lang w:val="en-US"/>
              </w:rPr>
              <w:t>SRR</w:t>
            </w:r>
            <w:r>
              <w:rPr>
                <w:b/>
                <w:lang w:val="en-US"/>
              </w:rPr>
              <w:t>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3CEAE854" w14:textId="77777777">
            <w:pPr>
              <w:jc w:val="center"/>
              <w:rPr>
                <w:b/>
                <w:lang w:val="en-US"/>
              </w:rPr>
            </w:pPr>
            <w:r>
              <w:rPr>
                <w:b/>
                <w:bCs/>
                <w:lang w:val="en-US"/>
              </w:rPr>
              <w:t>SFR</w:t>
            </w:r>
            <w:r>
              <w:rPr>
                <w:b/>
                <w:lang w:val="en-US"/>
              </w:rPr>
              <w:t>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1ADFBCB4" w14:textId="77777777">
            <w:pPr>
              <w:jc w:val="center"/>
              <w:rPr>
                <w:b/>
                <w:lang w:val="en-US"/>
              </w:rPr>
            </w:pPr>
            <w:r>
              <w:rPr>
                <w:b/>
                <w:bCs/>
                <w:lang w:val="en-US"/>
              </w:rPr>
              <w:t>PDR</w:t>
            </w:r>
            <w:r>
              <w:rPr>
                <w:b/>
                <w:lang w:val="en-US"/>
              </w:rPr>
              <w:t>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1457053C" w14:textId="77777777">
            <w:pPr>
              <w:jc w:val="center"/>
              <w:rPr>
                <w:b/>
                <w:lang w:val="en-US"/>
              </w:rPr>
            </w:pPr>
            <w:r>
              <w:rPr>
                <w:b/>
                <w:bCs/>
                <w:lang w:val="en-US"/>
              </w:rPr>
              <w:t>CDR</w:t>
            </w:r>
            <w:r>
              <w:rPr>
                <w:b/>
                <w:lang w:val="en-US"/>
              </w:rPr>
              <w:t>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97078FB" w14:textId="77777777">
            <w:pPr>
              <w:jc w:val="center"/>
              <w:rPr>
                <w:b/>
                <w:lang w:val="en-US"/>
              </w:rPr>
            </w:pPr>
            <w:r>
              <w:rPr>
                <w:b/>
                <w:bCs/>
                <w:lang w:val="en-US"/>
              </w:rPr>
              <w:t>TRR1-LAB</w:t>
            </w:r>
            <w:r>
              <w:rPr>
                <w:b/>
                <w:lang w:val="en-US"/>
              </w:rPr>
              <w:t> </w:t>
            </w:r>
          </w:p>
        </w:tc>
      </w:tr>
      <w:tr w14:paraId="7C7275E7"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55773964" w14:textId="77777777">
            <w:pPr>
              <w:jc w:val="center"/>
              <w:rPr>
                <w:lang w:val="en-US"/>
              </w:rPr>
            </w:pPr>
            <w:r>
              <w:rPr>
                <w:lang w:val="en-US"/>
              </w:rPr>
              <w:t>PM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59E19DD3"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3F708217"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5A3B8F69"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39F98DEE"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35C6B4AF"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230E7385" w14:textId="77777777">
            <w:pPr>
              <w:jc w:val="center"/>
              <w:rPr>
                <w:lang w:val="en-US"/>
              </w:rPr>
            </w:pPr>
            <w:r>
              <w:rPr>
                <w:lang w:val="en-US"/>
              </w:rPr>
              <w:t>C </w:t>
            </w:r>
          </w:p>
        </w:tc>
      </w:tr>
      <w:tr w14:paraId="6092CADD"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4E220EC9" w14:textId="77777777">
            <w:pPr>
              <w:jc w:val="center"/>
              <w:rPr>
                <w:lang w:val="en-US"/>
              </w:rPr>
            </w:pPr>
            <w:r>
              <w:rPr>
                <w:lang w:val="en-US"/>
              </w:rPr>
              <w:t>PDA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0B9E1634" w14:textId="77777777">
            <w:pPr>
              <w:jc w:val="center"/>
              <w:rPr>
                <w:lang w:val="en-US"/>
              </w:rPr>
            </w:pPr>
            <w:r>
              <w:rPr>
                <w:lang w:val="en-US"/>
              </w:rPr>
              <w:t>A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4AC692EB" w14:textId="77777777">
            <w:pPr>
              <w:jc w:val="center"/>
              <w:rPr>
                <w:lang w:val="en-US"/>
              </w:rPr>
            </w:pPr>
            <w:r>
              <w:rPr>
                <w:lang w:val="en-US"/>
              </w:rPr>
              <w:t>A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3EFF2CE5" w14:textId="77777777">
            <w:pPr>
              <w:jc w:val="center"/>
              <w:rPr>
                <w:lang w:val="en-US"/>
              </w:rPr>
            </w:pPr>
            <w:r>
              <w:rPr>
                <w:lang w:val="en-US"/>
              </w:rPr>
              <w:t>A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5E6A19C4" w14:textId="77777777">
            <w:pPr>
              <w:jc w:val="center"/>
              <w:rPr>
                <w:lang w:val="en-US"/>
              </w:rPr>
            </w:pPr>
            <w:r>
              <w:rPr>
                <w:lang w:val="en-US"/>
              </w:rPr>
              <w:t>A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276B6678" w14:textId="77777777">
            <w:pPr>
              <w:jc w:val="center"/>
              <w:rPr>
                <w:lang w:val="en-US"/>
              </w:rPr>
            </w:pPr>
            <w:r>
              <w:rPr>
                <w:lang w:val="en-US"/>
              </w:rPr>
              <w:t>A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5E46E382" w14:textId="77777777">
            <w:pPr>
              <w:jc w:val="center"/>
              <w:rPr>
                <w:lang w:val="en-US"/>
              </w:rPr>
            </w:pPr>
            <w:r>
              <w:rPr>
                <w:lang w:val="en-US"/>
              </w:rPr>
              <w:t>A </w:t>
            </w:r>
          </w:p>
        </w:tc>
      </w:tr>
      <w:tr w14:paraId="4A1218FF"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7A7D7BEA" w14:textId="77777777">
            <w:pPr>
              <w:jc w:val="center"/>
              <w:rPr>
                <w:lang w:val="en-US"/>
              </w:rPr>
            </w:pPr>
            <w:r>
              <w:rPr>
                <w:lang w:val="en-US"/>
              </w:rPr>
              <w:t>ARC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3B07B4F9"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31B67CC4"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40DD298B"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7F8F9821"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42CC13A3"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2A1A328D" w14:textId="77777777">
            <w:pPr>
              <w:jc w:val="center"/>
              <w:rPr>
                <w:lang w:val="en-US"/>
              </w:rPr>
            </w:pPr>
            <w:r>
              <w:rPr>
                <w:lang w:val="en-US"/>
              </w:rPr>
              <w:t>C </w:t>
            </w:r>
          </w:p>
        </w:tc>
      </w:tr>
      <w:tr w14:paraId="2B23D2AF"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3355DD4F" w14:textId="77777777">
            <w:pPr>
              <w:jc w:val="center"/>
              <w:rPr>
                <w:lang w:val="en-US"/>
              </w:rPr>
            </w:pPr>
            <w:r>
              <w:rPr>
                <w:lang w:val="en-US"/>
              </w:rPr>
              <w:t>SEM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0017DE0B" w14:textId="77777777">
            <w:pPr>
              <w:jc w:val="center"/>
              <w:rPr>
                <w:lang w:val="en-US"/>
              </w:rPr>
            </w:pPr>
            <w:r>
              <w:rPr>
                <w:lang w:val="en-US"/>
              </w:rPr>
              <w:t>R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2EAE0445" w14:textId="77777777">
            <w:pPr>
              <w:jc w:val="center"/>
              <w:rPr>
                <w:lang w:val="en-US"/>
              </w:rPr>
            </w:pPr>
            <w:r>
              <w:rPr>
                <w:lang w:val="en-US"/>
              </w:rPr>
              <w:t>R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64E68E5A" w14:textId="77777777">
            <w:pPr>
              <w:jc w:val="center"/>
              <w:rPr>
                <w:lang w:val="en-US"/>
              </w:rPr>
            </w:pPr>
            <w:r>
              <w:rPr>
                <w:lang w:val="en-US"/>
              </w:rPr>
              <w:t>R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7BEFFE84" w14:textId="77777777">
            <w:pPr>
              <w:jc w:val="center"/>
              <w:rPr>
                <w:lang w:val="en-US"/>
              </w:rPr>
            </w:pPr>
            <w:r>
              <w:rPr>
                <w:lang w:val="en-US"/>
              </w:rPr>
              <w:t>R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4103F667" w14:textId="77777777">
            <w:pPr>
              <w:jc w:val="center"/>
              <w:rPr>
                <w:lang w:val="en-US"/>
              </w:rPr>
            </w:pPr>
            <w:r>
              <w:rPr>
                <w:lang w:val="en-US"/>
              </w:rPr>
              <w:t>R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5010AF59" w14:textId="77777777">
            <w:pPr>
              <w:jc w:val="center"/>
              <w:rPr>
                <w:lang w:val="en-US"/>
              </w:rPr>
            </w:pPr>
            <w:r>
              <w:rPr>
                <w:lang w:val="en-US"/>
              </w:rPr>
              <w:t>C </w:t>
            </w:r>
          </w:p>
        </w:tc>
      </w:tr>
      <w:tr w14:paraId="1D9F7353"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185645E3" w14:textId="77777777">
            <w:pPr>
              <w:jc w:val="center"/>
              <w:rPr>
                <w:lang w:val="en-US"/>
              </w:rPr>
            </w:pPr>
            <w:r>
              <w:rPr>
                <w:lang w:val="en-US"/>
              </w:rPr>
              <w:t>RM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40C3E5CA"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3653456F" w14:textId="77777777">
            <w:pPr>
              <w:jc w:val="center"/>
              <w:rPr>
                <w:lang w:val="en-US"/>
              </w:rPr>
            </w:pPr>
            <w:r>
              <w:rPr>
                <w:lang w:val="en-US"/>
              </w:rPr>
              <w:t>R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339B7F01"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6F640E5F"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6C883783"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40C69719" w14:textId="77777777">
            <w:pPr>
              <w:jc w:val="center"/>
              <w:rPr>
                <w:lang w:val="en-US"/>
              </w:rPr>
            </w:pPr>
            <w:r>
              <w:rPr>
                <w:lang w:val="en-US"/>
              </w:rPr>
              <w:t>AR </w:t>
            </w:r>
          </w:p>
        </w:tc>
      </w:tr>
      <w:tr w14:paraId="3A92EDAB"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0917F772" w14:textId="77777777">
            <w:pPr>
              <w:jc w:val="center"/>
              <w:rPr>
                <w:lang w:val="en-US"/>
              </w:rPr>
            </w:pPr>
            <w:r>
              <w:rPr>
                <w:lang w:val="en-US"/>
              </w:rPr>
              <w:t>VAL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777C7E0B"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7DFC5D95"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559F2B6B"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56517F50"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0F8DF8EE"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54938645" w14:textId="77777777">
            <w:pPr>
              <w:jc w:val="center"/>
              <w:rPr>
                <w:lang w:val="en-US"/>
              </w:rPr>
            </w:pPr>
            <w:r>
              <w:rPr>
                <w:lang w:val="en-US"/>
              </w:rPr>
              <w:t>C </w:t>
            </w:r>
          </w:p>
        </w:tc>
      </w:tr>
      <w:tr w14:paraId="0D4261E0"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31B4827A" w14:textId="77777777">
            <w:pPr>
              <w:jc w:val="center"/>
              <w:rPr>
                <w:lang w:val="en-US"/>
              </w:rPr>
            </w:pPr>
            <w:r>
              <w:rPr>
                <w:lang w:val="en-US"/>
              </w:rPr>
              <w:t>IVM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74FE557D"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5C228E13"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34B15DDF"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136B0E3A"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0D0D9539"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5D22707D" w14:textId="77777777">
            <w:pPr>
              <w:jc w:val="center"/>
              <w:rPr>
                <w:lang w:val="en-US"/>
              </w:rPr>
            </w:pPr>
            <w:r>
              <w:rPr>
                <w:lang w:val="en-US"/>
              </w:rPr>
              <w:t>R </w:t>
            </w:r>
          </w:p>
        </w:tc>
      </w:tr>
      <w:tr w14:paraId="5D053898"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46B18885" w14:textId="77777777">
            <w:pPr>
              <w:jc w:val="center"/>
              <w:rPr>
                <w:lang w:val="en-US"/>
              </w:rPr>
            </w:pPr>
            <w:r>
              <w:rPr>
                <w:lang w:val="en-US"/>
              </w:rPr>
              <w:t>CM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23CF2E5C"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5E32434E"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494CF6E7"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28A8E784"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72C6867F"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4522A448" w14:textId="77777777">
            <w:pPr>
              <w:jc w:val="center"/>
              <w:rPr>
                <w:lang w:val="en-US"/>
              </w:rPr>
            </w:pPr>
            <w:r>
              <w:rPr>
                <w:lang w:val="en-US"/>
              </w:rPr>
              <w:t>C </w:t>
            </w:r>
          </w:p>
        </w:tc>
      </w:tr>
      <w:tr w14:paraId="746CA261"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2C590247" w14:textId="77777777">
            <w:pPr>
              <w:jc w:val="center"/>
              <w:rPr>
                <w:lang w:val="en-US"/>
              </w:rPr>
            </w:pPr>
            <w:r>
              <w:rPr>
                <w:lang w:val="en-US"/>
              </w:rPr>
              <w:t>QAM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6DB91636"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70960D33"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478559D5"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61D42767"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22F89142"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34E9479A" w14:textId="77777777">
            <w:pPr>
              <w:jc w:val="center"/>
              <w:rPr>
                <w:lang w:val="en-US"/>
              </w:rPr>
            </w:pPr>
            <w:r>
              <w:rPr>
                <w:lang w:val="en-US"/>
              </w:rPr>
              <w:t>C </w:t>
            </w:r>
          </w:p>
        </w:tc>
      </w:tr>
      <w:tr w14:paraId="60948594"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069E4F5D" w14:textId="77777777">
            <w:pPr>
              <w:jc w:val="center"/>
              <w:rPr>
                <w:lang w:val="en-US"/>
              </w:rPr>
            </w:pPr>
            <w:r>
              <w:rPr>
                <w:lang w:val="en-US"/>
              </w:rPr>
              <w:t>PLM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02575A76" w14:textId="77777777">
            <w:pPr>
              <w:jc w:val="center"/>
              <w:rPr>
                <w:lang w:val="en-US"/>
              </w:rPr>
            </w:pPr>
            <w:r>
              <w:rPr>
                <w:lang w:val="en-US"/>
              </w:rPr>
              <w:t>AR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6C3612C4" w14:textId="77777777">
            <w:pPr>
              <w:jc w:val="center"/>
              <w:rPr>
                <w:lang w:val="en-US"/>
              </w:rPr>
            </w:pPr>
            <w:r>
              <w:rPr>
                <w:lang w:val="en-US"/>
              </w:rPr>
              <w:t>AR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717AE85B" w14:textId="77777777">
            <w:pPr>
              <w:jc w:val="center"/>
              <w:rPr>
                <w:lang w:val="en-US"/>
              </w:rPr>
            </w:pPr>
            <w:r>
              <w:rPr>
                <w:lang w:val="en-US"/>
              </w:rPr>
              <w:t>AR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1330E545" w14:textId="77777777">
            <w:pPr>
              <w:jc w:val="center"/>
              <w:rPr>
                <w:lang w:val="en-US"/>
              </w:rPr>
            </w:pPr>
            <w:r>
              <w:rPr>
                <w:lang w:val="en-US"/>
              </w:rPr>
              <w:t>AR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55D8456F" w14:textId="77777777">
            <w:pPr>
              <w:jc w:val="center"/>
              <w:rPr>
                <w:lang w:val="en-US"/>
              </w:rPr>
            </w:pPr>
            <w:r>
              <w:rPr>
                <w:lang w:val="en-US"/>
              </w:rPr>
              <w:t>AR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64EC8418" w14:textId="77777777">
            <w:pPr>
              <w:jc w:val="center"/>
              <w:rPr>
                <w:lang w:val="en-US"/>
              </w:rPr>
            </w:pPr>
            <w:r>
              <w:rPr>
                <w:lang w:val="en-US"/>
              </w:rPr>
              <w:t>AR </w:t>
            </w:r>
          </w:p>
        </w:tc>
      </w:tr>
      <w:tr w14:paraId="40DA8CCF"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3CD55815" w14:textId="77777777">
            <w:pPr>
              <w:jc w:val="center"/>
              <w:rPr>
                <w:lang w:val="en-US"/>
              </w:rPr>
            </w:pPr>
            <w:r>
              <w:rPr>
                <w:lang w:val="en-US"/>
              </w:rPr>
              <w:t>RAM-AM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5FA0E4E2"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3A79A857"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683BDD35"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5BA21EA8" w14:textId="77777777">
            <w:pPr>
              <w:jc w:val="center"/>
              <w:rPr>
                <w:lang w:val="en-US"/>
              </w:rPr>
            </w:pPr>
            <w:r>
              <w:rPr>
                <w:lang w:val="en-US"/>
              </w:rPr>
              <w:t>AR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757EFC27" w14:textId="77777777">
            <w:pPr>
              <w:jc w:val="center"/>
              <w:rPr>
                <w:lang w:val="en-US"/>
              </w:rPr>
            </w:pPr>
            <w:r>
              <w:rPr>
                <w:lang w:val="en-US"/>
              </w:rPr>
              <w:t>AR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239C5E4E" w14:textId="77777777">
            <w:pPr>
              <w:jc w:val="center"/>
              <w:rPr>
                <w:lang w:val="en-US"/>
              </w:rPr>
            </w:pPr>
            <w:r>
              <w:rPr>
                <w:lang w:val="en-US"/>
              </w:rPr>
              <w:t>AR </w:t>
            </w:r>
          </w:p>
        </w:tc>
      </w:tr>
      <w:tr w14:paraId="0396D827"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1B58BD10" w14:textId="77777777">
            <w:pPr>
              <w:jc w:val="center"/>
              <w:rPr>
                <w:lang w:val="en-US"/>
              </w:rPr>
            </w:pPr>
            <w:r>
              <w:rPr>
                <w:lang w:val="en-US"/>
              </w:rPr>
              <w:t>SAM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3659DCD0"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3078F4C6"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2B532846"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303CBED3"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257183BD"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0ED7B065" w14:textId="77777777">
            <w:pPr>
              <w:jc w:val="center"/>
              <w:rPr>
                <w:lang w:val="en-US"/>
              </w:rPr>
            </w:pPr>
            <w:r>
              <w:rPr>
                <w:lang w:val="en-US"/>
              </w:rPr>
              <w:t>C </w:t>
            </w:r>
          </w:p>
        </w:tc>
      </w:tr>
      <w:tr w14:paraId="581C1CF2"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4CEF1241" w14:textId="77777777">
            <w:pPr>
              <w:jc w:val="center"/>
              <w:rPr>
                <w:lang w:val="en-US"/>
              </w:rPr>
            </w:pPr>
            <w:r>
              <w:rPr>
                <w:lang w:val="en-US"/>
              </w:rPr>
              <w:t>Security Manager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0A9C2966"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23ECE31B"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51D14D5D"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6591B85B"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225A7784"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03A7D17B" w14:textId="77777777">
            <w:pPr>
              <w:jc w:val="center"/>
              <w:rPr>
                <w:lang w:val="en-US"/>
              </w:rPr>
            </w:pPr>
            <w:r>
              <w:rPr>
                <w:lang w:val="en-US"/>
              </w:rPr>
              <w:t>C </w:t>
            </w:r>
          </w:p>
        </w:tc>
      </w:tr>
      <w:tr w14:paraId="200DE3CB"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498F51C5" w14:textId="77777777">
            <w:pPr>
              <w:jc w:val="center"/>
              <w:rPr>
                <w:lang w:val="en-US"/>
              </w:rPr>
            </w:pPr>
            <w:r>
              <w:rPr>
                <w:lang w:val="en-US"/>
              </w:rPr>
              <w:t>DM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1A40D4F3"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443634B6"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6E90FA10" w14:textId="77777777">
            <w:pPr>
              <w:jc w:val="center"/>
              <w:rPr>
                <w:lang w:val="en-US"/>
              </w:rPr>
            </w:pPr>
            <w:r>
              <w:rPr>
                <w:lang w:val="en-US"/>
              </w:rPr>
              <w:t>C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4AD630BF"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1618EFD3"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55B51C5C" w14:textId="77777777">
            <w:pPr>
              <w:jc w:val="center"/>
              <w:rPr>
                <w:lang w:val="en-US"/>
              </w:rPr>
            </w:pPr>
            <w:r>
              <w:rPr>
                <w:lang w:val="en-US"/>
              </w:rPr>
              <w:t>C </w:t>
            </w:r>
          </w:p>
        </w:tc>
      </w:tr>
      <w:tr w14:paraId="7C539A2A"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4FE8AB93" w14:textId="77777777">
            <w:pPr>
              <w:jc w:val="center"/>
              <w:rPr>
                <w:lang w:val="en-US"/>
              </w:rPr>
            </w:pPr>
            <w:r>
              <w:rPr>
                <w:lang w:val="en-US"/>
              </w:rPr>
              <w:t>LDM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2C0B1586" w14:textId="77777777">
            <w:pPr>
              <w:jc w:val="center"/>
              <w:rPr>
                <w:lang w:val="en-US"/>
              </w:rPr>
            </w:pPr>
            <w:r>
              <w:rPr>
                <w:lang w:val="en-US"/>
              </w:rPr>
              <w:t>AR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40457778" w14:textId="77777777">
            <w:pPr>
              <w:jc w:val="center"/>
              <w:rPr>
                <w:lang w:val="en-US"/>
              </w:rPr>
            </w:pPr>
            <w:r>
              <w:rPr>
                <w:lang w:val="en-US"/>
              </w:rPr>
              <w:t>AR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4404FC80" w14:textId="77777777">
            <w:pPr>
              <w:jc w:val="center"/>
              <w:rPr>
                <w:lang w:val="en-US"/>
              </w:rPr>
            </w:pPr>
            <w:r>
              <w:rPr>
                <w:lang w:val="en-US"/>
              </w:rPr>
              <w:t>AR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0E57A666" w14:textId="77777777">
            <w:pPr>
              <w:jc w:val="center"/>
              <w:rPr>
                <w:lang w:val="en-US"/>
              </w:rPr>
            </w:pPr>
            <w:r>
              <w:rPr>
                <w:lang w:val="en-US"/>
              </w:rPr>
              <w:t>C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5397601C" w14:textId="77777777">
            <w:pPr>
              <w:jc w:val="center"/>
              <w:rPr>
                <w:lang w:val="en-US"/>
              </w:rPr>
            </w:pPr>
            <w:r>
              <w:rPr>
                <w:lang w:val="en-US"/>
              </w:rPr>
              <w:t>C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714EEFD4" w14:textId="77777777">
            <w:pPr>
              <w:jc w:val="center"/>
              <w:rPr>
                <w:lang w:val="en-US"/>
              </w:rPr>
            </w:pPr>
            <w:r>
              <w:rPr>
                <w:lang w:val="en-US"/>
              </w:rPr>
              <w:t>C </w:t>
            </w:r>
          </w:p>
        </w:tc>
      </w:tr>
      <w:tr w14:paraId="1D6A9369" w14:textId="77777777">
        <w:trPr>
          <w:trHeight w:val="300"/>
        </w:trPr>
        <w:tc xmlns:tara="kcentrix:tara" tara:rowspan="1" tara:colspan="1">
          <w:tcPr>
            <w:tcW w:w="1672" w:type="dxa"/>
            <w:tcBorders>
              <w:top w:val="single" w:color="auto" w:sz="6" w:space="0"/>
              <w:left w:val="single" w:color="auto" w:sz="6" w:space="0"/>
              <w:bottom w:val="single" w:color="auto" w:sz="6" w:space="0"/>
              <w:right w:val="single" w:color="auto" w:sz="6" w:space="0"/>
            </w:tcBorders>
            <w:vAlign w:val="center"/>
            <w:hideMark/>
          </w:tcPr>
          <w:p w14:paraId="2E4E2ABB" w14:textId="77777777">
            <w:pPr>
              <w:jc w:val="center"/>
              <w:rPr>
                <w:lang w:val="en-US"/>
              </w:rPr>
            </w:pPr>
            <w:r>
              <w:rPr>
                <w:lang w:val="en-US"/>
              </w:rPr>
              <w:t>DeBo / ISA </w:t>
            </w:r>
          </w:p>
        </w:tc>
        <w:tc xmlns:tara="kcentrix:tara" tara:rowspan="1" tara:colspan="1">
          <w:tcPr>
            <w:tcW w:w="1282" w:type="dxa"/>
            <w:tcBorders>
              <w:top w:val="single" w:color="auto" w:sz="6" w:space="0"/>
              <w:left w:val="single" w:color="auto" w:sz="6" w:space="0"/>
              <w:bottom w:val="single" w:color="auto" w:sz="6" w:space="0"/>
              <w:right w:val="single" w:color="auto" w:sz="6" w:space="0"/>
            </w:tcBorders>
            <w:vAlign w:val="center"/>
            <w:hideMark/>
          </w:tcPr>
          <w:p w14:paraId="07CA09F3" w14:textId="77777777">
            <w:pPr>
              <w:jc w:val="center"/>
              <w:rPr>
                <w:lang w:val="en-US"/>
              </w:rPr>
            </w:pPr>
            <w:r>
              <w:rPr>
                <w:lang w:val="en-US"/>
              </w:rPr>
              <w:t>AR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6CEC63BA" w14:textId="77777777">
            <w:pPr>
              <w:jc w:val="center"/>
              <w:rPr>
                <w:lang w:val="en-US"/>
              </w:rPr>
            </w:pPr>
            <w:r>
              <w:rPr>
                <w:lang w:val="en-US"/>
              </w:rPr>
              <w:t>C </w:t>
            </w:r>
          </w:p>
        </w:tc>
        <w:tc xmlns:tara="kcentrix:tara" tara:rowspan="1" tara:colspan="1">
          <w:tcPr>
            <w:tcW w:w="1263" w:type="dxa"/>
            <w:tcBorders>
              <w:top w:val="single" w:color="auto" w:sz="6" w:space="0"/>
              <w:left w:val="single" w:color="auto" w:sz="6" w:space="0"/>
              <w:bottom w:val="single" w:color="auto" w:sz="6" w:space="0"/>
              <w:right w:val="single" w:color="auto" w:sz="6" w:space="0"/>
            </w:tcBorders>
            <w:vAlign w:val="center"/>
            <w:hideMark/>
          </w:tcPr>
          <w:p w14:paraId="43BAB61B" w14:textId="77777777">
            <w:pPr>
              <w:jc w:val="center"/>
              <w:rPr>
                <w:lang w:val="en-US"/>
              </w:rPr>
            </w:pPr>
            <w:r>
              <w:rPr>
                <w:lang w:val="en-US"/>
              </w:rPr>
              <w:t>AR </w:t>
            </w:r>
          </w:p>
        </w:tc>
        <w:tc xmlns:tara="kcentrix:tara" tara:rowspan="1" tara:colspan="1">
          <w:tcPr>
            <w:tcW w:w="1275" w:type="dxa"/>
            <w:tcBorders>
              <w:top w:val="single" w:color="auto" w:sz="6" w:space="0"/>
              <w:left w:val="single" w:color="auto" w:sz="6" w:space="0"/>
              <w:bottom w:val="single" w:color="auto" w:sz="6" w:space="0"/>
              <w:right w:val="single" w:color="auto" w:sz="6" w:space="0"/>
            </w:tcBorders>
            <w:vAlign w:val="center"/>
            <w:hideMark/>
          </w:tcPr>
          <w:p w14:paraId="6CE8F40F" w14:textId="77777777">
            <w:pPr>
              <w:jc w:val="center"/>
              <w:rPr>
                <w:lang w:val="en-US"/>
              </w:rPr>
            </w:pPr>
            <w:r>
              <w:rPr>
                <w:lang w:val="en-US"/>
              </w:rPr>
              <w:t>AR </w:t>
            </w:r>
          </w:p>
        </w:tc>
        <w:tc xmlns:tara="kcentrix:tara" tara:rowspan="1" tara:colspan="1">
          <w:tcPr>
            <w:tcW w:w="1281" w:type="dxa"/>
            <w:tcBorders>
              <w:top w:val="single" w:color="auto" w:sz="6" w:space="0"/>
              <w:left w:val="single" w:color="auto" w:sz="6" w:space="0"/>
              <w:bottom w:val="single" w:color="auto" w:sz="6" w:space="0"/>
              <w:right w:val="single" w:color="auto" w:sz="6" w:space="0"/>
            </w:tcBorders>
            <w:vAlign w:val="center"/>
            <w:hideMark/>
          </w:tcPr>
          <w:p w14:paraId="3FE7E3E0" w14:textId="77777777">
            <w:pPr>
              <w:jc w:val="center"/>
              <w:rPr>
                <w:lang w:val="en-US"/>
              </w:rPr>
            </w:pPr>
            <w:r>
              <w:rPr>
                <w:lang w:val="en-US"/>
              </w:rPr>
              <w:t>AR </w:t>
            </w:r>
          </w:p>
        </w:tc>
        <w:tc xmlns:tara="kcentrix:tara" tara:rowspan="1" tara:colspan="1">
          <w:tcPr>
            <w:tcW w:w="1336" w:type="dxa"/>
            <w:tcBorders>
              <w:top w:val="single" w:color="auto" w:sz="6" w:space="0"/>
              <w:left w:val="single" w:color="auto" w:sz="6" w:space="0"/>
              <w:bottom w:val="single" w:color="auto" w:sz="6" w:space="0"/>
              <w:right w:val="single" w:color="auto" w:sz="6" w:space="0"/>
            </w:tcBorders>
            <w:vAlign w:val="center"/>
            <w:hideMark/>
          </w:tcPr>
          <w:p w14:paraId="3E1DEF1A" w14:textId="77777777">
            <w:pPr>
              <w:jc w:val="center"/>
              <w:rPr>
                <w:lang w:val="en-US"/>
              </w:rPr>
            </w:pPr>
            <w:r>
              <w:rPr>
                <w:lang w:val="en-US"/>
              </w:rPr>
              <w:t>AR </w:t>
            </w:r>
          </w:p>
        </w:tc>
      </w:tr>
    </w:tbl>
    <w:p w14:paraId="7EA77975" w14:textId="5E3D1E2E">
      <w:pPr>
        <w:jc w:val="center"/>
        <w:rPr>
          <w:b/>
        </w:rPr>
      </w:pPr>
      <w:bookmarkStart w:name="_Toc241843872" w:id="183"/>
      <w:r>
        <w:rPr>
          <w:b/>
        </w:rPr>
        <w:t xml:space="preserve">Table </w:t>
      </w:r>
      <w:r>
        <w:rPr>
          <w:b/>
        </w:rPr>
        <w:fldChar w:fldCharType="begin"/>
      </w:r>
      <w:r>
        <w:rPr>
          <w:b/>
        </w:rPr>
        <w:instrText xml:space="preserve"> SEQ Table \* ARABIC </w:instrText>
      </w:r>
      <w:r>
        <w:rPr>
          <w:b/>
        </w:rPr>
        <w:fldChar w:fldCharType="separate"/>
      </w:r>
      <w:r>
        <w:rPr>
          <w:b/>
        </w:rPr>
        <w:t>22</w:t>
      </w:r>
      <w:r>
        <w:rPr>
          <w:b/>
        </w:rPr>
        <w:fldChar w:fldCharType="end"/>
      </w:r>
      <w:r>
        <w:rPr>
          <w:b/>
        </w:rPr>
        <w:t xml:space="preserve">: </w:t>
      </w:r>
      <w:r>
        <w:rPr>
          <w:b/>
          <w:bCs/>
        </w:rPr>
        <w:t>Involvements – design and laboratory readiness</w:t>
      </w:r>
      <w:bookmarkEnd w:id="183"/>
    </w:p>
    <w:p w14:paraId="1CA5EA41" w14:textId="07F1F131">
      <w:pPr>
        <w:jc w:val="center"/>
        <w:rPr>
          <w:b/>
          <w:bCs/>
          <w:lang w:val="en-US"/>
        </w:rPr>
      </w:pPr>
    </w:p>
    <w:p w14:paraId="2418818D" w14:textId="22C92719">
      <w:pPr>
        <w:spacing w:before="0" w:after="0" w:line="240" w:lineRule="auto"/>
        <w:jc w:val="left"/>
        <w:rPr>
          <w:b/>
          <w:bCs/>
          <w:lang w:val="en-US"/>
        </w:rPr>
      </w:pPr>
      <w:r>
        <w:rPr>
          <w:b/>
          <w:bCs/>
          <w:lang w:val="en-US"/>
        </w:rPr>
        <w:br w:type="page"/>
      </w:r>
      <w:r>
        <w:rPr>
          <w:b/>
          <w:lang w:val="en-US"/>
        </w:rPr>
        <w:lastRenderedPageBreak/>
        <w:t> </w:t>
      </w:r>
    </w:p>
    <w:p w14:paraId="5B2ED211" w14:textId="77777777">
      <w:pPr>
        <w:jc w:val="left"/>
        <w:rPr>
          <w:b/>
          <w:bCs/>
          <w:lang w:val="en-US"/>
        </w:rPr>
      </w:pPr>
      <w:r>
        <w:rPr>
          <w:b/>
          <w:bCs/>
          <w:lang w:val="en-US"/>
        </w:rPr>
        <w:t>Integration, validation and deployment milestones </w:t>
      </w:r>
    </w:p>
    <w:tbl>
      <w:tblPr>
        <w:tblW w:w="0" w:type="auto"/>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1650"/>
        <w:gridCol w:w="1328"/>
        <w:gridCol w:w="1296"/>
        <w:gridCol w:w="1309"/>
        <w:gridCol w:w="1246"/>
        <w:gridCol w:w="1309"/>
        <w:gridCol w:w="1246"/>
      </w:tblGrid>
      <w:tr w14:paraId="3D593688"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2E3DB9D5" w14:textId="77777777">
            <w:pPr>
              <w:jc w:val="center"/>
              <w:rPr>
                <w:b/>
                <w:lang w:val="en-US"/>
              </w:rPr>
            </w:pPr>
            <w:r>
              <w:rPr>
                <w:b/>
                <w:bCs/>
                <w:lang w:val="en-US"/>
              </w:rPr>
              <w:t>Stakeholder</w:t>
            </w:r>
            <w:r>
              <w:rPr>
                <w:b/>
                <w:lang w:val="en-US"/>
              </w:rPr>
              <w:t>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110EEA30" w14:textId="77777777">
            <w:pPr>
              <w:jc w:val="center"/>
              <w:rPr>
                <w:b/>
                <w:lang w:val="en-US"/>
              </w:rPr>
            </w:pPr>
            <w:r>
              <w:rPr>
                <w:b/>
                <w:bCs/>
                <w:lang w:val="en-US"/>
              </w:rPr>
              <w:t>TRR1-FIELD</w:t>
            </w:r>
            <w:r>
              <w:rPr>
                <w:b/>
                <w:lang w:val="en-US"/>
              </w:rPr>
              <w:t>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043AE3B2" w14:textId="77777777">
            <w:pPr>
              <w:jc w:val="center"/>
              <w:rPr>
                <w:b/>
                <w:lang w:val="en-US"/>
              </w:rPr>
            </w:pPr>
            <w:r>
              <w:rPr>
                <w:b/>
                <w:bCs/>
                <w:lang w:val="en-US"/>
              </w:rPr>
              <w:t>TQR1 / TRR2</w:t>
            </w:r>
            <w:r>
              <w:rPr>
                <w:b/>
                <w:lang w:val="en-US"/>
              </w:rPr>
              <w:t>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23DD63D" w14:textId="77777777">
            <w:pPr>
              <w:jc w:val="center"/>
              <w:rPr>
                <w:b/>
                <w:lang w:val="en-US"/>
              </w:rPr>
            </w:pPr>
            <w:r>
              <w:rPr>
                <w:b/>
                <w:bCs/>
                <w:lang w:val="en-US"/>
              </w:rPr>
              <w:t>TQR2-1</w:t>
            </w:r>
            <w:r>
              <w:rPr>
                <w:b/>
                <w:lang w:val="en-US"/>
              </w:rPr>
              <w:t>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7950D34C" w14:textId="77777777">
            <w:pPr>
              <w:jc w:val="center"/>
              <w:rPr>
                <w:b/>
                <w:lang w:val="en-US"/>
              </w:rPr>
            </w:pPr>
            <w:r>
              <w:rPr>
                <w:b/>
                <w:bCs/>
                <w:lang w:val="en-US"/>
              </w:rPr>
              <w:t>FQR-1</w:t>
            </w:r>
            <w:r>
              <w:rPr>
                <w:b/>
                <w:lang w:val="en-US"/>
              </w:rPr>
              <w:t>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2CC71574" w14:textId="77777777">
            <w:pPr>
              <w:jc w:val="center"/>
              <w:rPr>
                <w:b/>
                <w:lang w:val="en-US"/>
              </w:rPr>
            </w:pPr>
            <w:r>
              <w:rPr>
                <w:b/>
                <w:bCs/>
                <w:lang w:val="en-US"/>
              </w:rPr>
              <w:t>TQR2-2</w:t>
            </w:r>
            <w:r>
              <w:rPr>
                <w:b/>
                <w:lang w:val="en-US"/>
              </w:rPr>
              <w:t>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6C8ECCF1" w14:textId="77777777">
            <w:pPr>
              <w:jc w:val="center"/>
              <w:rPr>
                <w:b/>
                <w:lang w:val="en-US"/>
              </w:rPr>
            </w:pPr>
            <w:r>
              <w:rPr>
                <w:b/>
                <w:bCs/>
                <w:lang w:val="en-US"/>
              </w:rPr>
              <w:t>FQR-2</w:t>
            </w:r>
            <w:r>
              <w:rPr>
                <w:b/>
                <w:lang w:val="en-US"/>
              </w:rPr>
              <w:t> </w:t>
            </w:r>
          </w:p>
        </w:tc>
      </w:tr>
      <w:tr w14:paraId="27615580"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28DD859" w14:textId="77777777">
            <w:pPr>
              <w:jc w:val="center"/>
              <w:rPr>
                <w:lang w:val="en-US"/>
              </w:rPr>
            </w:pPr>
            <w:r>
              <w:rPr>
                <w:lang w:val="en-US"/>
              </w:rPr>
              <w:t>PM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6B1991D"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64BABA6"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004EF66"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860EBB4"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93F3574"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18F26D8C" w14:textId="77777777">
            <w:pPr>
              <w:jc w:val="center"/>
              <w:rPr>
                <w:lang w:val="en-US"/>
              </w:rPr>
            </w:pPr>
            <w:r>
              <w:rPr>
                <w:lang w:val="en-US"/>
              </w:rPr>
              <w:t>C </w:t>
            </w:r>
          </w:p>
        </w:tc>
      </w:tr>
      <w:tr w14:paraId="682B4330"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C19C778" w14:textId="77777777">
            <w:pPr>
              <w:jc w:val="center"/>
              <w:rPr>
                <w:lang w:val="en-US"/>
              </w:rPr>
            </w:pPr>
            <w:r>
              <w:rPr>
                <w:lang w:val="en-US"/>
              </w:rPr>
              <w:t>PDA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4063ABB" w14:textId="77777777">
            <w:pPr>
              <w:jc w:val="center"/>
              <w:rPr>
                <w:lang w:val="en-US"/>
              </w:rPr>
            </w:pPr>
            <w:r>
              <w:rPr>
                <w:lang w:val="en-US"/>
              </w:rPr>
              <w:t>A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E08069A" w14:textId="77777777">
            <w:pPr>
              <w:jc w:val="center"/>
              <w:rPr>
                <w:lang w:val="en-US"/>
              </w:rPr>
            </w:pPr>
            <w:r>
              <w:rPr>
                <w:lang w:val="en-US"/>
              </w:rPr>
              <w:t>A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4F226A5" w14:textId="77777777">
            <w:pPr>
              <w:jc w:val="center"/>
              <w:rPr>
                <w:lang w:val="en-US"/>
              </w:rPr>
            </w:pPr>
            <w:r>
              <w:rPr>
                <w:lang w:val="en-US"/>
              </w:rPr>
              <w:t>A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8C18CF1" w14:textId="77777777">
            <w:pPr>
              <w:jc w:val="center"/>
              <w:rPr>
                <w:lang w:val="en-US"/>
              </w:rPr>
            </w:pPr>
            <w:r>
              <w:rPr>
                <w:lang w:val="en-US"/>
              </w:rPr>
              <w:t>A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448BCEA" w14:textId="77777777">
            <w:pPr>
              <w:jc w:val="center"/>
              <w:rPr>
                <w:lang w:val="en-US"/>
              </w:rPr>
            </w:pPr>
            <w:r>
              <w:rPr>
                <w:lang w:val="en-US"/>
              </w:rPr>
              <w:t>A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5841BCB" w14:textId="77777777">
            <w:pPr>
              <w:jc w:val="center"/>
              <w:rPr>
                <w:lang w:val="en-US"/>
              </w:rPr>
            </w:pPr>
            <w:r>
              <w:rPr>
                <w:lang w:val="en-US"/>
              </w:rPr>
              <w:t>A </w:t>
            </w:r>
          </w:p>
        </w:tc>
      </w:tr>
      <w:tr w14:paraId="200BAA15"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EBD7FCC" w14:textId="77777777">
            <w:pPr>
              <w:jc w:val="center"/>
              <w:rPr>
                <w:lang w:val="en-US"/>
              </w:rPr>
            </w:pPr>
            <w:r>
              <w:rPr>
                <w:lang w:val="en-US"/>
              </w:rPr>
              <w:t>ARC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6DC9C83"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86D1A8A"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CA00EE1"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3679332"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786CD9D"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98AE1F8" w14:textId="77777777">
            <w:pPr>
              <w:jc w:val="center"/>
              <w:rPr>
                <w:lang w:val="en-US"/>
              </w:rPr>
            </w:pPr>
            <w:r>
              <w:rPr>
                <w:lang w:val="en-US"/>
              </w:rPr>
              <w:t>AR </w:t>
            </w:r>
          </w:p>
        </w:tc>
      </w:tr>
      <w:tr w14:paraId="043A9ACE"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A88A9F0" w14:textId="77777777">
            <w:pPr>
              <w:jc w:val="center"/>
              <w:rPr>
                <w:lang w:val="en-US"/>
              </w:rPr>
            </w:pPr>
            <w:r>
              <w:rPr>
                <w:lang w:val="en-US"/>
              </w:rPr>
              <w:t>SEM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7EC52DF"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0342A6C"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1C4C6347" w14:textId="77777777">
            <w:pPr>
              <w:jc w:val="center"/>
              <w:rPr>
                <w:lang w:val="en-US"/>
              </w:rPr>
            </w:pPr>
            <w:r>
              <w:rPr>
                <w:lang w:val="en-US"/>
              </w:rPr>
              <w:t>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9895FF4" w14:textId="77777777">
            <w:pPr>
              <w:jc w:val="center"/>
              <w:rPr>
                <w:lang w:val="en-US"/>
              </w:rPr>
            </w:pPr>
            <w:r>
              <w:rPr>
                <w:lang w:val="en-US"/>
              </w:rPr>
              <w:t>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632E037" w14:textId="77777777">
            <w:pPr>
              <w:jc w:val="center"/>
              <w:rPr>
                <w:lang w:val="en-US"/>
              </w:rPr>
            </w:pPr>
            <w:r>
              <w:rPr>
                <w:lang w:val="en-US"/>
              </w:rPr>
              <w:t>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8D0903F" w14:textId="77777777">
            <w:pPr>
              <w:jc w:val="center"/>
              <w:rPr>
                <w:lang w:val="en-US"/>
              </w:rPr>
            </w:pPr>
            <w:r>
              <w:rPr>
                <w:lang w:val="en-US"/>
              </w:rPr>
              <w:t>R </w:t>
            </w:r>
          </w:p>
        </w:tc>
      </w:tr>
      <w:tr w14:paraId="7C6710C4"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751831D" w14:textId="77777777">
            <w:pPr>
              <w:jc w:val="center"/>
              <w:rPr>
                <w:lang w:val="en-US"/>
              </w:rPr>
            </w:pPr>
            <w:r>
              <w:rPr>
                <w:lang w:val="en-US"/>
              </w:rPr>
              <w:t>RM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D1FC4CD"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6CDE16F"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34E4DFE"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E12EE0C"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7434E54"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C20ABAF" w14:textId="77777777">
            <w:pPr>
              <w:jc w:val="center"/>
              <w:rPr>
                <w:lang w:val="en-US"/>
              </w:rPr>
            </w:pPr>
            <w:r>
              <w:rPr>
                <w:lang w:val="en-US"/>
              </w:rPr>
              <w:t>C </w:t>
            </w:r>
          </w:p>
        </w:tc>
      </w:tr>
      <w:tr w14:paraId="370771F3"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18FB3840" w14:textId="77777777">
            <w:pPr>
              <w:jc w:val="center"/>
              <w:rPr>
                <w:lang w:val="en-US"/>
              </w:rPr>
            </w:pPr>
            <w:r>
              <w:rPr>
                <w:lang w:val="en-US"/>
              </w:rPr>
              <w:t>VAL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8A9AB44"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01C3C80"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649CA72"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7E8705A"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B2AE6C3"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7E3BE47" w14:textId="77777777">
            <w:pPr>
              <w:jc w:val="center"/>
              <w:rPr>
                <w:lang w:val="en-US"/>
              </w:rPr>
            </w:pPr>
            <w:r>
              <w:rPr>
                <w:lang w:val="en-US"/>
              </w:rPr>
              <w:t>C </w:t>
            </w:r>
          </w:p>
        </w:tc>
      </w:tr>
      <w:tr w14:paraId="291038CD"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3AB4E0C" w14:textId="77777777">
            <w:pPr>
              <w:jc w:val="center"/>
              <w:rPr>
                <w:lang w:val="en-US"/>
              </w:rPr>
            </w:pPr>
            <w:r>
              <w:rPr>
                <w:lang w:val="en-US"/>
              </w:rPr>
              <w:t>IVM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DDDE2DF" w14:textId="77777777">
            <w:pPr>
              <w:jc w:val="center"/>
              <w:rPr>
                <w:lang w:val="en-US"/>
              </w:rPr>
            </w:pPr>
            <w:r>
              <w:rPr>
                <w:lang w:val="en-US"/>
              </w:rPr>
              <w:t>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4556DE9" w14:textId="77777777">
            <w:pPr>
              <w:jc w:val="center"/>
              <w:rPr>
                <w:lang w:val="en-US"/>
              </w:rPr>
            </w:pPr>
            <w:r>
              <w:rPr>
                <w:lang w:val="en-US"/>
              </w:rPr>
              <w:t>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C6668DF"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FD21C10"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A8B5EC4"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FBF4D96" w14:textId="77777777">
            <w:pPr>
              <w:jc w:val="center"/>
              <w:rPr>
                <w:lang w:val="en-US"/>
              </w:rPr>
            </w:pPr>
            <w:r>
              <w:rPr>
                <w:lang w:val="en-US"/>
              </w:rPr>
              <w:t>C </w:t>
            </w:r>
          </w:p>
        </w:tc>
      </w:tr>
      <w:tr w14:paraId="6BB4246C"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E5FEAFC" w14:textId="77777777">
            <w:pPr>
              <w:jc w:val="center"/>
              <w:rPr>
                <w:lang w:val="en-US"/>
              </w:rPr>
            </w:pPr>
            <w:r>
              <w:rPr>
                <w:lang w:val="en-US"/>
              </w:rPr>
              <w:t>CM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0C6AF91"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114A4EC8"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ABD00EE"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FD9A617"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BC5B552"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AC9D318" w14:textId="77777777">
            <w:pPr>
              <w:jc w:val="center"/>
              <w:rPr>
                <w:lang w:val="en-US"/>
              </w:rPr>
            </w:pPr>
            <w:r>
              <w:rPr>
                <w:lang w:val="en-US"/>
              </w:rPr>
              <w:t>C </w:t>
            </w:r>
          </w:p>
        </w:tc>
      </w:tr>
      <w:tr w14:paraId="63AFAB1A"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8E621DE" w14:textId="77777777">
            <w:pPr>
              <w:jc w:val="center"/>
              <w:rPr>
                <w:lang w:val="en-US"/>
              </w:rPr>
            </w:pPr>
            <w:r>
              <w:rPr>
                <w:lang w:val="en-US"/>
              </w:rPr>
              <w:t>QAM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FAE2B60"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7C2C0BD"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1568FBB6"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78D41EA"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126B52F"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5017343" w14:textId="77777777">
            <w:pPr>
              <w:jc w:val="center"/>
              <w:rPr>
                <w:lang w:val="en-US"/>
              </w:rPr>
            </w:pPr>
            <w:r>
              <w:rPr>
                <w:lang w:val="en-US"/>
              </w:rPr>
              <w:t>C </w:t>
            </w:r>
          </w:p>
        </w:tc>
      </w:tr>
      <w:tr w14:paraId="0D808393"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54400F9" w14:textId="77777777">
            <w:pPr>
              <w:jc w:val="center"/>
              <w:rPr>
                <w:lang w:val="en-US"/>
              </w:rPr>
            </w:pPr>
            <w:r>
              <w:rPr>
                <w:lang w:val="en-US"/>
              </w:rPr>
              <w:t>PLM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CE64C4F"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A0A7C92"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F59A8E7"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DB1AB24"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3FF5C6C"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68954A0" w14:textId="77777777">
            <w:pPr>
              <w:jc w:val="center"/>
              <w:rPr>
                <w:lang w:val="en-US"/>
              </w:rPr>
            </w:pPr>
            <w:r>
              <w:rPr>
                <w:lang w:val="en-US"/>
              </w:rPr>
              <w:t>AR </w:t>
            </w:r>
          </w:p>
        </w:tc>
      </w:tr>
      <w:tr w14:paraId="63D3663C"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16446536" w14:textId="77777777">
            <w:pPr>
              <w:jc w:val="center"/>
              <w:rPr>
                <w:lang w:val="en-US"/>
              </w:rPr>
            </w:pPr>
            <w:r>
              <w:rPr>
                <w:lang w:val="en-US"/>
              </w:rPr>
              <w:t>RAM-AM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8EB950B"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0C1AB53"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0D67150"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DC5BB97"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5BA6C2B"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BD48A88" w14:textId="77777777">
            <w:pPr>
              <w:jc w:val="center"/>
              <w:rPr>
                <w:lang w:val="en-US"/>
              </w:rPr>
            </w:pPr>
            <w:r>
              <w:rPr>
                <w:lang w:val="en-US"/>
              </w:rPr>
              <w:t>C </w:t>
            </w:r>
          </w:p>
        </w:tc>
      </w:tr>
      <w:tr w14:paraId="60A51CB7"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005FC0A" w14:textId="77777777">
            <w:pPr>
              <w:jc w:val="center"/>
              <w:rPr>
                <w:lang w:val="en-US"/>
              </w:rPr>
            </w:pPr>
            <w:r>
              <w:rPr>
                <w:lang w:val="en-US"/>
              </w:rPr>
              <w:t>SAM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0A2E938"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4D9DE2A"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52CBC68"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044E91A"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EAF6614"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9EC1317" w14:textId="77777777">
            <w:pPr>
              <w:jc w:val="center"/>
              <w:rPr>
                <w:lang w:val="en-US"/>
              </w:rPr>
            </w:pPr>
            <w:r>
              <w:rPr>
                <w:lang w:val="en-US"/>
              </w:rPr>
              <w:t>C </w:t>
            </w:r>
          </w:p>
        </w:tc>
      </w:tr>
      <w:tr w14:paraId="69F32BB9"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94B7DA2" w14:textId="77777777">
            <w:pPr>
              <w:jc w:val="center"/>
              <w:rPr>
                <w:lang w:val="en-US"/>
              </w:rPr>
            </w:pPr>
            <w:r>
              <w:rPr>
                <w:lang w:val="en-US"/>
              </w:rPr>
              <w:t>Security Manager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01F91EF"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62E4EBE"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98FD5D1"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E0AAA70"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A3959AA"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5319377" w14:textId="77777777">
            <w:pPr>
              <w:jc w:val="center"/>
              <w:rPr>
                <w:lang w:val="en-US"/>
              </w:rPr>
            </w:pPr>
            <w:r>
              <w:rPr>
                <w:lang w:val="en-US"/>
              </w:rPr>
              <w:t>C </w:t>
            </w:r>
          </w:p>
        </w:tc>
      </w:tr>
      <w:tr w14:paraId="05AC4152"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0E13CD6" w14:textId="77777777">
            <w:pPr>
              <w:jc w:val="center"/>
              <w:rPr>
                <w:lang w:val="en-US"/>
              </w:rPr>
            </w:pPr>
            <w:r>
              <w:rPr>
                <w:lang w:val="en-US"/>
              </w:rPr>
              <w:t>DM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BE7B568"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1327448E"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47DB308"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54A23A1"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845BCA4"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662C1A9" w14:textId="77777777">
            <w:pPr>
              <w:jc w:val="center"/>
              <w:rPr>
                <w:lang w:val="en-US"/>
              </w:rPr>
            </w:pPr>
            <w:r>
              <w:rPr>
                <w:lang w:val="en-US"/>
              </w:rPr>
              <w:t>C </w:t>
            </w:r>
          </w:p>
        </w:tc>
      </w:tr>
      <w:tr w14:paraId="1DB54238"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C52A0DC" w14:textId="77777777">
            <w:pPr>
              <w:jc w:val="center"/>
              <w:rPr>
                <w:lang w:val="en-US"/>
              </w:rPr>
            </w:pPr>
            <w:r>
              <w:rPr>
                <w:lang w:val="en-US"/>
              </w:rPr>
              <w:t>LDM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8F1E8FE" w14:textId="77777777">
            <w:pPr>
              <w:jc w:val="center"/>
              <w:rPr>
                <w:lang w:val="en-US"/>
              </w:rPr>
            </w:pPr>
            <w:r>
              <w:rPr>
                <w:lang w:val="en-US"/>
              </w:rPr>
              <w:t>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38446A6"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496F0C7"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2D9FA4B0" w14:textId="77777777">
            <w:pPr>
              <w:jc w:val="center"/>
              <w:rPr>
                <w:lang w:val="en-US"/>
              </w:rPr>
            </w:pPr>
            <w:r>
              <w:rPr>
                <w:lang w:val="en-US"/>
              </w:rPr>
              <w:t>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607DB5B9" w14:textId="77777777">
            <w:pPr>
              <w:jc w:val="center"/>
              <w:rPr>
                <w:lang w:val="en-US"/>
              </w:rPr>
            </w:pPr>
            <w:r>
              <w:rPr>
                <w:lang w:val="en-US"/>
              </w:rPr>
              <w:t>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51B1667A" w14:textId="77777777">
            <w:pPr>
              <w:jc w:val="center"/>
              <w:rPr>
                <w:lang w:val="en-US"/>
              </w:rPr>
            </w:pPr>
            <w:r>
              <w:rPr>
                <w:lang w:val="en-US"/>
              </w:rPr>
              <w:t>C </w:t>
            </w:r>
          </w:p>
        </w:tc>
      </w:tr>
      <w:tr w14:paraId="28F6D2DB" w14:textId="77777777">
        <w:trPr>
          <w:trHeight w:val="300"/>
        </w:trPr>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DBA2766" w14:textId="77777777">
            <w:pPr>
              <w:jc w:val="center"/>
              <w:rPr>
                <w:lang w:val="en-US"/>
              </w:rPr>
            </w:pPr>
            <w:r>
              <w:rPr>
                <w:lang w:val="en-US"/>
              </w:rPr>
              <w:t>DeBo / ISA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98651B6"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0F9B545" w14:textId="77777777">
            <w:pPr>
              <w:jc w:val="center"/>
              <w:rPr>
                <w:lang w:val="en-US"/>
              </w:rPr>
            </w:pPr>
            <w:r>
              <w:rPr>
                <w:lang w:val="en-US"/>
              </w:rPr>
              <w:t>AR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76ABDF2C"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3A9D8349"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47C25B5D" w14:textId="77777777">
            <w:pPr>
              <w:jc w:val="center"/>
              <w:rPr>
                <w:lang w:val="en-US"/>
              </w:rPr>
            </w:pPr>
            <w:r>
              <w:rPr>
                <w:lang w:val="en-US"/>
              </w:rPr>
              <w:t>C </w:t>
            </w:r>
          </w:p>
        </w:tc>
        <w:tc xmlns:tara="kcentrix:tara" tara:rowspan="1" tara:colspan="1">
          <w:tcPr>
            <w:tcW w:w="2205" w:type="dxa"/>
            <w:tcBorders>
              <w:top w:val="single" w:color="auto" w:sz="6" w:space="0"/>
              <w:left w:val="single" w:color="auto" w:sz="6" w:space="0"/>
              <w:bottom w:val="single" w:color="auto" w:sz="6" w:space="0"/>
              <w:right w:val="single" w:color="auto" w:sz="6" w:space="0"/>
            </w:tcBorders>
            <w:vAlign w:val="center"/>
            <w:hideMark/>
          </w:tcPr>
          <w:p w14:paraId="0637E272" w14:textId="77777777">
            <w:pPr>
              <w:jc w:val="center"/>
              <w:rPr>
                <w:lang w:val="en-US"/>
              </w:rPr>
            </w:pPr>
            <w:r>
              <w:rPr>
                <w:lang w:val="en-US"/>
              </w:rPr>
              <w:t>C </w:t>
            </w:r>
          </w:p>
        </w:tc>
      </w:tr>
    </w:tbl>
    <w:p w14:paraId="69017E4F" w14:textId="4FDB7AD1">
      <w:pPr>
        <w:jc w:val="center"/>
        <w:rPr>
          <w:b/>
        </w:rPr>
      </w:pPr>
      <w:bookmarkStart w:name="_Toc241843873" w:id="184"/>
      <w:r>
        <w:rPr>
          <w:b/>
        </w:rPr>
        <w:t xml:space="preserve">Table </w:t>
      </w:r>
      <w:r>
        <w:rPr>
          <w:b/>
        </w:rPr>
        <w:fldChar w:fldCharType="begin"/>
      </w:r>
      <w:r>
        <w:rPr>
          <w:b/>
        </w:rPr>
        <w:instrText xml:space="preserve"> SEQ Table \* ARABIC </w:instrText>
      </w:r>
      <w:r>
        <w:rPr>
          <w:b/>
        </w:rPr>
        <w:fldChar w:fldCharType="separate"/>
      </w:r>
      <w:r>
        <w:rPr>
          <w:b/>
        </w:rPr>
        <w:t>23</w:t>
      </w:r>
      <w:r>
        <w:rPr>
          <w:b/>
        </w:rPr>
        <w:fldChar w:fldCharType="end"/>
      </w:r>
      <w:r>
        <w:rPr>
          <w:b/>
        </w:rPr>
        <w:t xml:space="preserve">: </w:t>
      </w:r>
      <w:bookmarkEnd w:id="181"/>
      <w:r>
        <w:rPr>
          <w:b/>
          <w:bCs/>
        </w:rPr>
        <w:t>Involvements – field IVVQ, assessment and qualification</w:t>
      </w:r>
      <w:bookmarkEnd w:id="184"/>
    </w:p>
    <w:p w14:paraId="4E2F2CB0" w14:textId="6F6C368B">
      <w:pPr>
        <w:spacing w:before="0" w:after="0" w:line="240" w:lineRule="auto"/>
        <w:jc w:val="left"/>
        <w:rPr>
          <w:b/>
        </w:rPr>
      </w:pPr>
      <w:r>
        <w:rPr>
          <w:b/>
        </w:rPr>
        <w:br w:type="page"/>
      </w:r>
    </w:p>
    <w:p w14:paraId="79579ED9" w14:textId="77777777">
      <w:pPr>
        <w:pStyle w:val="Heading2"/>
      </w:pPr>
      <w:bookmarkStart w:name="_Toc241843946" w:id="186"/>
      <w:bookmarkEnd w:id="178"/>
      <w:bookmarkEnd w:id="182"/>
      <w:r>
        <w:lastRenderedPageBreak/>
        <w:t>Development Approach</w:t>
      </w:r>
      <w:bookmarkEnd w:id="186"/>
    </w:p>
    <w:p w14:paraId="3175D83B" w14:textId="4E63BD8B">
      <w:pPr>
        <w:pStyle w:val="Paragraph"/>
      </w:pPr>
      <w:r>
        <w:t>Application data preparation for Interlocking and ETCS.</w:t>
      </w:r>
    </w:p>
    <w:p w14:paraId="10F50A68" w14:textId="77777777">
      <w:pPr>
        <w:pStyle w:val="Heading2"/>
      </w:pPr>
      <w:bookmarkStart w:name="_Ref164432158" w:id="187"/>
      <w:bookmarkStart w:name="_Toc241843947" w:id="189"/>
      <w:r>
        <w:t>Tools and Facilities</w:t>
      </w:r>
      <w:bookmarkEnd w:id="187"/>
      <w:bookmarkEnd w:id="189"/>
    </w:p>
    <w:p w14:paraId="239CE963" w14:textId="77777777">
      <w:pPr>
        <w:rPr>
          <w:rFonts w:cs="Arial"/>
          <w:szCs w:val="22"/>
          <w:lang w:eastAsia="de-DE"/>
        </w:rPr>
      </w:pPr>
      <w:r>
        <w:rPr>
          <w:rFonts w:cs="Arial"/>
          <w:szCs w:val="22"/>
          <w:lang w:eastAsia="de-DE"/>
        </w:rPr>
        <w:t xml:space="preserve">In this chapter the needed System Engineering tools will be identified. </w:t>
      </w:r>
    </w:p>
    <w:p w14:paraId="55B237E1" w14:textId="2CC24047">
      <w:pPr>
        <w:rPr>
          <w:rFonts w:cs="Arial"/>
          <w:szCs w:val="22"/>
          <w:lang w:eastAsia="de-DE"/>
        </w:rPr>
      </w:pPr>
      <w:r>
        <w:rPr>
          <w:rFonts w:cs="Arial"/>
          <w:szCs w:val="22"/>
          <w:lang w:eastAsia="de-DE"/>
        </w:rPr>
        <w:t>The following chapters show the minimum version that should be applied. Actual versions might be higher during project life cycle.</w:t>
      </w:r>
    </w:p>
    <w:p w14:paraId="3328B89D" w14:textId="77777777">
      <w:pPr>
        <w:spacing w:before="0" w:after="0" w:line="240" w:lineRule="auto"/>
        <w:jc w:val="left"/>
        <w:rPr>
          <w:rFonts w:cs="Arial"/>
          <w:szCs w:val="22"/>
          <w:lang w:eastAsia="de-DE"/>
        </w:rPr>
      </w:pPr>
      <w:r>
        <w:rPr>
          <w:rFonts w:cs="Arial"/>
          <w:szCs w:val="22"/>
          <w:lang w:eastAsia="de-DE"/>
        </w:rPr>
        <w:br w:type="page"/>
      </w:r>
    </w:p>
    <w:p w14:paraId="3116A66E" w14:textId="77777777">
      <w:pPr>
        <w:pStyle w:val="Heading3"/>
      </w:pPr>
      <w:bookmarkStart w:name="_Toc241843948" w:id="191"/>
      <w:r>
        <w:lastRenderedPageBreak/>
        <w:t>Project Management</w:t>
      </w:r>
      <w:bookmarkEnd w:id="191"/>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120"/>
        <w:gridCol w:w="1576"/>
        <w:gridCol w:w="517"/>
        <w:gridCol w:w="3552"/>
      </w:tblGrid>
      <w:tr w14:paraId="10E0F4BF" w14:textId="77777777">
        <w:trPr>
          <w:cantSplit/>
        </w:trPr>
        <w:tc xmlns:tara="kcentrix:tara" tara:rowspan="1" tara:colspan="1">
          <w:tcPr>
            <w:tcW w:w="1780" w:type="pct"/>
            <w:shd w:val="clear" w:color="auto" w:fill="C6D9F1"/>
          </w:tcPr>
          <w:p w14:paraId="4CFB8ED2" w14:textId="77777777">
            <w:pPr>
              <w:rPr>
                <w:rFonts w:cs="Arial"/>
                <w:b/>
                <w:bCs/>
              </w:rPr>
            </w:pPr>
            <w:r>
              <w:rPr>
                <w:rFonts w:cs="Arial"/>
                <w:b/>
                <w:bCs/>
              </w:rPr>
              <w:t>Name</w:t>
            </w:r>
          </w:p>
        </w:tc>
        <w:tc xmlns:tara="kcentrix:tara" tara:rowspan="1" tara:colspan="1">
          <w:tcPr>
            <w:tcW w:w="899" w:type="pct"/>
            <w:shd w:val="clear" w:color="auto" w:fill="C6D9F1"/>
          </w:tcPr>
          <w:p w14:paraId="69A2E55B" w14:textId="77777777">
            <w:pPr>
              <w:rPr>
                <w:rFonts w:cs="Arial"/>
                <w:b/>
                <w:bCs/>
              </w:rPr>
            </w:pPr>
            <w:r>
              <w:rPr>
                <w:rFonts w:cs="Arial"/>
                <w:b/>
                <w:bCs/>
              </w:rPr>
              <w:t>Version</w:t>
            </w:r>
          </w:p>
        </w:tc>
        <w:tc xmlns:tara="kcentrix:tara" tara:rowspan="1" tara:colspan="1">
          <w:tcPr>
            <w:tcW w:w="295" w:type="pct"/>
            <w:shd w:val="clear" w:color="auto" w:fill="C6D9F1"/>
          </w:tcPr>
          <w:p w14:paraId="2945B072" w14:textId="77777777">
            <w:pPr>
              <w:rPr>
                <w:rFonts w:cs="Arial"/>
                <w:b/>
                <w:bCs/>
              </w:rPr>
            </w:pPr>
          </w:p>
        </w:tc>
        <w:tc xmlns:tara="kcentrix:tara" tara:rowspan="1" tara:colspan="1">
          <w:tcPr>
            <w:tcW w:w="2026" w:type="pct"/>
            <w:shd w:val="clear" w:color="auto" w:fill="C6D9F1"/>
          </w:tcPr>
          <w:p w14:paraId="718EDDD4" w14:textId="77777777">
            <w:pPr>
              <w:rPr>
                <w:rFonts w:cs="Arial"/>
                <w:b/>
                <w:bCs/>
              </w:rPr>
            </w:pPr>
            <w:r>
              <w:rPr>
                <w:rFonts w:cs="Arial"/>
                <w:b/>
                <w:bCs/>
              </w:rPr>
              <w:t>Rationale</w:t>
            </w:r>
          </w:p>
        </w:tc>
      </w:tr>
      <w:tr w14:paraId="050A19E7" w14:textId="77777777">
        <w:trPr>
          <w:cantSplit/>
        </w:trPr>
        <w:tc xmlns:tara="kcentrix:tara" tara:rowspan="1" tara:colspan="1">
          <w:tcPr>
            <w:tcW w:w="1780" w:type="pct"/>
          </w:tcPr>
          <w:p w14:paraId="2119F810" w14:textId="77777777">
            <w:pPr>
              <w:rPr>
                <w:rFonts w:cs="Arial"/>
              </w:rPr>
            </w:pPr>
            <w:r>
              <w:rPr>
                <w:rFonts w:cs="Arial"/>
              </w:rPr>
              <w:t>PCM Project Planner</w:t>
            </w:r>
          </w:p>
        </w:tc>
        <w:tc xmlns:tara="kcentrix:tara" tara:rowspan="1" tara:colspan="1">
          <w:tcPr>
            <w:tcW w:w="899" w:type="pct"/>
          </w:tcPr>
          <w:p w14:paraId="7C4E4BE2" w14:textId="77777777">
            <w:pPr>
              <w:rPr>
                <w:rFonts w:cs="Arial"/>
              </w:rPr>
            </w:pPr>
            <w:r>
              <w:rPr>
                <w:rFonts w:cs="Arial"/>
              </w:rPr>
              <w:t>P6-PRO</w:t>
            </w:r>
          </w:p>
        </w:tc>
        <w:tc xmlns:tara="kcentrix:tara" tara:rowspan="1" tara:colspan="1">
          <w:tcPr>
            <w:tcW w:w="295" w:type="pct"/>
          </w:tcPr>
          <w:p w14:paraId="62C227A4"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6" w:type="pct"/>
          </w:tcPr>
          <w:p w14:paraId="4D77B93C" w14:textId="77777777">
            <w:pPr>
              <w:rPr>
                <w:rFonts w:cs="Arial"/>
              </w:rPr>
            </w:pPr>
          </w:p>
        </w:tc>
      </w:tr>
      <w:tr w14:paraId="4DFC7221" w14:textId="77777777">
        <w:trPr>
          <w:cantSplit/>
        </w:trPr>
        <w:tc xmlns:tara="kcentrix:tara" tara:rowspan="1" tara:colspan="1">
          <w:tcPr>
            <w:tcW w:w="1780" w:type="pct"/>
          </w:tcPr>
          <w:p w14:paraId="6F9063FE" w14:textId="77777777">
            <w:pPr>
              <w:rPr>
                <w:rFonts w:cs="Arial"/>
              </w:rPr>
            </w:pPr>
            <w:r>
              <w:rPr>
                <w:rFonts w:cs="Arial"/>
              </w:rPr>
              <w:t>Pertmaster Project Risk</w:t>
            </w:r>
          </w:p>
        </w:tc>
        <w:tc xmlns:tara="kcentrix:tara" tara:rowspan="1" tara:colspan="1">
          <w:tcPr>
            <w:tcW w:w="899" w:type="pct"/>
          </w:tcPr>
          <w:p w14:paraId="11590681" w14:textId="77777777">
            <w:pPr>
              <w:rPr>
                <w:rFonts w:cs="Arial"/>
              </w:rPr>
            </w:pPr>
          </w:p>
        </w:tc>
        <w:tc xmlns:tara="kcentrix:tara" tara:rowspan="1" tara:colspan="1">
          <w:tcPr>
            <w:tcW w:w="295" w:type="pct"/>
          </w:tcPr>
          <w:p w14:paraId="1F5B46D3"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6" w:type="pct"/>
          </w:tcPr>
          <w:p w14:paraId="0BB8DCD4" w14:textId="77777777">
            <w:pPr>
              <w:rPr>
                <w:rFonts w:cs="Arial"/>
              </w:rPr>
            </w:pPr>
          </w:p>
        </w:tc>
      </w:tr>
      <w:tr w14:paraId="2E2916A0" w14:textId="77777777">
        <w:trPr>
          <w:cantSplit/>
        </w:trPr>
        <w:tc xmlns:tara="kcentrix:tara" tara:rowspan="1" tara:colspan="1">
          <w:tcPr>
            <w:tcW w:w="1780" w:type="pct"/>
          </w:tcPr>
          <w:p w14:paraId="68B32FE8" w14:textId="77777777">
            <w:pPr>
              <w:rPr>
                <w:rFonts w:cs="Arial"/>
              </w:rPr>
            </w:pPr>
            <w:r>
              <w:rPr>
                <w:rFonts w:cs="Arial"/>
              </w:rPr>
              <w:t>Estimation Worksheet</w:t>
            </w:r>
          </w:p>
        </w:tc>
        <w:tc xmlns:tara="kcentrix:tara" tara:rowspan="1" tara:colspan="1">
          <w:tcPr>
            <w:tcW w:w="899" w:type="pct"/>
          </w:tcPr>
          <w:p w14:paraId="3D41C1E8" w14:textId="77777777">
            <w:pPr>
              <w:rPr>
                <w:rFonts w:cs="Arial"/>
              </w:rPr>
            </w:pPr>
            <w:r>
              <w:rPr>
                <w:rFonts w:cs="Arial"/>
              </w:rPr>
              <w:t>8</w:t>
            </w:r>
          </w:p>
        </w:tc>
        <w:tc xmlns:tara="kcentrix:tara" tara:rowspan="1" tara:colspan="1">
          <w:tcPr>
            <w:tcW w:w="295" w:type="pct"/>
          </w:tcPr>
          <w:p w14:paraId="1EB8A6F8"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6" w:type="pct"/>
          </w:tcPr>
          <w:p w14:paraId="2CEA28B9" w14:textId="77777777">
            <w:pPr>
              <w:rPr>
                <w:rFonts w:cs="Arial"/>
              </w:rPr>
            </w:pPr>
          </w:p>
        </w:tc>
      </w:tr>
      <w:tr w14:paraId="646D175C" w14:textId="77777777">
        <w:trPr>
          <w:cantSplit/>
        </w:trPr>
        <w:tc xmlns:tara="kcentrix:tara" tara:rowspan="1" tara:colspan="1">
          <w:tcPr>
            <w:tcW w:w="1780" w:type="pct"/>
          </w:tcPr>
          <w:p w14:paraId="7955D4A9" w14:textId="77777777">
            <w:pPr>
              <w:rPr>
                <w:rFonts w:cs="Arial"/>
              </w:rPr>
            </w:pPr>
            <w:r>
              <w:rPr>
                <w:rFonts w:cs="Arial"/>
              </w:rPr>
              <w:t>OTL Timesheets</w:t>
            </w:r>
          </w:p>
        </w:tc>
        <w:tc xmlns:tara="kcentrix:tara" tara:rowspan="1" tara:colspan="1">
          <w:tcPr>
            <w:tcW w:w="899" w:type="pct"/>
          </w:tcPr>
          <w:p w14:paraId="6CCC3DBF" w14:textId="77777777">
            <w:pPr>
              <w:rPr>
                <w:rFonts w:cs="Arial"/>
              </w:rPr>
            </w:pPr>
            <w:r>
              <w:rPr>
                <w:rFonts w:cs="Arial"/>
              </w:rPr>
              <w:t>R12</w:t>
            </w:r>
          </w:p>
        </w:tc>
        <w:tc xmlns:tara="kcentrix:tara" tara:rowspan="1" tara:colspan="1">
          <w:tcPr>
            <w:tcW w:w="295" w:type="pct"/>
          </w:tcPr>
          <w:p w14:paraId="7269A705"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6" w:type="pct"/>
          </w:tcPr>
          <w:p w14:paraId="5A39548A" w14:textId="77777777">
            <w:pPr>
              <w:rPr>
                <w:rFonts w:cs="Arial"/>
              </w:rPr>
            </w:pPr>
          </w:p>
        </w:tc>
      </w:tr>
    </w:tbl>
    <w:p w14:paraId="4CE57AE9" w14:textId="5D3EA098">
      <w:pPr>
        <w:jc w:val="center"/>
        <w:rPr>
          <w:rFonts w:cs="Arial"/>
          <w:b/>
          <w:szCs w:val="22"/>
          <w:lang w:eastAsia="de-DE"/>
        </w:rPr>
      </w:pPr>
      <w:bookmarkStart w:name="_Toc241843874" w:id="193"/>
      <w:r>
        <w:rPr>
          <w:b/>
        </w:rPr>
        <w:t xml:space="preserve">Table </w:t>
      </w:r>
      <w:r>
        <w:rPr>
          <w:b/>
        </w:rPr>
        <w:fldChar w:fldCharType="begin"/>
      </w:r>
      <w:r>
        <w:rPr>
          <w:b/>
        </w:rPr>
        <w:instrText xml:space="preserve"> SEQ Table \* ARABIC </w:instrText>
      </w:r>
      <w:r>
        <w:rPr>
          <w:b/>
        </w:rPr>
        <w:fldChar w:fldCharType="separate"/>
      </w:r>
      <w:r>
        <w:rPr>
          <w:b/>
        </w:rPr>
        <w:t>24</w:t>
      </w:r>
      <w:r>
        <w:rPr>
          <w:b/>
        </w:rPr>
        <w:fldChar w:fldCharType="end"/>
      </w:r>
      <w:r>
        <w:rPr>
          <w:b/>
        </w:rPr>
        <w:t>: Project Management</w:t>
      </w:r>
      <w:bookmarkEnd w:id="193"/>
    </w:p>
    <w:p w14:paraId="1AA91609" w14:textId="77777777">
      <w:pPr>
        <w:pStyle w:val="Heading3"/>
      </w:pPr>
      <w:bookmarkStart w:name="_Toc241843949" w:id="195"/>
      <w:r>
        <w:t>Task Management</w:t>
      </w:r>
      <w:bookmarkEnd w:id="195"/>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120"/>
        <w:gridCol w:w="1574"/>
        <w:gridCol w:w="526"/>
        <w:gridCol w:w="3545"/>
      </w:tblGrid>
      <w:tr w14:paraId="4A4B445D" w14:textId="77777777">
        <w:trPr>
          <w:cantSplit/>
        </w:trPr>
        <w:tc xmlns:tara="kcentrix:tara" tara:rowspan="1" tara:colspan="1">
          <w:tcPr>
            <w:tcW w:w="1780" w:type="pct"/>
            <w:tcBorders>
              <w:bottom w:val="single" w:color="auto" w:sz="4" w:space="0"/>
            </w:tcBorders>
            <w:shd w:val="clear" w:color="auto" w:fill="C6D9F1"/>
          </w:tcPr>
          <w:p w14:paraId="63BF257E" w14:textId="77777777">
            <w:pPr>
              <w:rPr>
                <w:rFonts w:cs="Arial"/>
                <w:b/>
                <w:bCs/>
              </w:rPr>
            </w:pPr>
            <w:r>
              <w:rPr>
                <w:rFonts w:cs="Arial"/>
                <w:b/>
                <w:bCs/>
              </w:rPr>
              <w:t>Name</w:t>
            </w:r>
          </w:p>
        </w:tc>
        <w:tc xmlns:tara="kcentrix:tara" tara:rowspan="1" tara:colspan="1">
          <w:tcPr>
            <w:tcW w:w="898" w:type="pct"/>
            <w:tcBorders>
              <w:bottom w:val="single" w:color="auto" w:sz="4" w:space="0"/>
            </w:tcBorders>
            <w:shd w:val="clear" w:color="auto" w:fill="C6D9F1"/>
          </w:tcPr>
          <w:p w14:paraId="370E44E4" w14:textId="77777777">
            <w:pPr>
              <w:rPr>
                <w:rFonts w:cs="Arial"/>
                <w:b/>
                <w:bCs/>
              </w:rPr>
            </w:pPr>
            <w:r>
              <w:rPr>
                <w:rFonts w:cs="Arial"/>
                <w:b/>
                <w:bCs/>
              </w:rPr>
              <w:t>Version</w:t>
            </w:r>
          </w:p>
        </w:tc>
        <w:tc xmlns:tara="kcentrix:tara" tara:rowspan="1" tara:colspan="1">
          <w:tcPr>
            <w:tcW w:w="300" w:type="pct"/>
            <w:tcBorders>
              <w:bottom w:val="single" w:color="auto" w:sz="4" w:space="0"/>
            </w:tcBorders>
            <w:shd w:val="clear" w:color="auto" w:fill="C6D9F1"/>
          </w:tcPr>
          <w:p w14:paraId="3975AACE" w14:textId="77777777">
            <w:pPr>
              <w:rPr>
                <w:rFonts w:cs="Arial"/>
                <w:b/>
                <w:bCs/>
              </w:rPr>
            </w:pPr>
          </w:p>
        </w:tc>
        <w:tc xmlns:tara="kcentrix:tara" tara:rowspan="1" tara:colspan="1">
          <w:tcPr>
            <w:tcW w:w="2022" w:type="pct"/>
            <w:tcBorders>
              <w:bottom w:val="single" w:color="auto" w:sz="4" w:space="0"/>
            </w:tcBorders>
            <w:shd w:val="clear" w:color="auto" w:fill="C6D9F1"/>
          </w:tcPr>
          <w:p w14:paraId="722681B7" w14:textId="77777777">
            <w:pPr>
              <w:rPr>
                <w:rFonts w:cs="Arial"/>
                <w:b/>
                <w:bCs/>
              </w:rPr>
            </w:pPr>
            <w:r>
              <w:rPr>
                <w:rFonts w:cs="Arial"/>
                <w:b/>
                <w:bCs/>
              </w:rPr>
              <w:t>Rationale</w:t>
            </w:r>
          </w:p>
        </w:tc>
      </w:tr>
      <w:tr w14:paraId="5EC121A8" w14:textId="77777777">
        <w:trPr>
          <w:cantSplit/>
        </w:trPr>
        <w:tc xmlns:tara="kcentrix:tara" tara:rowspan="1" tara:colspan="1">
          <w:tcPr>
            <w:tcW w:w="1780" w:type="pct"/>
          </w:tcPr>
          <w:p w14:paraId="448A796E" w14:textId="77777777">
            <w:pPr>
              <w:rPr>
                <w:rFonts w:cs="Arial"/>
              </w:rPr>
            </w:pPr>
            <w:r>
              <w:rPr>
                <w:rFonts w:cs="Arial"/>
              </w:rPr>
              <w:t>Jira Confluence</w:t>
            </w:r>
          </w:p>
        </w:tc>
        <w:tc xmlns:tara="kcentrix:tara" tara:rowspan="1" tara:colspan="1">
          <w:tcPr>
            <w:tcW w:w="898" w:type="pct"/>
          </w:tcPr>
          <w:p w14:paraId="0F613C0B" w14:textId="77777777">
            <w:pPr>
              <w:rPr>
                <w:rFonts w:cs="Arial"/>
              </w:rPr>
            </w:pPr>
            <w:r>
              <w:rPr>
                <w:rFonts w:cs="Arial"/>
              </w:rPr>
              <w:t>5.10.8</w:t>
            </w:r>
          </w:p>
        </w:tc>
        <w:tc xmlns:tara="kcentrix:tara" tara:rowspan="1" tara:colspan="1">
          <w:tcPr>
            <w:tcW w:w="300" w:type="pct"/>
          </w:tcPr>
          <w:p w14:paraId="204925A0" w14:textId="77777777">
            <w:pPr>
              <w:rPr>
                <w:rFonts w:cs="Arial"/>
              </w:rPr>
            </w:pPr>
            <w:r>
              <w:rPr>
                <w:rFonts w:cs="Arial"/>
              </w:rPr>
              <w:fldChar w:fldCharType="begin">
                <w:ffData>
                  <w:name w:val=""/>
                  <w:enabled/>
                  <w:calcOnExit/>
                  <w:checkBox>
                    <w:size w:val="20"/>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3135245F" w14:textId="77777777">
            <w:pPr>
              <w:rPr>
                <w:rFonts w:cs="Arial"/>
              </w:rPr>
            </w:pPr>
            <w:r>
              <w:rPr>
                <w:rFonts w:cs="Arial"/>
              </w:rPr>
              <w:t>Collaboration</w:t>
            </w:r>
          </w:p>
        </w:tc>
      </w:tr>
      <w:tr w14:paraId="461FF12E" w14:textId="77777777">
        <w:trPr>
          <w:cantSplit/>
        </w:trPr>
        <w:tc xmlns:tara="kcentrix:tara" tara:rowspan="1" tara:colspan="1">
          <w:tcPr>
            <w:tcW w:w="1780" w:type="pct"/>
          </w:tcPr>
          <w:p w14:paraId="32351F5F" w14:textId="77777777">
            <w:pPr>
              <w:rPr>
                <w:rFonts w:cs="Arial"/>
              </w:rPr>
            </w:pPr>
            <w:r>
              <w:rPr>
                <w:rFonts w:cs="Arial"/>
              </w:rPr>
              <w:t>Jira AT Task Management (TIPI)</w:t>
            </w:r>
          </w:p>
        </w:tc>
        <w:tc xmlns:tara="kcentrix:tara" tara:rowspan="1" tara:colspan="1">
          <w:tcPr>
            <w:tcW w:w="898" w:type="pct"/>
          </w:tcPr>
          <w:p w14:paraId="3B014439" w14:textId="77777777">
            <w:pPr>
              <w:rPr>
                <w:rFonts w:cs="Arial"/>
              </w:rPr>
            </w:pPr>
            <w:r>
              <w:rPr>
                <w:rFonts w:cs="Arial"/>
              </w:rPr>
              <w:t>v6.4.14</w:t>
            </w:r>
          </w:p>
        </w:tc>
        <w:tc xmlns:tara="kcentrix:tara" tara:rowspan="1" tara:colspan="1">
          <w:tcPr>
            <w:tcW w:w="300" w:type="pct"/>
          </w:tcPr>
          <w:p w14:paraId="3AA307D6"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1B708160" w14:textId="77777777">
            <w:pPr>
              <w:rPr>
                <w:rFonts w:cs="Arial"/>
              </w:rPr>
            </w:pPr>
            <w:r>
              <w:rPr>
                <w:rFonts w:cs="Arial"/>
              </w:rPr>
              <w:t>Task management</w:t>
            </w:r>
          </w:p>
        </w:tc>
      </w:tr>
    </w:tbl>
    <w:p w14:paraId="5274391E" w14:textId="456BED8F">
      <w:pPr>
        <w:jc w:val="center"/>
        <w:rPr>
          <w:rFonts w:cs="Arial"/>
          <w:b/>
          <w:szCs w:val="22"/>
          <w:lang w:eastAsia="de-DE"/>
        </w:rPr>
      </w:pPr>
      <w:bookmarkStart w:name="_Toc241843875" w:id="197"/>
      <w:r>
        <w:rPr>
          <w:b/>
        </w:rPr>
        <w:t xml:space="preserve">Table </w:t>
      </w:r>
      <w:r>
        <w:rPr>
          <w:b/>
        </w:rPr>
        <w:fldChar w:fldCharType="begin"/>
      </w:r>
      <w:r>
        <w:rPr>
          <w:b/>
        </w:rPr>
        <w:instrText xml:space="preserve"> SEQ Table \* ARABIC </w:instrText>
      </w:r>
      <w:r>
        <w:rPr>
          <w:b/>
        </w:rPr>
        <w:fldChar w:fldCharType="separate"/>
      </w:r>
      <w:r>
        <w:rPr>
          <w:b/>
        </w:rPr>
        <w:t>25</w:t>
      </w:r>
      <w:r>
        <w:rPr>
          <w:b/>
        </w:rPr>
        <w:fldChar w:fldCharType="end"/>
      </w:r>
      <w:r>
        <w:rPr>
          <w:b/>
        </w:rPr>
        <w:t>: Task Management</w:t>
      </w:r>
      <w:bookmarkEnd w:id="197"/>
    </w:p>
    <w:p w14:paraId="4FC011B5" w14:textId="77777777">
      <w:pPr>
        <w:pStyle w:val="Heading3"/>
      </w:pPr>
      <w:bookmarkStart w:name="_Toc241843950" w:id="199"/>
      <w:r>
        <w:t>Requirements Management</w:t>
      </w:r>
      <w:bookmarkEnd w:id="199"/>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1576"/>
        <w:gridCol w:w="526"/>
        <w:gridCol w:w="3543"/>
      </w:tblGrid>
      <w:tr w14:paraId="0CE15306" w14:textId="77777777">
        <w:trPr>
          <w:cantSplit/>
        </w:trPr>
        <w:tc xmlns:tara="kcentrix:tara" tara:rowspan="1" tara:colspan="1">
          <w:tcPr>
            <w:tcW w:w="1780" w:type="pct"/>
            <w:shd w:val="clear" w:color="auto" w:fill="C6D9F1"/>
          </w:tcPr>
          <w:p w14:paraId="1674367B" w14:textId="77777777">
            <w:pPr>
              <w:rPr>
                <w:rFonts w:cs="Arial"/>
                <w:b/>
                <w:bCs/>
              </w:rPr>
            </w:pPr>
            <w:r>
              <w:rPr>
                <w:rFonts w:cs="Arial"/>
                <w:b/>
                <w:bCs/>
              </w:rPr>
              <w:t>Name</w:t>
            </w:r>
          </w:p>
        </w:tc>
        <w:tc xmlns:tara="kcentrix:tara" tara:rowspan="1" tara:colspan="1">
          <w:tcPr>
            <w:tcW w:w="899" w:type="pct"/>
            <w:shd w:val="clear" w:color="auto" w:fill="C6D9F1"/>
          </w:tcPr>
          <w:p w14:paraId="035ACB7A" w14:textId="77777777">
            <w:pPr>
              <w:rPr>
                <w:rFonts w:cs="Arial"/>
                <w:b/>
                <w:bCs/>
              </w:rPr>
            </w:pPr>
            <w:r>
              <w:rPr>
                <w:rFonts w:cs="Arial"/>
                <w:b/>
                <w:bCs/>
              </w:rPr>
              <w:t>Version</w:t>
            </w:r>
          </w:p>
        </w:tc>
        <w:tc xmlns:tara="kcentrix:tara" tara:rowspan="1" tara:colspan="1">
          <w:tcPr>
            <w:tcW w:w="300" w:type="pct"/>
            <w:shd w:val="clear" w:color="auto" w:fill="C6D9F1"/>
          </w:tcPr>
          <w:p w14:paraId="4D3CC30A" w14:textId="77777777">
            <w:pPr>
              <w:rPr>
                <w:rFonts w:cs="Arial"/>
                <w:b/>
                <w:bCs/>
              </w:rPr>
            </w:pPr>
          </w:p>
        </w:tc>
        <w:tc xmlns:tara="kcentrix:tara" tara:rowspan="1" tara:colspan="1">
          <w:tcPr>
            <w:tcW w:w="2021" w:type="pct"/>
            <w:shd w:val="clear" w:color="auto" w:fill="C6D9F1"/>
          </w:tcPr>
          <w:p w14:paraId="2F13278F" w14:textId="77777777">
            <w:pPr>
              <w:rPr>
                <w:rFonts w:cs="Arial"/>
                <w:b/>
                <w:bCs/>
              </w:rPr>
            </w:pPr>
            <w:r>
              <w:rPr>
                <w:rFonts w:cs="Arial"/>
                <w:b/>
                <w:bCs/>
              </w:rPr>
              <w:t>Rationale</w:t>
            </w:r>
          </w:p>
        </w:tc>
      </w:tr>
      <w:tr w14:paraId="404CC1AF" w14:textId="77777777">
        <w:trPr>
          <w:cantSplit/>
        </w:trPr>
        <w:tc xmlns:tara="kcentrix:tara" tara:rowspan="1" tara:colspan="1">
          <w:tcPr>
            <w:tcW w:w="1780" w:type="pct"/>
          </w:tcPr>
          <w:p w14:paraId="3B3AB7E4" w14:textId="77777777">
            <w:pPr>
              <w:rPr>
                <w:rFonts w:cs="Arial"/>
              </w:rPr>
            </w:pPr>
            <w:r>
              <w:rPr>
                <w:rFonts w:cs="Arial"/>
              </w:rPr>
              <w:t>IBM Rational DOORS</w:t>
            </w:r>
          </w:p>
        </w:tc>
        <w:tc xmlns:tara="kcentrix:tara" tara:rowspan="1" tara:colspan="1">
          <w:tcPr>
            <w:tcW w:w="899" w:type="pct"/>
          </w:tcPr>
          <w:p w14:paraId="56AD6DD5" w14:textId="77777777">
            <w:pPr>
              <w:rPr>
                <w:rFonts w:cs="Arial"/>
              </w:rPr>
            </w:pPr>
            <w:r>
              <w:rPr>
                <w:rFonts w:cs="Arial"/>
              </w:rPr>
              <w:t>9.6</w:t>
            </w:r>
          </w:p>
        </w:tc>
        <w:tc xmlns:tara="kcentrix:tara" tara:rowspan="1" tara:colspan="1">
          <w:tcPr>
            <w:tcW w:w="300" w:type="pct"/>
          </w:tcPr>
          <w:p w14:paraId="565B7392"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0D6D9729" w14:textId="77777777">
            <w:pPr>
              <w:rPr>
                <w:rFonts w:cs="Arial"/>
              </w:rPr>
            </w:pPr>
          </w:p>
        </w:tc>
      </w:tr>
      <w:tr w14:paraId="45F5B316" w14:textId="77777777">
        <w:trPr>
          <w:cantSplit/>
        </w:trPr>
        <w:tc xmlns:tara="kcentrix:tara" tara:rowspan="1" tara:colspan="1">
          <w:tcPr>
            <w:tcW w:w="1780" w:type="pct"/>
          </w:tcPr>
          <w:p w14:paraId="5BAF1C7B" w14:textId="77777777">
            <w:pPr>
              <w:rPr>
                <w:rFonts w:cs="Arial"/>
              </w:rPr>
            </w:pPr>
            <w:r>
              <w:rPr>
                <w:rFonts w:cs="Arial"/>
              </w:rPr>
              <w:t>RMF Add-On</w:t>
            </w:r>
          </w:p>
        </w:tc>
        <w:tc xmlns:tara="kcentrix:tara" tara:rowspan="1" tara:colspan="1">
          <w:tcPr>
            <w:tcW w:w="899" w:type="pct"/>
          </w:tcPr>
          <w:p w14:paraId="67E48694" w14:textId="77777777">
            <w:pPr>
              <w:rPr>
                <w:rFonts w:cs="Arial"/>
              </w:rPr>
            </w:pPr>
            <w:r>
              <w:rPr>
                <w:rFonts w:cs="Arial"/>
              </w:rPr>
              <w:t>6.1.0.9</w:t>
            </w:r>
          </w:p>
        </w:tc>
        <w:tc xmlns:tara="kcentrix:tara" tara:rowspan="1" tara:colspan="1">
          <w:tcPr>
            <w:tcW w:w="300" w:type="pct"/>
          </w:tcPr>
          <w:p w14:paraId="450BCB2F"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707EA7BB" w14:textId="77777777">
            <w:pPr>
              <w:rPr>
                <w:rFonts w:cs="Arial"/>
              </w:rPr>
            </w:pPr>
          </w:p>
        </w:tc>
      </w:tr>
      <w:tr w14:paraId="7F6F8C1C" w14:textId="77777777">
        <w:trPr>
          <w:cantSplit/>
        </w:trPr>
        <w:tc xmlns:tara="kcentrix:tara" tara:rowspan="1" tara:colspan="1">
          <w:tcPr>
            <w:tcW w:w="1780" w:type="pct"/>
          </w:tcPr>
          <w:p w14:paraId="07055F7B" w14:textId="425D6543">
            <w:pPr>
              <w:rPr>
                <w:rFonts w:cs="Arial"/>
              </w:rPr>
            </w:pPr>
            <w:r>
              <w:rPr>
                <w:rFonts w:cs="Arial"/>
              </w:rPr>
              <w:t>Polarion</w:t>
            </w:r>
          </w:p>
        </w:tc>
        <w:tc xmlns:tara="kcentrix:tara" tara:rowspan="1" tara:colspan="1">
          <w:tcPr>
            <w:tcW w:w="899" w:type="pct"/>
          </w:tcPr>
          <w:p w14:paraId="742CB664" w14:textId="77777777">
            <w:pPr>
              <w:rPr>
                <w:rFonts w:cs="Arial"/>
              </w:rPr>
            </w:pPr>
          </w:p>
        </w:tc>
        <w:tc xmlns:tara="kcentrix:tara" tara:rowspan="1" tara:colspan="1">
          <w:tcPr>
            <w:tcW w:w="300" w:type="pct"/>
          </w:tcPr>
          <w:p w14:paraId="725E09D2" w14:textId="36BF38B5">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1CABA1EC" w14:textId="77777777">
            <w:pPr>
              <w:rPr>
                <w:rFonts w:cs="Arial"/>
              </w:rPr>
            </w:pPr>
          </w:p>
        </w:tc>
      </w:tr>
    </w:tbl>
    <w:p w14:paraId="7DE41A18" w14:textId="5E277E12">
      <w:pPr>
        <w:jc w:val="center"/>
        <w:rPr>
          <w:rFonts w:cs="Arial"/>
          <w:b/>
          <w:szCs w:val="22"/>
          <w:lang w:eastAsia="de-DE"/>
        </w:rPr>
      </w:pPr>
      <w:bookmarkStart w:name="_Toc241843876" w:id="201"/>
      <w:r>
        <w:rPr>
          <w:b/>
        </w:rPr>
        <w:t xml:space="preserve">Table </w:t>
      </w:r>
      <w:r>
        <w:rPr>
          <w:b/>
        </w:rPr>
        <w:fldChar w:fldCharType="begin"/>
      </w:r>
      <w:r>
        <w:rPr>
          <w:b/>
        </w:rPr>
        <w:instrText xml:space="preserve"> SEQ Table \* ARABIC </w:instrText>
      </w:r>
      <w:r>
        <w:rPr>
          <w:b/>
        </w:rPr>
        <w:fldChar w:fldCharType="separate"/>
      </w:r>
      <w:r>
        <w:rPr>
          <w:b/>
        </w:rPr>
        <w:t>26</w:t>
      </w:r>
      <w:r>
        <w:rPr>
          <w:b/>
        </w:rPr>
        <w:fldChar w:fldCharType="end"/>
      </w:r>
      <w:r>
        <w:rPr>
          <w:b/>
        </w:rPr>
        <w:t>: Requirements Management</w:t>
      </w:r>
      <w:bookmarkEnd w:id="201"/>
    </w:p>
    <w:p w14:paraId="32CA1962" w14:textId="77777777">
      <w:pPr>
        <w:pStyle w:val="Heading3"/>
      </w:pPr>
      <w:bookmarkStart w:name="_Toc320831125" w:id="202"/>
      <w:bookmarkStart w:name="_Toc241843951" w:id="204"/>
      <w:r>
        <w:t>Management</w:t>
      </w:r>
      <w:bookmarkEnd w:id="202"/>
      <w:r>
        <w:t xml:space="preserve"> Traceability</w:t>
      </w:r>
      <w:bookmarkEnd w:id="204"/>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1576"/>
        <w:gridCol w:w="526"/>
        <w:gridCol w:w="3543"/>
      </w:tblGrid>
      <w:tr w14:paraId="2FEDD26F" w14:textId="77777777">
        <w:trPr>
          <w:cantSplit/>
        </w:trPr>
        <w:tc xmlns:tara="kcentrix:tara" tara:rowspan="1" tara:colspan="1">
          <w:tcPr>
            <w:tcW w:w="1780" w:type="pct"/>
            <w:shd w:val="clear" w:color="auto" w:fill="C6D9F1"/>
          </w:tcPr>
          <w:p w14:paraId="0E3C9873" w14:textId="77777777">
            <w:pPr>
              <w:rPr>
                <w:rFonts w:cs="Arial"/>
                <w:b/>
                <w:bCs/>
              </w:rPr>
            </w:pPr>
            <w:r>
              <w:rPr>
                <w:rFonts w:cs="Arial"/>
                <w:b/>
                <w:bCs/>
              </w:rPr>
              <w:t>Name</w:t>
            </w:r>
          </w:p>
        </w:tc>
        <w:tc xmlns:tara="kcentrix:tara" tara:rowspan="1" tara:colspan="1">
          <w:tcPr>
            <w:tcW w:w="899" w:type="pct"/>
            <w:shd w:val="clear" w:color="auto" w:fill="C6D9F1"/>
          </w:tcPr>
          <w:p w14:paraId="45B13112" w14:textId="77777777">
            <w:pPr>
              <w:rPr>
                <w:rFonts w:cs="Arial"/>
                <w:b/>
                <w:bCs/>
              </w:rPr>
            </w:pPr>
            <w:r>
              <w:rPr>
                <w:rFonts w:cs="Arial"/>
                <w:b/>
                <w:bCs/>
              </w:rPr>
              <w:t>Version</w:t>
            </w:r>
          </w:p>
        </w:tc>
        <w:tc xmlns:tara="kcentrix:tara" tara:rowspan="1" tara:colspan="1">
          <w:tcPr>
            <w:tcW w:w="300" w:type="pct"/>
            <w:shd w:val="clear" w:color="auto" w:fill="C6D9F1"/>
          </w:tcPr>
          <w:p w14:paraId="39B44958" w14:textId="77777777">
            <w:pPr>
              <w:rPr>
                <w:rFonts w:cs="Arial"/>
                <w:b/>
                <w:bCs/>
              </w:rPr>
            </w:pPr>
          </w:p>
        </w:tc>
        <w:tc xmlns:tara="kcentrix:tara" tara:rowspan="1" tara:colspan="1">
          <w:tcPr>
            <w:tcW w:w="2021" w:type="pct"/>
            <w:shd w:val="clear" w:color="auto" w:fill="C6D9F1"/>
          </w:tcPr>
          <w:p w14:paraId="546E8B96" w14:textId="77777777">
            <w:pPr>
              <w:rPr>
                <w:rFonts w:cs="Arial"/>
                <w:b/>
                <w:bCs/>
              </w:rPr>
            </w:pPr>
            <w:r>
              <w:rPr>
                <w:rFonts w:cs="Arial"/>
                <w:b/>
                <w:bCs/>
              </w:rPr>
              <w:t>Rationale</w:t>
            </w:r>
          </w:p>
        </w:tc>
      </w:tr>
      <w:tr w14:paraId="37B5E3D2" w14:textId="77777777">
        <w:trPr>
          <w:cantSplit/>
        </w:trPr>
        <w:tc xmlns:tara="kcentrix:tara" tara:rowspan="1" tara:colspan="1">
          <w:tcPr>
            <w:tcW w:w="1780" w:type="pct"/>
          </w:tcPr>
          <w:p w14:paraId="51AEB71A" w14:textId="77777777">
            <w:pPr>
              <w:rPr>
                <w:rFonts w:cs="Arial"/>
              </w:rPr>
            </w:pPr>
            <w:r>
              <w:rPr>
                <w:rFonts w:cs="Arial"/>
              </w:rPr>
              <w:t>Reqtify</w:t>
            </w:r>
          </w:p>
        </w:tc>
        <w:tc xmlns:tara="kcentrix:tara" tara:rowspan="1" tara:colspan="1">
          <w:tcPr>
            <w:tcW w:w="899" w:type="pct"/>
          </w:tcPr>
          <w:p w14:paraId="36B344ED" w14:textId="77777777">
            <w:pPr>
              <w:rPr>
                <w:rFonts w:cs="Arial"/>
              </w:rPr>
            </w:pPr>
            <w:r>
              <w:rPr>
                <w:rFonts w:cs="Arial"/>
              </w:rPr>
              <w:t>1.1.3</w:t>
            </w:r>
          </w:p>
        </w:tc>
        <w:tc xmlns:tara="kcentrix:tara" tara:rowspan="1" tara:colspan="1">
          <w:tcPr>
            <w:tcW w:w="300" w:type="pct"/>
          </w:tcPr>
          <w:p w14:paraId="166801D4"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2F1AF1AA" w14:textId="77777777">
            <w:pPr>
              <w:rPr>
                <w:rFonts w:cs="Arial"/>
              </w:rPr>
            </w:pPr>
          </w:p>
        </w:tc>
      </w:tr>
      <w:tr w14:paraId="2BDB5B80" w14:textId="77777777">
        <w:trPr>
          <w:cantSplit/>
        </w:trPr>
        <w:tc xmlns:tara="kcentrix:tara" tara:rowspan="1" tara:colspan="1">
          <w:tcPr>
            <w:tcW w:w="1780" w:type="pct"/>
          </w:tcPr>
          <w:p w14:paraId="57F1B9B1" w14:textId="77777777">
            <w:pPr>
              <w:rPr>
                <w:rFonts w:cs="Arial"/>
              </w:rPr>
            </w:pPr>
            <w:r>
              <w:rPr>
                <w:rFonts w:cs="Arial"/>
              </w:rPr>
              <w:t>DOORS</w:t>
            </w:r>
          </w:p>
        </w:tc>
        <w:tc xmlns:tara="kcentrix:tara" tara:rowspan="1" tara:colspan="1">
          <w:tcPr>
            <w:tcW w:w="899" w:type="pct"/>
          </w:tcPr>
          <w:p w14:paraId="6F6DA34C" w14:textId="77777777">
            <w:pPr>
              <w:rPr>
                <w:rFonts w:cs="Arial"/>
              </w:rPr>
            </w:pPr>
            <w:r>
              <w:rPr>
                <w:rFonts w:cs="Arial"/>
              </w:rPr>
              <w:t>RMF 9.6</w:t>
            </w:r>
          </w:p>
        </w:tc>
        <w:tc xmlns:tara="kcentrix:tara" tara:rowspan="1" tara:colspan="1">
          <w:tcPr>
            <w:tcW w:w="300" w:type="pct"/>
          </w:tcPr>
          <w:p w14:paraId="5C1E9F4E"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1DD2678D" w14:textId="77777777">
            <w:pPr>
              <w:rPr>
                <w:rFonts w:cs="Arial"/>
              </w:rPr>
            </w:pPr>
          </w:p>
        </w:tc>
      </w:tr>
      <w:tr w14:paraId="16D0EDF4" w14:textId="77777777">
        <w:trPr>
          <w:cantSplit/>
        </w:trPr>
        <w:tc xmlns:tara="kcentrix:tara" tara:rowspan="1" tara:colspan="1">
          <w:tcPr>
            <w:tcW w:w="1780" w:type="pct"/>
          </w:tcPr>
          <w:p w14:paraId="747AEDA5" w14:textId="338A54EC">
            <w:pPr>
              <w:rPr>
                <w:rFonts w:cs="Arial"/>
              </w:rPr>
            </w:pPr>
            <w:r>
              <w:rPr>
                <w:rFonts w:cs="Arial"/>
              </w:rPr>
              <w:t>Polarion</w:t>
            </w:r>
          </w:p>
        </w:tc>
        <w:tc xmlns:tara="kcentrix:tara" tara:rowspan="1" tara:colspan="1">
          <w:tcPr>
            <w:tcW w:w="899" w:type="pct"/>
          </w:tcPr>
          <w:p w14:paraId="2AFBBBC5" w14:textId="77777777">
            <w:pPr>
              <w:rPr>
                <w:rFonts w:cs="Arial"/>
              </w:rPr>
            </w:pPr>
          </w:p>
        </w:tc>
        <w:tc xmlns:tara="kcentrix:tara" tara:rowspan="1" tara:colspan="1">
          <w:tcPr>
            <w:tcW w:w="300" w:type="pct"/>
          </w:tcPr>
          <w:p w14:paraId="165F2C8A" w14:textId="6374202F">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5C3C77E8" w14:textId="77777777">
            <w:pPr>
              <w:rPr>
                <w:rFonts w:cs="Arial"/>
              </w:rPr>
            </w:pPr>
          </w:p>
        </w:tc>
      </w:tr>
    </w:tbl>
    <w:p w14:paraId="37A6B3BD" w14:textId="79CEA2BC">
      <w:pPr>
        <w:jc w:val="center"/>
        <w:rPr>
          <w:b/>
        </w:rPr>
      </w:pPr>
      <w:bookmarkStart w:name="_Toc320831221" w:id="205"/>
      <w:bookmarkStart w:name="_Toc241843877" w:id="207"/>
      <w:r>
        <w:rPr>
          <w:b/>
        </w:rPr>
        <w:lastRenderedPageBreak/>
        <w:t xml:space="preserve">Table </w:t>
      </w:r>
      <w:r>
        <w:rPr>
          <w:b/>
        </w:rPr>
        <w:fldChar w:fldCharType="begin"/>
      </w:r>
      <w:r>
        <w:rPr>
          <w:b/>
        </w:rPr>
        <w:instrText xml:space="preserve"> SEQ Table \* ARABIC </w:instrText>
      </w:r>
      <w:r>
        <w:rPr>
          <w:b/>
        </w:rPr>
        <w:fldChar w:fldCharType="separate"/>
      </w:r>
      <w:r>
        <w:rPr>
          <w:b/>
        </w:rPr>
        <w:t>27</w:t>
      </w:r>
      <w:r>
        <w:rPr>
          <w:b/>
        </w:rPr>
        <w:fldChar w:fldCharType="end"/>
      </w:r>
      <w:r>
        <w:rPr>
          <w:b/>
        </w:rPr>
        <w:t>: Management</w:t>
      </w:r>
      <w:bookmarkEnd w:id="205"/>
      <w:r>
        <w:rPr>
          <w:b/>
        </w:rPr>
        <w:t xml:space="preserve"> Traceability</w:t>
      </w:r>
      <w:bookmarkEnd w:id="207"/>
    </w:p>
    <w:p w14:paraId="78992CDA" w14:textId="77777777">
      <w:pPr>
        <w:pStyle w:val="Heading3"/>
      </w:pPr>
      <w:bookmarkStart w:name="_Toc241843952" w:id="209"/>
      <w:r>
        <w:t>Configuration Management</w:t>
      </w:r>
      <w:bookmarkEnd w:id="209"/>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1576"/>
        <w:gridCol w:w="526"/>
        <w:gridCol w:w="3543"/>
      </w:tblGrid>
      <w:tr w14:paraId="6B188EC3" w14:textId="77777777">
        <w:trPr>
          <w:cantSplit/>
        </w:trPr>
        <w:tc xmlns:tara="kcentrix:tara" tara:rowspan="1" tara:colspan="1">
          <w:tcPr>
            <w:tcW w:w="1780" w:type="pct"/>
            <w:shd w:val="clear" w:color="auto" w:fill="C6D9F1"/>
          </w:tcPr>
          <w:p w14:paraId="275A8D53" w14:textId="77777777">
            <w:pPr>
              <w:rPr>
                <w:rFonts w:cs="Arial"/>
                <w:b/>
                <w:bCs/>
              </w:rPr>
            </w:pPr>
            <w:r>
              <w:rPr>
                <w:rFonts w:cs="Arial"/>
                <w:b/>
                <w:bCs/>
              </w:rPr>
              <w:t>Name</w:t>
            </w:r>
          </w:p>
        </w:tc>
        <w:tc xmlns:tara="kcentrix:tara" tara:rowspan="1" tara:colspan="1">
          <w:tcPr>
            <w:tcW w:w="899" w:type="pct"/>
            <w:shd w:val="clear" w:color="auto" w:fill="C6D9F1"/>
          </w:tcPr>
          <w:p w14:paraId="57EC72CE" w14:textId="77777777">
            <w:pPr>
              <w:rPr>
                <w:rFonts w:cs="Arial"/>
                <w:b/>
                <w:bCs/>
              </w:rPr>
            </w:pPr>
            <w:r>
              <w:rPr>
                <w:rFonts w:cs="Arial"/>
                <w:b/>
                <w:bCs/>
              </w:rPr>
              <w:t>Version</w:t>
            </w:r>
          </w:p>
        </w:tc>
        <w:tc xmlns:tara="kcentrix:tara" tara:rowspan="1" tara:colspan="1">
          <w:tcPr>
            <w:tcW w:w="300" w:type="pct"/>
            <w:shd w:val="clear" w:color="auto" w:fill="C6D9F1"/>
          </w:tcPr>
          <w:p w14:paraId="24FD37E2" w14:textId="77777777">
            <w:pPr>
              <w:rPr>
                <w:rFonts w:cs="Arial"/>
                <w:b/>
                <w:bCs/>
              </w:rPr>
            </w:pPr>
          </w:p>
        </w:tc>
        <w:tc xmlns:tara="kcentrix:tara" tara:rowspan="1" tara:colspan="1">
          <w:tcPr>
            <w:tcW w:w="2021" w:type="pct"/>
            <w:shd w:val="clear" w:color="auto" w:fill="C6D9F1"/>
          </w:tcPr>
          <w:p w14:paraId="215593EC" w14:textId="77777777">
            <w:pPr>
              <w:rPr>
                <w:rFonts w:cs="Arial"/>
                <w:b/>
                <w:bCs/>
              </w:rPr>
            </w:pPr>
            <w:r>
              <w:rPr>
                <w:rFonts w:cs="Arial"/>
                <w:b/>
                <w:bCs/>
              </w:rPr>
              <w:t>Rationale</w:t>
            </w:r>
          </w:p>
        </w:tc>
      </w:tr>
      <w:tr w14:paraId="0987E20B" w14:textId="77777777">
        <w:trPr>
          <w:cantSplit/>
        </w:trPr>
        <w:tc xmlns:tara="kcentrix:tara" tara:rowspan="1" tara:colspan="1">
          <w:tcPr>
            <w:tcW w:w="1780" w:type="pct"/>
          </w:tcPr>
          <w:p w14:paraId="2829BA5D" w14:textId="77777777">
            <w:pPr>
              <w:rPr>
                <w:rFonts w:cs="Arial"/>
              </w:rPr>
            </w:pPr>
            <w:r>
              <w:rPr>
                <w:rFonts w:cs="Arial"/>
              </w:rPr>
              <w:t>ClearCase</w:t>
            </w:r>
          </w:p>
        </w:tc>
        <w:tc xmlns:tara="kcentrix:tara" tara:rowspan="1" tara:colspan="1">
          <w:tcPr>
            <w:tcW w:w="899" w:type="pct"/>
          </w:tcPr>
          <w:p w14:paraId="63DF4E6F" w14:textId="77777777">
            <w:pPr>
              <w:rPr>
                <w:rFonts w:cs="Arial"/>
              </w:rPr>
            </w:pPr>
            <w:r>
              <w:rPr>
                <w:rFonts w:cs="Arial"/>
              </w:rPr>
              <w:t>7.8</w:t>
            </w:r>
          </w:p>
        </w:tc>
        <w:tc xmlns:tara="kcentrix:tara" tara:rowspan="1" tara:colspan="1">
          <w:tcPr>
            <w:tcW w:w="300" w:type="pct"/>
          </w:tcPr>
          <w:p w14:paraId="08D0F190"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52CFD0BE" w14:textId="77777777">
            <w:pPr>
              <w:rPr>
                <w:rFonts w:cs="Arial"/>
              </w:rPr>
            </w:pPr>
          </w:p>
        </w:tc>
      </w:tr>
      <w:tr w14:paraId="2D974781" w14:textId="77777777">
        <w:trPr>
          <w:cantSplit/>
        </w:trPr>
        <w:tc xmlns:tara="kcentrix:tara" tara:rowspan="1" tara:colspan="1">
          <w:tcPr>
            <w:tcW w:w="1780" w:type="pct"/>
          </w:tcPr>
          <w:p w14:paraId="3CF76B61" w14:textId="77777777">
            <w:pPr>
              <w:rPr>
                <w:rFonts w:cs="Arial"/>
              </w:rPr>
            </w:pPr>
            <w:r>
              <w:rPr>
                <w:rFonts w:cs="Arial"/>
              </w:rPr>
              <w:t>ClearCase UCM</w:t>
            </w:r>
          </w:p>
        </w:tc>
        <w:tc xmlns:tara="kcentrix:tara" tara:rowspan="1" tara:colspan="1">
          <w:tcPr>
            <w:tcW w:w="899" w:type="pct"/>
          </w:tcPr>
          <w:p w14:paraId="7ADF4898" w14:textId="77777777">
            <w:pPr>
              <w:rPr>
                <w:rFonts w:cs="Arial"/>
              </w:rPr>
            </w:pPr>
          </w:p>
        </w:tc>
        <w:tc xmlns:tara="kcentrix:tara" tara:rowspan="1" tara:colspan="1">
          <w:tcPr>
            <w:tcW w:w="300" w:type="pct"/>
          </w:tcPr>
          <w:p w14:paraId="62F0DFAF"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4DC22F24" w14:textId="77777777">
            <w:pPr>
              <w:rPr>
                <w:rFonts w:cs="Arial"/>
              </w:rPr>
            </w:pPr>
            <w:r>
              <w:rPr>
                <w:rFonts w:cs="Arial"/>
              </w:rPr>
              <w:t>not used</w:t>
            </w:r>
          </w:p>
        </w:tc>
      </w:tr>
      <w:tr w14:paraId="3BCF0B92" w14:textId="77777777">
        <w:trPr>
          <w:cantSplit/>
        </w:trPr>
        <w:tc xmlns:tara="kcentrix:tara" tara:rowspan="1" tara:colspan="1">
          <w:tcPr>
            <w:tcW w:w="1780" w:type="pct"/>
          </w:tcPr>
          <w:p w14:paraId="1F9EE806" w14:textId="77777777">
            <w:pPr>
              <w:rPr>
                <w:rFonts w:cs="Arial"/>
              </w:rPr>
            </w:pPr>
            <w:r>
              <w:rPr>
                <w:rFonts w:cs="Arial"/>
              </w:rPr>
              <w:t>CVS</w:t>
            </w:r>
          </w:p>
        </w:tc>
        <w:tc xmlns:tara="kcentrix:tara" tara:rowspan="1" tara:colspan="1">
          <w:tcPr>
            <w:tcW w:w="899" w:type="pct"/>
          </w:tcPr>
          <w:p w14:paraId="2E37DE96" w14:textId="77777777">
            <w:pPr>
              <w:rPr>
                <w:rFonts w:cs="Arial"/>
              </w:rPr>
            </w:pPr>
          </w:p>
        </w:tc>
        <w:tc xmlns:tara="kcentrix:tara" tara:rowspan="1" tara:colspan="1">
          <w:tcPr>
            <w:tcW w:w="300" w:type="pct"/>
          </w:tcPr>
          <w:p w14:paraId="3062E102"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5C5ECC43" w14:textId="77777777">
            <w:pPr>
              <w:rPr>
                <w:rFonts w:cs="Arial"/>
              </w:rPr>
            </w:pPr>
            <w:r>
              <w:rPr>
                <w:rFonts w:cs="Arial"/>
              </w:rPr>
              <w:t>Legacy</w:t>
            </w:r>
          </w:p>
        </w:tc>
      </w:tr>
      <w:tr w14:paraId="0A1CA173" w14:textId="77777777">
        <w:trPr>
          <w:cantSplit/>
        </w:trPr>
        <w:tc xmlns:tara="kcentrix:tara" tara:rowspan="1" tara:colspan="1">
          <w:tcPr>
            <w:tcW w:w="1780" w:type="pct"/>
          </w:tcPr>
          <w:p w14:paraId="10FBA2BA" w14:textId="77777777">
            <w:pPr>
              <w:rPr>
                <w:rFonts w:cs="Arial"/>
              </w:rPr>
            </w:pPr>
            <w:r>
              <w:rPr>
                <w:rFonts w:cs="Arial"/>
              </w:rPr>
              <w:t>GIT</w:t>
            </w:r>
          </w:p>
        </w:tc>
        <w:tc xmlns:tara="kcentrix:tara" tara:rowspan="1" tara:colspan="1">
          <w:tcPr>
            <w:tcW w:w="899" w:type="pct"/>
          </w:tcPr>
          <w:p w14:paraId="209E8660" w14:textId="77777777">
            <w:pPr>
              <w:rPr>
                <w:rFonts w:cs="Arial"/>
              </w:rPr>
            </w:pPr>
          </w:p>
        </w:tc>
        <w:tc xmlns:tara="kcentrix:tara" tara:rowspan="1" tara:colspan="1">
          <w:tcPr>
            <w:tcW w:w="300" w:type="pct"/>
          </w:tcPr>
          <w:p w14:paraId="7C95CB51"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19A5D658" w14:textId="77777777">
            <w:pPr>
              <w:rPr>
                <w:rFonts w:cs="Arial"/>
              </w:rPr>
            </w:pPr>
            <w:r>
              <w:rPr>
                <w:rFonts w:cs="Arial"/>
              </w:rPr>
              <w:t>Client only</w:t>
            </w:r>
          </w:p>
        </w:tc>
      </w:tr>
      <w:tr w14:paraId="6DE9238B" w14:textId="77777777">
        <w:trPr>
          <w:cantSplit/>
        </w:trPr>
        <w:tc xmlns:tara="kcentrix:tara" tara:rowspan="1" tara:colspan="1">
          <w:tcPr>
            <w:tcW w:w="1780" w:type="pct"/>
          </w:tcPr>
          <w:p w14:paraId="076A6417" w14:textId="77777777">
            <w:pPr>
              <w:rPr>
                <w:rFonts w:cs="Arial"/>
              </w:rPr>
            </w:pPr>
            <w:r>
              <w:rPr>
                <w:rFonts w:cs="Arial"/>
              </w:rPr>
              <w:t xml:space="preserve">HG </w:t>
            </w:r>
          </w:p>
        </w:tc>
        <w:tc xmlns:tara="kcentrix:tara" tara:rowspan="1" tara:colspan="1">
          <w:tcPr>
            <w:tcW w:w="899" w:type="pct"/>
          </w:tcPr>
          <w:p w14:paraId="178E7962" w14:textId="77777777">
            <w:pPr>
              <w:rPr>
                <w:rFonts w:cs="Arial"/>
              </w:rPr>
            </w:pPr>
          </w:p>
        </w:tc>
        <w:tc xmlns:tara="kcentrix:tara" tara:rowspan="1" tara:colspan="1">
          <w:tcPr>
            <w:tcW w:w="300" w:type="pct"/>
          </w:tcPr>
          <w:p w14:paraId="4FD372D3"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7DE8FAC4" w14:textId="77777777">
            <w:pPr>
              <w:rPr>
                <w:rFonts w:cs="Arial"/>
              </w:rPr>
            </w:pPr>
            <w:r>
              <w:rPr>
                <w:rFonts w:cs="Arial"/>
              </w:rPr>
              <w:t>Client only</w:t>
            </w:r>
          </w:p>
        </w:tc>
      </w:tr>
      <w:tr w14:paraId="19E47747" w14:textId="77777777">
        <w:trPr>
          <w:cantSplit/>
        </w:trPr>
        <w:tc xmlns:tara="kcentrix:tara" tara:rowspan="1" tara:colspan="1">
          <w:tcPr>
            <w:tcW w:w="1780" w:type="pct"/>
          </w:tcPr>
          <w:p w14:paraId="24056C88" w14:textId="77777777">
            <w:pPr>
              <w:rPr>
                <w:rFonts w:cs="Arial"/>
              </w:rPr>
            </w:pPr>
            <w:r>
              <w:rPr>
                <w:rFonts w:cs="Arial"/>
              </w:rPr>
              <w:t>Subversion</w:t>
            </w:r>
          </w:p>
        </w:tc>
        <w:tc xmlns:tara="kcentrix:tara" tara:rowspan="1" tara:colspan="1">
          <w:tcPr>
            <w:tcW w:w="899" w:type="pct"/>
          </w:tcPr>
          <w:p w14:paraId="7F215992" w14:textId="77777777">
            <w:pPr>
              <w:rPr>
                <w:rFonts w:cs="Arial"/>
              </w:rPr>
            </w:pPr>
          </w:p>
        </w:tc>
        <w:tc xmlns:tara="kcentrix:tara" tara:rowspan="1" tara:colspan="1">
          <w:tcPr>
            <w:tcW w:w="300" w:type="pct"/>
          </w:tcPr>
          <w:p w14:paraId="3D7630C6"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7A39E3C8" w14:textId="77777777">
            <w:pPr>
              <w:rPr>
                <w:rFonts w:cs="Arial"/>
              </w:rPr>
            </w:pPr>
            <w:r>
              <w:rPr>
                <w:rFonts w:cs="Arial"/>
              </w:rPr>
              <w:t>not used</w:t>
            </w:r>
          </w:p>
        </w:tc>
      </w:tr>
      <w:tr w14:paraId="64DF7615" w14:textId="77777777">
        <w:trPr>
          <w:cantSplit/>
        </w:trPr>
        <w:tc xmlns:tara="kcentrix:tara" tara:rowspan="1" tara:colspan="1">
          <w:tcPr>
            <w:tcW w:w="1780" w:type="pct"/>
          </w:tcPr>
          <w:p w14:paraId="6CC0AFF0" w14:textId="77777777">
            <w:pPr>
              <w:rPr>
                <w:rFonts w:cs="Arial"/>
              </w:rPr>
            </w:pPr>
            <w:r>
              <w:rPr>
                <w:rFonts w:cs="Arial"/>
              </w:rPr>
              <w:t>Subversion UCM</w:t>
            </w:r>
          </w:p>
        </w:tc>
        <w:tc xmlns:tara="kcentrix:tara" tara:rowspan="1" tara:colspan="1">
          <w:tcPr>
            <w:tcW w:w="899" w:type="pct"/>
          </w:tcPr>
          <w:p w14:paraId="372A7F87" w14:textId="77777777">
            <w:pPr>
              <w:rPr>
                <w:rFonts w:cs="Arial"/>
              </w:rPr>
            </w:pPr>
          </w:p>
        </w:tc>
        <w:tc xmlns:tara="kcentrix:tara" tara:rowspan="1" tara:colspan="1">
          <w:tcPr>
            <w:tcW w:w="300" w:type="pct"/>
          </w:tcPr>
          <w:p w14:paraId="746B22E6"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4D26CEFC" w14:textId="77777777">
            <w:pPr>
              <w:rPr>
                <w:rFonts w:cs="Arial"/>
              </w:rPr>
            </w:pPr>
            <w:r>
              <w:rPr>
                <w:rFonts w:cs="Arial"/>
              </w:rPr>
              <w:t>not used</w:t>
            </w:r>
          </w:p>
        </w:tc>
      </w:tr>
    </w:tbl>
    <w:p w14:paraId="6BC1E9FB" w14:textId="0E701707">
      <w:pPr>
        <w:jc w:val="center"/>
        <w:rPr>
          <w:rFonts w:cs="Arial"/>
          <w:b/>
          <w:szCs w:val="22"/>
          <w:lang w:eastAsia="de-DE"/>
        </w:rPr>
      </w:pPr>
      <w:bookmarkStart w:name="_Toc241843878" w:id="211"/>
      <w:r>
        <w:rPr>
          <w:b/>
        </w:rPr>
        <w:t xml:space="preserve">Table </w:t>
      </w:r>
      <w:r>
        <w:rPr>
          <w:b/>
        </w:rPr>
        <w:fldChar w:fldCharType="begin"/>
      </w:r>
      <w:r>
        <w:rPr>
          <w:b/>
        </w:rPr>
        <w:instrText xml:space="preserve"> SEQ Table \* ARABIC </w:instrText>
      </w:r>
      <w:r>
        <w:rPr>
          <w:b/>
        </w:rPr>
        <w:fldChar w:fldCharType="separate"/>
      </w:r>
      <w:r>
        <w:rPr>
          <w:b/>
        </w:rPr>
        <w:t>28</w:t>
      </w:r>
      <w:r>
        <w:rPr>
          <w:b/>
        </w:rPr>
        <w:fldChar w:fldCharType="end"/>
      </w:r>
      <w:r>
        <w:rPr>
          <w:b/>
        </w:rPr>
        <w:t>: Configuration Management</w:t>
      </w:r>
      <w:bookmarkEnd w:id="211"/>
    </w:p>
    <w:p w14:paraId="093A20AC" w14:textId="77777777">
      <w:pPr>
        <w:pStyle w:val="Heading3"/>
      </w:pPr>
      <w:bookmarkStart w:name="_Toc241843953" w:id="213"/>
      <w:r>
        <w:t>Change Management</w:t>
      </w:r>
      <w:bookmarkEnd w:id="213"/>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1576"/>
        <w:gridCol w:w="526"/>
        <w:gridCol w:w="3543"/>
      </w:tblGrid>
      <w:tr w14:paraId="36355A21" w14:textId="77777777">
        <w:trPr>
          <w:cantSplit/>
        </w:trPr>
        <w:tc xmlns:tara="kcentrix:tara" tara:rowspan="1" tara:colspan="1">
          <w:tcPr>
            <w:tcW w:w="1780" w:type="pct"/>
            <w:shd w:val="clear" w:color="auto" w:fill="C6D9F1"/>
          </w:tcPr>
          <w:p w14:paraId="16041BE9" w14:textId="77777777">
            <w:pPr>
              <w:rPr>
                <w:rFonts w:cs="Arial"/>
                <w:b/>
                <w:bCs/>
              </w:rPr>
            </w:pPr>
            <w:r>
              <w:rPr>
                <w:rFonts w:cs="Arial"/>
                <w:b/>
                <w:bCs/>
              </w:rPr>
              <w:t>Name</w:t>
            </w:r>
          </w:p>
        </w:tc>
        <w:tc xmlns:tara="kcentrix:tara" tara:rowspan="1" tara:colspan="1">
          <w:tcPr>
            <w:tcW w:w="899" w:type="pct"/>
            <w:shd w:val="clear" w:color="auto" w:fill="C6D9F1"/>
          </w:tcPr>
          <w:p w14:paraId="36AF80AD" w14:textId="77777777">
            <w:pPr>
              <w:rPr>
                <w:rFonts w:cs="Arial"/>
                <w:b/>
                <w:bCs/>
              </w:rPr>
            </w:pPr>
            <w:r>
              <w:rPr>
                <w:rFonts w:cs="Arial"/>
                <w:b/>
                <w:bCs/>
              </w:rPr>
              <w:t>Version</w:t>
            </w:r>
          </w:p>
        </w:tc>
        <w:tc xmlns:tara="kcentrix:tara" tara:rowspan="1" tara:colspan="1">
          <w:tcPr>
            <w:tcW w:w="300" w:type="pct"/>
            <w:shd w:val="clear" w:color="auto" w:fill="C6D9F1"/>
          </w:tcPr>
          <w:p w14:paraId="05E84E2F" w14:textId="77777777">
            <w:pPr>
              <w:rPr>
                <w:rFonts w:cs="Arial"/>
                <w:b/>
                <w:bCs/>
              </w:rPr>
            </w:pPr>
          </w:p>
        </w:tc>
        <w:tc xmlns:tara="kcentrix:tara" tara:rowspan="1" tara:colspan="1">
          <w:tcPr>
            <w:tcW w:w="2021" w:type="pct"/>
            <w:shd w:val="clear" w:color="auto" w:fill="C6D9F1"/>
          </w:tcPr>
          <w:p w14:paraId="3C0C12AD" w14:textId="77777777">
            <w:pPr>
              <w:rPr>
                <w:rFonts w:cs="Arial"/>
                <w:b/>
                <w:bCs/>
              </w:rPr>
            </w:pPr>
            <w:r>
              <w:rPr>
                <w:rFonts w:cs="Arial"/>
                <w:b/>
                <w:bCs/>
              </w:rPr>
              <w:t>Rationale</w:t>
            </w:r>
          </w:p>
        </w:tc>
      </w:tr>
      <w:tr w14:paraId="5DEDD63A" w14:textId="77777777">
        <w:trPr>
          <w:cantSplit/>
        </w:trPr>
        <w:tc xmlns:tara="kcentrix:tara" tara:rowspan="1" tara:colspan="1">
          <w:tcPr>
            <w:tcW w:w="1780" w:type="pct"/>
          </w:tcPr>
          <w:p w14:paraId="37CF7151" w14:textId="77777777">
            <w:pPr>
              <w:rPr>
                <w:rFonts w:cs="Arial"/>
              </w:rPr>
            </w:pPr>
            <w:r>
              <w:rPr>
                <w:rFonts w:cs="Arial"/>
              </w:rPr>
              <w:t>ClearQuest</w:t>
            </w:r>
          </w:p>
        </w:tc>
        <w:tc xmlns:tara="kcentrix:tara" tara:rowspan="1" tara:colspan="1">
          <w:tcPr>
            <w:tcW w:w="899" w:type="pct"/>
          </w:tcPr>
          <w:p w14:paraId="2C3AF549" w14:textId="77777777">
            <w:pPr>
              <w:rPr>
                <w:rFonts w:cs="Arial"/>
              </w:rPr>
            </w:pPr>
            <w:r>
              <w:t xml:space="preserve"> </w:t>
            </w:r>
          </w:p>
        </w:tc>
        <w:tc xmlns:tara="kcentrix:tara" tara:rowspan="1" tara:colspan="1">
          <w:tcPr>
            <w:tcW w:w="300" w:type="pct"/>
          </w:tcPr>
          <w:p w14:paraId="6CE0C895"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067BFEE2" w14:textId="77777777">
            <w:pPr>
              <w:rPr>
                <w:rFonts w:cs="Arial"/>
              </w:rPr>
            </w:pPr>
            <w:r>
              <w:rPr>
                <w:rFonts w:cs="Arial"/>
              </w:rPr>
              <w:t>not used</w:t>
            </w:r>
          </w:p>
        </w:tc>
      </w:tr>
      <w:tr w14:paraId="004484B5" w14:textId="77777777">
        <w:trPr>
          <w:cantSplit/>
        </w:trPr>
        <w:tc xmlns:tara="kcentrix:tara" tara:rowspan="1" tara:colspan="1">
          <w:tcPr>
            <w:tcW w:w="1780" w:type="pct"/>
          </w:tcPr>
          <w:p w14:paraId="08405CC5" w14:textId="77777777">
            <w:pPr>
              <w:rPr>
                <w:rFonts w:cs="Arial"/>
              </w:rPr>
            </w:pPr>
            <w:r>
              <w:rPr>
                <w:rFonts w:cs="Arial"/>
              </w:rPr>
              <w:t>ClearQuest CHARM</w:t>
            </w:r>
          </w:p>
        </w:tc>
        <w:tc xmlns:tara="kcentrix:tara" tara:rowspan="1" tara:colspan="1">
          <w:tcPr>
            <w:tcW w:w="899" w:type="pct"/>
          </w:tcPr>
          <w:p w14:paraId="2833A20C" w14:textId="77777777">
            <w:pPr>
              <w:rPr>
                <w:rFonts w:cs="Arial"/>
              </w:rPr>
            </w:pPr>
          </w:p>
        </w:tc>
        <w:tc xmlns:tara="kcentrix:tara" tara:rowspan="1" tara:colspan="1">
          <w:tcPr>
            <w:tcW w:w="300" w:type="pct"/>
          </w:tcPr>
          <w:p w14:paraId="5FDC6DD7"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266EB5E3" w14:textId="77777777">
            <w:pPr>
              <w:rPr>
                <w:rFonts w:cs="Arial"/>
              </w:rPr>
            </w:pPr>
            <w:r>
              <w:rPr>
                <w:rFonts w:cs="Arial"/>
              </w:rPr>
              <w:t xml:space="preserve">not used </w:t>
            </w:r>
          </w:p>
        </w:tc>
      </w:tr>
      <w:tr w14:paraId="65E55B6F" w14:textId="77777777">
        <w:trPr>
          <w:cantSplit/>
        </w:trPr>
        <w:tc xmlns:tara="kcentrix:tara" tara:rowspan="1" tara:colspan="1">
          <w:tcPr>
            <w:tcW w:w="1780" w:type="pct"/>
          </w:tcPr>
          <w:p w14:paraId="5FA3D2EB" w14:textId="77777777">
            <w:pPr>
              <w:rPr>
                <w:rFonts w:cs="Arial"/>
              </w:rPr>
            </w:pPr>
            <w:r>
              <w:rPr>
                <w:rFonts w:cs="Arial"/>
              </w:rPr>
              <w:t>Gnats</w:t>
            </w:r>
          </w:p>
        </w:tc>
        <w:tc xmlns:tara="kcentrix:tara" tara:rowspan="1" tara:colspan="1">
          <w:tcPr>
            <w:tcW w:w="899" w:type="pct"/>
          </w:tcPr>
          <w:p w14:paraId="2ADF5FEF" w14:textId="77777777">
            <w:pPr>
              <w:rPr>
                <w:rFonts w:cs="Arial"/>
              </w:rPr>
            </w:pPr>
          </w:p>
        </w:tc>
        <w:tc xmlns:tara="kcentrix:tara" tara:rowspan="1" tara:colspan="1">
          <w:tcPr>
            <w:tcW w:w="300" w:type="pct"/>
          </w:tcPr>
          <w:p w14:paraId="56701E87"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264FFE8E" w14:textId="77777777">
            <w:pPr>
              <w:rPr>
                <w:rFonts w:cs="Arial"/>
              </w:rPr>
            </w:pPr>
            <w:r>
              <w:rPr>
                <w:rFonts w:cs="Arial"/>
              </w:rPr>
              <w:t>Legacy</w:t>
            </w:r>
          </w:p>
        </w:tc>
      </w:tr>
      <w:tr w14:paraId="63DCEFE2" w14:textId="77777777">
        <w:trPr>
          <w:cantSplit/>
          <w:trHeight w:val="50"/>
        </w:trPr>
        <w:tc xmlns:tara="kcentrix:tara" tara:rowspan="1" tara:colspan="1">
          <w:tcPr>
            <w:tcW w:w="1780" w:type="pct"/>
          </w:tcPr>
          <w:p w14:paraId="2AF1A6F7" w14:textId="77777777">
            <w:pPr>
              <w:rPr>
                <w:rFonts w:cs="Arial"/>
              </w:rPr>
            </w:pPr>
            <w:r>
              <w:rPr>
                <w:rFonts w:cs="Arial"/>
              </w:rPr>
              <w:t>Jira</w:t>
            </w:r>
          </w:p>
        </w:tc>
        <w:tc xmlns:tara="kcentrix:tara" tara:rowspan="1" tara:colspan="1">
          <w:tcPr>
            <w:tcW w:w="899" w:type="pct"/>
          </w:tcPr>
          <w:p w14:paraId="139F0BF4" w14:textId="77777777">
            <w:pPr>
              <w:rPr>
                <w:rFonts w:cs="Arial"/>
              </w:rPr>
            </w:pPr>
          </w:p>
        </w:tc>
        <w:tc xmlns:tara="kcentrix:tara" tara:rowspan="1" tara:colspan="1">
          <w:tcPr>
            <w:tcW w:w="300" w:type="pct"/>
          </w:tcPr>
          <w:p w14:paraId="579A4849"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54D3FEA5" w14:textId="77777777">
            <w:pPr>
              <w:rPr>
                <w:rFonts w:cs="Arial"/>
              </w:rPr>
            </w:pPr>
            <w:r>
              <w:rPr>
                <w:rFonts w:cs="Arial"/>
              </w:rPr>
              <w:t>not used</w:t>
            </w:r>
          </w:p>
        </w:tc>
      </w:tr>
      <w:tr w14:paraId="3C878C90" w14:textId="77777777">
        <w:trPr>
          <w:cantSplit/>
        </w:trPr>
        <w:tc xmlns:tara="kcentrix:tara" tara:rowspan="1" tara:colspan="1">
          <w:tcPr>
            <w:tcW w:w="1780" w:type="pct"/>
          </w:tcPr>
          <w:p w14:paraId="2DEB992E" w14:textId="77777777">
            <w:pPr>
              <w:rPr>
                <w:rFonts w:cs="Arial"/>
              </w:rPr>
            </w:pPr>
            <w:r>
              <w:rPr>
                <w:rFonts w:cs="Arial"/>
              </w:rPr>
              <w:t>Jira CHARM</w:t>
            </w:r>
          </w:p>
        </w:tc>
        <w:tc xmlns:tara="kcentrix:tara" tara:rowspan="1" tara:colspan="1">
          <w:tcPr>
            <w:tcW w:w="899" w:type="pct"/>
          </w:tcPr>
          <w:p w14:paraId="426038A7" w14:textId="77777777">
            <w:pPr>
              <w:rPr>
                <w:rFonts w:cs="Arial"/>
              </w:rPr>
            </w:pPr>
            <w:r>
              <w:rPr>
                <w:rFonts w:cs="Arial"/>
              </w:rPr>
              <w:t>JIRA v7.6.12</w:t>
            </w:r>
          </w:p>
        </w:tc>
        <w:tc xmlns:tara="kcentrix:tara" tara:rowspan="1" tara:colspan="1">
          <w:tcPr>
            <w:tcW w:w="300" w:type="pct"/>
          </w:tcPr>
          <w:p w14:paraId="006A2854"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0399C0D6" w14:textId="77777777">
            <w:pPr>
              <w:rPr>
                <w:rFonts w:cs="Arial"/>
              </w:rPr>
            </w:pPr>
            <w:r>
              <w:rPr>
                <w:rFonts w:cs="Arial"/>
              </w:rPr>
              <w:t>For defect tracking and change management</w:t>
            </w:r>
          </w:p>
        </w:tc>
      </w:tr>
    </w:tbl>
    <w:p w14:paraId="372845D7" w14:textId="6AEC9378">
      <w:pPr>
        <w:jc w:val="center"/>
        <w:rPr>
          <w:b/>
        </w:rPr>
      </w:pPr>
      <w:bookmarkStart w:name="_Toc241843879" w:id="215"/>
      <w:bookmarkStart w:name="_Toc319324548" w:id="216"/>
      <w:r>
        <w:rPr>
          <w:b/>
        </w:rPr>
        <w:t xml:space="preserve">Table </w:t>
      </w:r>
      <w:r>
        <w:rPr>
          <w:b/>
        </w:rPr>
        <w:fldChar w:fldCharType="begin"/>
      </w:r>
      <w:r>
        <w:rPr>
          <w:b/>
        </w:rPr>
        <w:instrText xml:space="preserve"> SEQ Table \* ARABIC </w:instrText>
      </w:r>
      <w:r>
        <w:rPr>
          <w:b/>
        </w:rPr>
        <w:fldChar w:fldCharType="separate"/>
      </w:r>
      <w:r>
        <w:rPr>
          <w:b/>
        </w:rPr>
        <w:t>29</w:t>
      </w:r>
      <w:r>
        <w:rPr>
          <w:b/>
        </w:rPr>
        <w:fldChar w:fldCharType="end"/>
      </w:r>
      <w:r>
        <w:rPr>
          <w:b/>
        </w:rPr>
        <w:t>: Change Management</w:t>
      </w:r>
      <w:bookmarkEnd w:id="215"/>
    </w:p>
    <w:p w14:paraId="1F0C154F" w14:textId="77777777">
      <w:pPr>
        <w:pStyle w:val="Heading3"/>
      </w:pPr>
      <w:bookmarkStart w:name="_Toc241843954" w:id="218"/>
      <w:r>
        <w:t>Documentation Management</w:t>
      </w:r>
      <w:bookmarkEnd w:id="216"/>
      <w:bookmarkEnd w:id="218"/>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1576"/>
        <w:gridCol w:w="526"/>
        <w:gridCol w:w="3543"/>
      </w:tblGrid>
      <w:tr w14:paraId="3F0A7612" w14:textId="77777777">
        <w:trPr>
          <w:cantSplit/>
        </w:trPr>
        <w:tc xmlns:tara="kcentrix:tara" tara:rowspan="1" tara:colspan="1">
          <w:tcPr>
            <w:tcW w:w="1780" w:type="pct"/>
            <w:shd w:val="clear" w:color="auto" w:fill="C6D9F1"/>
          </w:tcPr>
          <w:p w14:paraId="2D9A4720" w14:textId="77777777">
            <w:pPr>
              <w:rPr>
                <w:rFonts w:cs="Arial"/>
                <w:b/>
                <w:bCs/>
              </w:rPr>
            </w:pPr>
            <w:r>
              <w:rPr>
                <w:rFonts w:cs="Arial"/>
                <w:b/>
                <w:bCs/>
              </w:rPr>
              <w:t>Name</w:t>
            </w:r>
          </w:p>
        </w:tc>
        <w:tc xmlns:tara="kcentrix:tara" tara:rowspan="1" tara:colspan="1">
          <w:tcPr>
            <w:tcW w:w="899" w:type="pct"/>
            <w:shd w:val="clear" w:color="auto" w:fill="C6D9F1"/>
          </w:tcPr>
          <w:p w14:paraId="12A75EC9" w14:textId="77777777">
            <w:pPr>
              <w:rPr>
                <w:rFonts w:cs="Arial"/>
                <w:b/>
                <w:bCs/>
              </w:rPr>
            </w:pPr>
            <w:r>
              <w:rPr>
                <w:rFonts w:cs="Arial"/>
                <w:b/>
                <w:bCs/>
              </w:rPr>
              <w:t>Version</w:t>
            </w:r>
          </w:p>
        </w:tc>
        <w:tc xmlns:tara="kcentrix:tara" tara:rowspan="1" tara:colspan="1">
          <w:tcPr>
            <w:tcW w:w="300" w:type="pct"/>
            <w:shd w:val="clear" w:color="auto" w:fill="C6D9F1"/>
          </w:tcPr>
          <w:p w14:paraId="39EBF56D" w14:textId="77777777">
            <w:pPr>
              <w:rPr>
                <w:rFonts w:cs="Arial"/>
                <w:b/>
                <w:bCs/>
              </w:rPr>
            </w:pPr>
          </w:p>
        </w:tc>
        <w:tc xmlns:tara="kcentrix:tara" tara:rowspan="1" tara:colspan="1">
          <w:tcPr>
            <w:tcW w:w="2021" w:type="pct"/>
            <w:shd w:val="clear" w:color="auto" w:fill="C6D9F1"/>
          </w:tcPr>
          <w:p w14:paraId="2C33171D" w14:textId="77777777">
            <w:pPr>
              <w:rPr>
                <w:rFonts w:cs="Arial"/>
                <w:b/>
                <w:bCs/>
              </w:rPr>
            </w:pPr>
            <w:r>
              <w:rPr>
                <w:rFonts w:cs="Arial"/>
                <w:b/>
                <w:bCs/>
              </w:rPr>
              <w:t>Rationale</w:t>
            </w:r>
          </w:p>
        </w:tc>
      </w:tr>
      <w:tr w14:paraId="7CF825FA" w14:textId="77777777">
        <w:trPr>
          <w:cantSplit/>
        </w:trPr>
        <w:tc xmlns:tara="kcentrix:tara" tara:rowspan="1" tara:colspan="1">
          <w:tcPr>
            <w:tcW w:w="1780" w:type="pct"/>
          </w:tcPr>
          <w:p w14:paraId="0F6075C5" w14:textId="77777777">
            <w:pPr>
              <w:rPr>
                <w:rFonts w:cs="Arial"/>
              </w:rPr>
            </w:pPr>
            <w:r>
              <w:rPr>
                <w:rFonts w:cs="Arial"/>
              </w:rPr>
              <w:t>CMCS</w:t>
            </w:r>
          </w:p>
        </w:tc>
        <w:tc xmlns:tara="kcentrix:tara" tara:rowspan="1" tara:colspan="1">
          <w:tcPr>
            <w:tcW w:w="899" w:type="pct"/>
          </w:tcPr>
          <w:p w14:paraId="0292C942" w14:textId="77777777">
            <w:pPr>
              <w:rPr>
                <w:rFonts w:cs="Arial"/>
              </w:rPr>
            </w:pPr>
            <w:r>
              <w:rPr>
                <w:rFonts w:cs="Arial"/>
              </w:rPr>
              <w:t>3.8</w:t>
            </w:r>
          </w:p>
        </w:tc>
        <w:tc xmlns:tara="kcentrix:tara" tara:rowspan="1" tara:colspan="1">
          <w:tcPr>
            <w:tcW w:w="300" w:type="pct"/>
          </w:tcPr>
          <w:p w14:paraId="543F8F6A"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256DB652" w14:textId="77777777">
            <w:pPr>
              <w:rPr>
                <w:rFonts w:cs="Arial"/>
              </w:rPr>
            </w:pPr>
            <w:r>
              <w:rPr>
                <w:rFonts w:cs="Arial"/>
              </w:rPr>
              <w:t xml:space="preserve">TDE documents </w:t>
            </w:r>
          </w:p>
        </w:tc>
      </w:tr>
      <w:tr w14:paraId="03B6D2C9" w14:textId="77777777">
        <w:trPr>
          <w:cantSplit/>
        </w:trPr>
        <w:tc xmlns:tara="kcentrix:tara" tara:rowspan="1" tara:colspan="1">
          <w:tcPr>
            <w:tcW w:w="1780" w:type="pct"/>
          </w:tcPr>
          <w:p w14:paraId="56D5DEE1" w14:textId="77777777">
            <w:pPr>
              <w:rPr>
                <w:rFonts w:cs="Arial"/>
              </w:rPr>
            </w:pPr>
            <w:r>
              <w:rPr>
                <w:rFonts w:cs="Arial"/>
              </w:rPr>
              <w:t>Clear Case, DWF</w:t>
            </w:r>
          </w:p>
        </w:tc>
        <w:tc xmlns:tara="kcentrix:tara" tara:rowspan="1" tara:colspan="1">
          <w:tcPr>
            <w:tcW w:w="899" w:type="pct"/>
          </w:tcPr>
          <w:p w14:paraId="65D44FB4" w14:textId="77777777">
            <w:pPr>
              <w:rPr>
                <w:rFonts w:cs="Arial"/>
              </w:rPr>
            </w:pPr>
            <w:r>
              <w:rPr>
                <w:rFonts w:cs="Arial"/>
              </w:rPr>
              <w:t>1.7</w:t>
            </w:r>
          </w:p>
        </w:tc>
        <w:tc xmlns:tara="kcentrix:tara" tara:rowspan="1" tara:colspan="1">
          <w:tcPr>
            <w:tcW w:w="300" w:type="pct"/>
          </w:tcPr>
          <w:p w14:paraId="1D0290CC"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0679A4E0" w14:textId="7A9261FC">
            <w:pPr>
              <w:rPr>
                <w:rFonts w:cs="Arial"/>
              </w:rPr>
            </w:pPr>
            <w:r>
              <w:rPr>
                <w:rFonts w:cs="Arial"/>
              </w:rPr>
              <w:t>Hitachi AT+HU documents</w:t>
            </w:r>
          </w:p>
        </w:tc>
      </w:tr>
      <w:tr w14:paraId="6AB3A367" w14:textId="77777777">
        <w:trPr>
          <w:cantSplit/>
        </w:trPr>
        <w:tc xmlns:tara="kcentrix:tara" tara:rowspan="1" tara:colspan="1">
          <w:tcPr>
            <w:tcW w:w="1780" w:type="pct"/>
          </w:tcPr>
          <w:p w14:paraId="17C11F58" w14:textId="6E12851D">
            <w:pPr>
              <w:rPr>
                <w:rFonts w:cs="Arial"/>
              </w:rPr>
            </w:pPr>
            <w:r>
              <w:rPr>
                <w:rFonts w:cs="Arial"/>
              </w:rPr>
              <w:lastRenderedPageBreak/>
              <w:t>SharePoint</w:t>
            </w:r>
          </w:p>
        </w:tc>
        <w:tc xmlns:tara="kcentrix:tara" tara:rowspan="1" tara:colspan="1">
          <w:tcPr>
            <w:tcW w:w="899" w:type="pct"/>
          </w:tcPr>
          <w:p w14:paraId="66DC40E4" w14:textId="5789A83D">
            <w:pPr>
              <w:rPr>
                <w:rFonts w:cs="Arial"/>
              </w:rPr>
            </w:pPr>
          </w:p>
        </w:tc>
        <w:tc xmlns:tara="kcentrix:tara" tara:rowspan="1" tara:colspan="1">
          <w:tcPr>
            <w:tcW w:w="300" w:type="pct"/>
          </w:tcPr>
          <w:p w14:paraId="2AB2676F"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1936E9CA" w14:textId="77777777">
            <w:pPr>
              <w:rPr>
                <w:rFonts w:cs="Arial"/>
              </w:rPr>
            </w:pPr>
            <w:r>
              <w:rPr>
                <w:rFonts w:cs="Arial"/>
              </w:rPr>
              <w:t xml:space="preserve">Contract documents, dashboards, letters, etc. </w:t>
            </w:r>
          </w:p>
        </w:tc>
      </w:tr>
      <w:tr w14:paraId="22AA00C1" w14:textId="77777777">
        <w:trPr>
          <w:cantSplit/>
        </w:trPr>
        <w:tc xmlns:tara="kcentrix:tara" tara:rowspan="1" tara:colspan="1">
          <w:tcPr>
            <w:tcW w:w="1780" w:type="pct"/>
          </w:tcPr>
          <w:p w14:paraId="08908907" w14:textId="77777777">
            <w:pPr>
              <w:rPr>
                <w:rFonts w:cs="Arial"/>
              </w:rPr>
            </w:pPr>
            <w:r>
              <w:rPr>
                <w:rFonts w:cs="Arial"/>
              </w:rPr>
              <w:t>PleaseReview</w:t>
            </w:r>
          </w:p>
        </w:tc>
        <w:tc xmlns:tara="kcentrix:tara" tara:rowspan="1" tara:colspan="1">
          <w:tcPr>
            <w:tcW w:w="899" w:type="pct"/>
          </w:tcPr>
          <w:p w14:paraId="2BE58685" w14:textId="77777777">
            <w:r>
              <w:t>7.6.0</w:t>
            </w:r>
          </w:p>
        </w:tc>
        <w:tc xmlns:tara="kcentrix:tara" tara:rowspan="1" tara:colspan="1">
          <w:tcPr>
            <w:tcW w:w="300" w:type="pct"/>
          </w:tcPr>
          <w:p w14:paraId="1F665FE7"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3579F49D" w14:textId="77777777">
            <w:pPr>
              <w:rPr>
                <w:rFonts w:cs="Arial"/>
              </w:rPr>
            </w:pPr>
            <w:r>
              <w:rPr>
                <w:rFonts w:cs="Arial"/>
              </w:rPr>
              <w:t>For review of documents</w:t>
            </w:r>
          </w:p>
        </w:tc>
      </w:tr>
      <w:tr w14:paraId="4F2B6C4E" w14:textId="77777777">
        <w:trPr>
          <w:cantSplit/>
        </w:trPr>
        <w:tc xmlns:tara="kcentrix:tara" tara:rowspan="1" tara:colspan="1">
          <w:tcPr>
            <w:tcW w:w="1780" w:type="pct"/>
          </w:tcPr>
          <w:p w14:paraId="6EEBBE28" w14:textId="77777777">
            <w:pPr>
              <w:rPr>
                <w:rFonts w:cs="Arial"/>
              </w:rPr>
            </w:pPr>
            <w:r>
              <w:rPr>
                <w:rFonts w:cs="Arial"/>
              </w:rPr>
              <w:t>Modulo</w:t>
            </w:r>
          </w:p>
        </w:tc>
        <w:tc xmlns:tara="kcentrix:tara" tara:rowspan="1" tara:colspan="1">
          <w:tcPr>
            <w:tcW w:w="899" w:type="pct"/>
          </w:tcPr>
          <w:p w14:paraId="64EB00C3" w14:textId="77777777">
            <w:pPr>
              <w:rPr>
                <w:rFonts w:cs="Arial"/>
              </w:rPr>
            </w:pPr>
          </w:p>
        </w:tc>
        <w:tc xmlns:tara="kcentrix:tara" tara:rowspan="1" tara:colspan="1">
          <w:tcPr>
            <w:tcW w:w="300" w:type="pct"/>
          </w:tcPr>
          <w:p w14:paraId="268918FA"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748FE404" w14:textId="77777777">
            <w:pPr>
              <w:rPr>
                <w:rFonts w:cs="Arial"/>
              </w:rPr>
            </w:pPr>
            <w:r>
              <w:rPr>
                <w:rFonts w:cs="Arial"/>
              </w:rPr>
              <w:t>not used</w:t>
            </w:r>
          </w:p>
        </w:tc>
      </w:tr>
      <w:tr w14:paraId="2CB7FC97" w14:textId="77777777">
        <w:trPr>
          <w:cantSplit/>
        </w:trPr>
        <w:tc xmlns:tara="kcentrix:tara" tara:rowspan="1" tara:colspan="1">
          <w:tcPr>
            <w:tcW w:w="1780" w:type="pct"/>
          </w:tcPr>
          <w:p w14:paraId="4FE6DA1B" w14:textId="77777777">
            <w:pPr>
              <w:rPr>
                <w:rFonts w:cs="Arial"/>
              </w:rPr>
            </w:pPr>
            <w:r>
              <w:rPr>
                <w:rFonts w:cs="Arial"/>
              </w:rPr>
              <w:t>Subversion</w:t>
            </w:r>
          </w:p>
        </w:tc>
        <w:tc xmlns:tara="kcentrix:tara" tara:rowspan="1" tara:colspan="1">
          <w:tcPr>
            <w:tcW w:w="899" w:type="pct"/>
          </w:tcPr>
          <w:p w14:paraId="664A1B9E" w14:textId="77777777">
            <w:pPr>
              <w:rPr>
                <w:rFonts w:cs="Arial"/>
              </w:rPr>
            </w:pPr>
          </w:p>
        </w:tc>
        <w:tc xmlns:tara="kcentrix:tara" tara:rowspan="1" tara:colspan="1">
          <w:tcPr>
            <w:tcW w:w="300" w:type="pct"/>
          </w:tcPr>
          <w:p w14:paraId="4412661F"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10E4986B" w14:textId="77777777">
            <w:pPr>
              <w:rPr>
                <w:rFonts w:cs="Arial"/>
              </w:rPr>
            </w:pPr>
            <w:r>
              <w:rPr>
                <w:rFonts w:cs="Arial"/>
              </w:rPr>
              <w:t>not used</w:t>
            </w:r>
          </w:p>
        </w:tc>
      </w:tr>
    </w:tbl>
    <w:p w14:paraId="2961FDC8" w14:textId="3A40F84E">
      <w:pPr>
        <w:jc w:val="center"/>
        <w:rPr>
          <w:b/>
        </w:rPr>
      </w:pPr>
      <w:bookmarkStart w:name="_Toc241843880" w:id="220"/>
      <w:bookmarkStart w:name="_Toc319324549" w:id="221"/>
      <w:r>
        <w:rPr>
          <w:b/>
        </w:rPr>
        <w:t xml:space="preserve">Table </w:t>
      </w:r>
      <w:r>
        <w:rPr>
          <w:b/>
        </w:rPr>
        <w:fldChar w:fldCharType="begin"/>
      </w:r>
      <w:r>
        <w:rPr>
          <w:b/>
        </w:rPr>
        <w:instrText xml:space="preserve"> SEQ Table \* ARABIC </w:instrText>
      </w:r>
      <w:r>
        <w:rPr>
          <w:b/>
        </w:rPr>
        <w:fldChar w:fldCharType="separate"/>
      </w:r>
      <w:r>
        <w:rPr>
          <w:b/>
        </w:rPr>
        <w:t>30</w:t>
      </w:r>
      <w:r>
        <w:rPr>
          <w:b/>
        </w:rPr>
        <w:fldChar w:fldCharType="end"/>
      </w:r>
      <w:r>
        <w:rPr>
          <w:b/>
        </w:rPr>
        <w:t>: Documentation Generation</w:t>
      </w:r>
      <w:bookmarkEnd w:id="220"/>
    </w:p>
    <w:p w14:paraId="2F519BBA" w14:textId="77777777">
      <w:pPr>
        <w:pStyle w:val="Heading3"/>
      </w:pPr>
      <w:bookmarkStart w:name="_Toc241843955" w:id="223"/>
      <w:r>
        <w:t>Documentation Generation</w:t>
      </w:r>
      <w:bookmarkEnd w:id="221"/>
      <w:bookmarkEnd w:id="223"/>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20"/>
        <w:gridCol w:w="1576"/>
        <w:gridCol w:w="526"/>
        <w:gridCol w:w="3543"/>
      </w:tblGrid>
      <w:tr w14:paraId="77AAFD3F" w14:textId="77777777">
        <w:trPr>
          <w:cantSplit/>
        </w:trPr>
        <w:tc xmlns:tara="kcentrix:tara" tara:rowspan="1" tara:colspan="1">
          <w:tcPr>
            <w:tcW w:w="1780" w:type="pct"/>
            <w:shd w:val="clear" w:color="auto" w:fill="C6D9F1"/>
          </w:tcPr>
          <w:p w14:paraId="68CFFFA4" w14:textId="77777777">
            <w:pPr>
              <w:rPr>
                <w:rFonts w:cs="Arial"/>
                <w:b/>
                <w:bCs/>
              </w:rPr>
            </w:pPr>
            <w:r>
              <w:rPr>
                <w:rFonts w:cs="Arial"/>
                <w:b/>
                <w:bCs/>
              </w:rPr>
              <w:t>Name</w:t>
            </w:r>
          </w:p>
        </w:tc>
        <w:tc xmlns:tara="kcentrix:tara" tara:rowspan="1" tara:colspan="1">
          <w:tcPr>
            <w:tcW w:w="899" w:type="pct"/>
            <w:shd w:val="clear" w:color="auto" w:fill="C6D9F1"/>
          </w:tcPr>
          <w:p w14:paraId="0E8F24F3" w14:textId="77777777">
            <w:pPr>
              <w:rPr>
                <w:rFonts w:cs="Arial"/>
                <w:b/>
                <w:bCs/>
              </w:rPr>
            </w:pPr>
            <w:r>
              <w:rPr>
                <w:rFonts w:cs="Arial"/>
                <w:b/>
                <w:bCs/>
              </w:rPr>
              <w:t>Version</w:t>
            </w:r>
          </w:p>
        </w:tc>
        <w:tc xmlns:tara="kcentrix:tara" tara:rowspan="1" tara:colspan="1">
          <w:tcPr>
            <w:tcW w:w="300" w:type="pct"/>
            <w:shd w:val="clear" w:color="auto" w:fill="C6D9F1"/>
          </w:tcPr>
          <w:p w14:paraId="2489471C" w14:textId="77777777">
            <w:pPr>
              <w:rPr>
                <w:rFonts w:cs="Arial"/>
                <w:b/>
                <w:bCs/>
              </w:rPr>
            </w:pPr>
          </w:p>
        </w:tc>
        <w:tc xmlns:tara="kcentrix:tara" tara:rowspan="1" tara:colspan="1">
          <w:tcPr>
            <w:tcW w:w="2021" w:type="pct"/>
            <w:shd w:val="clear" w:color="auto" w:fill="C6D9F1"/>
          </w:tcPr>
          <w:p w14:paraId="4179C5ED" w14:textId="77777777">
            <w:pPr>
              <w:rPr>
                <w:rFonts w:cs="Arial"/>
                <w:b/>
                <w:bCs/>
              </w:rPr>
            </w:pPr>
            <w:r>
              <w:rPr>
                <w:rFonts w:cs="Arial"/>
                <w:b/>
                <w:bCs/>
              </w:rPr>
              <w:t>Rationale</w:t>
            </w:r>
          </w:p>
        </w:tc>
      </w:tr>
      <w:tr w14:paraId="7B120E6A" w14:textId="77777777">
        <w:trPr>
          <w:cantSplit/>
        </w:trPr>
        <w:tc xmlns:tara="kcentrix:tara" tara:rowspan="1" tara:colspan="1">
          <w:tcPr>
            <w:tcW w:w="1780" w:type="pct"/>
          </w:tcPr>
          <w:p w14:paraId="75C24628" w14:textId="77777777">
            <w:pPr>
              <w:rPr>
                <w:rFonts w:cs="Arial"/>
              </w:rPr>
            </w:pPr>
            <w:r>
              <w:rPr>
                <w:rFonts w:cs="Arial"/>
              </w:rPr>
              <w:t>Doxygen</w:t>
            </w:r>
          </w:p>
        </w:tc>
        <w:tc xmlns:tara="kcentrix:tara" tara:rowspan="1" tara:colspan="1">
          <w:tcPr>
            <w:tcW w:w="899" w:type="pct"/>
          </w:tcPr>
          <w:p w14:paraId="390A5881" w14:textId="77777777">
            <w:pPr>
              <w:rPr>
                <w:rFonts w:cs="Arial"/>
              </w:rPr>
            </w:pPr>
          </w:p>
        </w:tc>
        <w:tc xmlns:tara="kcentrix:tara" tara:rowspan="1" tara:colspan="1">
          <w:tcPr>
            <w:tcW w:w="300" w:type="pct"/>
          </w:tcPr>
          <w:p w14:paraId="5CF21CF6"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4F4DE9E0" w14:textId="77777777">
            <w:pPr>
              <w:rPr>
                <w:rFonts w:cs="Arial"/>
              </w:rPr>
            </w:pPr>
            <w:r>
              <w:rPr>
                <w:rFonts w:cs="Arial"/>
              </w:rPr>
              <w:t>not used</w:t>
            </w:r>
          </w:p>
        </w:tc>
      </w:tr>
      <w:tr w14:paraId="38A8209D" w14:textId="77777777">
        <w:trPr>
          <w:cantSplit/>
        </w:trPr>
        <w:tc xmlns:tara="kcentrix:tara" tara:rowspan="1" tara:colspan="1">
          <w:tcPr>
            <w:tcW w:w="1780" w:type="pct"/>
          </w:tcPr>
          <w:p w14:paraId="7EBFE2C1" w14:textId="77777777">
            <w:pPr>
              <w:rPr>
                <w:rFonts w:cs="Arial"/>
              </w:rPr>
            </w:pPr>
            <w:r>
              <w:rPr>
                <w:rFonts w:cs="Arial"/>
              </w:rPr>
              <w:t>Java Doc</w:t>
            </w:r>
          </w:p>
        </w:tc>
        <w:tc xmlns:tara="kcentrix:tara" tara:rowspan="1" tara:colspan="1">
          <w:tcPr>
            <w:tcW w:w="899" w:type="pct"/>
          </w:tcPr>
          <w:p w14:paraId="226AF5D5" w14:textId="77777777">
            <w:pPr>
              <w:rPr>
                <w:rFonts w:cs="Arial"/>
              </w:rPr>
            </w:pPr>
          </w:p>
        </w:tc>
        <w:tc xmlns:tara="kcentrix:tara" tara:rowspan="1" tara:colspan="1">
          <w:tcPr>
            <w:tcW w:w="300" w:type="pct"/>
          </w:tcPr>
          <w:p w14:paraId="7C65BF9F"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66752F65" w14:textId="77777777">
            <w:pPr>
              <w:rPr>
                <w:rFonts w:cs="Arial"/>
              </w:rPr>
            </w:pPr>
            <w:r>
              <w:rPr>
                <w:rFonts w:cs="Arial"/>
              </w:rPr>
              <w:t>not used</w:t>
            </w:r>
          </w:p>
        </w:tc>
      </w:tr>
      <w:tr w14:paraId="4DDDCC94" w14:textId="77777777">
        <w:trPr>
          <w:cantSplit/>
        </w:trPr>
        <w:tc xmlns:tara="kcentrix:tara" tara:rowspan="1" tara:colspan="1">
          <w:tcPr>
            <w:tcW w:w="1780" w:type="pct"/>
          </w:tcPr>
          <w:p w14:paraId="24F80898" w14:textId="77777777">
            <w:pPr>
              <w:rPr>
                <w:rFonts w:cs="Arial"/>
              </w:rPr>
            </w:pPr>
            <w:r>
              <w:rPr>
                <w:rFonts w:cs="Arial"/>
              </w:rPr>
              <w:t>Mozart</w:t>
            </w:r>
          </w:p>
        </w:tc>
        <w:tc xmlns:tara="kcentrix:tara" tara:rowspan="1" tara:colspan="1">
          <w:tcPr>
            <w:tcW w:w="899" w:type="pct"/>
          </w:tcPr>
          <w:p w14:paraId="5A6E75BA" w14:textId="309EBE36">
            <w:pPr>
              <w:rPr>
                <w:rFonts w:cs="Arial"/>
              </w:rPr>
            </w:pPr>
          </w:p>
        </w:tc>
        <w:tc xmlns:tara="kcentrix:tara" tara:rowspan="1" tara:colspan="1">
          <w:tcPr>
            <w:tcW w:w="300" w:type="pct"/>
          </w:tcPr>
          <w:p w14:paraId="5AA7377C" w14:textId="44AD86E9">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5C0884DC" w14:textId="2C90FE27">
            <w:pPr>
              <w:rPr>
                <w:rFonts w:cs="Arial"/>
              </w:rPr>
            </w:pPr>
            <w:r>
              <w:rPr>
                <w:rFonts w:cs="Arial"/>
              </w:rPr>
              <w:t>not used</w:t>
            </w:r>
          </w:p>
        </w:tc>
      </w:tr>
      <w:tr w14:paraId="7ACB072A" w14:textId="77777777">
        <w:trPr>
          <w:cantSplit/>
        </w:trPr>
        <w:tc xmlns:tara="kcentrix:tara" tara:rowspan="1" tara:colspan="1">
          <w:tcPr>
            <w:tcW w:w="1780" w:type="pct"/>
          </w:tcPr>
          <w:p w14:paraId="50FE2FBE" w14:textId="77777777">
            <w:pPr>
              <w:rPr>
                <w:rFonts w:cs="Arial"/>
              </w:rPr>
            </w:pPr>
            <w:r>
              <w:rPr>
                <w:rFonts w:cs="Arial"/>
              </w:rPr>
              <w:t>Soda</w:t>
            </w:r>
          </w:p>
        </w:tc>
        <w:tc xmlns:tara="kcentrix:tara" tara:rowspan="1" tara:colspan="1">
          <w:tcPr>
            <w:tcW w:w="899" w:type="pct"/>
          </w:tcPr>
          <w:p w14:paraId="427A6E08" w14:textId="77777777">
            <w:pPr>
              <w:rPr>
                <w:rFonts w:cs="Arial"/>
              </w:rPr>
            </w:pPr>
          </w:p>
        </w:tc>
        <w:tc xmlns:tara="kcentrix:tara" tara:rowspan="1" tara:colspan="1">
          <w:tcPr>
            <w:tcW w:w="300" w:type="pct"/>
          </w:tcPr>
          <w:p w14:paraId="6DDBF2DC"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2A00C67A" w14:textId="77777777">
            <w:pPr>
              <w:rPr>
                <w:rFonts w:cs="Arial"/>
              </w:rPr>
            </w:pPr>
            <w:r>
              <w:rPr>
                <w:rFonts w:cs="Arial"/>
              </w:rPr>
              <w:t>not used</w:t>
            </w:r>
          </w:p>
        </w:tc>
      </w:tr>
      <w:tr w14:paraId="26BF4A99" w14:textId="77777777">
        <w:trPr>
          <w:cantSplit/>
        </w:trPr>
        <w:tc xmlns:tara="kcentrix:tara" tara:rowspan="1" tara:colspan="1">
          <w:tcPr>
            <w:tcW w:w="1780" w:type="pct"/>
          </w:tcPr>
          <w:p w14:paraId="59DED616" w14:textId="77777777">
            <w:pPr>
              <w:rPr>
                <w:rFonts w:cs="Arial"/>
              </w:rPr>
            </w:pPr>
            <w:r>
              <w:rPr>
                <w:rFonts w:cs="Arial"/>
              </w:rPr>
              <w:t>WEXP (Doors RMF)</w:t>
            </w:r>
          </w:p>
        </w:tc>
        <w:tc xmlns:tara="kcentrix:tara" tara:rowspan="1" tara:colspan="1">
          <w:tcPr>
            <w:tcW w:w="899" w:type="pct"/>
          </w:tcPr>
          <w:p w14:paraId="54C7DF56" w14:textId="77777777">
            <w:pPr>
              <w:rPr>
                <w:rFonts w:cs="Arial"/>
              </w:rPr>
            </w:pPr>
          </w:p>
        </w:tc>
        <w:tc xmlns:tara="kcentrix:tara" tara:rowspan="1" tara:colspan="1">
          <w:tcPr>
            <w:tcW w:w="300" w:type="pct"/>
          </w:tcPr>
          <w:p w14:paraId="12CFBBD0"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4664DEAC" w14:textId="77777777">
            <w:pPr>
              <w:rPr>
                <w:rFonts w:cs="Arial"/>
              </w:rPr>
            </w:pPr>
            <w:r>
              <w:rPr>
                <w:rFonts w:cs="Arial"/>
              </w:rPr>
              <w:t>Partly</w:t>
            </w:r>
          </w:p>
        </w:tc>
      </w:tr>
      <w:tr w14:paraId="3243E983" w14:textId="77777777">
        <w:trPr>
          <w:cantSplit/>
        </w:trPr>
        <w:tc xmlns:tara="kcentrix:tara" tara:rowspan="1" tara:colspan="1">
          <w:tcPr>
            <w:tcW w:w="1780" w:type="pct"/>
          </w:tcPr>
          <w:p>
            <w:pPr>
              <w:rPr>
                <w:rFonts w:cs="Arial"/>
              </w:rPr>
            </w:pPr>
            <w:r xmlns:aml="http://schemas.microsoft.com/aml/2001/core" xmlns:msxsl="urn:schemas-microsoft-com:xslt">
              <w:rPr>
                <w:rFonts w:ascii="Arial" w:hAnsi="Arial" w:cs="Arial"/>
                <w:sz w:val="20"/>
                <w:szCs w:val="20"/>
                <w:b w:val="off"/>
                <w:u w:val="none"/>
                <w:em w:val="false"/>
                <w:color w:val="000000"/>
              </w:rPr>
              <w:t xml:space="preserve">Hitachi Rail </w:t>
            </w:r>
            <w:del w:author="UJHELYI Janos" w:date="2026-10-05T10:31:51+2" w:id="2555730">
              <w:r>
                <w:rPr xmlns:aml="http://schemas.microsoft.com/aml/2001/core" xmlns:msxsl="urn:schemas-microsoft-com:xslt">
                  <w:rFonts w:ascii="Arial" w:hAnsi="Arial" w:cs="Arial"/>
                  <w:sz w:val="20"/>
                  <w:szCs w:val="20"/>
                  <w:b w:val="off"/>
                  <w:u w:val="none"/>
                  <w:em w:val="false"/>
                  <w:color w:val="000000"/>
                </w:rPr>
                <w:delText xml:space="preserve">GTS </w:delText>
              </w:r>
            </w:del>
            <w:r xmlns:aml="http://schemas.microsoft.com/aml/2001/core" xmlns:msxsl="urn:schemas-microsoft-com:xslt">
              <w:rPr>
                <w:rFonts w:ascii="Arial" w:hAnsi="Arial" w:cs="Arial"/>
                <w:sz w:val="20"/>
                <w:szCs w:val="20"/>
                <w:b w:val="off"/>
                <w:u w:val="none"/>
                <w:em w:val="false"/>
                <w:color w:val="000000"/>
              </w:rPr>
              <w:t xml:space="preserve">AT Word Exporter</w:t>
            </w:r>
          </w:p>
        </w:tc>
        <w:tc xmlns:tara="kcentrix:tara" tara:rowspan="1" tara:colspan="1">
          <w:tcPr>
            <w:tcW w:w="899" w:type="pct"/>
          </w:tcPr>
          <w:p w14:paraId="1D889ED0" w14:textId="77777777">
            <w:pPr>
              <w:rPr>
                <w:rFonts w:cs="Arial"/>
              </w:rPr>
            </w:pPr>
          </w:p>
        </w:tc>
        <w:tc xmlns:tara="kcentrix:tara" tara:rowspan="1" tara:colspan="1">
          <w:tcPr>
            <w:tcW w:w="300" w:type="pct"/>
          </w:tcPr>
          <w:p w14:paraId="1D414EC8"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6D78117D" w14:textId="77777777">
            <w:pPr>
              <w:rPr>
                <w:rFonts w:cs="Arial"/>
              </w:rPr>
            </w:pPr>
            <w:r>
              <w:rPr>
                <w:rFonts w:cs="Arial"/>
              </w:rPr>
              <w:t>Partly</w:t>
            </w:r>
          </w:p>
        </w:tc>
      </w:tr>
      <w:tr w14:paraId="222E5A41" w14:textId="77777777">
        <w:trPr>
          <w:cantSplit/>
        </w:trPr>
        <w:tc xmlns:tara="kcentrix:tara" tara:rowspan="1" tara:colspan="1">
          <w:tcPr>
            <w:tcW w:w="1780" w:type="pct"/>
          </w:tcPr>
          <w:p w14:paraId="3A8E8238" w14:textId="6E8F34B0">
            <w:pPr>
              <w:rPr>
                <w:szCs w:val="22"/>
              </w:rPr>
            </w:pPr>
            <w:r>
              <w:rPr>
                <w:szCs w:val="22"/>
              </w:rPr>
              <w:t>Polarion</w:t>
            </w:r>
          </w:p>
        </w:tc>
        <w:tc xmlns:tara="kcentrix:tara" tara:rowspan="1" tara:colspan="1">
          <w:tcPr>
            <w:tcW w:w="899" w:type="pct"/>
          </w:tcPr>
          <w:p w14:paraId="08266B86" w14:textId="77777777">
            <w:pPr>
              <w:rPr>
                <w:rFonts w:cs="Arial"/>
              </w:rPr>
            </w:pPr>
          </w:p>
        </w:tc>
        <w:tc xmlns:tara="kcentrix:tara" tara:rowspan="1" tara:colspan="1">
          <w:tcPr>
            <w:tcW w:w="300" w:type="pct"/>
          </w:tcPr>
          <w:p w14:paraId="44F7AA9A" w14:textId="618B54E6">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1" w:type="pct"/>
          </w:tcPr>
          <w:p w14:paraId="6C58B540" w14:textId="77777777">
            <w:pPr>
              <w:rPr>
                <w:rFonts w:cs="Arial"/>
              </w:rPr>
            </w:pPr>
          </w:p>
        </w:tc>
      </w:tr>
    </w:tbl>
    <w:p w14:paraId="72621F3A" w14:textId="5BDF7899">
      <w:pPr>
        <w:jc w:val="center"/>
        <w:rPr>
          <w:rFonts w:cs="Arial"/>
          <w:b/>
          <w:szCs w:val="22"/>
          <w:lang w:eastAsia="de-DE"/>
        </w:rPr>
      </w:pPr>
      <w:bookmarkStart w:name="_Toc241843881" w:id="225"/>
      <w:r>
        <w:rPr>
          <w:b/>
        </w:rPr>
        <w:t xml:space="preserve">Table </w:t>
      </w:r>
      <w:r>
        <w:rPr>
          <w:b/>
        </w:rPr>
        <w:fldChar w:fldCharType="begin"/>
      </w:r>
      <w:r>
        <w:rPr>
          <w:b/>
        </w:rPr>
        <w:instrText xml:space="preserve"> SEQ Table \* ARABIC </w:instrText>
      </w:r>
      <w:r>
        <w:rPr>
          <w:b/>
        </w:rPr>
        <w:fldChar w:fldCharType="separate"/>
      </w:r>
      <w:r>
        <w:rPr>
          <w:b/>
        </w:rPr>
        <w:t>31</w:t>
      </w:r>
      <w:r>
        <w:rPr>
          <w:b/>
        </w:rPr>
        <w:fldChar w:fldCharType="end"/>
      </w:r>
      <w:r>
        <w:rPr>
          <w:b/>
        </w:rPr>
        <w:t>: Documentation Generation</w:t>
      </w:r>
      <w:bookmarkEnd w:id="225"/>
    </w:p>
    <w:p w14:paraId="3954EFB4" w14:textId="77777777">
      <w:pPr>
        <w:pStyle w:val="Heading3"/>
      </w:pPr>
      <w:bookmarkStart w:name="_Toc241843956" w:id="227"/>
      <w:r>
        <w:t>Model Driven Engineering</w:t>
      </w:r>
      <w:bookmarkEnd w:id="227"/>
    </w:p>
    <w:p w14:paraId="0A7C9B25" w14:textId="77777777">
      <w:pPr>
        <w:pStyle w:val="Paragraph"/>
      </w:pPr>
      <w:r>
        <w:t>N.A.</w:t>
      </w:r>
    </w:p>
    <w:p w14:paraId="69588A3E" w14:textId="77777777">
      <w:pPr>
        <w:pStyle w:val="Heading3"/>
      </w:pPr>
      <w:bookmarkStart w:name="_Toc10188465" w:id="228"/>
      <w:bookmarkStart w:name="_Toc241843957" w:id="230"/>
      <w:bookmarkEnd w:id="228"/>
      <w:r>
        <w:t>Code Building</w:t>
      </w:r>
      <w:bookmarkEnd w:id="230"/>
    </w:p>
    <w:p w14:paraId="04BC6862" w14:textId="77777777">
      <w:pPr>
        <w:pStyle w:val="Paragraph"/>
      </w:pPr>
      <w:r>
        <w:t>N.A.</w:t>
      </w:r>
    </w:p>
    <w:p w14:paraId="4AFD34BE" w14:textId="77777777">
      <w:pPr>
        <w:pStyle w:val="Heading4"/>
      </w:pPr>
      <w:bookmarkStart w:name="_Toc309890385" w:id="231"/>
      <w:r>
        <w:commentRangeStart w:id="2556129"/>
        <w:t xml:space="preserve">GTS Control - Continuous Build</w:t>
        <w:commentRangeEnd w:id="2556129"/>
      </w:r>
      <w:bookmarkEnd w:id="231"/>
      <w:r>
        <w:rPr>
          <w:rStyle w:val="CommentReference"/>
        </w:rPr>
        <w:commentReference w:id="2556129"/>
      </w:r>
    </w:p>
    <w:p w14:paraId="6EDD3F40" w14:textId="77777777">
      <w:pPr>
        <w:pStyle w:val="Paragraph"/>
      </w:pPr>
      <w:r>
        <w:t>N.A.</w:t>
      </w:r>
    </w:p>
    <w:p w14:paraId="38D07F79" w14:textId="6E23FAA1">
      <w:pPr>
        <w:pStyle w:val="Heading4"/>
      </w:pPr>
      <w:bookmarkStart w:name="_Toc309890386" w:id="232"/>
      <w:r>
        <w:rPr>
          <w:szCs w:val="22"/>
        </w:rPr>
        <w:t xml:space="preserve">Hitachi </w:t>
      </w:r>
      <w:r>
        <w:t>AT Build</w:t>
      </w:r>
      <w:bookmarkEnd w:id="232"/>
    </w:p>
    <w:p w14:paraId="31B71D4C" w14:textId="77777777">
      <w:pPr>
        <w:pStyle w:val="Paragraph"/>
      </w:pPr>
      <w:r>
        <w:t>N.A.</w:t>
      </w:r>
    </w:p>
    <w:p w14:paraId="58EBCC5E" w14:textId="77777777">
      <w:pPr>
        <w:pStyle w:val="Heading4"/>
      </w:pPr>
      <w:bookmarkStart w:name="_Toc309890387" w:id="233"/>
      <w:r>
        <w:lastRenderedPageBreak/>
        <w:t>Eclipse Development</w:t>
      </w:r>
      <w:bookmarkEnd w:id="233"/>
    </w:p>
    <w:p w14:paraId="690C113B" w14:textId="77777777">
      <w:pPr>
        <w:pStyle w:val="Paragraph"/>
      </w:pPr>
      <w:r>
        <w:t>N.A.</w:t>
      </w:r>
    </w:p>
    <w:p w14:paraId="0EFDF188" w14:textId="77777777">
      <w:pPr>
        <w:pStyle w:val="Heading4"/>
      </w:pPr>
      <w:bookmarkStart w:name="_Toc309890388" w:id="234"/>
      <w:r>
        <w:t>Programming Languages / Compiler</w:t>
      </w:r>
      <w:bookmarkEnd w:id="234"/>
    </w:p>
    <w:p w14:paraId="3F27B3DD" w14:textId="77777777">
      <w:pPr>
        <w:pStyle w:val="Paragraph"/>
      </w:pPr>
      <w:r>
        <w:t>N.A.</w:t>
      </w:r>
    </w:p>
    <w:p w14:paraId="712C0DBC" w14:textId="05AED618">
      <w:pPr>
        <w:pStyle w:val="Heading4"/>
      </w:pPr>
      <w:bookmarkStart w:name="_Toc309890389" w:id="235"/>
      <w:r>
        <w:rPr>
          <w:szCs w:val="22"/>
        </w:rPr>
        <w:t xml:space="preserve">Hitachi </w:t>
      </w:r>
      <w:r>
        <w:t>AT Elektra Tools</w:t>
      </w:r>
      <w:bookmarkEnd w:id="235"/>
    </w:p>
    <w:p w14:paraId="4217C714" w14:textId="77777777">
      <w:pPr>
        <w:pStyle w:val="Paragraph"/>
      </w:pPr>
      <w:r>
        <w:t>N.A.</w:t>
      </w:r>
    </w:p>
    <w:p w14:paraId="253D25C1" w14:textId="77777777">
      <w:pPr>
        <w:rPr>
          <w:rFonts w:cs="Arial"/>
          <w:b/>
          <w:iCs/>
          <w:szCs w:val="22"/>
          <w:lang w:eastAsia="de-DE"/>
        </w:rPr>
      </w:pPr>
      <w:bookmarkStart w:name="_Toc309890390" w:id="236"/>
    </w:p>
    <w:p w14:paraId="35DE2EA3" w14:textId="60EF4AC6">
      <w:pPr>
        <w:pStyle w:val="Heading4"/>
      </w:pPr>
      <w:r>
        <w:rPr>
          <w:szCs w:val="22"/>
        </w:rPr>
        <w:t xml:space="preserve">Hitachi </w:t>
      </w:r>
      <w:r>
        <w:t>AT ETCS Tools</w:t>
      </w:r>
      <w:bookmarkEnd w:id="236"/>
    </w:p>
    <w:p w14:paraId="571471A8" w14:textId="38B0765E">
      <w:pPr>
        <w:pStyle w:val="Text"/>
        <w:ind w:left="0"/>
        <w:rPr>
          <w:lang w:val="en-GB" w:eastAsia="ja-JP"/>
        </w:rPr>
      </w:pPr>
      <w:r>
        <w:rPr>
          <w:lang w:val="en-GB" w:eastAsia="ja-JP"/>
        </w:rPr>
        <w:t>Note: The below versions are the minimum versions to be used. Higher versions might be used during integration.</w:t>
      </w:r>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097"/>
        <w:gridCol w:w="1540"/>
        <w:gridCol w:w="605"/>
        <w:gridCol w:w="3523"/>
      </w:tblGrid>
      <w:tr w14:paraId="55F10248" w14:textId="77777777">
        <w:trPr>
          <w:cantSplit/>
        </w:trPr>
        <w:tc xmlns:tara="kcentrix:tara" tara:rowspan="1" tara:colspan="1">
          <w:tcPr>
            <w:tcW w:w="1780" w:type="pct"/>
            <w:shd w:val="clear" w:color="auto" w:fill="C6D9F1"/>
          </w:tcPr>
          <w:p w14:paraId="27AFEEAB" w14:textId="77777777">
            <w:pPr>
              <w:rPr>
                <w:rFonts w:cs="Arial"/>
                <w:b/>
                <w:bCs/>
              </w:rPr>
            </w:pPr>
            <w:r>
              <w:rPr>
                <w:rFonts w:cs="Arial"/>
                <w:b/>
                <w:bCs/>
              </w:rPr>
              <w:t>Name</w:t>
            </w:r>
          </w:p>
        </w:tc>
        <w:tc xmlns:tara="kcentrix:tara" tara:rowspan="1" tara:colspan="1">
          <w:tcPr>
            <w:tcW w:w="878" w:type="pct"/>
            <w:shd w:val="clear" w:color="auto" w:fill="C6D9F1"/>
          </w:tcPr>
          <w:p w14:paraId="2363EC97" w14:textId="77777777">
            <w:pPr>
              <w:rPr>
                <w:rFonts w:cs="Arial"/>
                <w:b/>
                <w:bCs/>
              </w:rPr>
            </w:pPr>
            <w:r>
              <w:rPr>
                <w:rFonts w:cs="Arial"/>
                <w:b/>
                <w:bCs/>
              </w:rPr>
              <w:t>Version</w:t>
            </w:r>
          </w:p>
        </w:tc>
        <w:tc xmlns:tara="kcentrix:tara" tara:rowspan="1" tara:colspan="1">
          <w:tcPr>
            <w:tcW w:w="320" w:type="pct"/>
            <w:shd w:val="clear" w:color="auto" w:fill="C6D9F1"/>
          </w:tcPr>
          <w:p w14:paraId="4B7827DC" w14:textId="77777777">
            <w:pPr>
              <w:rPr>
                <w:rFonts w:cs="Arial"/>
                <w:b/>
                <w:bCs/>
              </w:rPr>
            </w:pPr>
            <w:r>
              <w:rPr>
                <w:rFonts w:cs="Arial"/>
                <w:b/>
                <w:bCs/>
              </w:rPr>
              <w:t>App</w:t>
            </w:r>
          </w:p>
        </w:tc>
        <w:tc xmlns:tara="kcentrix:tara" tara:rowspan="1" tara:colspan="1">
          <w:tcPr>
            <w:tcW w:w="2022" w:type="pct"/>
            <w:shd w:val="clear" w:color="auto" w:fill="C6D9F1"/>
          </w:tcPr>
          <w:p w14:paraId="5B9DF5F1" w14:textId="77777777">
            <w:pPr>
              <w:rPr>
                <w:rFonts w:cs="Arial"/>
                <w:b/>
                <w:bCs/>
              </w:rPr>
            </w:pPr>
            <w:r>
              <w:rPr>
                <w:rFonts w:cs="Arial"/>
                <w:b/>
                <w:bCs/>
              </w:rPr>
              <w:t>Rationale</w:t>
            </w:r>
          </w:p>
        </w:tc>
      </w:tr>
      <w:tr w14:paraId="708DD93B" w14:textId="77777777">
        <w:trPr>
          <w:cantSplit/>
        </w:trPr>
        <w:tc xmlns:tara="kcentrix:tara" tara:rowspan="1" tara:colspan="1">
          <w:tcPr>
            <w:tcW w:w="1780" w:type="pct"/>
          </w:tcPr>
          <w:p w14:paraId="19F154EE" w14:textId="77777777">
            <w:pPr>
              <w:rPr>
                <w:rFonts w:cs="Arial"/>
              </w:rPr>
            </w:pPr>
            <w:r>
              <w:rPr>
                <w:rFonts w:cs="Arial"/>
              </w:rPr>
              <w:t>Audit Tools</w:t>
            </w:r>
          </w:p>
        </w:tc>
        <w:tc xmlns:tara="kcentrix:tara" tara:rowspan="1" tara:colspan="1">
          <w:tcPr>
            <w:tcW w:w="878" w:type="pct"/>
          </w:tcPr>
          <w:p w14:paraId="5A5400F5" w14:textId="77777777">
            <w:pPr>
              <w:rPr>
                <w:rFonts w:cs="Arial"/>
              </w:rPr>
            </w:pPr>
          </w:p>
        </w:tc>
        <w:tc xmlns:tara="kcentrix:tara" tara:rowspan="1" tara:colspan="1">
          <w:tcPr>
            <w:tcW w:w="320" w:type="pct"/>
          </w:tcPr>
          <w:p w14:paraId="63B59051"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476E610C" w14:textId="77777777">
            <w:r>
              <w:rPr>
                <w:rFonts w:cs="Arial"/>
              </w:rPr>
              <w:t>not used</w:t>
            </w:r>
          </w:p>
        </w:tc>
      </w:tr>
      <w:tr w14:paraId="09664CDF" w14:textId="77777777">
        <w:trPr>
          <w:cantSplit/>
        </w:trPr>
        <w:tc xmlns:tara="kcentrix:tara" tara:rowspan="1" tara:colspan="1">
          <w:tcPr>
            <w:tcW w:w="1780" w:type="pct"/>
          </w:tcPr>
          <w:p w14:paraId="0CD39E67" w14:textId="77777777">
            <w:pPr>
              <w:rPr>
                <w:rFonts w:cs="Arial"/>
              </w:rPr>
            </w:pPr>
            <w:r>
              <w:rPr>
                <w:rFonts w:cs="Arial"/>
              </w:rPr>
              <w:t>Release Tools</w:t>
            </w:r>
          </w:p>
        </w:tc>
        <w:tc xmlns:tara="kcentrix:tara" tara:rowspan="1" tara:colspan="1">
          <w:tcPr>
            <w:tcW w:w="878" w:type="pct"/>
          </w:tcPr>
          <w:p w14:paraId="2D709389" w14:textId="77777777">
            <w:pPr>
              <w:rPr>
                <w:rFonts w:cs="Arial"/>
              </w:rPr>
            </w:pPr>
          </w:p>
        </w:tc>
        <w:tc xmlns:tara="kcentrix:tara" tara:rowspan="1" tara:colspan="1">
          <w:tcPr>
            <w:tcW w:w="320" w:type="pct"/>
          </w:tcPr>
          <w:p w14:paraId="52D8B880"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5F2AD626" w14:textId="77777777">
            <w:r>
              <w:rPr>
                <w:rFonts w:cs="Arial"/>
              </w:rPr>
              <w:t>not used</w:t>
            </w:r>
          </w:p>
        </w:tc>
      </w:tr>
      <w:tr w14:paraId="4B796BAE" w14:textId="77777777">
        <w:trPr>
          <w:cantSplit/>
        </w:trPr>
        <w:tc xmlns:tara="kcentrix:tara" tara:rowspan="1" tara:colspan="1">
          <w:tcPr>
            <w:tcW w:w="1780" w:type="pct"/>
          </w:tcPr>
          <w:p w14:paraId="349FAB0E" w14:textId="77777777">
            <w:pPr>
              <w:rPr>
                <w:rFonts w:cs="Arial"/>
              </w:rPr>
            </w:pPr>
            <w:r>
              <w:rPr>
                <w:rFonts w:cs="Arial"/>
              </w:rPr>
              <w:t>Generated Configure. Spec.</w:t>
            </w:r>
          </w:p>
        </w:tc>
        <w:tc xmlns:tara="kcentrix:tara" tara:rowspan="1" tara:colspan="1">
          <w:tcPr>
            <w:tcW w:w="878" w:type="pct"/>
          </w:tcPr>
          <w:p w14:paraId="6C71F9B9" w14:textId="77777777">
            <w:pPr>
              <w:rPr>
                <w:rFonts w:cs="Arial"/>
              </w:rPr>
            </w:pPr>
          </w:p>
        </w:tc>
        <w:tc xmlns:tara="kcentrix:tara" tara:rowspan="1" tara:colspan="1">
          <w:tcPr>
            <w:tcW w:w="320" w:type="pct"/>
          </w:tcPr>
          <w:p w14:paraId="6B860C8A"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109BFE5A" w14:textId="77777777"/>
        </w:tc>
      </w:tr>
      <w:tr w14:paraId="559214D6" w14:textId="77777777">
        <w:trPr>
          <w:cantSplit/>
        </w:trPr>
        <w:tc xmlns:tara="kcentrix:tara" tara:rowspan="1" tara:colspan="1">
          <w:tcPr>
            <w:tcW w:w="1780" w:type="pct"/>
          </w:tcPr>
          <w:p w14:paraId="0C24D9C4" w14:textId="77777777">
            <w:pPr>
              <w:rPr>
                <w:rFonts w:cs="Arial"/>
              </w:rPr>
            </w:pPr>
            <w:r>
              <w:rPr>
                <w:rFonts w:cs="Arial"/>
              </w:rPr>
              <w:t>DMT</w:t>
            </w:r>
          </w:p>
        </w:tc>
        <w:tc xmlns:tara="kcentrix:tara" tara:rowspan="1" tara:colspan="1">
          <w:tcPr>
            <w:tcW w:w="878" w:type="pct"/>
          </w:tcPr>
          <w:p w14:paraId="7CC2E8B9" w14:textId="77777777">
            <w:r>
              <w:rPr>
                <w:rStyle w:val="ui-provider"/>
              </w:rPr>
              <w:t>16.25</w:t>
            </w:r>
          </w:p>
        </w:tc>
        <w:tc xmlns:tara="kcentrix:tara" tara:rowspan="1" tara:colspan="1">
          <w:tcPr>
            <w:tcW w:w="320" w:type="pct"/>
          </w:tcPr>
          <w:p w14:paraId="5C670E12"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7893B4F5" w14:textId="77777777">
            <w:pPr>
              <w:rPr>
                <w:rFonts w:cs="Arial"/>
              </w:rPr>
            </w:pPr>
          </w:p>
        </w:tc>
      </w:tr>
      <w:tr w14:paraId="57ED88C3" w14:textId="77777777">
        <w:trPr>
          <w:cantSplit/>
        </w:trPr>
        <w:tc xmlns:tara="kcentrix:tara" tara:rowspan="1" tara:colspan="1">
          <w:tcPr>
            <w:tcW w:w="1780" w:type="pct"/>
          </w:tcPr>
          <w:p w14:paraId="60363D11" w14:textId="77777777">
            <w:pPr>
              <w:rPr>
                <w:rFonts w:cs="Arial"/>
              </w:rPr>
            </w:pPr>
            <w:r>
              <w:rPr>
                <w:rFonts w:cs="Arial"/>
              </w:rPr>
              <w:t xml:space="preserve">DPVT </w:t>
            </w:r>
          </w:p>
        </w:tc>
        <w:tc xmlns:tara="kcentrix:tara" tara:rowspan="1" tara:colspan="1">
          <w:tcPr>
            <w:tcW w:w="878" w:type="pct"/>
          </w:tcPr>
          <w:p w14:paraId="1BD1A186" w14:textId="77777777">
            <w:pPr>
              <w:rPr>
                <w:rFonts w:cs="Arial"/>
              </w:rPr>
            </w:pPr>
            <w:r>
              <w:rPr>
                <w:rStyle w:val="ui-provider"/>
              </w:rPr>
              <w:t>4.3.12.7-1</w:t>
            </w:r>
          </w:p>
        </w:tc>
        <w:tc xmlns:tara="kcentrix:tara" tara:rowspan="1" tara:colspan="1">
          <w:tcPr>
            <w:tcW w:w="320" w:type="pct"/>
          </w:tcPr>
          <w:p w14:paraId="542E5E2E"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11DFF603" w14:textId="77777777">
            <w:pPr>
              <w:rPr>
                <w:rFonts w:cs="Arial"/>
              </w:rPr>
            </w:pPr>
          </w:p>
        </w:tc>
      </w:tr>
      <w:tr w14:paraId="7386CE00" w14:textId="77777777">
        <w:trPr>
          <w:cantSplit/>
        </w:trPr>
        <w:tc xmlns:tara="kcentrix:tara" tara:rowspan="1" tara:colspan="1">
          <w:tcPr>
            <w:tcW w:w="1780" w:type="pct"/>
          </w:tcPr>
          <w:p w14:paraId="4EA4791B" w14:textId="77777777">
            <w:pPr>
              <w:rPr>
                <w:rFonts w:cs="Arial"/>
              </w:rPr>
            </w:pPr>
            <w:r>
              <w:rPr>
                <w:rFonts w:cs="Arial"/>
              </w:rPr>
              <w:t xml:space="preserve">TVS </w:t>
            </w:r>
          </w:p>
        </w:tc>
        <w:tc xmlns:tara="kcentrix:tara" tara:rowspan="1" tara:colspan="1">
          <w:tcPr>
            <w:tcW w:w="878" w:type="pct"/>
          </w:tcPr>
          <w:p w14:paraId="16C6D99A" w14:textId="4A5AB70F">
            <w:pPr>
              <w:rPr>
                <w:rFonts w:cs="Arial"/>
              </w:rPr>
            </w:pPr>
            <w:r>
              <w:t>TVS_PV_5.5.6</w:t>
            </w:r>
          </w:p>
        </w:tc>
        <w:tc xmlns:tara="kcentrix:tara" tara:rowspan="1" tara:colspan="1">
          <w:tcPr>
            <w:tcW w:w="320" w:type="pct"/>
          </w:tcPr>
          <w:p w14:paraId="6596A5C9"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5F62FCBD" w14:textId="77777777">
            <w:pPr>
              <w:rPr>
                <w:rFonts w:cs="Arial"/>
              </w:rPr>
            </w:pPr>
          </w:p>
        </w:tc>
      </w:tr>
    </w:tbl>
    <w:p w14:paraId="1599D30F" w14:textId="5ADDC3D6">
      <w:pPr>
        <w:jc w:val="center"/>
        <w:rPr>
          <w:rFonts w:cs="Arial"/>
          <w:b/>
          <w:szCs w:val="22"/>
          <w:lang w:eastAsia="de-DE"/>
        </w:rPr>
      </w:pPr>
      <w:bookmarkStart w:name="_Toc241843882" w:id="238"/>
      <w:r>
        <w:rPr>
          <w:b/>
        </w:rPr>
        <w:t xml:space="preserve">Table </w:t>
      </w:r>
      <w:r>
        <w:rPr>
          <w:b/>
        </w:rPr>
        <w:fldChar w:fldCharType="begin"/>
      </w:r>
      <w:r>
        <w:rPr>
          <w:b/>
        </w:rPr>
        <w:instrText xml:space="preserve"> SEQ Table \* ARABIC </w:instrText>
      </w:r>
      <w:r>
        <w:rPr>
          <w:b/>
        </w:rPr>
        <w:fldChar w:fldCharType="separate"/>
      </w:r>
      <w:r>
        <w:rPr>
          <w:b/>
        </w:rPr>
        <w:t>32</w:t>
      </w:r>
      <w:r>
        <w:rPr>
          <w:b/>
        </w:rPr>
        <w:fldChar w:fldCharType="end"/>
      </w:r>
      <w:r>
        <w:rPr>
          <w:b/>
        </w:rPr>
        <w:t>: ETCS Tools</w:t>
      </w:r>
      <w:bookmarkEnd w:id="238"/>
    </w:p>
    <w:p w14:paraId="4942A012" w14:textId="54FF9BC6">
      <w:pPr>
        <w:pStyle w:val="Heading4"/>
      </w:pPr>
      <w:bookmarkStart w:name="_Toc309890391" w:id="239"/>
      <w:r>
        <w:rPr>
          <w:szCs w:val="22"/>
        </w:rPr>
        <w:t xml:space="preserve">Hitachi </w:t>
      </w:r>
      <w:r>
        <w:t>AT Legacy Tools</w:t>
      </w:r>
      <w:bookmarkEnd w:id="239"/>
    </w:p>
    <w:p w14:paraId="1C03A02B" w14:textId="77777777">
      <w:pPr>
        <w:pStyle w:val="Paragraph"/>
      </w:pPr>
      <w:r>
        <w:t>N.A.</w:t>
      </w:r>
    </w:p>
    <w:p w14:paraId="52244BFD" w14:textId="62DBBFD2">
      <w:pPr>
        <w:pStyle w:val="Heading4"/>
      </w:pPr>
      <w:bookmarkStart w:name="_Toc309890392" w:id="240"/>
      <w:r>
        <w:rPr>
          <w:szCs w:val="22"/>
        </w:rPr>
        <w:t xml:space="preserve">Hitachi </w:t>
      </w:r>
      <w:r>
        <w:t>AT Internal Used Products</w:t>
      </w:r>
      <w:bookmarkEnd w:id="240"/>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604"/>
        <w:gridCol w:w="2526"/>
        <w:gridCol w:w="605"/>
        <w:gridCol w:w="3030"/>
      </w:tblGrid>
      <w:tr w14:paraId="606C548A" w14:textId="77777777">
        <w:trPr>
          <w:cantSplit/>
        </w:trPr>
        <w:tc xmlns:tara="kcentrix:tara" tara:rowspan="1" tara:colspan="1">
          <w:tcPr>
            <w:tcW w:w="1777" w:type="pct"/>
            <w:shd w:val="clear" w:color="auto" w:fill="C6D9F1"/>
          </w:tcPr>
          <w:p w14:paraId="558415DB" w14:textId="77777777">
            <w:pPr>
              <w:rPr>
                <w:rFonts w:cs="Arial"/>
                <w:b/>
                <w:bCs/>
              </w:rPr>
            </w:pPr>
            <w:r>
              <w:rPr>
                <w:rFonts w:cs="Arial"/>
                <w:b/>
                <w:bCs/>
              </w:rPr>
              <w:t>Name</w:t>
            </w:r>
          </w:p>
        </w:tc>
        <w:tc xmlns:tara="kcentrix:tara" tara:rowspan="1" tara:colspan="1">
          <w:tcPr>
            <w:tcW w:w="876" w:type="pct"/>
            <w:shd w:val="clear" w:color="auto" w:fill="C6D9F1"/>
          </w:tcPr>
          <w:p w14:paraId="47475072" w14:textId="77777777">
            <w:pPr>
              <w:rPr>
                <w:rFonts w:cs="Arial"/>
                <w:b/>
                <w:bCs/>
              </w:rPr>
            </w:pPr>
            <w:r>
              <w:rPr>
                <w:rFonts w:cs="Arial"/>
                <w:b/>
                <w:bCs/>
              </w:rPr>
              <w:t>Version</w:t>
            </w:r>
          </w:p>
        </w:tc>
        <w:tc xmlns:tara="kcentrix:tara" tara:rowspan="1" tara:colspan="1">
          <w:tcPr>
            <w:tcW w:w="327" w:type="pct"/>
            <w:shd w:val="clear" w:color="auto" w:fill="C6D9F1"/>
          </w:tcPr>
          <w:p w14:paraId="15E5EFBF" w14:textId="77777777">
            <w:pPr>
              <w:rPr>
                <w:rFonts w:cs="Arial"/>
                <w:b/>
                <w:bCs/>
              </w:rPr>
            </w:pPr>
            <w:r>
              <w:rPr>
                <w:rFonts w:cs="Arial"/>
                <w:b/>
                <w:bCs/>
              </w:rPr>
              <w:t>App</w:t>
            </w:r>
          </w:p>
        </w:tc>
        <w:tc xmlns:tara="kcentrix:tara" tara:rowspan="1" tara:colspan="1">
          <w:tcPr>
            <w:tcW w:w="2020" w:type="pct"/>
            <w:shd w:val="clear" w:color="auto" w:fill="C6D9F1"/>
          </w:tcPr>
          <w:p w14:paraId="312B2D0F" w14:textId="77777777">
            <w:pPr>
              <w:rPr>
                <w:rFonts w:cs="Arial"/>
                <w:b/>
                <w:bCs/>
              </w:rPr>
            </w:pPr>
            <w:r>
              <w:rPr>
                <w:rFonts w:cs="Arial"/>
                <w:b/>
                <w:bCs/>
              </w:rPr>
              <w:t>Rationale</w:t>
            </w:r>
          </w:p>
        </w:tc>
      </w:tr>
      <w:tr w14:paraId="776659CD" w14:textId="77777777">
        <w:trPr>
          <w:cantSplit/>
        </w:trPr>
        <w:tc xmlns:tara="kcentrix:tara" tara:rowspan="1" tara:colspan="1">
          <w:tcPr>
            <w:tcW w:w="1777" w:type="pct"/>
          </w:tcPr>
          <w:p w14:paraId="36F425E6" w14:textId="77777777">
            <w:pPr>
              <w:rPr>
                <w:rFonts w:cs="Arial"/>
              </w:rPr>
            </w:pPr>
            <w:r>
              <w:rPr>
                <w:rFonts w:cs="Arial"/>
              </w:rPr>
              <w:t>Data Prep. Tool AWS</w:t>
            </w:r>
          </w:p>
        </w:tc>
        <w:tc xmlns:tara="kcentrix:tara" tara:rowspan="1" tara:colspan="1">
          <w:tcPr>
            <w:tcW w:w="876" w:type="pct"/>
          </w:tcPr>
          <w:p w14:paraId="4F5EB462" w14:textId="77777777">
            <w:pPr>
              <w:rPr>
                <w:rFonts w:cs="Arial"/>
              </w:rPr>
            </w:pPr>
          </w:p>
        </w:tc>
        <w:tc xmlns:tara="kcentrix:tara" tara:rowspan="1" tara:colspan="1">
          <w:tcPr>
            <w:tcW w:w="327" w:type="pct"/>
          </w:tcPr>
          <w:p w14:paraId="7F3AE68B"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0" w:type="pct"/>
          </w:tcPr>
          <w:p w14:paraId="11AB65A0" w14:textId="77777777">
            <w:r>
              <w:rPr>
                <w:rFonts w:cs="Arial"/>
              </w:rPr>
              <w:t>not used</w:t>
            </w:r>
          </w:p>
        </w:tc>
      </w:tr>
      <w:tr w14:paraId="684E87F8" w14:textId="77777777">
        <w:trPr>
          <w:cantSplit/>
        </w:trPr>
        <w:tc xmlns:tara="kcentrix:tara" tara:rowspan="1" tara:colspan="1">
          <w:tcPr>
            <w:tcW w:w="1777" w:type="pct"/>
          </w:tcPr>
          <w:p w14:paraId="2C9013E5" w14:textId="77777777">
            <w:pPr>
              <w:rPr>
                <w:rFonts w:cs="Arial"/>
              </w:rPr>
            </w:pPr>
            <w:r>
              <w:rPr>
                <w:rFonts w:cs="Arial"/>
              </w:rPr>
              <w:t>Data Prep. Verif. Tool AWS</w:t>
            </w:r>
          </w:p>
        </w:tc>
        <w:tc xmlns:tara="kcentrix:tara" tara:rowspan="1" tara:colspan="1">
          <w:tcPr>
            <w:tcW w:w="876" w:type="pct"/>
          </w:tcPr>
          <w:p w14:paraId="2E580CF0" w14:textId="77777777">
            <w:pPr>
              <w:rPr>
                <w:rFonts w:cs="Arial"/>
              </w:rPr>
            </w:pPr>
          </w:p>
        </w:tc>
        <w:tc xmlns:tara="kcentrix:tara" tara:rowspan="1" tara:colspan="1">
          <w:tcPr>
            <w:tcW w:w="327" w:type="pct"/>
          </w:tcPr>
          <w:p w14:paraId="02F51760"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0" w:type="pct"/>
          </w:tcPr>
          <w:p w14:paraId="0F8E7C98" w14:textId="77777777">
            <w:r>
              <w:rPr>
                <w:rFonts w:cs="Arial"/>
              </w:rPr>
              <w:t>not used</w:t>
            </w:r>
          </w:p>
        </w:tc>
      </w:tr>
      <w:tr w14:paraId="19A2177D" w14:textId="77777777">
        <w:trPr>
          <w:cantSplit/>
        </w:trPr>
        <w:tc xmlns:tara="kcentrix:tara" tara:rowspan="1" tara:colspan="1">
          <w:tcPr>
            <w:tcW w:w="1777" w:type="pct"/>
          </w:tcPr>
          <w:p w14:paraId="27C32124" w14:textId="77777777">
            <w:pPr>
              <w:rPr>
                <w:rFonts w:cs="Arial"/>
              </w:rPr>
            </w:pPr>
            <w:r>
              <w:rPr>
                <w:rFonts w:cs="Arial"/>
              </w:rPr>
              <w:t>ELEPRO (Seibersdorf)</w:t>
            </w:r>
          </w:p>
        </w:tc>
        <w:tc xmlns:tara="kcentrix:tara" tara:rowspan="1" tara:colspan="1">
          <w:tcPr>
            <w:tcW w:w="876" w:type="pct"/>
          </w:tcPr>
          <w:p w14:paraId="03DB3913" w14:textId="77777777">
            <w:pPr>
              <w:rPr>
                <w:rFonts w:cs="Arial"/>
              </w:rPr>
            </w:pPr>
          </w:p>
        </w:tc>
        <w:tc xmlns:tara="kcentrix:tara" tara:rowspan="1" tara:colspan="1">
          <w:tcPr>
            <w:tcW w:w="327" w:type="pct"/>
          </w:tcPr>
          <w:p w14:paraId="0C293CF6"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0" w:type="pct"/>
          </w:tcPr>
          <w:p w14:paraId="25145F8B" w14:textId="77777777">
            <w:r>
              <w:rPr>
                <w:rFonts w:cs="Arial"/>
              </w:rPr>
              <w:t>not used</w:t>
            </w:r>
          </w:p>
        </w:tc>
      </w:tr>
      <w:tr w14:paraId="01629EE7" w14:textId="77777777">
        <w:trPr>
          <w:cantSplit/>
        </w:trPr>
        <w:tc xmlns:tara="kcentrix:tara" tara:rowspan="1" tara:colspan="1">
          <w:tcPr>
            <w:tcW w:w="1777" w:type="pct"/>
          </w:tcPr>
          <w:p w14:paraId="7A6BCE87" w14:textId="77777777">
            <w:pPr>
              <w:rPr>
                <w:rFonts w:cs="Arial"/>
              </w:rPr>
            </w:pPr>
            <w:r>
              <w:rPr>
                <w:rFonts w:cs="Arial"/>
              </w:rPr>
              <w:lastRenderedPageBreak/>
              <w:t>Orest</w:t>
            </w:r>
          </w:p>
        </w:tc>
        <w:tc xmlns:tara="kcentrix:tara" tara:rowspan="1" tara:colspan="1">
          <w:tcPr>
            <w:tcW w:w="876" w:type="pct"/>
          </w:tcPr>
          <w:p w14:paraId="14DF131F" w14:textId="77777777">
            <w:pPr>
              <w:rPr>
                <w:rFonts w:cs="Arial"/>
              </w:rPr>
            </w:pPr>
          </w:p>
        </w:tc>
        <w:tc xmlns:tara="kcentrix:tara" tara:rowspan="1" tara:colspan="1">
          <w:tcPr>
            <w:tcW w:w="327" w:type="pct"/>
          </w:tcPr>
          <w:p w14:paraId="4CED4C53"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0" w:type="pct"/>
          </w:tcPr>
          <w:p w14:paraId="4695F19B" w14:textId="77777777">
            <w:pPr>
              <w:rPr>
                <w:rFonts w:cs="Arial"/>
              </w:rPr>
            </w:pPr>
          </w:p>
        </w:tc>
      </w:tr>
      <w:tr w14:paraId="2DF07F44" w14:textId="77777777">
        <w:trPr>
          <w:cantSplit/>
        </w:trPr>
        <w:tc xmlns:tara="kcentrix:tara" tara:rowspan="1" tara:colspan="1">
          <w:tcPr>
            <w:tcW w:w="1777" w:type="pct"/>
          </w:tcPr>
          <w:p w14:paraId="3F76C45B" w14:textId="77777777">
            <w:pPr>
              <w:rPr>
                <w:rFonts w:cs="Arial"/>
              </w:rPr>
            </w:pPr>
            <w:r>
              <w:rPr>
                <w:rFonts w:cs="Arial"/>
              </w:rPr>
              <w:t>TAS Platform</w:t>
            </w:r>
          </w:p>
        </w:tc>
        <w:tc xmlns:tara="kcentrix:tara" tara:rowspan="1" tara:colspan="1">
          <w:tcPr>
            <w:tcW w:w="876" w:type="pct"/>
          </w:tcPr>
          <w:p w14:paraId="4A57B8FE" w14:textId="548DDD6C">
            <w:pPr>
              <w:rPr>
                <w:rFonts w:cs="Arial"/>
              </w:rPr>
            </w:pPr>
            <w:r>
              <w:rPr>
                <w:rFonts w:cs="Arial"/>
              </w:rPr>
              <w:t>TAS_2.3.0.6_d6.10_c6.05</w:t>
            </w:r>
          </w:p>
        </w:tc>
        <w:tc xmlns:tara="kcentrix:tara" tara:rowspan="1" tara:colspan="1">
          <w:tcPr>
            <w:tcW w:w="327" w:type="pct"/>
          </w:tcPr>
          <w:p w14:paraId="2260B6BA" w14:textId="55FFA2BB">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0" w:type="pct"/>
          </w:tcPr>
          <w:p w14:paraId="734EB7DD" w14:textId="77777777">
            <w:pPr>
              <w:rPr>
                <w:rFonts w:cs="Arial"/>
              </w:rPr>
            </w:pPr>
          </w:p>
        </w:tc>
      </w:tr>
    </w:tbl>
    <w:p w14:paraId="7E4F0F6B" w14:textId="13F69B72">
      <w:pPr>
        <w:jc w:val="center"/>
        <w:rPr>
          <w:b/>
        </w:rPr>
      </w:pPr>
      <w:bookmarkStart w:name="_Toc241843883" w:id="242"/>
      <w:bookmarkStart w:name="_Toc309890393" w:id="243"/>
      <w:r>
        <w:rPr>
          <w:b/>
        </w:rPr>
        <w:t xml:space="preserve">Table </w:t>
      </w:r>
      <w:r>
        <w:rPr>
          <w:b/>
        </w:rPr>
        <w:fldChar w:fldCharType="begin"/>
      </w:r>
      <w:r>
        <w:rPr>
          <w:b/>
        </w:rPr>
        <w:instrText xml:space="preserve"> SEQ Table \* ARABIC </w:instrText>
      </w:r>
      <w:r>
        <w:rPr>
          <w:b/>
        </w:rPr>
        <w:fldChar w:fldCharType="separate"/>
      </w:r>
      <w:r>
        <w:rPr>
          <w:b/>
        </w:rPr>
        <w:t>33</w:t>
      </w:r>
      <w:r>
        <w:rPr>
          <w:b/>
        </w:rPr>
        <w:fldChar w:fldCharType="end"/>
      </w:r>
      <w:r>
        <w:rPr>
          <w:b/>
        </w:rPr>
        <w:t>: Internal Used Products</w:t>
      </w:r>
      <w:bookmarkEnd w:id="242"/>
    </w:p>
    <w:p w14:paraId="3A0F7328" w14:textId="77777777">
      <w:pPr>
        <w:pStyle w:val="Heading4"/>
      </w:pPr>
      <w:r>
        <w:t>Development Platform</w:t>
      </w:r>
      <w:bookmarkEnd w:id="243"/>
    </w:p>
    <w:p w14:paraId="7DC1A5F6" w14:textId="77777777">
      <w:pPr>
        <w:pStyle w:val="Paragraph"/>
      </w:pPr>
      <w:r>
        <w:t>N.A.</w:t>
      </w:r>
    </w:p>
    <w:p w14:paraId="0908C5CE" w14:textId="77777777">
      <w:pPr>
        <w:pStyle w:val="Heading3"/>
      </w:pPr>
      <w:bookmarkStart w:name="_Toc10188497" w:id="244"/>
      <w:bookmarkStart w:name="_Toc241843958" w:id="246"/>
      <w:bookmarkEnd w:id="244"/>
      <w:r>
        <w:t>Hardware Engineering Environment</w:t>
      </w:r>
      <w:bookmarkEnd w:id="246"/>
    </w:p>
    <w:p w14:paraId="309937FE" w14:textId="77777777">
      <w:pPr>
        <w:pStyle w:val="Paragraph"/>
      </w:pPr>
      <w:r>
        <w:t>N.A.</w:t>
      </w:r>
    </w:p>
    <w:p w14:paraId="0105E20B" w14:textId="77777777">
      <w:pPr>
        <w:pStyle w:val="Heading3"/>
      </w:pPr>
      <w:bookmarkStart w:name="_Toc10188509" w:id="247"/>
      <w:bookmarkStart w:name="_Toc241843959" w:id="249"/>
      <w:bookmarkEnd w:id="247"/>
      <w:r>
        <w:t>IVV Management</w:t>
      </w:r>
      <w:bookmarkEnd w:id="249"/>
    </w:p>
    <w:tbl>
      <w:tblPr>
        <w:tblW w:w="466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05"/>
        <w:gridCol w:w="1524"/>
        <w:gridCol w:w="605"/>
        <w:gridCol w:w="3531"/>
      </w:tblGrid>
      <w:tr w14:paraId="0A7CEEF7" w14:textId="77777777">
        <w:trPr>
          <w:cantSplit/>
        </w:trPr>
        <w:tc xmlns:tara="kcentrix:tara" tara:rowspan="1" tara:colspan="1">
          <w:tcPr>
            <w:tcW w:w="1780" w:type="pct"/>
            <w:shd w:val="clear" w:color="auto" w:fill="C6D9F1"/>
          </w:tcPr>
          <w:p w14:paraId="59BD8082" w14:textId="77777777">
            <w:pPr>
              <w:rPr>
                <w:rFonts w:cs="Arial"/>
                <w:b/>
                <w:bCs/>
              </w:rPr>
            </w:pPr>
            <w:r>
              <w:rPr>
                <w:rFonts w:cs="Arial"/>
                <w:b/>
                <w:bCs/>
              </w:rPr>
              <w:t>Name</w:t>
            </w:r>
          </w:p>
        </w:tc>
        <w:tc xmlns:tara="kcentrix:tara" tara:rowspan="1" tara:colspan="1">
          <w:tcPr>
            <w:tcW w:w="878" w:type="pct"/>
            <w:shd w:val="clear" w:color="auto" w:fill="C6D9F1"/>
          </w:tcPr>
          <w:p w14:paraId="55F7E420" w14:textId="77777777">
            <w:pPr>
              <w:rPr>
                <w:rFonts w:cs="Arial"/>
                <w:b/>
                <w:bCs/>
              </w:rPr>
            </w:pPr>
            <w:r>
              <w:rPr>
                <w:rFonts w:cs="Arial"/>
                <w:b/>
                <w:bCs/>
              </w:rPr>
              <w:t>Version</w:t>
            </w:r>
          </w:p>
        </w:tc>
        <w:tc xmlns:tara="kcentrix:tara" tara:rowspan="1" tara:colspan="1">
          <w:tcPr>
            <w:tcW w:w="320" w:type="pct"/>
            <w:shd w:val="clear" w:color="auto" w:fill="C6D9F1"/>
          </w:tcPr>
          <w:p w14:paraId="21F79052" w14:textId="77777777">
            <w:pPr>
              <w:rPr>
                <w:rFonts w:cs="Arial"/>
                <w:b/>
                <w:bCs/>
              </w:rPr>
            </w:pPr>
            <w:r>
              <w:rPr>
                <w:rFonts w:cs="Arial"/>
                <w:b/>
                <w:bCs/>
              </w:rPr>
              <w:t>App</w:t>
            </w:r>
          </w:p>
        </w:tc>
        <w:tc xmlns:tara="kcentrix:tara" tara:rowspan="1" tara:colspan="1">
          <w:tcPr>
            <w:tcW w:w="2022" w:type="pct"/>
            <w:shd w:val="clear" w:color="auto" w:fill="C6D9F1"/>
          </w:tcPr>
          <w:p w14:paraId="31685476" w14:textId="77777777">
            <w:pPr>
              <w:rPr>
                <w:rFonts w:cs="Arial"/>
                <w:b/>
                <w:bCs/>
              </w:rPr>
            </w:pPr>
            <w:r>
              <w:rPr>
                <w:rFonts w:cs="Arial"/>
                <w:b/>
                <w:bCs/>
              </w:rPr>
              <w:t>Rationale</w:t>
            </w:r>
          </w:p>
        </w:tc>
      </w:tr>
      <w:tr w14:paraId="39E5E2B7" w14:textId="77777777">
        <w:trPr>
          <w:cantSplit/>
        </w:trPr>
        <w:tc xmlns:tara="kcentrix:tara" tara:rowspan="1" tara:colspan="1">
          <w:tcPr>
            <w:tcW w:w="1780" w:type="pct"/>
          </w:tcPr>
          <w:p w14:paraId="75E820C4" w14:textId="77777777">
            <w:pPr>
              <w:rPr>
                <w:rFonts w:cs="Arial"/>
              </w:rPr>
            </w:pPr>
            <w:r>
              <w:rPr>
                <w:rFonts w:cs="Arial"/>
              </w:rPr>
              <w:t>DOORS</w:t>
            </w:r>
          </w:p>
        </w:tc>
        <w:tc xmlns:tara="kcentrix:tara" tara:rowspan="1" tara:colspan="1">
          <w:tcPr>
            <w:tcW w:w="878" w:type="pct"/>
          </w:tcPr>
          <w:p w14:paraId="653DF164" w14:textId="77777777">
            <w:pPr>
              <w:rPr>
                <w:rFonts w:cs="Arial"/>
              </w:rPr>
            </w:pPr>
          </w:p>
        </w:tc>
        <w:tc xmlns:tara="kcentrix:tara" tara:rowspan="1" tara:colspan="1">
          <w:tcPr>
            <w:tcW w:w="320" w:type="pct"/>
          </w:tcPr>
          <w:p w14:paraId="146282A4"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223A83FA" w14:textId="77777777">
            <w:pPr>
              <w:rPr>
                <w:rFonts w:cs="Arial"/>
              </w:rPr>
            </w:pPr>
          </w:p>
        </w:tc>
      </w:tr>
      <w:tr w14:paraId="00D448A4" w14:textId="77777777">
        <w:trPr>
          <w:cantSplit/>
        </w:trPr>
        <w:tc xmlns:tara="kcentrix:tara" tara:rowspan="1" tara:colspan="1">
          <w:tcPr>
            <w:tcW w:w="1780" w:type="pct"/>
          </w:tcPr>
          <w:p w14:paraId="4337589A" w14:textId="77777777">
            <w:pPr>
              <w:rPr>
                <w:rFonts w:cs="Arial"/>
              </w:rPr>
            </w:pPr>
            <w:r>
              <w:rPr>
                <w:rFonts w:cs="Arial"/>
              </w:rPr>
              <w:t>Coverity</w:t>
            </w:r>
          </w:p>
        </w:tc>
        <w:tc xmlns:tara="kcentrix:tara" tara:rowspan="1" tara:colspan="1">
          <w:tcPr>
            <w:tcW w:w="878" w:type="pct"/>
          </w:tcPr>
          <w:p w14:paraId="3D4EE8C8" w14:textId="77777777">
            <w:pPr>
              <w:rPr>
                <w:rFonts w:cs="Arial"/>
              </w:rPr>
            </w:pPr>
          </w:p>
        </w:tc>
        <w:tc xmlns:tara="kcentrix:tara" tara:rowspan="1" tara:colspan="1">
          <w:tcPr>
            <w:tcW w:w="320" w:type="pct"/>
          </w:tcPr>
          <w:p w14:paraId="17451C85"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5163E851" w14:textId="77777777">
            <w:pPr>
              <w:rPr>
                <w:rFonts w:cs="Arial"/>
              </w:rPr>
            </w:pPr>
          </w:p>
        </w:tc>
      </w:tr>
      <w:tr w14:paraId="6D4B7AE8" w14:textId="77777777">
        <w:trPr>
          <w:cantSplit/>
        </w:trPr>
        <w:tc xmlns:tara="kcentrix:tara" tara:rowspan="1" tara:colspan="1">
          <w:tcPr>
            <w:tcW w:w="1780" w:type="pct"/>
          </w:tcPr>
          <w:p w14:paraId="6AF36D8E" w14:textId="77777777">
            <w:pPr>
              <w:rPr>
                <w:rFonts w:cs="Arial"/>
              </w:rPr>
            </w:pPr>
            <w:r>
              <w:rPr>
                <w:rFonts w:cs="Arial"/>
              </w:rPr>
              <w:t>Expect</w:t>
            </w:r>
          </w:p>
        </w:tc>
        <w:tc xmlns:tara="kcentrix:tara" tara:rowspan="1" tara:colspan="1">
          <w:tcPr>
            <w:tcW w:w="878" w:type="pct"/>
          </w:tcPr>
          <w:p w14:paraId="17BEC059" w14:textId="77777777">
            <w:pPr>
              <w:rPr>
                <w:rFonts w:cs="Arial"/>
              </w:rPr>
            </w:pPr>
          </w:p>
        </w:tc>
        <w:tc xmlns:tara="kcentrix:tara" tara:rowspan="1" tara:colspan="1">
          <w:tcPr>
            <w:tcW w:w="320" w:type="pct"/>
          </w:tcPr>
          <w:p w14:paraId="0BE5DA98"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0BFFBEE8" w14:textId="77777777">
            <w:pPr>
              <w:rPr>
                <w:rFonts w:cs="Arial"/>
              </w:rPr>
            </w:pPr>
          </w:p>
        </w:tc>
      </w:tr>
      <w:tr w14:paraId="7947EB29" w14:textId="77777777">
        <w:trPr>
          <w:cantSplit/>
        </w:trPr>
        <w:tc xmlns:tara="kcentrix:tara" tara:rowspan="1" tara:colspan="1">
          <w:tcPr>
            <w:tcW w:w="1780" w:type="pct"/>
          </w:tcPr>
          <w:p w14:paraId="03B71211" w14:textId="77777777">
            <w:pPr>
              <w:rPr>
                <w:rFonts w:cs="Arial"/>
              </w:rPr>
            </w:pPr>
            <w:r>
              <w:rPr>
                <w:rFonts w:cs="Arial"/>
              </w:rPr>
              <w:t>GCOV</w:t>
            </w:r>
          </w:p>
        </w:tc>
        <w:tc xmlns:tara="kcentrix:tara" tara:rowspan="1" tara:colspan="1">
          <w:tcPr>
            <w:tcW w:w="878" w:type="pct"/>
          </w:tcPr>
          <w:p w14:paraId="213CCC5A" w14:textId="77777777">
            <w:pPr>
              <w:rPr>
                <w:rFonts w:cs="Arial"/>
              </w:rPr>
            </w:pPr>
          </w:p>
        </w:tc>
        <w:tc xmlns:tara="kcentrix:tara" tara:rowspan="1" tara:colspan="1">
          <w:tcPr>
            <w:tcW w:w="320" w:type="pct"/>
          </w:tcPr>
          <w:p w14:paraId="347858AF"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07EF1010" w14:textId="77777777">
            <w:pPr>
              <w:rPr>
                <w:rFonts w:cs="Arial"/>
              </w:rPr>
            </w:pPr>
          </w:p>
        </w:tc>
      </w:tr>
      <w:tr w14:paraId="63DBDF31" w14:textId="77777777">
        <w:trPr>
          <w:cantSplit/>
        </w:trPr>
        <w:tc xmlns:tara="kcentrix:tara" tara:rowspan="1" tara:colspan="1">
          <w:tcPr>
            <w:tcW w:w="1780" w:type="pct"/>
          </w:tcPr>
          <w:p w14:paraId="57156A52" w14:textId="77777777">
            <w:pPr>
              <w:rPr>
                <w:rFonts w:cs="Arial"/>
              </w:rPr>
            </w:pPr>
            <w:r>
              <w:rPr>
                <w:rFonts w:cs="Arial"/>
              </w:rPr>
              <w:t>Mercury Win Runner</w:t>
            </w:r>
          </w:p>
        </w:tc>
        <w:tc xmlns:tara="kcentrix:tara" tara:rowspan="1" tara:colspan="1">
          <w:tcPr>
            <w:tcW w:w="878" w:type="pct"/>
          </w:tcPr>
          <w:p w14:paraId="6B9CB151" w14:textId="77777777">
            <w:pPr>
              <w:rPr>
                <w:rFonts w:cs="Arial"/>
              </w:rPr>
            </w:pPr>
          </w:p>
        </w:tc>
        <w:tc xmlns:tara="kcentrix:tara" tara:rowspan="1" tara:colspan="1">
          <w:tcPr>
            <w:tcW w:w="320" w:type="pct"/>
          </w:tcPr>
          <w:p w14:paraId="754B4EFB"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6521FC60" w14:textId="77777777">
            <w:pPr>
              <w:rPr>
                <w:rFonts w:cs="Arial"/>
              </w:rPr>
            </w:pPr>
          </w:p>
        </w:tc>
      </w:tr>
      <w:tr w14:paraId="7273925A" w14:textId="77777777">
        <w:trPr>
          <w:cantSplit/>
        </w:trPr>
        <w:tc xmlns:tara="kcentrix:tara" tara:rowspan="1" tara:colspan="1">
          <w:tcPr>
            <w:tcW w:w="1780" w:type="pct"/>
          </w:tcPr>
          <w:p w14:paraId="050E3F5C" w14:textId="77777777">
            <w:pPr>
              <w:rPr>
                <w:rFonts w:cs="Arial"/>
              </w:rPr>
            </w:pPr>
            <w:r>
              <w:rPr>
                <w:rFonts w:cs="Arial"/>
              </w:rPr>
              <w:t>QF Test</w:t>
            </w:r>
          </w:p>
        </w:tc>
        <w:tc xmlns:tara="kcentrix:tara" tara:rowspan="1" tara:colspan="1">
          <w:tcPr>
            <w:tcW w:w="878" w:type="pct"/>
          </w:tcPr>
          <w:p w14:paraId="0EA156C2" w14:textId="77777777">
            <w:pPr>
              <w:rPr>
                <w:rFonts w:cs="Arial"/>
              </w:rPr>
            </w:pPr>
          </w:p>
        </w:tc>
        <w:tc xmlns:tara="kcentrix:tara" tara:rowspan="1" tara:colspan="1">
          <w:tcPr>
            <w:tcW w:w="320" w:type="pct"/>
          </w:tcPr>
          <w:p w14:paraId="5E8A1C01"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73612FCC" w14:textId="77777777">
            <w:pPr>
              <w:rPr>
                <w:rFonts w:cs="Arial"/>
              </w:rPr>
            </w:pPr>
          </w:p>
        </w:tc>
      </w:tr>
      <w:tr w14:paraId="6FB65F6B" w14:textId="77777777">
        <w:trPr>
          <w:cantSplit/>
        </w:trPr>
        <w:tc xmlns:tara="kcentrix:tara" tara:rowspan="1" tara:colspan="1">
          <w:tcPr>
            <w:tcW w:w="1780" w:type="pct"/>
          </w:tcPr>
          <w:p w14:paraId="56C2809A" w14:textId="77777777">
            <w:pPr>
              <w:rPr>
                <w:rFonts w:cs="Arial"/>
              </w:rPr>
            </w:pPr>
            <w:r>
              <w:rPr>
                <w:rFonts w:cs="Arial"/>
              </w:rPr>
              <w:t>Quick Test</w:t>
            </w:r>
          </w:p>
        </w:tc>
        <w:tc xmlns:tara="kcentrix:tara" tara:rowspan="1" tara:colspan="1">
          <w:tcPr>
            <w:tcW w:w="878" w:type="pct"/>
          </w:tcPr>
          <w:p w14:paraId="7ECC8229" w14:textId="77777777">
            <w:pPr>
              <w:rPr>
                <w:rFonts w:cs="Arial"/>
              </w:rPr>
            </w:pPr>
          </w:p>
        </w:tc>
        <w:tc xmlns:tara="kcentrix:tara" tara:rowspan="1" tara:colspan="1">
          <w:tcPr>
            <w:tcW w:w="320" w:type="pct"/>
          </w:tcPr>
          <w:p w14:paraId="06AA6685"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522BA71A" w14:textId="77777777">
            <w:pPr>
              <w:rPr>
                <w:rFonts w:cs="Arial"/>
              </w:rPr>
            </w:pPr>
          </w:p>
        </w:tc>
      </w:tr>
      <w:tr w14:paraId="0748615C" w14:textId="77777777">
        <w:trPr>
          <w:cantSplit/>
        </w:trPr>
        <w:tc xmlns:tara="kcentrix:tara" tara:rowspan="1" tara:colspan="1">
          <w:tcPr>
            <w:tcW w:w="1780" w:type="pct"/>
          </w:tcPr>
          <w:p w14:paraId="427776F2" w14:textId="77777777">
            <w:pPr>
              <w:rPr>
                <w:rFonts w:cs="Arial"/>
              </w:rPr>
            </w:pPr>
            <w:r>
              <w:rPr>
                <w:rFonts w:cs="Arial"/>
              </w:rPr>
              <w:t>Rational Test RT Mercury Loader</w:t>
            </w:r>
          </w:p>
        </w:tc>
        <w:tc xmlns:tara="kcentrix:tara" tara:rowspan="1" tara:colspan="1">
          <w:tcPr>
            <w:tcW w:w="878" w:type="pct"/>
          </w:tcPr>
          <w:p w14:paraId="7C1AEB1E" w14:textId="77777777">
            <w:pPr>
              <w:rPr>
                <w:rFonts w:cs="Arial"/>
              </w:rPr>
            </w:pPr>
          </w:p>
        </w:tc>
        <w:tc xmlns:tara="kcentrix:tara" tara:rowspan="1" tara:colspan="1">
          <w:tcPr>
            <w:tcW w:w="320" w:type="pct"/>
          </w:tcPr>
          <w:p w14:paraId="2FBAC97F"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2BD0E0AF" w14:textId="77777777">
            <w:pPr>
              <w:rPr>
                <w:rFonts w:cs="Arial"/>
              </w:rPr>
            </w:pPr>
          </w:p>
        </w:tc>
      </w:tr>
      <w:tr w14:paraId="03F7A9B0" w14:textId="77777777">
        <w:trPr>
          <w:cantSplit/>
        </w:trPr>
        <w:tc xmlns:tara="kcentrix:tara" tara:rowspan="1" tara:colspan="1">
          <w:tcPr>
            <w:tcW w:w="1780" w:type="pct"/>
          </w:tcPr>
          <w:p w14:paraId="7ECBBA58" w14:textId="77777777">
            <w:pPr>
              <w:rPr>
                <w:rFonts w:cs="Arial"/>
              </w:rPr>
            </w:pPr>
            <w:r>
              <w:rPr>
                <w:rFonts w:cs="Arial"/>
              </w:rPr>
              <w:t>QAC</w:t>
            </w:r>
          </w:p>
        </w:tc>
        <w:tc xmlns:tara="kcentrix:tara" tara:rowspan="1" tara:colspan="1">
          <w:tcPr>
            <w:tcW w:w="878" w:type="pct"/>
          </w:tcPr>
          <w:p w14:paraId="68B8BD73" w14:textId="77777777">
            <w:pPr>
              <w:rPr>
                <w:rFonts w:cs="Arial"/>
              </w:rPr>
            </w:pPr>
          </w:p>
        </w:tc>
        <w:tc xmlns:tara="kcentrix:tara" tara:rowspan="1" tara:colspan="1">
          <w:tcPr>
            <w:tcW w:w="320" w:type="pct"/>
          </w:tcPr>
          <w:p w14:paraId="1248CBCF"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0DBF6E50" w14:textId="77777777">
            <w:pPr>
              <w:rPr>
                <w:rFonts w:cs="Arial"/>
              </w:rPr>
            </w:pPr>
          </w:p>
        </w:tc>
      </w:tr>
      <w:tr w14:paraId="048174D6" w14:textId="77777777">
        <w:trPr>
          <w:cantSplit/>
        </w:trPr>
        <w:tc xmlns:tara="kcentrix:tara" tara:rowspan="1" tara:colspan="1">
          <w:tcPr>
            <w:tcW w:w="1780" w:type="pct"/>
          </w:tcPr>
          <w:p w14:paraId="4F35885F" w14:textId="77777777">
            <w:pPr>
              <w:rPr>
                <w:rFonts w:cs="Arial"/>
              </w:rPr>
            </w:pPr>
            <w:r>
              <w:rPr>
                <w:rFonts w:cs="Arial"/>
              </w:rPr>
              <w:t>PurifyPlus</w:t>
            </w:r>
          </w:p>
        </w:tc>
        <w:tc xmlns:tara="kcentrix:tara" tara:rowspan="1" tara:colspan="1">
          <w:tcPr>
            <w:tcW w:w="878" w:type="pct"/>
          </w:tcPr>
          <w:p w14:paraId="53BD90A2" w14:textId="77777777">
            <w:pPr>
              <w:rPr>
                <w:rFonts w:cs="Arial"/>
              </w:rPr>
            </w:pPr>
          </w:p>
        </w:tc>
        <w:tc xmlns:tara="kcentrix:tara" tara:rowspan="1" tara:colspan="1">
          <w:tcPr>
            <w:tcW w:w="320" w:type="pct"/>
          </w:tcPr>
          <w:p w14:paraId="2A6274D0"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1E2820DD" w14:textId="77777777">
            <w:pPr>
              <w:rPr>
                <w:rFonts w:cs="Arial"/>
              </w:rPr>
            </w:pPr>
          </w:p>
        </w:tc>
      </w:tr>
      <w:tr w14:paraId="633505A0" w14:textId="77777777">
        <w:trPr>
          <w:cantSplit/>
        </w:trPr>
        <w:tc xmlns:tara="kcentrix:tara" tara:rowspan="1" tara:colspan="1">
          <w:tcPr>
            <w:tcW w:w="1780" w:type="pct"/>
          </w:tcPr>
          <w:p w14:paraId="756BF235" w14:textId="77777777">
            <w:pPr>
              <w:rPr>
                <w:rFonts w:cs="Arial"/>
              </w:rPr>
            </w:pPr>
            <w:r>
              <w:rPr>
                <w:rFonts w:cs="Arial"/>
              </w:rPr>
              <w:t>ICOV</w:t>
            </w:r>
          </w:p>
        </w:tc>
        <w:tc xmlns:tara="kcentrix:tara" tara:rowspan="1" tara:colspan="1">
          <w:tcPr>
            <w:tcW w:w="878" w:type="pct"/>
          </w:tcPr>
          <w:p w14:paraId="4937CB7F" w14:textId="77777777">
            <w:pPr>
              <w:rPr>
                <w:rFonts w:cs="Arial"/>
              </w:rPr>
            </w:pPr>
          </w:p>
        </w:tc>
        <w:tc xmlns:tara="kcentrix:tara" tara:rowspan="1" tara:colspan="1">
          <w:tcPr>
            <w:tcW w:w="320" w:type="pct"/>
          </w:tcPr>
          <w:p w14:paraId="7C86A4DE"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546FE1C4" w14:textId="77777777">
            <w:pPr>
              <w:rPr>
                <w:rFonts w:cs="Arial"/>
              </w:rPr>
            </w:pPr>
          </w:p>
        </w:tc>
      </w:tr>
      <w:tr w14:paraId="73A42DBA" w14:textId="77777777">
        <w:trPr>
          <w:cantSplit/>
        </w:trPr>
        <w:tc xmlns:tara="kcentrix:tara" tara:rowspan="1" tara:colspan="1">
          <w:tcPr>
            <w:tcW w:w="1780" w:type="pct"/>
          </w:tcPr>
          <w:p w14:paraId="0425BAC6" w14:textId="77777777">
            <w:pPr>
              <w:rPr>
                <w:rFonts w:cs="Arial"/>
              </w:rPr>
            </w:pPr>
            <w:r>
              <w:rPr>
                <w:rFonts w:cs="Arial"/>
              </w:rPr>
              <w:t>EPS</w:t>
            </w:r>
          </w:p>
        </w:tc>
        <w:tc xmlns:tara="kcentrix:tara" tara:rowspan="1" tara:colspan="1">
          <w:tcPr>
            <w:tcW w:w="878" w:type="pct"/>
          </w:tcPr>
          <w:p w14:paraId="367AE3C5" w14:textId="77777777">
            <w:pPr>
              <w:rPr>
                <w:rFonts w:cs="Arial"/>
              </w:rPr>
            </w:pPr>
          </w:p>
        </w:tc>
        <w:tc xmlns:tara="kcentrix:tara" tara:rowspan="1" tara:colspan="1">
          <w:tcPr>
            <w:tcW w:w="320" w:type="pct"/>
          </w:tcPr>
          <w:p w14:paraId="2380CBFE" w14:textId="77777777">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1F1E976F" w14:textId="77777777">
            <w:pPr>
              <w:rPr>
                <w:rFonts w:cs="Arial"/>
              </w:rPr>
            </w:pPr>
          </w:p>
        </w:tc>
      </w:tr>
      <w:tr w14:paraId="11BBB1B9" w14:textId="77777777">
        <w:trPr>
          <w:cantSplit/>
        </w:trPr>
        <w:tc xmlns:tara="kcentrix:tara" tara:rowspan="1" tara:colspan="1">
          <w:tcPr>
            <w:tcW w:w="1780" w:type="pct"/>
          </w:tcPr>
          <w:p w14:paraId="7C7B1F72" w14:textId="77777777">
            <w:pPr>
              <w:rPr>
                <w:rFonts w:cs="Arial"/>
              </w:rPr>
            </w:pPr>
            <w:r>
              <w:rPr>
                <w:rFonts w:cs="Arial"/>
              </w:rPr>
              <w:t xml:space="preserve">SOS (SCWS </w:t>
            </w:r>
            <w:r>
              <w:t>outside Area</w:t>
            </w:r>
            <w:r>
              <w:rPr>
                <w:rFonts w:cs="Arial"/>
              </w:rPr>
              <w:t xml:space="preserve"> Simulator)</w:t>
            </w:r>
          </w:p>
        </w:tc>
        <w:tc xmlns:tara="kcentrix:tara" tara:rowspan="1" tara:colspan="1">
          <w:tcPr>
            <w:tcW w:w="878" w:type="pct"/>
          </w:tcPr>
          <w:p w14:paraId="1A724164" w14:textId="77777777">
            <w:pPr>
              <w:rPr>
                <w:rFonts w:cs="Arial"/>
              </w:rPr>
            </w:pPr>
          </w:p>
        </w:tc>
        <w:tc xmlns:tara="kcentrix:tara" tara:rowspan="1" tara:colspan="1">
          <w:tcPr>
            <w:tcW w:w="320" w:type="pct"/>
          </w:tcPr>
          <w:p w14:paraId="2C435F3D"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2FA96CB2" w14:textId="77777777">
            <w:pPr>
              <w:rPr>
                <w:rFonts w:cs="Arial"/>
              </w:rPr>
            </w:pPr>
          </w:p>
        </w:tc>
      </w:tr>
      <w:tr w14:paraId="46393763" w14:textId="77777777">
        <w:trPr>
          <w:cantSplit/>
        </w:trPr>
        <w:tc xmlns:tara="kcentrix:tara" tara:rowspan="1" tara:colspan="1">
          <w:tcPr>
            <w:tcW w:w="1780" w:type="pct"/>
          </w:tcPr>
          <w:p w14:paraId="689DBD81" w14:textId="77777777">
            <w:pPr>
              <w:rPr>
                <w:rFonts w:cs="Arial"/>
              </w:rPr>
            </w:pPr>
            <w:r>
              <w:rPr>
                <w:rFonts w:cs="Arial"/>
              </w:rPr>
              <w:t>TestRail</w:t>
            </w:r>
          </w:p>
        </w:tc>
        <w:tc xmlns:tara="kcentrix:tara" tara:rowspan="1" tara:colspan="1">
          <w:tcPr>
            <w:tcW w:w="878" w:type="pct"/>
          </w:tcPr>
          <w:p w14:paraId="067BD9A7" w14:textId="77777777">
            <w:pPr>
              <w:rPr>
                <w:rFonts w:cs="Arial"/>
              </w:rPr>
            </w:pPr>
          </w:p>
        </w:tc>
        <w:tc xmlns:tara="kcentrix:tara" tara:rowspan="1" tara:colspan="1">
          <w:tcPr>
            <w:tcW w:w="320" w:type="pct"/>
          </w:tcPr>
          <w:p w14:paraId="5859A2B3" w14:textId="77777777">
            <w:pPr>
              <w:rPr>
                <w:rFonts w:cs="Arial"/>
              </w:rPr>
            </w:pPr>
            <w:commentRangeStart w:id="2555654"/>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commentRangeEnd w:id="2555654"/>
            <w:r>
              <w:rPr>
                <w:rStyle w:val="CommentReference"/>
              </w:rPr>
              <w:commentReference w:id="2555654"/>
            </w:r>
          </w:p>
        </w:tc>
        <w:tc xmlns:tara="kcentrix:tara" tara:rowspan="1" tara:colspan="1">
          <w:tcPr>
            <w:tcW w:w="2022" w:type="pct"/>
          </w:tcPr>
          <w:p w14:paraId="01C38E5D" w14:textId="77777777">
            <w:pPr>
              <w:rPr>
                <w:rFonts w:cs="Arial"/>
              </w:rPr>
            </w:pPr>
          </w:p>
        </w:tc>
      </w:tr>
      <w:tr w14:paraId="377A9170" w14:textId="77777777">
        <w:trPr>
          <w:cantSplit/>
        </w:trPr>
        <w:tc xmlns:tara="kcentrix:tara" tara:rowspan="1" tara:colspan="1">
          <w:tcPr>
            <w:tcW w:w="1780" w:type="pct"/>
          </w:tcPr>
          <w:p w14:paraId="1C0EB440" w14:textId="77777777">
            <w:pPr>
              <w:rPr>
                <w:rFonts w:cs="Arial"/>
              </w:rPr>
            </w:pPr>
            <w:r>
              <w:rPr>
                <w:rFonts w:cs="Arial"/>
              </w:rPr>
              <w:lastRenderedPageBreak/>
              <w:t>VIVALDI</w:t>
            </w:r>
          </w:p>
        </w:tc>
        <w:tc xmlns:tara="kcentrix:tara" tara:rowspan="1" tara:colspan="1">
          <w:tcPr>
            <w:tcW w:w="878" w:type="pct"/>
          </w:tcPr>
          <w:p w14:paraId="7B25B936" w14:textId="77777777">
            <w:pPr>
              <w:rPr>
                <w:rFonts w:cs="Arial"/>
              </w:rPr>
            </w:pPr>
          </w:p>
        </w:tc>
        <w:tc xmlns:tara="kcentrix:tara" tara:rowspan="1" tara:colspan="1">
          <w:tcPr>
            <w:tcW w:w="320" w:type="pct"/>
          </w:tcPr>
          <w:p w14:paraId="713F5522" w14:textId="77777777">
            <w:pP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25B1F7C2" w14:textId="77777777">
            <w:pPr>
              <w:rPr>
                <w:rFonts w:cs="Arial"/>
              </w:rPr>
            </w:pPr>
          </w:p>
        </w:tc>
      </w:tr>
      <w:tr w14:paraId="5D42A669" w14:textId="77777777">
        <w:trPr>
          <w:cantSplit/>
        </w:trPr>
        <w:tc xmlns:tara="kcentrix:tara" tara:rowspan="1" tara:colspan="1">
          <w:tcPr>
            <w:tcW w:w="1780" w:type="pct"/>
          </w:tcPr>
          <w:p w14:paraId="17BB6428" w14:textId="551B145F">
            <w:pPr>
              <w:rPr>
                <w:rFonts w:cs="Arial"/>
              </w:rPr>
            </w:pPr>
            <w:r>
              <w:rPr>
                <w:rFonts w:cs="Arial"/>
              </w:rPr>
              <w:t xml:space="preserve">Polarion </w:t>
            </w:r>
          </w:p>
        </w:tc>
        <w:tc xmlns:tara="kcentrix:tara" tara:rowspan="1" tara:colspan="1">
          <w:tcPr>
            <w:tcW w:w="878" w:type="pct"/>
          </w:tcPr>
          <w:p w14:paraId="0AFE0ABB" w14:textId="77777777">
            <w:pPr>
              <w:rPr>
                <w:rFonts w:cs="Arial"/>
              </w:rPr>
            </w:pPr>
          </w:p>
        </w:tc>
        <w:tc xmlns:tara="kcentrix:tara" tara:rowspan="1" tara:colspan="1">
          <w:tcPr>
            <w:tcW w:w="320" w:type="pct"/>
          </w:tcPr>
          <w:p w14:paraId="4EEE6440" w14:textId="2397B3B5">
            <w:pP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xmlns:tara="kcentrix:tara" tara:rowspan="1" tara:colspan="1">
          <w:tcPr>
            <w:tcW w:w="2022" w:type="pct"/>
          </w:tcPr>
          <w:p w14:paraId="2A88CD8F" w14:textId="6326CC2F">
            <w:pPr>
              <w:rPr>
                <w:rFonts w:cs="Arial"/>
              </w:rPr>
            </w:pPr>
            <w:r>
              <w:rPr>
                <w:rFonts w:cs="Arial"/>
              </w:rPr>
              <w:t>Testing Tool</w:t>
            </w:r>
          </w:p>
        </w:tc>
      </w:tr>
    </w:tbl>
    <w:p w14:paraId="742A45DC" w14:textId="549C4B7E">
      <w:pPr>
        <w:jc w:val="center"/>
        <w:rPr>
          <w:b/>
        </w:rPr>
      </w:pPr>
      <w:bookmarkStart w:name="_Toc319324554" w:id="250"/>
      <w:bookmarkStart w:name="_Toc241843884" w:id="252"/>
      <w:bookmarkEnd w:id="250"/>
      <w:r>
        <w:rPr>
          <w:b/>
        </w:rPr>
        <w:t xml:space="preserve">Table </w:t>
      </w:r>
      <w:r>
        <w:rPr>
          <w:b/>
        </w:rPr>
        <w:fldChar w:fldCharType="begin"/>
      </w:r>
      <w:r>
        <w:rPr>
          <w:b/>
        </w:rPr>
        <w:instrText xml:space="preserve"> SEQ Table \* ARABIC </w:instrText>
      </w:r>
      <w:r>
        <w:rPr>
          <w:b/>
        </w:rPr>
        <w:fldChar w:fldCharType="separate"/>
      </w:r>
      <w:r>
        <w:rPr>
          <w:b/>
        </w:rPr>
        <w:t>34</w:t>
      </w:r>
      <w:r>
        <w:rPr>
          <w:b/>
        </w:rPr>
        <w:fldChar w:fldCharType="end"/>
      </w:r>
      <w:r>
        <w:rPr>
          <w:b/>
        </w:rPr>
        <w:t>: IV Management</w:t>
      </w:r>
      <w:bookmarkEnd w:id="252"/>
    </w:p>
    <w:p w14:paraId="14C6F067" w14:textId="77777777">
      <w:pPr>
        <w:pStyle w:val="Heading1"/>
      </w:pPr>
      <w:bookmarkStart w:name="_Toc241843960" w:id="254"/>
      <w:r>
        <w:lastRenderedPageBreak/>
        <w:t>Process Control</w:t>
      </w:r>
      <w:bookmarkEnd w:id="254"/>
    </w:p>
    <w:p w14:paraId="2F014D0D" w14:textId="77777777">
      <w:pPr>
        <w:pStyle w:val="Heading2"/>
      </w:pPr>
      <w:bookmarkStart w:name="_Toc241843961" w:id="256"/>
      <w:r>
        <w:t>Control of Solution Development</w:t>
      </w:r>
      <w:bookmarkEnd w:id="256"/>
    </w:p>
    <w:p w14:paraId="5FF5B6F3" w14:textId="77777777">
      <w:pPr>
        <w:pStyle w:val="Heading3"/>
      </w:pPr>
      <w:bookmarkStart w:name="_Toc241843962" w:id="258"/>
      <w:r>
        <w:t>Deviation</w:t>
      </w:r>
      <w:bookmarkEnd w:id="258"/>
    </w:p>
    <w:p w14:paraId="70787033" w14:textId="18341898">
      <w:pPr>
        <w:rPr>
          <w:color w:val="FF0000"/>
        </w:rPr>
      </w:pPr>
      <w:r>
        <w:rPr>
          <w:szCs w:val="22"/>
        </w:rPr>
        <w:t>The development of a Solution has to be planned and executed according to the DDQS Process of Management System.</w:t>
      </w:r>
    </w:p>
    <w:p w14:paraId="57755242" w14:textId="77777777">
      <w:pPr>
        <w:pStyle w:val="Heading3"/>
      </w:pPr>
      <w:bookmarkStart w:name="_Toc241843963" w:id="260"/>
      <w:r>
        <w:t>Metrics</w:t>
      </w:r>
      <w:bookmarkEnd w:id="26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7"/>
        <w:gridCol w:w="4091"/>
        <w:gridCol w:w="1502"/>
        <w:gridCol w:w="3000"/>
      </w:tblGrid>
      <w:tr w14:paraId="4961C8F3" w14:textId="77777777">
        <w:tc xmlns:tara="kcentrix:tara" tara:rowspan="1" tara:colspan="1">
          <w:tcPr>
            <w:tcW w:w="817" w:type="dxa"/>
            <w:tcBorders>
              <w:tl2br w:val="nil"/>
            </w:tcBorders>
            <w:shd w:val="clear" w:color="auto" w:fill="DBE5F1"/>
          </w:tcPr>
          <w:p w14:paraId="4AE18006" w14:textId="77777777">
            <w:pPr>
              <w:rPr>
                <w:lang w:eastAsia="de-DE"/>
              </w:rPr>
            </w:pPr>
            <w:r>
              <w:rPr>
                <w:lang w:eastAsia="de-DE"/>
              </w:rPr>
              <w:t>ID</w:t>
            </w:r>
          </w:p>
        </w:tc>
        <w:tc xmlns:tara="kcentrix:tara" tara:rowspan="1" tara:colspan="1">
          <w:tcPr>
            <w:tcW w:w="4253" w:type="dxa"/>
            <w:shd w:val="clear" w:color="auto" w:fill="DBE5F1"/>
          </w:tcPr>
          <w:p w14:paraId="47F93C0C" w14:textId="77777777">
            <w:pPr>
              <w:rPr>
                <w:lang w:eastAsia="de-DE"/>
              </w:rPr>
            </w:pPr>
            <w:r>
              <w:rPr>
                <w:lang w:eastAsia="de-DE"/>
              </w:rPr>
              <w:t>Name</w:t>
            </w:r>
          </w:p>
        </w:tc>
        <w:tc xmlns:tara="kcentrix:tara" tara:rowspan="1" tara:colspan="1">
          <w:tcPr>
            <w:tcW w:w="1559" w:type="dxa"/>
            <w:shd w:val="clear" w:color="auto" w:fill="DBE5F1"/>
          </w:tcPr>
          <w:p w14:paraId="3F817858" w14:textId="77777777">
            <w:pPr>
              <w:rPr>
                <w:lang w:eastAsia="de-DE"/>
              </w:rPr>
            </w:pPr>
            <w:r>
              <w:rPr>
                <w:lang w:eastAsia="de-DE"/>
              </w:rPr>
              <w:t>App</w:t>
            </w:r>
          </w:p>
        </w:tc>
        <w:tc xmlns:tara="kcentrix:tara" tara:rowspan="1" tara:colspan="1">
          <w:tcPr>
            <w:tcW w:w="3118" w:type="dxa"/>
            <w:shd w:val="clear" w:color="auto" w:fill="DBE5F1"/>
          </w:tcPr>
          <w:p w14:paraId="64F29598" w14:textId="77777777">
            <w:pPr>
              <w:rPr>
                <w:lang w:eastAsia="de-DE"/>
              </w:rPr>
            </w:pPr>
            <w:r>
              <w:rPr>
                <w:lang w:eastAsia="de-DE"/>
              </w:rPr>
              <w:t>Type</w:t>
            </w:r>
          </w:p>
        </w:tc>
      </w:tr>
      <w:tr w14:paraId="5151AC5C" w14:textId="77777777">
        <w:tc xmlns:tara="kcentrix:tara" tara:rowspan="1" tara:colspan="1">
          <w:tcPr>
            <w:tcW w:w="817" w:type="dxa"/>
            <w:shd w:val="clear" w:color="auto" w:fill="DBE5F1"/>
          </w:tcPr>
          <w:p w14:paraId="4766FF39" w14:textId="77777777">
            <w:pPr>
              <w:rPr>
                <w:lang w:eastAsia="de-DE"/>
              </w:rPr>
            </w:pPr>
            <w:r>
              <w:rPr>
                <w:lang w:eastAsia="de-DE"/>
              </w:rPr>
              <w:t>1</w:t>
            </w:r>
          </w:p>
        </w:tc>
        <w:tc xmlns:tara="kcentrix:tara" tara:rowspan="1" tara:colspan="1">
          <w:tcPr>
            <w:tcW w:w="4253" w:type="dxa"/>
          </w:tcPr>
          <w:p w14:paraId="555A0B97" w14:textId="77777777">
            <w:pPr>
              <w:rPr>
                <w:lang w:eastAsia="de-DE"/>
              </w:rPr>
            </w:pPr>
            <w:r>
              <w:rPr>
                <w:lang w:eastAsia="de-DE"/>
              </w:rPr>
              <w:t>Schedule</w:t>
            </w:r>
          </w:p>
        </w:tc>
        <w:tc xmlns:tara="kcentrix:tara" tara:rowspan="1" tara:colspan="1">
          <w:tcPr>
            <w:tcW w:w="1559" w:type="dxa"/>
          </w:tcPr>
          <w:p w14:paraId="7A7B908B" w14:textId="77777777">
            <w:pPr>
              <w:rPr>
                <w:lang w:eastAsia="de-DE"/>
              </w:rPr>
            </w:pPr>
            <w:r>
              <w:rPr>
                <w:lang w:eastAsia="de-DE"/>
              </w:rPr>
              <w:t>M</w:t>
            </w:r>
          </w:p>
        </w:tc>
        <w:tc xmlns:tara="kcentrix:tara" tara:rowspan="1" tara:colspan="1">
          <w:tcPr>
            <w:tcW w:w="3118" w:type="dxa"/>
          </w:tcPr>
          <w:p w14:paraId="71652BE4" w14:textId="77777777">
            <w:pPr>
              <w:rPr>
                <w:lang w:eastAsia="de-DE"/>
              </w:rPr>
            </w:pPr>
            <w:r>
              <w:rPr>
                <w:lang w:eastAsia="de-DE"/>
              </w:rPr>
              <w:t>Indicators</w:t>
            </w:r>
          </w:p>
        </w:tc>
      </w:tr>
      <w:tr w14:paraId="185336D5" w14:textId="77777777">
        <w:tc xmlns:tara="kcentrix:tara" tara:rowspan="1" tara:colspan="1">
          <w:tcPr>
            <w:tcW w:w="817" w:type="dxa"/>
            <w:shd w:val="clear" w:color="auto" w:fill="DBE5F1"/>
          </w:tcPr>
          <w:p w14:paraId="454E19DE" w14:textId="77777777">
            <w:pPr>
              <w:rPr>
                <w:lang w:eastAsia="de-DE"/>
              </w:rPr>
            </w:pPr>
            <w:r>
              <w:rPr>
                <w:lang w:eastAsia="de-DE"/>
              </w:rPr>
              <w:t>1.1</w:t>
            </w:r>
          </w:p>
        </w:tc>
        <w:tc xmlns:tara="kcentrix:tara" tara:rowspan="1" tara:colspan="1">
          <w:tcPr>
            <w:tcW w:w="4253" w:type="dxa"/>
          </w:tcPr>
          <w:p w14:paraId="60432852" w14:textId="77777777">
            <w:pPr>
              <w:rPr>
                <w:lang w:eastAsia="de-DE"/>
              </w:rPr>
            </w:pPr>
            <w:r>
              <w:rPr>
                <w:lang w:eastAsia="de-DE"/>
              </w:rPr>
              <w:t>MTA</w:t>
            </w:r>
          </w:p>
        </w:tc>
        <w:tc xmlns:tara="kcentrix:tara" tara:rowspan="1" tara:colspan="1">
          <w:tcPr>
            <w:tcW w:w="1559" w:type="dxa"/>
          </w:tcPr>
          <w:p w14:paraId="0B6EC75B" w14:textId="77777777">
            <w:pPr>
              <w:rPr>
                <w:lang w:eastAsia="de-DE"/>
              </w:rPr>
            </w:pPr>
            <w:r>
              <w:rPr>
                <w:lang w:eastAsia="de-DE"/>
              </w:rPr>
              <w:t>M</w:t>
            </w:r>
          </w:p>
        </w:tc>
        <w:tc xmlns:tara="kcentrix:tara" tara:rowspan="1" tara:colspan="1">
          <w:tcPr>
            <w:tcW w:w="3118" w:type="dxa"/>
          </w:tcPr>
          <w:p w14:paraId="33E2A150" w14:textId="77777777">
            <w:pPr>
              <w:rPr>
                <w:lang w:eastAsia="de-DE"/>
              </w:rPr>
            </w:pPr>
            <w:r>
              <w:rPr>
                <w:lang w:eastAsia="de-DE"/>
              </w:rPr>
              <w:t>Metrics</w:t>
            </w:r>
          </w:p>
        </w:tc>
      </w:tr>
      <w:tr w14:paraId="0722DE2A" w14:textId="77777777">
        <w:tc xmlns:tara="kcentrix:tara" tara:rowspan="1" tara:colspan="1">
          <w:tcPr>
            <w:tcW w:w="817" w:type="dxa"/>
            <w:shd w:val="clear" w:color="auto" w:fill="DBE5F1"/>
          </w:tcPr>
          <w:p w14:paraId="4B6B48C5" w14:textId="77777777">
            <w:pPr>
              <w:rPr>
                <w:lang w:eastAsia="de-DE"/>
              </w:rPr>
            </w:pPr>
            <w:r>
              <w:rPr>
                <w:lang w:eastAsia="de-DE"/>
              </w:rPr>
              <w:t>1.2</w:t>
            </w:r>
          </w:p>
        </w:tc>
        <w:tc xmlns:tara="kcentrix:tara" tara:rowspan="1" tara:colspan="1">
          <w:tcPr>
            <w:tcW w:w="4253" w:type="dxa"/>
          </w:tcPr>
          <w:p w14:paraId="6DD37AAA" w14:textId="77777777">
            <w:pPr>
              <w:rPr>
                <w:lang w:eastAsia="de-DE"/>
              </w:rPr>
            </w:pPr>
            <w:r>
              <w:rPr>
                <w:lang w:eastAsia="de-DE"/>
              </w:rPr>
              <w:t>Actual Milestones</w:t>
            </w:r>
          </w:p>
        </w:tc>
        <w:tc xmlns:tara="kcentrix:tara" tara:rowspan="1" tara:colspan="1">
          <w:tcPr>
            <w:tcW w:w="1559" w:type="dxa"/>
          </w:tcPr>
          <w:p w14:paraId="6515C870" w14:textId="77777777">
            <w:pPr>
              <w:rPr>
                <w:lang w:eastAsia="de-DE"/>
              </w:rPr>
            </w:pPr>
            <w:r>
              <w:rPr>
                <w:lang w:eastAsia="de-DE"/>
              </w:rPr>
              <w:t>O</w:t>
            </w:r>
          </w:p>
        </w:tc>
        <w:tc xmlns:tara="kcentrix:tara" tara:rowspan="1" tara:colspan="1">
          <w:tcPr>
            <w:tcW w:w="3118" w:type="dxa"/>
          </w:tcPr>
          <w:p w14:paraId="0FB7541F" w14:textId="77777777">
            <w:pPr>
              <w:rPr>
                <w:lang w:eastAsia="de-DE"/>
              </w:rPr>
            </w:pPr>
            <w:r>
              <w:rPr>
                <w:lang w:eastAsia="de-DE"/>
              </w:rPr>
              <w:t>Metrics</w:t>
            </w:r>
          </w:p>
        </w:tc>
      </w:tr>
      <w:tr w14:paraId="77CA1332" w14:textId="77777777">
        <w:tc xmlns:tara="kcentrix:tara" tara:rowspan="1" tara:colspan="1">
          <w:tcPr>
            <w:tcW w:w="817" w:type="dxa"/>
            <w:shd w:val="clear" w:color="auto" w:fill="DBE5F1"/>
          </w:tcPr>
          <w:p w14:paraId="5FB1ADE0" w14:textId="77777777">
            <w:pPr>
              <w:rPr>
                <w:lang w:eastAsia="de-DE"/>
              </w:rPr>
            </w:pPr>
            <w:r>
              <w:rPr>
                <w:lang w:eastAsia="de-DE"/>
              </w:rPr>
              <w:t>2</w:t>
            </w:r>
          </w:p>
        </w:tc>
        <w:tc xmlns:tara="kcentrix:tara" tara:rowspan="1" tara:colspan="1">
          <w:tcPr>
            <w:tcW w:w="4253" w:type="dxa"/>
          </w:tcPr>
          <w:p w14:paraId="3E684231" w14:textId="77777777">
            <w:pPr>
              <w:rPr>
                <w:lang w:eastAsia="de-DE"/>
              </w:rPr>
            </w:pPr>
            <w:r>
              <w:rPr>
                <w:lang w:eastAsia="de-DE"/>
              </w:rPr>
              <w:t>EAC vs CBB</w:t>
            </w:r>
          </w:p>
        </w:tc>
        <w:tc xmlns:tara="kcentrix:tara" tara:rowspan="1" tara:colspan="1">
          <w:tcPr>
            <w:tcW w:w="1559" w:type="dxa"/>
          </w:tcPr>
          <w:p w14:paraId="40C02725" w14:textId="77777777">
            <w:pPr>
              <w:rPr>
                <w:lang w:eastAsia="de-DE"/>
              </w:rPr>
            </w:pPr>
            <w:r>
              <w:rPr>
                <w:lang w:eastAsia="de-DE"/>
              </w:rPr>
              <w:t>M</w:t>
            </w:r>
          </w:p>
        </w:tc>
        <w:tc xmlns:tara="kcentrix:tara" tara:rowspan="1" tara:colspan="1">
          <w:tcPr>
            <w:tcW w:w="3118" w:type="dxa"/>
          </w:tcPr>
          <w:p w14:paraId="26AA8C03" w14:textId="77777777">
            <w:pPr>
              <w:rPr>
                <w:lang w:eastAsia="de-DE"/>
              </w:rPr>
            </w:pPr>
            <w:r>
              <w:rPr>
                <w:lang w:eastAsia="de-DE"/>
              </w:rPr>
              <w:t>Indicators</w:t>
            </w:r>
          </w:p>
        </w:tc>
      </w:tr>
      <w:tr w14:paraId="757ED678" w14:textId="77777777">
        <w:tc xmlns:tara="kcentrix:tara" tara:rowspan="1" tara:colspan="1">
          <w:tcPr>
            <w:tcW w:w="817" w:type="dxa"/>
            <w:shd w:val="clear" w:color="auto" w:fill="DBE5F1"/>
          </w:tcPr>
          <w:p w14:paraId="1E4F69A4" w14:textId="77777777">
            <w:pPr>
              <w:rPr>
                <w:lang w:eastAsia="de-DE"/>
              </w:rPr>
            </w:pPr>
            <w:r>
              <w:rPr>
                <w:lang w:eastAsia="de-DE"/>
              </w:rPr>
              <w:t>2.1</w:t>
            </w:r>
          </w:p>
        </w:tc>
        <w:tc xmlns:tara="kcentrix:tara" tara:rowspan="1" tara:colspan="1">
          <w:tcPr>
            <w:tcW w:w="4253" w:type="dxa"/>
          </w:tcPr>
          <w:p w14:paraId="67947172" w14:textId="77777777">
            <w:pPr>
              <w:rPr>
                <w:lang w:eastAsia="de-DE"/>
              </w:rPr>
            </w:pPr>
            <w:r>
              <w:rPr>
                <w:lang w:eastAsia="de-DE"/>
              </w:rPr>
              <w:t>CBB-EAC Synthesis</w:t>
            </w:r>
          </w:p>
        </w:tc>
        <w:tc xmlns:tara="kcentrix:tara" tara:rowspan="1" tara:colspan="1">
          <w:tcPr>
            <w:tcW w:w="1559" w:type="dxa"/>
          </w:tcPr>
          <w:p w14:paraId="44D11D72" w14:textId="77777777">
            <w:pPr>
              <w:rPr>
                <w:lang w:eastAsia="de-DE"/>
              </w:rPr>
            </w:pPr>
            <w:r>
              <w:rPr>
                <w:lang w:eastAsia="de-DE"/>
              </w:rPr>
              <w:t>O</w:t>
            </w:r>
          </w:p>
        </w:tc>
        <w:tc xmlns:tara="kcentrix:tara" tara:rowspan="1" tara:colspan="1">
          <w:tcPr>
            <w:tcW w:w="3118" w:type="dxa"/>
          </w:tcPr>
          <w:p w14:paraId="256381FF" w14:textId="77777777">
            <w:pPr>
              <w:rPr>
                <w:lang w:eastAsia="de-DE"/>
              </w:rPr>
            </w:pPr>
            <w:r>
              <w:rPr>
                <w:lang w:eastAsia="de-DE"/>
              </w:rPr>
              <w:t>Metrics</w:t>
            </w:r>
          </w:p>
        </w:tc>
      </w:tr>
      <w:tr w14:paraId="6DD97ADF" w14:textId="77777777">
        <w:tc xmlns:tara="kcentrix:tara" tara:rowspan="1" tara:colspan="1">
          <w:tcPr>
            <w:tcW w:w="817" w:type="dxa"/>
            <w:shd w:val="clear" w:color="auto" w:fill="DBE5F1"/>
          </w:tcPr>
          <w:p w14:paraId="1DF6BAB3" w14:textId="77777777">
            <w:pPr>
              <w:rPr>
                <w:lang w:eastAsia="de-DE"/>
              </w:rPr>
            </w:pPr>
            <w:r>
              <w:rPr>
                <w:lang w:eastAsia="de-DE"/>
              </w:rPr>
              <w:t>2.2</w:t>
            </w:r>
          </w:p>
        </w:tc>
        <w:tc xmlns:tara="kcentrix:tara" tara:rowspan="1" tara:colspan="1">
          <w:tcPr>
            <w:tcW w:w="4253" w:type="dxa"/>
          </w:tcPr>
          <w:p w14:paraId="1D65174F" w14:textId="77777777">
            <w:pPr>
              <w:rPr>
                <w:lang w:eastAsia="de-DE"/>
              </w:rPr>
            </w:pPr>
            <w:r>
              <w:rPr>
                <w:lang w:eastAsia="de-DE"/>
              </w:rPr>
              <w:t>WP CBB-EAC</w:t>
            </w:r>
          </w:p>
        </w:tc>
        <w:tc xmlns:tara="kcentrix:tara" tara:rowspan="1" tara:colspan="1">
          <w:tcPr>
            <w:tcW w:w="1559" w:type="dxa"/>
          </w:tcPr>
          <w:p w14:paraId="4A3BE09B" w14:textId="77777777">
            <w:pPr>
              <w:rPr>
                <w:lang w:eastAsia="de-DE"/>
              </w:rPr>
            </w:pPr>
            <w:r>
              <w:rPr>
                <w:lang w:eastAsia="de-DE"/>
              </w:rPr>
              <w:t>O</w:t>
            </w:r>
          </w:p>
        </w:tc>
        <w:tc xmlns:tara="kcentrix:tara" tara:rowspan="1" tara:colspan="1">
          <w:tcPr>
            <w:tcW w:w="3118" w:type="dxa"/>
          </w:tcPr>
          <w:p w14:paraId="762468E8" w14:textId="77777777">
            <w:pPr>
              <w:rPr>
                <w:lang w:eastAsia="de-DE"/>
              </w:rPr>
            </w:pPr>
            <w:r>
              <w:rPr>
                <w:lang w:eastAsia="de-DE"/>
              </w:rPr>
              <w:t>Metrics</w:t>
            </w:r>
          </w:p>
        </w:tc>
      </w:tr>
      <w:tr w14:paraId="58A2F8FD" w14:textId="77777777">
        <w:tc xmlns:tara="kcentrix:tara" tara:rowspan="1" tara:colspan="1">
          <w:tcPr>
            <w:tcW w:w="817" w:type="dxa"/>
            <w:shd w:val="clear" w:color="auto" w:fill="DBE5F1"/>
          </w:tcPr>
          <w:p w14:paraId="4B4BC11C" w14:textId="77777777">
            <w:pPr>
              <w:rPr>
                <w:lang w:eastAsia="de-DE"/>
              </w:rPr>
            </w:pPr>
            <w:r>
              <w:rPr>
                <w:lang w:eastAsia="de-DE"/>
              </w:rPr>
              <w:t>2.3</w:t>
            </w:r>
          </w:p>
        </w:tc>
        <w:tc xmlns:tara="kcentrix:tara" tara:rowspan="1" tara:colspan="1">
          <w:tcPr>
            <w:tcW w:w="4253" w:type="dxa"/>
          </w:tcPr>
          <w:p w14:paraId="343C3201" w14:textId="77777777">
            <w:pPr>
              <w:rPr>
                <w:lang w:eastAsia="de-DE"/>
              </w:rPr>
            </w:pPr>
            <w:r>
              <w:rPr>
                <w:lang w:eastAsia="de-DE"/>
              </w:rPr>
              <w:t>Workload diagram</w:t>
            </w:r>
          </w:p>
        </w:tc>
        <w:tc xmlns:tara="kcentrix:tara" tara:rowspan="1" tara:colspan="1">
          <w:tcPr>
            <w:tcW w:w="1559" w:type="dxa"/>
          </w:tcPr>
          <w:p w14:paraId="04571A3F" w14:textId="77777777">
            <w:pPr>
              <w:rPr>
                <w:lang w:eastAsia="de-DE"/>
              </w:rPr>
            </w:pPr>
            <w:r>
              <w:rPr>
                <w:lang w:eastAsia="de-DE"/>
              </w:rPr>
              <w:t>O</w:t>
            </w:r>
          </w:p>
        </w:tc>
        <w:tc xmlns:tara="kcentrix:tara" tara:rowspan="1" tara:colspan="1">
          <w:tcPr>
            <w:tcW w:w="3118" w:type="dxa"/>
          </w:tcPr>
          <w:p w14:paraId="1C969A1D" w14:textId="77777777">
            <w:pPr>
              <w:rPr>
                <w:lang w:eastAsia="de-DE"/>
              </w:rPr>
            </w:pPr>
            <w:r>
              <w:rPr>
                <w:lang w:eastAsia="de-DE"/>
              </w:rPr>
              <w:t>Metrics</w:t>
            </w:r>
          </w:p>
        </w:tc>
      </w:tr>
      <w:tr w14:paraId="71A182B3" w14:textId="77777777">
        <w:tc xmlns:tara="kcentrix:tara" tara:rowspan="1" tara:colspan="1">
          <w:tcPr>
            <w:tcW w:w="817" w:type="dxa"/>
            <w:shd w:val="clear" w:color="auto" w:fill="DBE5F1"/>
          </w:tcPr>
          <w:p w14:paraId="7F36F36C" w14:textId="77777777">
            <w:pPr>
              <w:rPr>
                <w:lang w:eastAsia="de-DE"/>
              </w:rPr>
            </w:pPr>
            <w:r>
              <w:rPr>
                <w:lang w:eastAsia="de-DE"/>
              </w:rPr>
              <w:t>3</w:t>
            </w:r>
          </w:p>
        </w:tc>
        <w:tc xmlns:tara="kcentrix:tara" tara:rowspan="1" tara:colspan="1">
          <w:tcPr>
            <w:tcW w:w="4253" w:type="dxa"/>
          </w:tcPr>
          <w:p w14:paraId="7A257D8D" w14:textId="77777777">
            <w:pPr>
              <w:rPr>
                <w:lang w:eastAsia="de-DE"/>
              </w:rPr>
            </w:pPr>
            <w:r>
              <w:rPr>
                <w:lang w:eastAsia="de-DE"/>
              </w:rPr>
              <w:t>Subcontractor</w:t>
            </w:r>
          </w:p>
        </w:tc>
        <w:tc xmlns:tara="kcentrix:tara" tara:rowspan="1" tara:colspan="1">
          <w:tcPr>
            <w:tcW w:w="1559" w:type="dxa"/>
          </w:tcPr>
          <w:p w14:paraId="0B4E8C3A" w14:textId="77777777">
            <w:pPr>
              <w:rPr>
                <w:lang w:eastAsia="de-DE"/>
              </w:rPr>
            </w:pPr>
            <w:r>
              <w:rPr>
                <w:lang w:eastAsia="de-DE"/>
              </w:rPr>
              <w:t>M</w:t>
            </w:r>
          </w:p>
        </w:tc>
        <w:tc xmlns:tara="kcentrix:tara" tara:rowspan="1" tara:colspan="1">
          <w:tcPr>
            <w:tcW w:w="3118" w:type="dxa"/>
          </w:tcPr>
          <w:p w14:paraId="5F66463D" w14:textId="77777777">
            <w:pPr>
              <w:rPr>
                <w:lang w:eastAsia="de-DE"/>
              </w:rPr>
            </w:pPr>
            <w:r>
              <w:rPr>
                <w:lang w:eastAsia="de-DE"/>
              </w:rPr>
              <w:t>Indicators</w:t>
            </w:r>
          </w:p>
        </w:tc>
      </w:tr>
      <w:tr w14:paraId="377271DC" w14:textId="77777777">
        <w:tc xmlns:tara="kcentrix:tara" tara:rowspan="1" tara:colspan="1">
          <w:tcPr>
            <w:tcW w:w="817" w:type="dxa"/>
            <w:shd w:val="clear" w:color="auto" w:fill="DBE5F1"/>
          </w:tcPr>
          <w:p w14:paraId="5C20067C" w14:textId="77777777">
            <w:pPr>
              <w:rPr>
                <w:lang w:eastAsia="de-DE"/>
              </w:rPr>
            </w:pPr>
            <w:r>
              <w:rPr>
                <w:lang w:eastAsia="de-DE"/>
              </w:rPr>
              <w:t>3.1</w:t>
            </w:r>
          </w:p>
        </w:tc>
        <w:tc xmlns:tara="kcentrix:tara" tara:rowspan="1" tara:colspan="1">
          <w:tcPr>
            <w:tcW w:w="4253" w:type="dxa"/>
          </w:tcPr>
          <w:p w14:paraId="53A5ADD2" w14:textId="77777777">
            <w:pPr>
              <w:rPr>
                <w:lang w:eastAsia="de-DE"/>
              </w:rPr>
            </w:pPr>
            <w:r>
              <w:rPr>
                <w:lang w:eastAsia="de-DE"/>
              </w:rPr>
              <w:t>Subcontractor Status</w:t>
            </w:r>
          </w:p>
        </w:tc>
        <w:tc xmlns:tara="kcentrix:tara" tara:rowspan="1" tara:colspan="1">
          <w:tcPr>
            <w:tcW w:w="1559" w:type="dxa"/>
          </w:tcPr>
          <w:p w14:paraId="160A24E9" w14:textId="77777777">
            <w:pPr>
              <w:rPr>
                <w:lang w:eastAsia="de-DE"/>
              </w:rPr>
            </w:pPr>
            <w:r>
              <w:rPr>
                <w:lang w:eastAsia="de-DE"/>
              </w:rPr>
              <w:t>O</w:t>
            </w:r>
          </w:p>
        </w:tc>
        <w:tc xmlns:tara="kcentrix:tara" tara:rowspan="1" tara:colspan="1">
          <w:tcPr>
            <w:tcW w:w="3118" w:type="dxa"/>
          </w:tcPr>
          <w:p w14:paraId="1E36CD66" w14:textId="77777777">
            <w:pPr>
              <w:rPr>
                <w:lang w:eastAsia="de-DE"/>
              </w:rPr>
            </w:pPr>
            <w:r>
              <w:rPr>
                <w:lang w:eastAsia="de-DE"/>
              </w:rPr>
              <w:t>Info</w:t>
            </w:r>
          </w:p>
        </w:tc>
      </w:tr>
    </w:tbl>
    <w:p w14:paraId="3C86DA6A" w14:textId="40D7B3C4">
      <w:pPr>
        <w:jc w:val="center"/>
        <w:rPr>
          <w:b/>
        </w:rPr>
      </w:pPr>
      <w:bookmarkStart w:name="_Toc241843885" w:id="262"/>
      <w:bookmarkStart w:name="_Toc318814618" w:id="263"/>
      <w:r>
        <w:rPr>
          <w:b/>
        </w:rPr>
        <w:t xml:space="preserve">Table </w:t>
      </w:r>
      <w:r>
        <w:rPr>
          <w:b/>
        </w:rPr>
        <w:fldChar w:fldCharType="begin"/>
      </w:r>
      <w:r>
        <w:rPr>
          <w:b/>
        </w:rPr>
        <w:instrText xml:space="preserve"> SEQ Table \* ARABIC </w:instrText>
      </w:r>
      <w:r>
        <w:rPr>
          <w:b/>
        </w:rPr>
        <w:fldChar w:fldCharType="separate"/>
      </w:r>
      <w:r>
        <w:rPr>
          <w:b/>
        </w:rPr>
        <w:t>35</w:t>
      </w:r>
      <w:r>
        <w:rPr>
          <w:b/>
        </w:rPr>
        <w:fldChar w:fldCharType="end"/>
      </w:r>
      <w:r>
        <w:rPr>
          <w:b/>
        </w:rPr>
        <w:t>: Metrics</w:t>
      </w:r>
      <w:bookmarkEnd w:id="262"/>
    </w:p>
    <w:p w14:paraId="1C75F804" w14:textId="77777777">
      <w:pPr>
        <w:pStyle w:val="Heading2"/>
      </w:pPr>
      <w:bookmarkStart w:name="_Toc241843964" w:id="265"/>
      <w:r>
        <w:lastRenderedPageBreak/>
        <w:t>Monitoring and Control of System Engineering Activities</w:t>
      </w:r>
      <w:bookmarkEnd w:id="263"/>
      <w:bookmarkEnd w:id="265"/>
    </w:p>
    <w:p w14:paraId="74B86D51" w14:textId="77777777">
      <w:pPr>
        <w:pStyle w:val="Heading3"/>
      </w:pPr>
      <w:bookmarkStart w:name="_Toc241843965" w:id="267"/>
      <w:r>
        <w:t>Periodic Internal Reviews and Meetings</w:t>
      </w:r>
      <w:bookmarkEnd w:id="267"/>
    </w:p>
    <w:tbl>
      <w:tblPr>
        <w:tblW w:w="9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913"/>
        <w:gridCol w:w="1418"/>
        <w:gridCol w:w="1701"/>
        <w:gridCol w:w="1559"/>
        <w:gridCol w:w="3118"/>
      </w:tblGrid>
      <w:tr w14:paraId="4F7FD5A5" w14:textId="77777777">
        <w:trPr>
          <w:cantSplit/>
          <w:tblHeader/>
        </w:trPr>
        <w:tc xmlns:tara="kcentrix:tara" tara:rowspan="1" tara:colspan="5">
          <w:tcPr>
            <w:tcW w:w="9709" w:type="dxa"/>
            <w:gridSpan w:val="5"/>
            <w:shd w:val="clear" w:color="auto" w:fill="B8CCE4"/>
          </w:tcPr>
          <w:p w14:paraId="6246C1A6" w14:textId="77777777">
            <w:pPr>
              <w:rPr>
                <w:b/>
                <w:bCs/>
              </w:rPr>
            </w:pPr>
            <w:r>
              <w:rPr>
                <w:b/>
                <w:bCs/>
              </w:rPr>
              <w:t>INTERNAL REVIEWS &amp; MEETINGS</w:t>
            </w:r>
          </w:p>
        </w:tc>
      </w:tr>
      <w:tr w14:paraId="760367F8" w14:textId="77777777">
        <w:trPr>
          <w:cantSplit/>
          <w:tblHeader/>
        </w:trPr>
        <w:tc xmlns:tara="kcentrix:tara" tara:rowspan="1" tara:colspan="1">
          <w:tcPr>
            <w:tcW w:w="1913" w:type="dxa"/>
            <w:shd w:val="clear" w:color="auto" w:fill="B8CCE4"/>
            <w:vAlign w:val="center"/>
          </w:tcPr>
          <w:p w14:paraId="7633FAB2" w14:textId="77777777">
            <w:pPr>
              <w:rPr>
                <w:b/>
                <w:bCs/>
              </w:rPr>
            </w:pPr>
            <w:r>
              <w:rPr>
                <w:b/>
                <w:bCs/>
              </w:rPr>
              <w:t>Meeting</w:t>
            </w:r>
          </w:p>
        </w:tc>
        <w:tc xmlns:tara="kcentrix:tara" tara:rowspan="1" tara:colspan="1">
          <w:tcPr>
            <w:tcW w:w="1418" w:type="dxa"/>
            <w:shd w:val="clear" w:color="auto" w:fill="B8CCE4"/>
            <w:vAlign w:val="center"/>
          </w:tcPr>
          <w:p w14:paraId="4325841D" w14:textId="77777777">
            <w:pPr>
              <w:rPr>
                <w:b/>
                <w:bCs/>
              </w:rPr>
            </w:pPr>
            <w:r>
              <w:rPr>
                <w:b/>
                <w:bCs/>
              </w:rPr>
              <w:t>Responsible</w:t>
            </w:r>
          </w:p>
        </w:tc>
        <w:tc xmlns:tara="kcentrix:tara" tara:rowspan="1" tara:colspan="1">
          <w:tcPr>
            <w:tcW w:w="1701" w:type="dxa"/>
            <w:shd w:val="clear" w:color="auto" w:fill="B8CCE4"/>
            <w:vAlign w:val="center"/>
          </w:tcPr>
          <w:p w14:paraId="114A1358" w14:textId="77777777">
            <w:pPr>
              <w:rPr>
                <w:b/>
                <w:bCs/>
              </w:rPr>
            </w:pPr>
            <w:r>
              <w:rPr>
                <w:b/>
                <w:bCs/>
              </w:rPr>
              <w:t>Attendees</w:t>
            </w:r>
          </w:p>
        </w:tc>
        <w:tc xmlns:tara="kcentrix:tara" tara:rowspan="1" tara:colspan="1">
          <w:tcPr>
            <w:tcW w:w="1559" w:type="dxa"/>
            <w:shd w:val="clear" w:color="auto" w:fill="B8CCE4"/>
            <w:vAlign w:val="center"/>
          </w:tcPr>
          <w:p w14:paraId="61D4E365" w14:textId="77777777">
            <w:pPr>
              <w:rPr>
                <w:b/>
                <w:bCs/>
              </w:rPr>
            </w:pPr>
            <w:r>
              <w:rPr>
                <w:b/>
                <w:bCs/>
              </w:rPr>
              <w:t>Frequency</w:t>
            </w:r>
          </w:p>
        </w:tc>
        <w:tc xmlns:tara="kcentrix:tara" tara:rowspan="1" tara:colspan="1">
          <w:tcPr>
            <w:tcW w:w="3118" w:type="dxa"/>
            <w:shd w:val="clear" w:color="auto" w:fill="B8CCE4"/>
            <w:vAlign w:val="center"/>
          </w:tcPr>
          <w:p w14:paraId="3F247E05" w14:textId="77777777">
            <w:pPr>
              <w:rPr>
                <w:b/>
                <w:bCs/>
              </w:rPr>
            </w:pPr>
            <w:r>
              <w:rPr>
                <w:b/>
                <w:bCs/>
              </w:rPr>
              <w:t>Objectives</w:t>
            </w:r>
          </w:p>
        </w:tc>
      </w:tr>
      <w:tr w14:paraId="1B21AD06" w14:textId="77777777">
        <w:trPr>
          <w:cantSplit/>
        </w:trPr>
        <w:tc xmlns:tara="kcentrix:tara" tara:rowspan="1" tara:colspan="1">
          <w:tcPr>
            <w:tcW w:w="1913" w:type="dxa"/>
          </w:tcPr>
          <w:p w14:paraId="7BB89358" w14:textId="77777777">
            <w:pPr>
              <w:jc w:val="left"/>
              <w:rPr>
                <w:rFonts w:cs="Arial"/>
                <w:color w:val="000000" w:themeColor="text1"/>
              </w:rPr>
            </w:pPr>
            <w:r>
              <w:rPr>
                <w:rFonts w:cs="Arial"/>
                <w:color w:val="000000" w:themeColor="text1"/>
              </w:rPr>
              <w:t>Project Reviews (PPPR)</w:t>
            </w:r>
          </w:p>
        </w:tc>
        <w:tc xmlns:tara="kcentrix:tara" tara:rowspan="1" tara:colspan="1">
          <w:tcPr>
            <w:tcW w:w="1418" w:type="dxa"/>
          </w:tcPr>
          <w:p w14:paraId="72F999B7" w14:textId="77777777">
            <w:pPr>
              <w:jc w:val="left"/>
              <w:rPr>
                <w:rFonts w:cs="Arial"/>
                <w:color w:val="000000" w:themeColor="text1"/>
              </w:rPr>
            </w:pPr>
            <w:r>
              <w:rPr>
                <w:rFonts w:cs="Arial"/>
                <w:color w:val="000000" w:themeColor="text1"/>
              </w:rPr>
              <w:t>PM</w:t>
            </w:r>
          </w:p>
        </w:tc>
        <w:tc xmlns:tara="kcentrix:tara" tara:rowspan="1" tara:colspan="1">
          <w:tcPr>
            <w:tcW w:w="1701" w:type="dxa"/>
          </w:tcPr>
          <w:p w14:paraId="6C8B0055" w14:textId="77777777">
            <w:pPr>
              <w:jc w:val="left"/>
              <w:rPr>
                <w:rFonts w:cs="Arial"/>
                <w:color w:val="000000" w:themeColor="text1"/>
              </w:rPr>
            </w:pPr>
            <w:r>
              <w:rPr>
                <w:rFonts w:cs="Arial"/>
                <w:color w:val="000000" w:themeColor="text1"/>
              </w:rPr>
              <w:t>SEM, SeniorM, PLM, QAM, ContractM, PMO</w:t>
            </w:r>
          </w:p>
        </w:tc>
        <w:tc xmlns:tara="kcentrix:tara" tara:rowspan="1" tara:colspan="1">
          <w:tcPr>
            <w:tcW w:w="1559" w:type="dxa"/>
          </w:tcPr>
          <w:p w14:paraId="2B98AAA7" w14:textId="77777777">
            <w:pPr>
              <w:jc w:val="left"/>
              <w:rPr>
                <w:rFonts w:cs="Arial"/>
                <w:color w:val="000000" w:themeColor="text1"/>
              </w:rPr>
            </w:pPr>
            <w:r>
              <w:rPr>
                <w:rFonts w:cs="Arial"/>
                <w:color w:val="000000" w:themeColor="text1"/>
              </w:rPr>
              <w:t xml:space="preserve">Monthly </w:t>
            </w:r>
          </w:p>
        </w:tc>
        <w:tc xmlns:tara="kcentrix:tara" tara:rowspan="1" tara:colspan="1">
          <w:tcPr>
            <w:tcW w:w="3118" w:type="dxa"/>
          </w:tcPr>
          <w:p w14:paraId="1AD78031" w14:textId="77777777">
            <w:pPr>
              <w:jc w:val="left"/>
              <w:rPr>
                <w:rFonts w:cs="Arial"/>
                <w:color w:val="000000" w:themeColor="text1"/>
              </w:rPr>
            </w:pPr>
            <w:r>
              <w:rPr>
                <w:rFonts w:cs="Arial"/>
                <w:color w:val="000000" w:themeColor="text1"/>
              </w:rPr>
              <w:t>Project status,</w:t>
            </w:r>
          </w:p>
          <w:p w14:paraId="585DA221" w14:textId="77777777">
            <w:pPr>
              <w:jc w:val="left"/>
              <w:rPr>
                <w:rFonts w:cs="Arial"/>
                <w:color w:val="000000" w:themeColor="text1"/>
              </w:rPr>
            </w:pPr>
            <w:r>
              <w:rPr>
                <w:rFonts w:cs="Arial"/>
                <w:color w:val="000000" w:themeColor="text1"/>
              </w:rPr>
              <w:t>discussion about deviation from project plan and problems which cannot be solved inside the project team, decision finding</w:t>
            </w:r>
          </w:p>
        </w:tc>
      </w:tr>
      <w:tr w14:paraId="6B10EFFB" w14:textId="77777777">
        <w:trPr>
          <w:cantSplit/>
        </w:trPr>
        <w:tc xmlns:tara="kcentrix:tara" tara:rowspan="1" tara:colspan="1">
          <w:tcPr>
            <w:tcW w:w="1913" w:type="dxa"/>
          </w:tcPr>
          <w:p w14:paraId="75F77B45" w14:textId="77777777">
            <w:pPr>
              <w:jc w:val="left"/>
              <w:rPr>
                <w:rFonts w:cs="Arial"/>
                <w:color w:val="000000" w:themeColor="text1"/>
              </w:rPr>
            </w:pPr>
            <w:r>
              <w:rPr>
                <w:rFonts w:cs="Arial"/>
                <w:color w:val="000000" w:themeColor="text1"/>
              </w:rPr>
              <w:t xml:space="preserve">Technical Core Team Meeting </w:t>
            </w:r>
          </w:p>
        </w:tc>
        <w:tc xmlns:tara="kcentrix:tara" tara:rowspan="1" tara:colspan="1">
          <w:tcPr>
            <w:tcW w:w="1418" w:type="dxa"/>
          </w:tcPr>
          <w:p w14:paraId="3240F9D5" w14:textId="77777777">
            <w:pPr>
              <w:jc w:val="left"/>
              <w:rPr>
                <w:rFonts w:cs="Arial"/>
                <w:color w:val="000000" w:themeColor="text1"/>
              </w:rPr>
            </w:pPr>
            <w:r>
              <w:rPr>
                <w:rFonts w:cs="Arial"/>
                <w:color w:val="000000" w:themeColor="text1"/>
              </w:rPr>
              <w:t>SEM</w:t>
            </w:r>
          </w:p>
        </w:tc>
        <w:tc xmlns:tara="kcentrix:tara" tara:rowspan="1" tara:colspan="1">
          <w:tcPr>
            <w:tcW w:w="1701" w:type="dxa"/>
          </w:tcPr>
          <w:p w14:paraId="01BD2C49" w14:textId="77777777">
            <w:pPr>
              <w:jc w:val="left"/>
              <w:rPr>
                <w:rFonts w:cs="Arial"/>
                <w:color w:val="000000" w:themeColor="text1"/>
              </w:rPr>
            </w:pPr>
            <w:r>
              <w:rPr>
                <w:rFonts w:cs="Arial"/>
                <w:color w:val="000000" w:themeColor="text1"/>
              </w:rPr>
              <w:t>Technical Core Team</w:t>
            </w:r>
          </w:p>
        </w:tc>
        <w:tc xmlns:tara="kcentrix:tara" tara:rowspan="1" tara:colspan="1">
          <w:tcPr>
            <w:tcW w:w="1559" w:type="dxa"/>
          </w:tcPr>
          <w:p w14:paraId="5158A012" w14:textId="77777777">
            <w:pPr>
              <w:jc w:val="left"/>
              <w:rPr>
                <w:rFonts w:cs="Arial"/>
                <w:color w:val="000000" w:themeColor="text1"/>
              </w:rPr>
            </w:pPr>
            <w:r>
              <w:rPr>
                <w:rFonts w:cs="Arial"/>
                <w:color w:val="000000" w:themeColor="text1"/>
              </w:rPr>
              <w:t>weekly</w:t>
            </w:r>
          </w:p>
        </w:tc>
        <w:tc xmlns:tara="kcentrix:tara" tara:rowspan="1" tara:colspan="1">
          <w:tcPr>
            <w:tcW w:w="3118" w:type="dxa"/>
          </w:tcPr>
          <w:p w14:paraId="5001AB2E" w14:textId="77777777">
            <w:pPr>
              <w:jc w:val="left"/>
              <w:rPr>
                <w:rFonts w:cs="Arial"/>
                <w:color w:val="000000" w:themeColor="text1"/>
              </w:rPr>
            </w:pPr>
            <w:r>
              <w:rPr>
                <w:rFonts w:cs="Arial"/>
                <w:color w:val="000000" w:themeColor="text1"/>
              </w:rPr>
              <w:t>Solution Engineering progress, deviations and decision findings.</w:t>
            </w:r>
          </w:p>
        </w:tc>
      </w:tr>
      <w:tr w14:paraId="418771F2" w14:textId="77777777">
        <w:trPr>
          <w:cantSplit/>
        </w:trPr>
        <w:tc xmlns:tara="kcentrix:tara" tara:rowspan="1" tara:colspan="1">
          <w:tcPr>
            <w:tcW w:w="1913" w:type="dxa"/>
          </w:tcPr>
          <w:p w14:paraId="03D35C16" w14:textId="77777777">
            <w:pPr>
              <w:jc w:val="left"/>
              <w:rPr>
                <w:rFonts w:cs="Arial"/>
                <w:color w:val="000000" w:themeColor="text1"/>
              </w:rPr>
            </w:pPr>
            <w:r>
              <w:rPr>
                <w:rFonts w:cs="Arial"/>
                <w:color w:val="000000" w:themeColor="text1"/>
              </w:rPr>
              <w:t>Project Core Meeting</w:t>
            </w:r>
          </w:p>
        </w:tc>
        <w:tc xmlns:tara="kcentrix:tara" tara:rowspan="1" tara:colspan="1">
          <w:tcPr>
            <w:tcW w:w="1418" w:type="dxa"/>
          </w:tcPr>
          <w:p w14:paraId="5E805AAF" w14:textId="77777777">
            <w:pPr>
              <w:jc w:val="left"/>
              <w:rPr>
                <w:rFonts w:cs="Arial"/>
                <w:color w:val="000000" w:themeColor="text1"/>
              </w:rPr>
            </w:pPr>
            <w:r>
              <w:rPr>
                <w:rFonts w:cs="Arial"/>
                <w:color w:val="000000" w:themeColor="text1"/>
              </w:rPr>
              <w:t>PM</w:t>
            </w:r>
          </w:p>
        </w:tc>
        <w:tc xmlns:tara="kcentrix:tara" tara:rowspan="1" tara:colspan="1">
          <w:tcPr>
            <w:tcW w:w="1701" w:type="dxa"/>
          </w:tcPr>
          <w:p w14:paraId="7D23C93B" w14:textId="77777777">
            <w:pPr>
              <w:jc w:val="left"/>
              <w:rPr>
                <w:rFonts w:cs="Arial"/>
                <w:color w:val="000000" w:themeColor="text1"/>
              </w:rPr>
            </w:pPr>
            <w:r>
              <w:rPr>
                <w:rFonts w:cs="Arial"/>
                <w:color w:val="000000" w:themeColor="text1"/>
              </w:rPr>
              <w:t>Project core team</w:t>
            </w:r>
          </w:p>
        </w:tc>
        <w:tc xmlns:tara="kcentrix:tara" tara:rowspan="1" tara:colspan="1">
          <w:tcPr>
            <w:tcW w:w="1559" w:type="dxa"/>
          </w:tcPr>
          <w:p w14:paraId="60EBDE95" w14:textId="058F9467">
            <w:pPr>
              <w:jc w:val="left"/>
              <w:rPr>
                <w:rFonts w:cs="Arial"/>
                <w:color w:val="000000" w:themeColor="text1"/>
              </w:rPr>
            </w:pPr>
            <w:r>
              <w:rPr>
                <w:rFonts w:cs="Arial"/>
                <w:color w:val="000000" w:themeColor="text1"/>
              </w:rPr>
              <w:t>weekly</w:t>
            </w:r>
          </w:p>
        </w:tc>
        <w:tc xmlns:tara="kcentrix:tara" tara:rowspan="1" tara:colspan="1">
          <w:tcPr>
            <w:tcW w:w="3118" w:type="dxa"/>
          </w:tcPr>
          <w:p w14:paraId="53C6E799" w14:textId="77777777">
            <w:pPr>
              <w:jc w:val="left"/>
              <w:rPr>
                <w:rFonts w:cs="Arial"/>
                <w:color w:val="000000" w:themeColor="text1"/>
              </w:rPr>
            </w:pPr>
            <w:r>
              <w:rPr>
                <w:rFonts w:cs="Arial"/>
                <w:color w:val="000000" w:themeColor="text1"/>
              </w:rPr>
              <w:t>Project status progress, decision finding, etc.</w:t>
            </w:r>
          </w:p>
          <w:p w14:paraId="10AFC0E3" w14:textId="77777777">
            <w:pPr>
              <w:jc w:val="left"/>
              <w:rPr>
                <w:rFonts w:cs="Arial"/>
                <w:color w:val="000000" w:themeColor="text1"/>
              </w:rPr>
            </w:pPr>
          </w:p>
        </w:tc>
      </w:tr>
      <w:tr w14:paraId="093A826E" w14:textId="77777777">
        <w:trPr>
          <w:cantSplit/>
        </w:trPr>
        <w:tc xmlns:tara="kcentrix:tara" tara:rowspan="1" tara:colspan="1">
          <w:tcPr>
            <w:tcW w:w="1913" w:type="dxa"/>
          </w:tcPr>
          <w:p w14:paraId="042B3493" w14:textId="77777777">
            <w:pPr>
              <w:jc w:val="left"/>
              <w:rPr>
                <w:rFonts w:cs="Arial"/>
                <w:color w:val="000000" w:themeColor="text1"/>
              </w:rPr>
            </w:pPr>
            <w:r>
              <w:rPr>
                <w:rFonts w:cs="Arial"/>
                <w:color w:val="000000" w:themeColor="text1"/>
              </w:rPr>
              <w:t>Configuration Control Board</w:t>
            </w:r>
          </w:p>
        </w:tc>
        <w:tc xmlns:tara="kcentrix:tara" tara:rowspan="1" tara:colspan="1">
          <w:tcPr>
            <w:tcW w:w="1418" w:type="dxa"/>
          </w:tcPr>
          <w:p w14:paraId="088C8ED9" w14:textId="77777777">
            <w:pPr>
              <w:jc w:val="left"/>
              <w:rPr>
                <w:rFonts w:cs="Arial"/>
                <w:color w:val="000000" w:themeColor="text1"/>
              </w:rPr>
            </w:pPr>
            <w:r>
              <w:rPr>
                <w:rFonts w:cs="Arial"/>
                <w:color w:val="000000" w:themeColor="text1"/>
              </w:rPr>
              <w:t>SEM</w:t>
            </w:r>
          </w:p>
        </w:tc>
        <w:tc xmlns:tara="kcentrix:tara" tara:rowspan="1" tara:colspan="1">
          <w:tcPr>
            <w:tcW w:w="1701" w:type="dxa"/>
          </w:tcPr>
          <w:p w14:paraId="1350CB17" w14:textId="728061A0">
            <w:pPr>
              <w:jc w:val="left"/>
              <w:rPr>
                <w:rFonts w:cs="Arial"/>
                <w:color w:val="000000" w:themeColor="text1"/>
              </w:rPr>
            </w:pPr>
            <w:r>
              <w:rPr>
                <w:rFonts w:cs="Arial"/>
                <w:color w:val="000000" w:themeColor="text1"/>
              </w:rPr>
              <w:t xml:space="preserve">See chapter </w:t>
            </w:r>
            <w:r>
              <w:rPr>
                <w:rFonts w:cs="Arial"/>
                <w:color w:val="000000" w:themeColor="text1"/>
              </w:rPr>
              <w:fldChar w:fldCharType="begin"/>
            </w:r>
            <w:r>
              <w:rPr>
                <w:rFonts w:cs="Arial"/>
                <w:color w:val="000000" w:themeColor="text1"/>
              </w:rPr>
              <w:instrText xml:space="preserve"> REF _Ref82680703 \r \h </w:instrText>
            </w:r>
            <w:r>
              <w:rPr>
                <w:rFonts w:cs="Arial"/>
                <w:color w:val="000000" w:themeColor="text1"/>
              </w:rPr>
              <w:instrText xml:space="preserve"> \* MERGEFORMAT </w:instrText>
            </w:r>
            <w:r>
              <w:rPr>
                <w:rFonts w:cs="Arial"/>
                <w:color w:val="000000" w:themeColor="text1"/>
              </w:rPr>
            </w:r>
            <w:r>
              <w:rPr>
                <w:rFonts w:cs="Arial"/>
                <w:color w:val="000000" w:themeColor="text1"/>
              </w:rPr>
              <w:fldChar w:fldCharType="separate"/>
            </w:r>
            <w:r>
              <w:rPr>
                <w:rFonts w:cs="Arial"/>
                <w:color w:val="000000" w:themeColor="text1"/>
              </w:rPr>
              <w:t>13.1</w:t>
            </w:r>
            <w:r>
              <w:rPr>
                <w:rFonts w:cs="Arial"/>
                <w:color w:val="000000" w:themeColor="text1"/>
              </w:rPr>
              <w:fldChar w:fldCharType="end"/>
            </w:r>
          </w:p>
        </w:tc>
        <w:tc xmlns:tara="kcentrix:tara" tara:rowspan="1" tara:colspan="1">
          <w:tcPr>
            <w:tcW w:w="1559" w:type="dxa"/>
          </w:tcPr>
          <w:p w14:paraId="1D8BE3EF" w14:textId="77777777">
            <w:pPr>
              <w:jc w:val="left"/>
              <w:rPr>
                <w:rFonts w:cs="Arial"/>
                <w:color w:val="000000" w:themeColor="text1"/>
              </w:rPr>
            </w:pPr>
            <w:r>
              <w:rPr>
                <w:rFonts w:cs="Arial"/>
                <w:color w:val="000000" w:themeColor="text1"/>
              </w:rPr>
              <w:t>On demand</w:t>
            </w:r>
          </w:p>
        </w:tc>
        <w:tc xmlns:tara="kcentrix:tara" tara:rowspan="1" tara:colspan="1">
          <w:tcPr>
            <w:tcW w:w="3118" w:type="dxa"/>
          </w:tcPr>
          <w:p w14:paraId="1AB4129B" w14:textId="77777777">
            <w:pPr>
              <w:jc w:val="left"/>
              <w:rPr>
                <w:rFonts w:cs="Arial"/>
                <w:color w:val="000000" w:themeColor="text1"/>
              </w:rPr>
            </w:pPr>
          </w:p>
        </w:tc>
      </w:tr>
      <w:tr w14:paraId="40CBA0CF" w14:textId="77777777">
        <w:trPr>
          <w:cantSplit/>
        </w:trPr>
        <w:tc xmlns:tara="kcentrix:tara" tara:rowspan="1" tara:colspan="1">
          <w:tcPr>
            <w:tcW w:w="1913" w:type="dxa"/>
          </w:tcPr>
          <w:p w14:paraId="24AA5954" w14:textId="77777777">
            <w:pPr>
              <w:jc w:val="left"/>
              <w:rPr>
                <w:rFonts w:cs="Arial"/>
                <w:color w:val="000000" w:themeColor="text1"/>
              </w:rPr>
            </w:pPr>
            <w:r>
              <w:rPr>
                <w:rFonts w:cs="Arial"/>
                <w:color w:val="000000" w:themeColor="text1"/>
              </w:rPr>
              <w:t>Risk and opportunity review</w:t>
            </w:r>
          </w:p>
        </w:tc>
        <w:tc xmlns:tara="kcentrix:tara" tara:rowspan="1" tara:colspan="1">
          <w:tcPr>
            <w:tcW w:w="1418" w:type="dxa"/>
          </w:tcPr>
          <w:p w14:paraId="3631BB2A" w14:textId="77777777">
            <w:pPr>
              <w:jc w:val="left"/>
              <w:rPr>
                <w:rFonts w:cs="Arial"/>
                <w:color w:val="000000" w:themeColor="text1"/>
              </w:rPr>
            </w:pPr>
            <w:r>
              <w:rPr>
                <w:rFonts w:cs="Arial"/>
                <w:color w:val="000000" w:themeColor="text1"/>
              </w:rPr>
              <w:t>PM</w:t>
            </w:r>
          </w:p>
        </w:tc>
        <w:tc xmlns:tara="kcentrix:tara" tara:rowspan="1" tara:colspan="1">
          <w:tcPr>
            <w:tcW w:w="1701" w:type="dxa"/>
          </w:tcPr>
          <w:p w14:paraId="2CE61752" w14:textId="77777777">
            <w:pPr>
              <w:jc w:val="left"/>
              <w:rPr>
                <w:rFonts w:cs="Arial"/>
                <w:color w:val="000000" w:themeColor="text1"/>
              </w:rPr>
            </w:pPr>
            <w:r>
              <w:rPr>
                <w:rFonts w:cs="Arial"/>
                <w:color w:val="000000" w:themeColor="text1"/>
              </w:rPr>
              <w:t>Project Risk Team (see PMP)</w:t>
            </w:r>
          </w:p>
        </w:tc>
        <w:tc xmlns:tara="kcentrix:tara" tara:rowspan="1" tara:colspan="1">
          <w:tcPr>
            <w:tcW w:w="1559" w:type="dxa"/>
          </w:tcPr>
          <w:p w14:paraId="12196F32" w14:textId="61D9C3C1">
            <w:pPr>
              <w:jc w:val="left"/>
              <w:rPr>
                <w:rFonts w:cs="Arial"/>
                <w:color w:val="000000" w:themeColor="text1"/>
              </w:rPr>
            </w:pPr>
            <w:r>
              <w:rPr>
                <w:rStyle w:val="hilighti"/>
                <w:rFonts w:cs="Arial"/>
              </w:rPr>
              <w:t>Quarterly</w:t>
            </w:r>
          </w:p>
        </w:tc>
        <w:tc xmlns:tara="kcentrix:tara" tara:rowspan="1" tara:colspan="1">
          <w:tcPr>
            <w:tcW w:w="3118" w:type="dxa"/>
          </w:tcPr>
          <w:p w14:paraId="74CB92CC" w14:textId="77777777">
            <w:pPr>
              <w:jc w:val="left"/>
              <w:rPr>
                <w:rFonts w:cs="Arial"/>
                <w:color w:val="000000" w:themeColor="text1"/>
              </w:rPr>
            </w:pPr>
            <w:r>
              <w:rPr>
                <w:rFonts w:cs="Arial"/>
                <w:color w:val="000000" w:themeColor="text1"/>
              </w:rPr>
              <w:t>Review and Update of project risks and opportunities.</w:t>
            </w:r>
          </w:p>
        </w:tc>
      </w:tr>
    </w:tbl>
    <w:p w14:paraId="0AA1F7AA" w14:textId="648F338A">
      <w:pPr>
        <w:jc w:val="center"/>
        <w:rPr>
          <w:b/>
        </w:rPr>
      </w:pPr>
      <w:bookmarkStart w:name="_Toc241843886" w:id="269"/>
      <w:bookmarkStart w:name="_Toc309038235" w:id="270"/>
      <w:bookmarkStart w:name="_Toc318814620" w:id="271"/>
      <w:r>
        <w:rPr>
          <w:b/>
        </w:rPr>
        <w:t xml:space="preserve">Table </w:t>
      </w:r>
      <w:r>
        <w:rPr>
          <w:b/>
        </w:rPr>
        <w:fldChar w:fldCharType="begin"/>
      </w:r>
      <w:r>
        <w:rPr>
          <w:b/>
        </w:rPr>
        <w:instrText xml:space="preserve"> SEQ Table \* ARABIC </w:instrText>
      </w:r>
      <w:r>
        <w:rPr>
          <w:b/>
        </w:rPr>
        <w:fldChar w:fldCharType="separate"/>
      </w:r>
      <w:r>
        <w:rPr>
          <w:b/>
        </w:rPr>
        <w:t>36</w:t>
      </w:r>
      <w:r>
        <w:rPr>
          <w:b/>
        </w:rPr>
        <w:fldChar w:fldCharType="end"/>
      </w:r>
      <w:r>
        <w:rPr>
          <w:b/>
        </w:rPr>
        <w:t>: Reviews and Meetings</w:t>
      </w:r>
      <w:bookmarkEnd w:id="269"/>
    </w:p>
    <w:p w14:paraId="464447FD" w14:textId="77777777">
      <w:pPr>
        <w:spacing w:before="0" w:after="0" w:line="240" w:lineRule="auto"/>
        <w:jc w:val="left"/>
        <w:rPr>
          <w:b/>
        </w:rPr>
      </w:pPr>
      <w:r>
        <w:rPr>
          <w:b/>
        </w:rPr>
        <w:br w:type="page"/>
      </w:r>
    </w:p>
    <w:p w14:paraId="02A6DB46" w14:textId="77777777">
      <w:pPr>
        <w:pStyle w:val="Heading3"/>
      </w:pPr>
      <w:bookmarkStart w:name="_Toc241843966" w:id="273"/>
      <w:r>
        <w:lastRenderedPageBreak/>
        <w:t>Milestone Reviews</w:t>
      </w:r>
      <w:bookmarkEnd w:id="270"/>
      <w:r>
        <w:t xml:space="preserve"> and Audits</w:t>
      </w:r>
      <w:bookmarkEnd w:id="271"/>
      <w:bookmarkEnd w:id="273"/>
    </w:p>
    <w:p w14:paraId="1D2B8C83" w14:textId="77777777">
      <w:pPr>
        <w:rPr>
          <w:lang w:val="en-US" w:eastAsia="ja-JP"/>
        </w:rPr>
      </w:pPr>
      <w:r>
        <w:rPr>
          <w:lang w:val="en-US" w:eastAsia="ja-JP"/>
        </w:rPr>
        <w:t>The following table consolidates the organization, principal attendees and decision objective for the tailored ZIVD DDQS milestone reviews. Detailed entry criteria, evidence, mandatory participation and approval records remain controlled in the applicable milestone template, review matrix and milestone report. </w:t>
      </w:r>
    </w:p>
    <w:tbl>
      <w:tblPr>
        <w:tblW w:w="0" w:type="auto"/>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2159"/>
        <w:gridCol w:w="2254"/>
        <w:gridCol w:w="4759"/>
      </w:tblGrid>
      <w:tr w14:paraId="6ACC924C"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2ABA3616" w14:textId="77777777">
            <w:pPr>
              <w:pStyle w:val="Text"/>
              <w:tabs>
                <w:tab w:val="clear" w:pos="1080"/>
                <w:tab w:val="left" w:pos="157"/>
              </w:tabs>
              <w:ind w:left="157" w:hanging="5"/>
              <w:rPr>
                <w:b/>
                <w:bCs/>
                <w:sz w:val="20"/>
                <w:lang w:val="en-US" w:eastAsia="ja-JP"/>
              </w:rPr>
            </w:pPr>
            <w:r>
              <w:rPr>
                <w:b/>
                <w:bCs/>
                <w:sz w:val="20"/>
                <w:lang w:val="en-US" w:eastAsia="ja-JP"/>
              </w:rPr>
              <w:t>Review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44B9C22F" w14:textId="77777777">
            <w:pPr>
              <w:pStyle w:val="Text"/>
              <w:tabs>
                <w:tab w:val="clear" w:pos="1080"/>
                <w:tab w:val="left" w:pos="157"/>
              </w:tabs>
              <w:ind w:left="157" w:hanging="5"/>
              <w:rPr>
                <w:b/>
                <w:bCs/>
                <w:sz w:val="20"/>
                <w:lang w:val="en-US" w:eastAsia="ja-JP"/>
              </w:rPr>
            </w:pPr>
            <w:r>
              <w:rPr>
                <w:b/>
                <w:bCs/>
                <w:sz w:val="20"/>
                <w:lang w:val="en-US" w:eastAsia="ja-JP"/>
              </w:rPr>
              <w:t>Responsible for organization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shd w:val="clear" w:color="auto" w:fill="BD6161"/>
            <w:vAlign w:val="center"/>
            <w:hideMark/>
          </w:tcPr>
          <w:p w14:paraId="255B56E6" w14:textId="77777777">
            <w:pPr>
              <w:pStyle w:val="Text"/>
              <w:tabs>
                <w:tab w:val="clear" w:pos="1080"/>
                <w:tab w:val="left" w:pos="157"/>
              </w:tabs>
              <w:ind w:left="157" w:hanging="5"/>
              <w:rPr>
                <w:b/>
                <w:bCs/>
                <w:sz w:val="20"/>
                <w:lang w:val="en-US" w:eastAsia="ja-JP"/>
              </w:rPr>
            </w:pPr>
            <w:r>
              <w:rPr>
                <w:b/>
                <w:bCs/>
                <w:sz w:val="20"/>
                <w:lang w:val="en-US" w:eastAsia="ja-JP"/>
              </w:rPr>
              <w:t>Principal attendees </w:t>
            </w:r>
          </w:p>
        </w:tc>
      </w:tr>
      <w:tr w14:paraId="2F783608"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45156079" w14:textId="77777777">
            <w:pPr>
              <w:pStyle w:val="Text"/>
              <w:tabs>
                <w:tab w:val="clear" w:pos="1080"/>
                <w:tab w:val="left" w:pos="157"/>
              </w:tabs>
              <w:ind w:left="157" w:hanging="5"/>
              <w:rPr>
                <w:sz w:val="20"/>
                <w:lang w:val="en-US" w:eastAsia="ja-JP"/>
              </w:rPr>
            </w:pPr>
            <w:r>
              <w:rPr>
                <w:sz w:val="20"/>
                <w:lang w:val="en-US" w:eastAsia="ja-JP"/>
              </w:rPr>
              <w:t>SOR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6022ED54" w14:textId="77777777">
            <w:pPr>
              <w:pStyle w:val="Text"/>
              <w:tabs>
                <w:tab w:val="clear" w:pos="1080"/>
                <w:tab w:val="left" w:pos="157"/>
              </w:tabs>
              <w:ind w:left="157" w:hanging="5"/>
              <w:rPr>
                <w:sz w:val="20"/>
                <w:lang w:val="en-US" w:eastAsia="ja-JP"/>
              </w:rPr>
            </w:pPr>
            <w:r>
              <w:rPr>
                <w:sz w:val="20"/>
                <w:lang w:val="en-US" w:eastAsia="ja-JP"/>
              </w:rPr>
              <w:t>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36F79485" w14:textId="77777777">
            <w:pPr>
              <w:pStyle w:val="Text"/>
              <w:tabs>
                <w:tab w:val="clear" w:pos="1080"/>
                <w:tab w:val="left" w:pos="157"/>
              </w:tabs>
              <w:ind w:left="157" w:hanging="5"/>
              <w:rPr>
                <w:sz w:val="20"/>
                <w:lang w:val="en-US" w:eastAsia="ja-JP"/>
              </w:rPr>
            </w:pPr>
            <w:r>
              <w:rPr>
                <w:sz w:val="20"/>
                <w:lang w:val="en-US" w:eastAsia="ja-JP"/>
              </w:rPr>
              <w:t>PDA; PM; ARC; RM; QAM; SAM; RAM-AM; Security Manager; DM; other contributors as required </w:t>
            </w:r>
          </w:p>
        </w:tc>
      </w:tr>
      <w:tr w14:paraId="30412C6A"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31BDB097" w14:textId="77777777">
            <w:pPr>
              <w:pStyle w:val="Text"/>
              <w:tabs>
                <w:tab w:val="clear" w:pos="1080"/>
                <w:tab w:val="left" w:pos="157"/>
              </w:tabs>
              <w:ind w:left="157" w:hanging="5"/>
              <w:rPr>
                <w:sz w:val="20"/>
                <w:lang w:val="en-US" w:eastAsia="ja-JP"/>
              </w:rPr>
            </w:pPr>
            <w:r>
              <w:rPr>
                <w:sz w:val="20"/>
                <w:lang w:val="en-US" w:eastAsia="ja-JP"/>
              </w:rPr>
              <w:t>SRR, including Approval Plan Package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552C68F8" w14:textId="77777777">
            <w:pPr>
              <w:pStyle w:val="Text"/>
              <w:tabs>
                <w:tab w:val="clear" w:pos="1080"/>
                <w:tab w:val="left" w:pos="157"/>
              </w:tabs>
              <w:ind w:left="157" w:hanging="5"/>
              <w:rPr>
                <w:sz w:val="20"/>
                <w:lang w:val="en-US" w:eastAsia="ja-JP"/>
              </w:rPr>
            </w:pPr>
            <w:r>
              <w:rPr>
                <w:sz w:val="20"/>
                <w:lang w:val="en-US" w:eastAsia="ja-JP"/>
              </w:rPr>
              <w:t>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23C3E350" w14:textId="11E821D3">
            <w:pPr>
              <w:pStyle w:val="Text"/>
              <w:tabs>
                <w:tab w:val="clear" w:pos="1080"/>
                <w:tab w:val="left" w:pos="157"/>
              </w:tabs>
              <w:ind w:left="157" w:hanging="5"/>
              <w:rPr>
                <w:sz w:val="20"/>
                <w:lang w:val="en-US" w:eastAsia="ja-JP"/>
              </w:rPr>
            </w:pPr>
            <w:r>
              <w:rPr>
                <w:sz w:val="20"/>
                <w:lang w:val="en-US" w:eastAsia="ja-JP"/>
              </w:rPr>
              <w:t>PDA; PM; ARC; RM; QAM; SAM; RAM-AM; Security Manager; DM; other contributors as required </w:t>
            </w:r>
          </w:p>
        </w:tc>
      </w:tr>
      <w:tr w14:paraId="6E896904"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4F51AE88" w14:textId="77777777">
            <w:pPr>
              <w:pStyle w:val="Text"/>
              <w:tabs>
                <w:tab w:val="clear" w:pos="1080"/>
                <w:tab w:val="left" w:pos="157"/>
              </w:tabs>
              <w:ind w:left="157" w:hanging="5"/>
              <w:rPr>
                <w:sz w:val="20"/>
                <w:lang w:val="en-US" w:eastAsia="ja-JP"/>
              </w:rPr>
            </w:pPr>
            <w:r>
              <w:rPr>
                <w:sz w:val="20"/>
                <w:lang w:val="en-US" w:eastAsia="ja-JP"/>
              </w:rPr>
              <w:t>SFR, including Preliminary Design Package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0BA170F3" w14:textId="77777777">
            <w:pPr>
              <w:pStyle w:val="Text"/>
              <w:tabs>
                <w:tab w:val="clear" w:pos="1080"/>
                <w:tab w:val="left" w:pos="157"/>
              </w:tabs>
              <w:ind w:left="157" w:hanging="5"/>
              <w:rPr>
                <w:sz w:val="20"/>
                <w:lang w:val="en-US" w:eastAsia="ja-JP"/>
              </w:rPr>
            </w:pPr>
            <w:r>
              <w:rPr>
                <w:sz w:val="20"/>
                <w:lang w:val="en-US" w:eastAsia="ja-JP"/>
              </w:rPr>
              <w:t>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4B76D013" w14:textId="77777777">
            <w:pPr>
              <w:pStyle w:val="Text"/>
              <w:tabs>
                <w:tab w:val="clear" w:pos="1080"/>
                <w:tab w:val="left" w:pos="157"/>
              </w:tabs>
              <w:ind w:left="157" w:hanging="5"/>
              <w:rPr>
                <w:sz w:val="20"/>
                <w:lang w:val="en-US" w:eastAsia="ja-JP"/>
              </w:rPr>
            </w:pPr>
            <w:r>
              <w:rPr>
                <w:sz w:val="20"/>
                <w:lang w:val="en-US" w:eastAsia="ja-JP"/>
              </w:rPr>
              <w:t>PDA; PM; ARC; RM; QAM; SAM; Security Manager; DM; design and IVVQ contributors </w:t>
            </w:r>
          </w:p>
        </w:tc>
      </w:tr>
      <w:tr w14:paraId="17DFDE0F"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288EBEA8" w14:textId="77777777">
            <w:pPr>
              <w:pStyle w:val="Text"/>
              <w:tabs>
                <w:tab w:val="clear" w:pos="1080"/>
                <w:tab w:val="left" w:pos="157"/>
              </w:tabs>
              <w:ind w:left="157" w:hanging="5"/>
              <w:rPr>
                <w:sz w:val="20"/>
                <w:lang w:val="en-US" w:eastAsia="ja-JP"/>
              </w:rPr>
            </w:pPr>
            <w:r>
              <w:rPr>
                <w:sz w:val="20"/>
                <w:lang w:val="en-US" w:eastAsia="ja-JP"/>
              </w:rPr>
              <w:t>PDR, including Operator Approval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073504C8" w14:textId="77777777">
            <w:pPr>
              <w:pStyle w:val="Text"/>
              <w:tabs>
                <w:tab w:val="clear" w:pos="1080"/>
                <w:tab w:val="left" w:pos="157"/>
              </w:tabs>
              <w:ind w:left="157" w:hanging="5"/>
              <w:rPr>
                <w:sz w:val="20"/>
                <w:lang w:val="en-US" w:eastAsia="ja-JP"/>
              </w:rPr>
            </w:pPr>
            <w:r>
              <w:rPr>
                <w:sz w:val="20"/>
                <w:lang w:val="en-US" w:eastAsia="ja-JP"/>
              </w:rPr>
              <w:t>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180526A7" w14:textId="77777777">
            <w:pPr>
              <w:pStyle w:val="Text"/>
              <w:tabs>
                <w:tab w:val="clear" w:pos="1080"/>
                <w:tab w:val="left" w:pos="157"/>
              </w:tabs>
              <w:ind w:left="157" w:hanging="5"/>
              <w:rPr>
                <w:sz w:val="20"/>
                <w:lang w:val="en-US" w:eastAsia="ja-JP"/>
              </w:rPr>
            </w:pPr>
            <w:r>
              <w:rPr>
                <w:sz w:val="20"/>
                <w:lang w:val="en-US" w:eastAsia="ja-JP"/>
              </w:rPr>
              <w:t>PDA; PM; ARC; RM; QAM; SAM; CM; LDM; design, data-preparation and Operator representatives as required </w:t>
            </w:r>
          </w:p>
        </w:tc>
      </w:tr>
      <w:tr w14:paraId="700C8AE0"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0256ADE9" w14:textId="77777777">
            <w:pPr>
              <w:pStyle w:val="Text"/>
              <w:tabs>
                <w:tab w:val="clear" w:pos="1080"/>
                <w:tab w:val="left" w:pos="157"/>
              </w:tabs>
              <w:ind w:left="157" w:hanging="5"/>
              <w:rPr>
                <w:sz w:val="20"/>
                <w:lang w:val="en-US" w:eastAsia="ja-JP"/>
              </w:rPr>
            </w:pPr>
            <w:r>
              <w:rPr>
                <w:sz w:val="20"/>
                <w:lang w:val="en-US" w:eastAsia="ja-JP"/>
              </w:rPr>
              <w:t>CDR, including Start of Installation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525A698F" w14:textId="77777777">
            <w:pPr>
              <w:pStyle w:val="Text"/>
              <w:tabs>
                <w:tab w:val="clear" w:pos="1080"/>
                <w:tab w:val="left" w:pos="157"/>
              </w:tabs>
              <w:ind w:left="157" w:hanging="5"/>
              <w:rPr>
                <w:sz w:val="20"/>
                <w:lang w:val="en-US" w:eastAsia="ja-JP"/>
              </w:rPr>
            </w:pPr>
            <w:r>
              <w:rPr>
                <w:sz w:val="20"/>
                <w:lang w:val="en-US" w:eastAsia="ja-JP"/>
              </w:rPr>
              <w:t>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71906957" w14:textId="77777777">
            <w:pPr>
              <w:pStyle w:val="Text"/>
              <w:tabs>
                <w:tab w:val="clear" w:pos="1080"/>
                <w:tab w:val="left" w:pos="157"/>
              </w:tabs>
              <w:ind w:left="157" w:hanging="5"/>
              <w:rPr>
                <w:sz w:val="20"/>
                <w:lang w:val="en-US" w:eastAsia="ja-JP"/>
              </w:rPr>
            </w:pPr>
            <w:r>
              <w:rPr>
                <w:sz w:val="20"/>
                <w:lang w:val="en-US" w:eastAsia="ja-JP"/>
              </w:rPr>
              <w:t>PDA; PM; ARC; RM; QAM; SAM; CM; LDM; IVM; design, installation and supply contributors </w:t>
            </w:r>
          </w:p>
        </w:tc>
      </w:tr>
      <w:tr w14:paraId="676BB03E"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2C389E86" w14:textId="77777777">
            <w:pPr>
              <w:pStyle w:val="Text"/>
              <w:tabs>
                <w:tab w:val="clear" w:pos="1080"/>
                <w:tab w:val="left" w:pos="157"/>
              </w:tabs>
              <w:ind w:left="157" w:hanging="5"/>
              <w:rPr>
                <w:sz w:val="20"/>
                <w:lang w:val="en-US" w:eastAsia="ja-JP"/>
              </w:rPr>
            </w:pPr>
            <w:r>
              <w:rPr>
                <w:sz w:val="20"/>
                <w:lang w:val="en-US" w:eastAsia="ja-JP"/>
              </w:rPr>
              <w:commentRangeStart w:id="2556133"/>
              <w:t xml:space="preserve">TRR1-LAB</w:t>
              <w:commentRangeEnd w:id="2556133"/>
              <w:t xml:space="preserve">, Start Laboratory IVVQ </w:t>
            </w:r>
            <w:r>
              <w:rPr>
                <w:rStyle w:val="CommentReference"/>
              </w:rPr>
              <w:commentReference w:id="2556133"/>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13264AEE" w14:textId="77777777">
            <w:pPr>
              <w:pStyle w:val="Text"/>
              <w:tabs>
                <w:tab w:val="clear" w:pos="1080"/>
                <w:tab w:val="left" w:pos="157"/>
              </w:tabs>
              <w:ind w:left="157" w:hanging="5"/>
              <w:rPr>
                <w:sz w:val="20"/>
                <w:lang w:val="en-US" w:eastAsia="ja-JP"/>
              </w:rPr>
            </w:pPr>
            <w:r>
              <w:rPr>
                <w:sz w:val="20"/>
                <w:lang w:val="en-US" w:eastAsia="ja-JP"/>
              </w:rPr>
              <w:t>IVM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3F15548B" w14:textId="77777777">
            <w:pPr>
              <w:pStyle w:val="Text"/>
              <w:tabs>
                <w:tab w:val="clear" w:pos="1080"/>
                <w:tab w:val="left" w:pos="157"/>
              </w:tabs>
              <w:ind w:left="157" w:hanging="5"/>
              <w:rPr>
                <w:sz w:val="20"/>
                <w:lang w:val="en-US" w:eastAsia="ja-JP"/>
              </w:rPr>
            </w:pPr>
            <w:r>
              <w:rPr>
                <w:sz w:val="20"/>
                <w:lang w:val="en-US" w:eastAsia="ja-JP"/>
              </w:rPr>
              <w:t>PDA; SEM; PM; ARC; VAL; QAM; SAM; CM; DM; laboratory test and integration team </w:t>
            </w:r>
          </w:p>
        </w:tc>
      </w:tr>
      <w:tr w14:paraId="1F403DF3"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2955230D" w14:textId="77777777">
            <w:pPr>
              <w:pStyle w:val="Text"/>
              <w:tabs>
                <w:tab w:val="clear" w:pos="1080"/>
                <w:tab w:val="left" w:pos="157"/>
              </w:tabs>
              <w:ind w:left="157" w:hanging="5"/>
              <w:rPr>
                <w:sz w:val="20"/>
                <w:lang w:val="en-US" w:eastAsia="ja-JP"/>
              </w:rPr>
            </w:pPr>
            <w:r>
              <w:rPr>
                <w:sz w:val="20"/>
                <w:lang w:val="en-US" w:eastAsia="ja-JP"/>
              </w:rPr>
              <w:t>TRR1-FIELD, Start Field IVVQ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422E6C1C" w14:textId="11664444">
            <w:pPr>
              <w:pStyle w:val="Text"/>
              <w:tabs>
                <w:tab w:val="clear" w:pos="1080"/>
                <w:tab w:val="left" w:pos="157"/>
              </w:tabs>
              <w:ind w:left="157" w:hanging="5"/>
              <w:rPr>
                <w:sz w:val="20"/>
                <w:lang w:val="en-US" w:eastAsia="ja-JP"/>
              </w:rPr>
            </w:pPr>
            <w:r>
              <w:rPr>
                <w:sz w:val="20"/>
                <w:lang w:val="en-US" w:eastAsia="ja-JP"/>
              </w:rPr>
              <w:t xml:space="preserve">IVM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09F64578" w14:textId="77777777">
            <w:pPr>
              <w:pStyle w:val="Text"/>
              <w:tabs>
                <w:tab w:val="clear" w:pos="1080"/>
                <w:tab w:val="left" w:pos="157"/>
              </w:tabs>
              <w:ind w:left="157" w:hanging="5"/>
              <w:rPr>
                <w:sz w:val="20"/>
                <w:lang w:val="en-US" w:eastAsia="ja-JP"/>
              </w:rPr>
            </w:pPr>
            <w:r>
              <w:rPr>
                <w:sz w:val="20"/>
                <w:lang w:val="en-US" w:eastAsia="ja-JP"/>
              </w:rPr>
              <w:t>PDA; SEM; PM; VAL; QAM; SAM; CM; DM; field installation, test and deployment team </w:t>
            </w:r>
          </w:p>
        </w:tc>
      </w:tr>
      <w:tr w14:paraId="1E0E7529"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7E9554C3" w14:textId="77777777">
            <w:pPr>
              <w:pStyle w:val="Text"/>
              <w:tabs>
                <w:tab w:val="clear" w:pos="1080"/>
                <w:tab w:val="left" w:pos="157"/>
              </w:tabs>
              <w:ind w:left="157" w:hanging="5"/>
              <w:rPr>
                <w:sz w:val="20"/>
                <w:lang w:val="en-US" w:eastAsia="ja-JP"/>
              </w:rPr>
            </w:pPr>
            <w:r>
              <w:rPr>
                <w:sz w:val="20"/>
                <w:lang w:val="en-US" w:eastAsia="ja-JP"/>
              </w:rPr>
              <w:t>TQR1 / TRR2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41E1B39A" w14:textId="77777777">
            <w:pPr>
              <w:pStyle w:val="Text"/>
              <w:tabs>
                <w:tab w:val="clear" w:pos="1080"/>
                <w:tab w:val="left" w:pos="157"/>
              </w:tabs>
              <w:ind w:left="157" w:hanging="5"/>
              <w:rPr>
                <w:sz w:val="20"/>
                <w:lang w:val="en-US" w:eastAsia="ja-JP"/>
              </w:rPr>
            </w:pPr>
            <w:r>
              <w:rPr>
                <w:sz w:val="20"/>
                <w:lang w:val="en-US" w:eastAsia="ja-JP"/>
              </w:rPr>
              <w:t>IVM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0AB3F10B" w14:textId="77777777">
            <w:pPr>
              <w:pStyle w:val="Text"/>
              <w:tabs>
                <w:tab w:val="clear" w:pos="1080"/>
                <w:tab w:val="left" w:pos="157"/>
              </w:tabs>
              <w:ind w:left="157" w:hanging="5"/>
              <w:rPr>
                <w:sz w:val="20"/>
                <w:lang w:val="en-US" w:eastAsia="ja-JP"/>
              </w:rPr>
            </w:pPr>
            <w:r>
              <w:rPr>
                <w:sz w:val="20"/>
                <w:lang w:val="en-US" w:eastAsia="ja-JP"/>
              </w:rPr>
              <w:t>PDA; SEM; PM; ARC; RM; VAL; QAM; SAM; CM; LDM; DM; verification and test team </w:t>
            </w:r>
          </w:p>
        </w:tc>
      </w:tr>
      <w:tr w14:paraId="2FAD82BE"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2BB16164" w14:textId="77777777">
            <w:pPr>
              <w:pStyle w:val="Text"/>
              <w:tabs>
                <w:tab w:val="clear" w:pos="1080"/>
                <w:tab w:val="left" w:pos="157"/>
              </w:tabs>
              <w:ind w:left="157" w:hanging="5"/>
              <w:rPr>
                <w:sz w:val="20"/>
                <w:lang w:val="en-US" w:eastAsia="ja-JP"/>
              </w:rPr>
            </w:pPr>
            <w:r>
              <w:rPr>
                <w:sz w:val="20"/>
                <w:lang w:val="en-US" w:eastAsia="ja-JP"/>
              </w:rPr>
              <w:lastRenderedPageBreak/>
              <w:t>TQR2-1, Initial Validation and Assessment Handover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4EF1F558" w14:textId="77777777">
            <w:pPr>
              <w:pStyle w:val="Text"/>
              <w:tabs>
                <w:tab w:val="clear" w:pos="1080"/>
                <w:tab w:val="left" w:pos="157"/>
              </w:tabs>
              <w:ind w:left="157" w:hanging="5"/>
              <w:rPr>
                <w:sz w:val="20"/>
                <w:lang w:val="en-US" w:eastAsia="ja-JP"/>
              </w:rPr>
            </w:pPr>
            <w:r>
              <w:rPr>
                <w:sz w:val="20"/>
                <w:lang w:val="en-US" w:eastAsia="ja-JP"/>
              </w:rPr>
              <w:t>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335E1DC4" w14:textId="7983267D">
            <w:pPr>
              <w:pStyle w:val="Text"/>
              <w:tabs>
                <w:tab w:val="clear" w:pos="1080"/>
                <w:tab w:val="left" w:pos="157"/>
              </w:tabs>
              <w:ind w:left="157" w:hanging="5"/>
              <w:rPr>
                <w:sz w:val="20"/>
                <w:lang w:val="en-US" w:eastAsia="ja-JP"/>
              </w:rPr>
            </w:pPr>
            <w:r>
              <w:rPr>
                <w:sz w:val="20"/>
                <w:lang w:val="en-US" w:eastAsia="ja-JP"/>
              </w:rPr>
              <w:t>PDA; PM; VAL; IVM; QAM; SAM; RAM-AM; Security Manager; CM; DM; LDM; DeBo/ISA representative</w:t>
            </w:r>
          </w:p>
        </w:tc>
      </w:tr>
      <w:tr w14:paraId="52FAD715"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2E7D6CF2" w14:textId="77777777">
            <w:pPr>
              <w:pStyle w:val="Text"/>
              <w:tabs>
                <w:tab w:val="clear" w:pos="1080"/>
                <w:tab w:val="left" w:pos="157"/>
              </w:tabs>
              <w:ind w:left="157" w:hanging="5"/>
              <w:rPr>
                <w:sz w:val="20"/>
                <w:lang w:val="en-US" w:eastAsia="ja-JP"/>
              </w:rPr>
            </w:pPr>
            <w:r>
              <w:rPr>
                <w:sz w:val="20"/>
                <w:lang w:val="en-US" w:eastAsia="ja-JP"/>
              </w:rPr>
              <w:t>FQR-1, Start Dark Operation and PIO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1CC9430D" w14:textId="1B55A96A">
            <w:pPr>
              <w:pStyle w:val="Text"/>
              <w:tabs>
                <w:tab w:val="clear" w:pos="1080"/>
                <w:tab w:val="left" w:pos="157"/>
              </w:tabs>
              <w:ind w:left="157" w:hanging="5"/>
              <w:rPr>
                <w:sz w:val="20"/>
                <w:lang w:val="en-US" w:eastAsia="ja-JP"/>
              </w:rPr>
            </w:pPr>
            <w:r>
              <w:rPr>
                <w:sz w:val="20"/>
                <w:lang w:val="en-US" w:eastAsia="ja-JP"/>
              </w:rPr>
              <w:t xml:space="preserve">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701E19F8" w14:textId="4DCB690A">
            <w:pPr>
              <w:pStyle w:val="Text"/>
              <w:tabs>
                <w:tab w:val="clear" w:pos="1080"/>
                <w:tab w:val="left" w:pos="157"/>
              </w:tabs>
              <w:ind w:left="157" w:hanging="5"/>
              <w:rPr>
                <w:sz w:val="20"/>
                <w:lang w:val="en-US" w:eastAsia="ja-JP"/>
              </w:rPr>
            </w:pPr>
            <w:r>
              <w:rPr>
                <w:sz w:val="20"/>
                <w:lang w:val="en-US" w:eastAsia="ja-JP"/>
              </w:rPr>
              <w:t>PDA; PM; VAL; IVM; QAM; SAM; RAM-AM; Security Manager; CM; DM; DeBo/ISA representative; Operator and deployment representatives as required </w:t>
            </w:r>
          </w:p>
        </w:tc>
      </w:tr>
      <w:tr w14:paraId="289F01C4"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7C1A1332" w14:textId="77777777">
            <w:pPr>
              <w:pStyle w:val="Text"/>
              <w:tabs>
                <w:tab w:val="clear" w:pos="1080"/>
                <w:tab w:val="left" w:pos="157"/>
              </w:tabs>
              <w:ind w:left="157" w:hanging="5"/>
              <w:rPr>
                <w:sz w:val="20"/>
                <w:lang w:val="en-US" w:eastAsia="ja-JP"/>
              </w:rPr>
            </w:pPr>
            <w:r>
              <w:rPr>
                <w:sz w:val="20"/>
                <w:lang w:val="en-US" w:eastAsia="ja-JP"/>
              </w:rPr>
              <w:t>TQR2-2, Finished PIO and Standby Period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0F5F6BD0" w14:textId="405110A3">
            <w:pPr>
              <w:pStyle w:val="Text"/>
              <w:tabs>
                <w:tab w:val="clear" w:pos="1080"/>
                <w:tab w:val="left" w:pos="157"/>
              </w:tabs>
              <w:ind w:left="157" w:hanging="5"/>
              <w:rPr>
                <w:sz w:val="20"/>
                <w:lang w:val="en-US" w:eastAsia="ja-JP"/>
              </w:rPr>
            </w:pPr>
            <w:r>
              <w:rPr>
                <w:sz w:val="20"/>
                <w:lang w:val="en-US" w:eastAsia="ja-JP"/>
              </w:rPr>
              <w:t xml:space="preserve">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5AB7CDC6" w14:textId="2824C0DF">
            <w:pPr>
              <w:pStyle w:val="Text"/>
              <w:tabs>
                <w:tab w:val="clear" w:pos="1080"/>
                <w:tab w:val="left" w:pos="157"/>
              </w:tabs>
              <w:ind w:left="157" w:hanging="5"/>
              <w:rPr>
                <w:sz w:val="20"/>
                <w:lang w:val="en-US" w:eastAsia="ja-JP"/>
              </w:rPr>
            </w:pPr>
            <w:r>
              <w:rPr>
                <w:sz w:val="20"/>
                <w:lang w:val="en-US" w:eastAsia="ja-JP"/>
              </w:rPr>
              <w:t>PDA; PM; VAL; IVM; QAM; SAM; RAM-AM; Security Manager; CM; DM; DeBo/ISA representative; operation and deployment contributors </w:t>
            </w:r>
          </w:p>
        </w:tc>
      </w:tr>
      <w:tr w14:paraId="1ECA1DF9" w14:textId="77777777">
        <w:trPr>
          <w:trHeight w:val="300"/>
        </w:trPr>
        <w:tc xmlns:tara="kcentrix:tara" tara:rowspan="1" tara:colspan="1">
          <w:tcPr>
            <w:tcW w:w="2159" w:type="dxa"/>
            <w:tcBorders>
              <w:top w:val="single" w:color="auto" w:sz="6" w:space="0"/>
              <w:left w:val="single" w:color="auto" w:sz="6" w:space="0"/>
              <w:bottom w:val="single" w:color="auto" w:sz="6" w:space="0"/>
              <w:right w:val="single" w:color="auto" w:sz="6" w:space="0"/>
            </w:tcBorders>
            <w:vAlign w:val="center"/>
            <w:hideMark/>
          </w:tcPr>
          <w:p w14:paraId="77138C60" w14:textId="77777777">
            <w:pPr>
              <w:pStyle w:val="Text"/>
              <w:tabs>
                <w:tab w:val="clear" w:pos="1080"/>
                <w:tab w:val="left" w:pos="157"/>
              </w:tabs>
              <w:ind w:left="157" w:hanging="5"/>
              <w:rPr>
                <w:sz w:val="20"/>
                <w:lang w:val="en-US" w:eastAsia="ja-JP"/>
              </w:rPr>
            </w:pPr>
            <w:r>
              <w:rPr>
                <w:sz w:val="20"/>
                <w:lang w:val="en-US" w:eastAsia="ja-JP"/>
              </w:rPr>
              <w:t>FQR-2, Final Qualification Review </w:t>
            </w:r>
          </w:p>
        </w:tc>
        <w:tc xmlns:tara="kcentrix:tara" tara:rowspan="1" tara:colspan="1">
          <w:tcPr>
            <w:tcW w:w="2254" w:type="dxa"/>
            <w:tcBorders>
              <w:top w:val="single" w:color="auto" w:sz="6" w:space="0"/>
              <w:left w:val="single" w:color="auto" w:sz="6" w:space="0"/>
              <w:bottom w:val="single" w:color="auto" w:sz="6" w:space="0"/>
              <w:right w:val="single" w:color="auto" w:sz="6" w:space="0"/>
            </w:tcBorders>
            <w:vAlign w:val="center"/>
            <w:hideMark/>
          </w:tcPr>
          <w:p w14:paraId="43FD265A" w14:textId="77777777">
            <w:pPr>
              <w:pStyle w:val="Text"/>
              <w:tabs>
                <w:tab w:val="clear" w:pos="1080"/>
                <w:tab w:val="left" w:pos="157"/>
              </w:tabs>
              <w:ind w:left="157" w:hanging="5"/>
              <w:rPr>
                <w:sz w:val="20"/>
                <w:lang w:val="en-US" w:eastAsia="ja-JP"/>
              </w:rPr>
            </w:pPr>
            <w:r>
              <w:rPr>
                <w:sz w:val="20"/>
                <w:lang w:val="en-US" w:eastAsia="ja-JP"/>
              </w:rPr>
              <w:t>SEM </w:t>
            </w:r>
          </w:p>
        </w:tc>
        <w:tc xmlns:tara="kcentrix:tara" tara:rowspan="1" tara:colspan="1">
          <w:tcPr>
            <w:tcW w:w="4759" w:type="dxa"/>
            <w:tcBorders>
              <w:top w:val="single" w:color="auto" w:sz="6" w:space="0"/>
              <w:left w:val="single" w:color="auto" w:sz="6" w:space="0"/>
              <w:bottom w:val="single" w:color="auto" w:sz="6" w:space="0"/>
              <w:right w:val="single" w:color="auto" w:sz="6" w:space="0"/>
            </w:tcBorders>
            <w:vAlign w:val="center"/>
            <w:hideMark/>
          </w:tcPr>
          <w:p w14:paraId="61B51EB0" w14:textId="3FB4B09C">
            <w:pPr>
              <w:pStyle w:val="Text"/>
              <w:tabs>
                <w:tab w:val="clear" w:pos="1080"/>
                <w:tab w:val="left" w:pos="157"/>
              </w:tabs>
              <w:ind w:left="157" w:hanging="5"/>
              <w:rPr>
                <w:sz w:val="20"/>
                <w:lang w:val="en-US" w:eastAsia="ja-JP"/>
              </w:rPr>
            </w:pPr>
            <w:r>
              <w:rPr>
                <w:sz w:val="20"/>
                <w:lang w:val="en-US" w:eastAsia="ja-JP"/>
              </w:rPr>
              <w:t>PDA; PM; VAL; IVM; QAM; SAM; RAM-AM; Security Manager; CM; DM; LDM; DeBo/ISA representative; service/support representatives </w:t>
            </w:r>
          </w:p>
        </w:tc>
      </w:tr>
    </w:tbl>
    <w:p w14:paraId="1CEDDD6C" w14:textId="15DA502E">
      <w:pPr>
        <w:jc w:val="center"/>
        <w:rPr>
          <w:b/>
        </w:rPr>
      </w:pPr>
      <w:bookmarkStart w:name="_Toc241843887" w:id="275"/>
      <w:r>
        <w:rPr>
          <w:b/>
        </w:rPr>
        <w:t xml:space="preserve">Table </w:t>
      </w:r>
      <w:r>
        <w:rPr>
          <w:b/>
        </w:rPr>
        <w:fldChar w:fldCharType="begin"/>
      </w:r>
      <w:r>
        <w:rPr>
          <w:b/>
        </w:rPr>
        <w:instrText xml:space="preserve"> SEQ Table \* ARABIC </w:instrText>
      </w:r>
      <w:r>
        <w:rPr>
          <w:b/>
        </w:rPr>
        <w:fldChar w:fldCharType="separate"/>
      </w:r>
      <w:r>
        <w:rPr>
          <w:b/>
        </w:rPr>
        <w:t>37</w:t>
      </w:r>
      <w:r>
        <w:rPr>
          <w:b/>
        </w:rPr>
        <w:fldChar w:fldCharType="end"/>
      </w:r>
      <w:r>
        <w:rPr>
          <w:b/>
        </w:rPr>
        <w:t>: Milestone Reviews</w:t>
      </w:r>
      <w:bookmarkEnd w:id="275"/>
    </w:p>
    <w:p w14:paraId="77C9AC7F" w14:textId="77777777">
      <w:pPr>
        <w:rPr>
          <w:szCs w:val="22"/>
        </w:rPr>
      </w:pPr>
      <w:r>
        <w:rPr>
          <w:szCs w:val="22"/>
        </w:rPr>
        <w:t>Audits will be conducted through the Quality Assurance Manager. See therefore the Quality Management Plan.</w:t>
      </w:r>
    </w:p>
    <w:p w14:paraId="0EEB7F19" w14:textId="77777777">
      <w:pPr>
        <w:pStyle w:val="Heading3"/>
      </w:pPr>
      <w:bookmarkStart w:name="_Toc241843967" w:id="277"/>
      <w:r>
        <w:t>Reporting</w:t>
      </w:r>
      <w:bookmarkEnd w:id="277"/>
    </w:p>
    <w:p w14:paraId="2800200D" w14:textId="7DBDCD6F">
      <w:pPr>
        <w:rPr>
          <w:color w:val="FF0000"/>
        </w:rPr>
      </w:pPr>
      <w:r>
        <w:t xml:space="preserve">Solution Engineering Manager Report to Project Management and to Head of discipline on Bi-weekly basis. </w:t>
      </w:r>
    </w:p>
    <w:p w14:paraId="228BC71A" w14:textId="1D4E238A">
      <w:pPr>
        <w:pStyle w:val="Heading2"/>
      </w:pPr>
      <w:bookmarkStart w:name="_Toc241843968" w:id="279"/>
      <w:r>
        <w:t>Critical Technologies</w:t>
      </w:r>
      <w:bookmarkEnd w:id="279"/>
    </w:p>
    <w:p w14:paraId="6761E977" w14:textId="21140EFE">
      <w:pPr>
        <w:pStyle w:val="Paragraph"/>
      </w:pPr>
      <w:r>
        <w:t>No critical technologies are planned to be used in this solution.</w:t>
      </w:r>
    </w:p>
    <w:p w14:paraId="32465CD6" w14:textId="77777777">
      <w:pPr>
        <w:pStyle w:val="Heading2"/>
      </w:pPr>
      <w:bookmarkStart w:name="_Toc241843969" w:id="281"/>
      <w:r>
        <w:t>Risk and Opportunities Control</w:t>
      </w:r>
      <w:bookmarkEnd w:id="281"/>
    </w:p>
    <w:p w14:paraId="50645914" w14:textId="0420B00E">
      <w:pPr>
        <w:rPr>
          <w:rFonts w:cs="Arial"/>
          <w:szCs w:val="22"/>
        </w:rPr>
      </w:pPr>
      <w:r>
        <w:rPr>
          <w:szCs w:val="22"/>
        </w:rPr>
        <w:t xml:space="preserve">The Risk and Opportunities Control in this Solution will follow the Management System </w:t>
      </w:r>
      <w:r>
        <w:rPr>
          <w:i/>
          <w:szCs w:val="22"/>
        </w:rPr>
        <w:t xml:space="preserve">Manage Risks and Opportunities </w:t>
      </w:r>
      <w:r>
        <w:rPr>
          <w:i/>
          <w:szCs w:val="22"/>
        </w:rPr>
        <w:fldChar w:fldCharType="begin"/>
      </w:r>
      <w:r>
        <w:rPr>
          <w:i/>
          <w:szCs w:val="22"/>
        </w:rPr>
        <w:instrText xml:space="preserve"> REF MangmntSystem \h </w:instrText>
      </w:r>
      <w:r>
        <w:rPr>
          <w:i/>
          <w:szCs w:val="22"/>
        </w:rPr>
      </w:r>
      <w:r>
        <w:rPr>
          <w:i/>
          <w:szCs w:val="22"/>
        </w:rPr>
        <w:fldChar w:fldCharType="separate"/>
      </w:r>
      <w:r>
        <w:t>[</w:t>
      </w:r>
      <w:r>
        <w:rPr>
          <w:rFonts w:cs="Arial"/>
        </w:rPr>
        <w:t>Management System</w:t>
      </w:r>
      <w:r>
        <w:rPr>
          <w:rStyle w:val="Hyperlink"/>
          <w:rFonts w:cs="Arial"/>
        </w:rPr>
        <w:t>]</w:t>
      </w:r>
      <w:r>
        <w:rPr>
          <w:i/>
          <w:szCs w:val="22"/>
        </w:rPr>
        <w:fldChar w:fldCharType="end"/>
      </w:r>
      <w:r>
        <w:rPr>
          <w:i/>
          <w:szCs w:val="22"/>
        </w:rPr>
        <w:t>.</w:t>
      </w:r>
    </w:p>
    <w:p w14:paraId="34BA3E37" w14:textId="3068D07F">
      <w:pPr>
        <w:rPr>
          <w:szCs w:val="22"/>
        </w:rPr>
      </w:pPr>
      <w:r>
        <w:rPr>
          <w:rFonts w:cs="Arial"/>
          <w:szCs w:val="22"/>
        </w:rPr>
        <w:t xml:space="preserve">Additional information can be found in the Project Management Plan </w:t>
      </w:r>
      <w:r>
        <w:rPr>
          <w:rFonts w:cs="Arial"/>
          <w:szCs w:val="22"/>
        </w:rPr>
        <w:fldChar w:fldCharType="begin"/>
      </w:r>
      <w:r>
        <w:rPr>
          <w:rFonts w:cs="Arial"/>
          <w:szCs w:val="22"/>
        </w:rPr>
        <w:instrText xml:space="preserve"> REF PMP \h </w:instrText>
      </w:r>
      <w:r>
        <w:rPr>
          <w:rFonts w:cs="Arial"/>
          <w:szCs w:val="22"/>
        </w:rPr>
      </w:r>
      <w:r>
        <w:rPr>
          <w:rFonts w:cs="Arial"/>
          <w:szCs w:val="22"/>
        </w:rPr>
        <w:fldChar w:fldCharType="separate"/>
      </w:r>
      <w:r>
        <w:t>[1]</w:t>
      </w:r>
      <w:r>
        <w:rPr>
          <w:rFonts w:cs="Arial"/>
          <w:szCs w:val="22"/>
        </w:rPr>
        <w:fldChar w:fldCharType="end"/>
      </w:r>
    </w:p>
    <w:p w14:paraId="67F197AC" w14:textId="77777777">
      <w:pPr>
        <w:pStyle w:val="Heading2"/>
      </w:pPr>
      <w:bookmarkStart w:name="_Toc241843970" w:id="283"/>
      <w:r>
        <w:t>Corrective Action Process</w:t>
      </w:r>
      <w:bookmarkEnd w:id="283"/>
    </w:p>
    <w:p w14:paraId="3A549D91" w14:textId="242C58EA">
      <w:pPr>
        <w:rPr>
          <w:szCs w:val="22"/>
          <w:lang w:eastAsia="de-DE"/>
        </w:rPr>
      </w:pPr>
      <w:r>
        <w:rPr>
          <w:szCs w:val="22"/>
          <w:lang w:eastAsia="de-DE"/>
        </w:rPr>
        <w:t xml:space="preserve">Information about the Corrective Action Process can be found in the Quality Management Plan </w:t>
      </w:r>
      <w:r>
        <w:rPr>
          <w:rFonts w:cs="Arial"/>
          <w:sz w:val="18"/>
        </w:rPr>
        <w:fldChar w:fldCharType="begin"/>
      </w:r>
      <w:r>
        <w:rPr>
          <w:szCs w:val="22"/>
          <w:lang w:eastAsia="de-DE"/>
        </w:rPr>
        <w:instrText xml:space="preserve"> REF QMP \h </w:instrText>
      </w:r>
      <w:r>
        <w:rPr>
          <w:rFonts w:cs="Arial"/>
          <w:sz w:val="18"/>
        </w:rPr>
      </w:r>
      <w:r>
        <w:rPr>
          <w:rFonts w:cs="Arial"/>
          <w:sz w:val="18"/>
        </w:rPr>
        <w:fldChar w:fldCharType="separate"/>
      </w:r>
      <w:r>
        <w:t>[12]</w:t>
      </w:r>
      <w:r>
        <w:rPr>
          <w:rFonts w:cs="Arial"/>
          <w:sz w:val="18"/>
        </w:rPr>
        <w:fldChar w:fldCharType="end"/>
      </w:r>
    </w:p>
    <w:p w14:paraId="5B2D95B9" w14:textId="77777777">
      <w:pPr>
        <w:pStyle w:val="Heading2"/>
      </w:pPr>
      <w:bookmarkStart w:name="_Toc241843971" w:id="285"/>
      <w:r>
        <w:lastRenderedPageBreak/>
        <w:t>Independent Evaluation and Verification</w:t>
      </w:r>
      <w:bookmarkEnd w:id="285"/>
    </w:p>
    <w:p w14:paraId="7ED5B012" w14:textId="74E8CBAE">
      <w:pPr>
        <w:rPr>
          <w:color w:val="000000" w:themeColor="text1"/>
          <w:lang w:eastAsia="de-DE"/>
        </w:rPr>
      </w:pPr>
      <w:r>
        <w:rPr>
          <w:color w:val="000000" w:themeColor="text1"/>
          <w:lang w:eastAsia="de-DE"/>
        </w:rPr>
        <w:t xml:space="preserve">Evaluation and Verification Process and required reports are explained in the related Plans. See IVP </w:t>
      </w:r>
      <w:r>
        <w:rPr>
          <w:color w:val="000000" w:themeColor="text1"/>
          <w:lang w:eastAsia="de-DE"/>
        </w:rPr>
        <w:fldChar w:fldCharType="begin"/>
      </w:r>
      <w:r>
        <w:rPr>
          <w:color w:val="000000" w:themeColor="text1"/>
          <w:lang w:eastAsia="de-DE"/>
        </w:rPr>
        <w:instrText xml:space="preserve"> REF VQP \h </w:instrText>
      </w:r>
      <w:r>
        <w:rPr>
          <w:color w:val="000000" w:themeColor="text1"/>
          <w:lang w:eastAsia="de-DE"/>
        </w:rPr>
      </w:r>
      <w:r>
        <w:rPr>
          <w:color w:val="000000" w:themeColor="text1"/>
          <w:lang w:eastAsia="de-DE"/>
        </w:rPr>
        <w:fldChar w:fldCharType="separate"/>
      </w:r>
      <w:r>
        <w:t>[7]</w:t>
      </w:r>
      <w:r>
        <w:rPr>
          <w:color w:val="000000" w:themeColor="text1"/>
          <w:lang w:eastAsia="de-DE"/>
        </w:rPr>
        <w:fldChar w:fldCharType="end"/>
      </w:r>
    </w:p>
    <w:p w14:paraId="66D0A8E2" w14:textId="77777777">
      <w:pPr>
        <w:pStyle w:val="Heading2"/>
      </w:pPr>
      <w:bookmarkStart w:name="_Toc241843972" w:id="287"/>
      <w:r>
        <w:t>Estimate/Re-Estimate</w:t>
      </w:r>
      <w:bookmarkEnd w:id="287"/>
    </w:p>
    <w:p w14:paraId="6DEBDA2A" w14:textId="77777777">
      <w:pPr>
        <w:pStyle w:val="Paragraph"/>
      </w:pPr>
      <w:r>
        <w:t>The initial estimation is from the Bid phase. Re-estimation of remaining work is done during the progress of working packages typically on a monthly period. The method used for estimation is mainly “Expert estimations” based on past experience, educated assumptions and risk considerations. Engineering estimations shall be based on the engineering estimation worksheet.</w:t>
      </w:r>
    </w:p>
    <w:p w14:paraId="0C1D64F6" w14:textId="77777777">
      <w:pPr>
        <w:pStyle w:val="Heading2"/>
      </w:pPr>
      <w:bookmarkStart w:name="_Toc241843973" w:id="289"/>
      <w:r>
        <w:t>Planning</w:t>
      </w:r>
      <w:bookmarkEnd w:id="289"/>
    </w:p>
    <w:p w14:paraId="5EB6F3D4" w14:textId="30514B62">
      <w:pPr>
        <w:rPr>
          <w:lang w:eastAsia="de-DE"/>
        </w:rPr>
      </w:pPr>
      <w:bookmarkStart w:name="_Toc320831148" w:id="290"/>
      <w:r>
        <w:rPr>
          <w:lang w:eastAsia="de-DE"/>
        </w:rPr>
        <w:t xml:space="preserve">Planning is done in the tool PCM and can be found there with the identification listed in </w:t>
      </w:r>
      <w:r>
        <w:rPr>
          <w:lang w:eastAsia="de-DE"/>
        </w:rPr>
        <w:fldChar w:fldCharType="begin"/>
      </w:r>
      <w:r>
        <w:rPr>
          <w:lang w:eastAsia="de-DE"/>
        </w:rPr>
        <w:instrText xml:space="preserve"> REF _Ref8636635 \h  \* MERGEFORMAT </w:instrText>
      </w:r>
      <w:r>
        <w:rPr>
          <w:lang w:eastAsia="de-DE"/>
        </w:rPr>
      </w:r>
      <w:r>
        <w:rPr>
          <w:lang w:eastAsia="de-DE"/>
        </w:rPr>
        <w:fldChar w:fldCharType="separate"/>
      </w:r>
      <w:r>
        <w:rPr>
          <w:lang w:eastAsia="de-DE"/>
        </w:rPr>
        <w:t>Table 1</w:t>
      </w:r>
      <w:r>
        <w:rPr>
          <w:lang w:eastAsia="de-DE"/>
        </w:rPr>
        <w:fldChar w:fldCharType="end"/>
      </w:r>
      <w:r>
        <w:rPr>
          <w:lang w:eastAsia="de-DE"/>
        </w:rPr>
        <w:t>.</w:t>
      </w:r>
    </w:p>
    <w:p w14:paraId="2BB4EA47" w14:textId="77777777">
      <w:pPr>
        <w:pStyle w:val="Heading2"/>
      </w:pPr>
      <w:bookmarkStart w:name="_Toc241843974" w:id="292"/>
      <w:r>
        <w:t>Value Analysis and Design to Cost</w:t>
      </w:r>
      <w:bookmarkEnd w:id="290"/>
      <w:bookmarkEnd w:id="292"/>
    </w:p>
    <w:p w14:paraId="1980F5A5" w14:textId="77777777">
      <w:pPr>
        <w:rPr>
          <w:rFonts w:ascii="Arial Bold" w:hAnsi="Arial Bold" w:eastAsia="Times New Roman" w:cs="Arial"/>
          <w:b/>
          <w:smallCaps/>
          <w:color w:val="auto"/>
          <w:kern w:val="0"/>
          <w:sz w:val="24"/>
          <w:szCs w:val="24"/>
          <w:lang w:eastAsia="ja-JP"/>
        </w:rPr>
      </w:pPr>
      <w:bookmarkStart w:name="_Toc175915099" w:id="293"/>
      <w:r>
        <w:rPr>
          <w:color w:val="000000" w:themeColor="text1"/>
          <w:lang w:eastAsia="de-DE"/>
        </w:rPr>
        <w:t xml:space="preserve">No Value Analysis in the solution. Costs are planned on MP level. </w:t>
      </w:r>
    </w:p>
    <w:p w14:paraId="642F1C5F" w14:textId="0DB5FB93">
      <w:pPr>
        <w:pStyle w:val="Heading2"/>
      </w:pPr>
      <w:bookmarkStart w:name="_Toc241843975" w:id="294"/>
      <w:r>
        <w:t>Peer Reviews</w:t>
      </w:r>
      <w:bookmarkEnd w:id="293"/>
      <w:bookmarkEnd w:id="294"/>
    </w:p>
    <w:p w14:paraId="7E604CD6" w14:textId="6A81F223">
      <w:pPr>
        <w:rPr>
          <w:rFonts w:cs="Arial"/>
          <w:szCs w:val="22"/>
        </w:rPr>
      </w:pPr>
      <w:r>
        <w:rPr>
          <w:szCs w:val="22"/>
        </w:rPr>
        <w:t>The Peer Reviews in this Solution will follow the Management System,</w:t>
      </w:r>
      <w:r>
        <w:rPr>
          <w:i/>
          <w:szCs w:val="22"/>
        </w:rPr>
        <w:t xml:space="preserve">Organize and conduct Reviews, </w:t>
      </w:r>
      <w:r>
        <w:rPr>
          <w:i/>
          <w:szCs w:val="22"/>
        </w:rPr>
        <w:fldChar w:fldCharType="begin"/>
      </w:r>
      <w:r>
        <w:rPr>
          <w:i/>
          <w:szCs w:val="22"/>
        </w:rPr>
        <w:instrText xml:space="preserve"> REF MangmntSystem \h </w:instrText>
      </w:r>
      <w:r>
        <w:rPr>
          <w:i/>
          <w:szCs w:val="22"/>
        </w:rPr>
      </w:r>
      <w:r>
        <w:rPr>
          <w:i/>
          <w:szCs w:val="22"/>
        </w:rPr>
        <w:fldChar w:fldCharType="separate"/>
      </w:r>
      <w:r>
        <w:t>[</w:t>
      </w:r>
      <w:r>
        <w:rPr>
          <w:rFonts w:cs="Arial"/>
        </w:rPr>
        <w:t>Management System</w:t>
      </w:r>
      <w:r>
        <w:rPr>
          <w:rStyle w:val="Hyperlink"/>
          <w:rFonts w:cs="Arial"/>
        </w:rPr>
        <w:t>]</w:t>
      </w:r>
      <w:r>
        <w:rPr>
          <w:i/>
          <w:szCs w:val="22"/>
        </w:rPr>
        <w:fldChar w:fldCharType="end"/>
      </w:r>
      <w:r>
        <w:rPr>
          <w:i/>
          <w:szCs w:val="22"/>
        </w:rPr>
        <w:t>.</w:t>
      </w:r>
    </w:p>
    <w:p w14:paraId="4F70B643" w14:textId="0BA9A289">
      <w:pPr>
        <w:rPr>
          <w:szCs w:val="22"/>
        </w:rPr>
      </w:pPr>
      <w:r>
        <w:rPr>
          <w:rFonts w:cs="Arial"/>
          <w:szCs w:val="22"/>
        </w:rPr>
        <w:t xml:space="preserve">Additional information can be found in the Project Management Plan </w:t>
      </w:r>
      <w:r>
        <w:rPr>
          <w:rFonts w:cs="Arial"/>
          <w:szCs w:val="22"/>
        </w:rPr>
        <w:fldChar w:fldCharType="begin"/>
      </w:r>
      <w:r>
        <w:rPr>
          <w:rFonts w:cs="Arial"/>
          <w:szCs w:val="22"/>
        </w:rPr>
        <w:instrText xml:space="preserve"> REF PMP \h </w:instrText>
      </w:r>
      <w:r>
        <w:rPr>
          <w:rFonts w:cs="Arial"/>
          <w:szCs w:val="22"/>
        </w:rPr>
      </w:r>
      <w:r>
        <w:rPr>
          <w:rFonts w:cs="Arial"/>
          <w:szCs w:val="22"/>
        </w:rPr>
        <w:fldChar w:fldCharType="separate"/>
      </w:r>
      <w:r>
        <w:t>[1]</w:t>
      </w:r>
      <w:r>
        <w:rPr>
          <w:rFonts w:cs="Arial"/>
          <w:szCs w:val="22"/>
        </w:rPr>
        <w:fldChar w:fldCharType="end"/>
      </w:r>
    </w:p>
    <w:p w14:paraId="320D0062" w14:textId="5095EDBB">
      <w:pPr>
        <w:pStyle w:val="Heading1"/>
      </w:pPr>
      <w:bookmarkStart w:name="_Toc318814630" w:id="295"/>
      <w:bookmarkStart w:name="_Ref320784737" w:id="296"/>
      <w:bookmarkStart w:name="_Ref320784751" w:id="297"/>
      <w:bookmarkStart w:name="_Ref320784784" w:id="298"/>
      <w:bookmarkStart w:name="_Ref320784800" w:id="299"/>
      <w:bookmarkStart w:name="_Ref320784804" w:id="300"/>
      <w:bookmarkStart w:name="_Ref320784808" w:id="301"/>
      <w:bookmarkStart w:name="_Ref320785049" w:id="302"/>
      <w:bookmarkStart w:name="_Ref320785057" w:id="303"/>
      <w:bookmarkStart w:name="_Toc175915100" w:id="304"/>
      <w:bookmarkStart w:name="_Ref241828492" w:id="305"/>
      <w:bookmarkStart w:name="_Toc241843976" w:id="306"/>
      <w:r>
        <w:lastRenderedPageBreak/>
        <w:t>Development Scenario</w:t>
      </w:r>
      <w:bookmarkEnd w:id="295"/>
      <w:bookmarkEnd w:id="296"/>
      <w:bookmarkEnd w:id="297"/>
      <w:bookmarkEnd w:id="298"/>
      <w:bookmarkEnd w:id="299"/>
      <w:bookmarkEnd w:id="300"/>
      <w:bookmarkEnd w:id="301"/>
      <w:bookmarkEnd w:id="302"/>
      <w:bookmarkEnd w:id="303"/>
      <w:bookmarkEnd w:id="304"/>
      <w:r>
        <w:t xml:space="preserve"> / ZIVD TAILORED DDQS</w:t>
      </w:r>
      <w:bookmarkEnd w:id="305"/>
      <w:bookmarkEnd w:id="306"/>
    </w:p>
    <w:p w14:paraId="5CB404DA" w14:textId="48A8B131">
      <w:r>
        <w:t>For the Zalaszentiván Delta Track Project (ZIVD), the standard DDQS framework has been tailored to reflect the specific characteristics of a Hungarian signalling and ETCS deployment project, including customer approval processes, authority interfaces, Designated Body (DeBo) assessments, Independent Safety Assessment activities, Putting Into Operation (PIO) obligations, standby operation requirements, and the phased qualification approach used by Hungarian railway infrastructure projects. The tailoring also reflects the fact that the project is a specific application and integration project based on qualified product baselines, rather than a generic hardware or software development project.</w:t>
      </w:r>
      <w:r>
        <w:rPr>
          <w:rStyle w:val="xxxjie0"/>
          <w:rFonts w:ascii="Segoe UI" w:hAnsi="Segoe UI" w:cs="Segoe UI"/>
          <w:sz w:val="21"/>
          <w:szCs w:val="21"/>
        </w:rPr>
        <w:t xml:space="preserve"> </w:t>
      </w:r>
    </w:p>
    <w:p w14:paraId="012AFFC8" w14:textId="1381A31C">
      <w:r>
        <w:t>The tailored ZIVD milestone model preserves the DDQS governance principles and decision-gate structure while introducing additional project-specific checkpoints and Hungarian-specific milestone extensions where required. These extensions define the approval packages, authority interactions, design releases, construction readiness confirmations, laboratory and field qualification stages, PIO readiness assessments, DeBo approval milestones, Dark Operation activities, standby-period closure activities and final acceptance prerequisites necessary for successful deployment and certification of the ZIV Delta Interlocking (IXL) and ETCS solutions.</w:t>
      </w:r>
      <w:r>
        <w:rPr>
          <w:rStyle w:val="xxxjie0"/>
          <w:rFonts w:ascii="Segoe UI" w:hAnsi="Segoe UI" w:cs="Segoe UI"/>
          <w:sz w:val="21"/>
          <w:szCs w:val="21"/>
        </w:rPr>
        <w:t xml:space="preserve"> </w:t>
      </w:r>
    </w:p>
    <w:p w14:paraId="4E65A625" w14:textId="4C673A13">
      <w:pPr>
        <w:rPr>
          <w:rStyle w:val="xxxjie0"/>
          <w:rFonts w:ascii="Segoe UI" w:hAnsi="Segoe UI" w:cs="Segoe UI"/>
          <w:sz w:val="21"/>
          <w:szCs w:val="21"/>
        </w:rPr>
      </w:pPr>
      <w:r>
        <w:t>The resulting milestone chain provides a harmonized framework that links project management decision gates with solution-engineering decision gates and ensures consistent control of requirements, architecture, design maturity, application data preparation, verification, validation, certification, deployment and customer acceptance activities. Each milestone defines specific objectives, decision criteria, mandatory evidence, required inputs, expected outputs and approval responsibilities. The Hungarian-specific milestone extensions are explicitly maintained and assessed as part of each review to ensure compliance with customer, operator, authority and certification requirements.</w:t>
      </w:r>
      <w:r>
        <w:rPr>
          <w:rStyle w:val="xxxjie0"/>
          <w:rFonts w:ascii="Segoe UI" w:hAnsi="Segoe UI" w:cs="Segoe UI"/>
          <w:sz w:val="21"/>
          <w:szCs w:val="21"/>
        </w:rPr>
        <w:t xml:space="preserve"> </w:t>
      </w:r>
    </w:p>
    <w:p w14:paraId="2F2BD8D3" w14:textId="77777777">
      <w:pPr>
        <w:spacing w:before="0" w:after="0" w:line="240" w:lineRule="auto"/>
        <w:jc w:val="left"/>
        <w:rPr>
          <w:rStyle w:val="xxxjie0"/>
          <w:rFonts w:ascii="Segoe UI" w:hAnsi="Segoe UI" w:cs="Segoe UI"/>
          <w:sz w:val="21"/>
          <w:szCs w:val="21"/>
        </w:rPr>
      </w:pPr>
      <w:r>
        <w:rPr>
          <w:rStyle w:val="xxxjie0"/>
          <w:rFonts w:ascii="Segoe UI" w:hAnsi="Segoe UI" w:cs="Segoe UI"/>
          <w:sz w:val="21"/>
          <w:szCs w:val="21"/>
        </w:rPr>
        <w:br w:type="page"/>
      </w:r>
    </w:p>
    <w:p w14:paraId="127121DD" w14:textId="77777777">
      <w:pPr>
        <w:pStyle w:val="Heading2"/>
        <w:rPr>
          <w:lang w:val="en-US"/>
        </w:rPr>
      </w:pPr>
      <w:commentRangeStart w:id="2556162"/>
      <w:bookmarkStart w:name="_Toc241843977" w:id="307"/>
      <w:r>
        <w:rPr>
          <w:lang w:val="en-US"/>
        </w:rPr>
        <w:lastRenderedPageBreak/>
        <w:t>ZIV Delta milestone list</w:t>
      </w:r>
      <w:bookmarkEnd w:id="307"/>
      <w:commentRangeEnd w:id="2556162"/>
      <w:r>
        <w:rPr>
          <w:rStyle w:val="CommentReference"/>
        </w:rPr>
        <w:commentReference w:id="2556162"/>
      </w:r>
    </w:p>
    <w:tbl>
      <w:tblPr>
        <w:tblStyle w:val="Table3Deffects1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34"/>
        <w:gridCol w:w="1710"/>
        <w:gridCol w:w="2658"/>
        <w:gridCol w:w="4388"/>
      </w:tblGrid>
      <w:tr w14:paraId="44B80419" w14:textId="77777777">
        <w:trPr>
          <w:cnfStyle w:val="100000000000" w:firstRow="1" w:lastRow="0" w:firstColumn="0" w:lastColumn="0" w:oddVBand="0" w:evenVBand="0" w:oddHBand="0" w:evenHBand="0" w:firstRowFirstColumn="0" w:firstRowLastColumn="0" w:lastRowFirstColumn="0" w:lastRowLastColumn="0"/>
        </w:trPr>
        <w:tc xmlns:tara="kcentrix:tara" tara:rowspan="1" tara:colspan="1">
          <w:tcPr>
            <w:cnfStyle w:val="001000000100" w:firstRow="0" w:lastRow="0" w:firstColumn="1" w:lastColumn="0" w:oddVBand="0" w:evenVBand="0" w:oddHBand="0" w:evenHBand="0" w:firstRowFirstColumn="1" w:firstRowLastColumn="0" w:lastRowFirstColumn="0" w:lastRowLastColumn="0"/>
            <w:tcW w:w="0" w:type="auto"/>
            <w:shd w:val="clear" w:color="auto" w:fill="BD6161"/>
            <w:hideMark/>
          </w:tcPr>
          <w:p w14:paraId="7864AA12" w14:textId="163A186F">
            <w:pPr>
              <w:spacing w:line="278" w:lineRule="auto"/>
              <w:jc w:val="left"/>
            </w:pPr>
            <w:commentRangeStart w:id="2556354"/>
            <w:r>
              <w:rPr>
                <w:rStyle w:val="xxxjie0"/>
                <w:rFonts w:ascii="Segoe UI" w:hAnsi="Segoe UI" w:cs="Segoe UI"/>
                <w:sz w:val="21"/>
                <w:szCs w:val="21"/>
              </w:rPr>
              <w:t>*</w:t>
            </w:r>
            <w:r>
              <w:t>No.</w:t>
            </w:r>
            <w:commentRangeEnd w:id="2556354"/>
            <w:r>
              <w:rPr>
                <w:rStyle w:val="CommentReference"/>
              </w:rPr>
              <w:commentReference w:id="2556354"/>
            </w:r>
          </w:p>
        </w:tc>
        <w:tc xmlns:tara="kcentrix:tara" tara:rowspan="1" tara:colspan="1">
          <w:tcPr>
            <w:tcW w:w="0" w:type="auto"/>
            <w:tcBorders>
              <w:bottom w:val="none" w:color="auto" w:sz="0" w:space="0"/>
            </w:tcBorders>
            <w:shd w:val="clear" w:color="auto" w:fill="BD6161"/>
            <w:hideMark/>
          </w:tcPr>
          <w:p w14:paraId="48DD774A" w14:textId="77777777">
            <w:pPr>
              <w:spacing w:line="278" w:lineRule="auto"/>
              <w:jc w:val="left"/>
              <w:cnfStyle w:val="100000000000" w:firstRow="1" w:lastRow="0" w:firstColumn="0" w:lastColumn="0" w:oddVBand="0" w:evenVBand="0" w:oddHBand="0" w:evenHBand="0" w:firstRowFirstColumn="0" w:firstRowLastColumn="0" w:lastRowFirstColumn="0" w:lastRowLastColumn="0"/>
            </w:pPr>
            <w:r>
              <w:t>Process</w:t>
            </w:r>
          </w:p>
        </w:tc>
        <w:tc xmlns:tara="kcentrix:tara" tara:rowspan="1" tara:colspan="1">
          <w:tcPr>
            <w:tcW w:w="0" w:type="auto"/>
            <w:tcBorders>
              <w:bottom w:val="none" w:color="auto" w:sz="0" w:space="0"/>
            </w:tcBorders>
            <w:shd w:val="clear" w:color="auto" w:fill="BD6161"/>
            <w:hideMark/>
          </w:tcPr>
          <w:p w14:paraId="73362A5F" w14:textId="77777777">
            <w:pPr>
              <w:spacing w:line="278" w:lineRule="auto"/>
              <w:jc w:val="left"/>
              <w:cnfStyle w:val="100000000000" w:firstRow="1" w:lastRow="0" w:firstColumn="0" w:lastColumn="0" w:oddVBand="0" w:evenVBand="0" w:oddHBand="0" w:evenHBand="0" w:firstRowFirstColumn="0" w:firstRowLastColumn="0" w:lastRowFirstColumn="0" w:lastRowLastColumn="0"/>
            </w:pPr>
            <w:r>
              <w:t>Milestone name</w:t>
            </w:r>
          </w:p>
        </w:tc>
        <w:tc xmlns:tara="kcentrix:tara" tara:rowspan="1" tara:colspan="1">
          <w:tcPr>
            <w:tcW w:w="0" w:type="auto"/>
            <w:tcBorders>
              <w:bottom w:val="none" w:color="auto" w:sz="0" w:space="0"/>
            </w:tcBorders>
            <w:shd w:val="clear" w:color="auto" w:fill="BD6161"/>
            <w:hideMark/>
          </w:tcPr>
          <w:p w14:paraId="00046C36" w14:textId="77777777">
            <w:pPr>
              <w:spacing w:line="278" w:lineRule="auto"/>
              <w:jc w:val="left"/>
              <w:cnfStyle w:val="100000000000" w:firstRow="1" w:lastRow="0" w:firstColumn="0" w:lastColumn="0" w:oddVBand="0" w:evenVBand="0" w:oddHBand="0" w:evenHBand="0" w:firstRowFirstColumn="0" w:firstRowLastColumn="0" w:lastRowFirstColumn="0" w:lastRowLastColumn="0"/>
            </w:pPr>
            <w:r>
              <w:t>Principal decision focus</w:t>
            </w:r>
          </w:p>
        </w:tc>
      </w:tr>
      <w:tr w14:paraId="1D6BA77B"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6281FA90" w14:textId="77777777">
            <w:pPr>
              <w:spacing w:line="278" w:lineRule="auto"/>
              <w:rPr>
                <w:b w:val="0"/>
                <w:bCs w:val="0"/>
              </w:rPr>
            </w:pPr>
            <w:r>
              <w:rPr>
                <w:b w:val="0"/>
                <w:bCs w:val="0"/>
              </w:rPr>
              <w:t>1</w:t>
            </w:r>
          </w:p>
        </w:tc>
        <w:tc xmlns:tara="kcentrix:tara" tara:rowspan="1" tara:colspan="1">
          <w:tcPr>
            <w:tcW w:w="0" w:type="auto"/>
            <w:shd w:val="clear" w:color="auto" w:fill="auto"/>
            <w:hideMark/>
          </w:tcPr>
          <w:p w14:paraId="2F7658F4" w14:textId="77777777">
            <w:pPr>
              <w:spacing w:line="278" w:lineRule="auto"/>
              <w:cnfStyle w:val="000000000000" w:firstRow="0" w:lastRow="0" w:firstColumn="0" w:lastColumn="0" w:oddVBand="0" w:evenVBand="0" w:oddHBand="0" w:evenHBand="0" w:firstRowFirstColumn="0" w:firstRowLastColumn="0" w:lastRowFirstColumn="0" w:lastRowLastColumn="0"/>
            </w:pPr>
            <w:r>
              <w:t>Manage Project</w:t>
            </w:r>
          </w:p>
        </w:tc>
        <w:tc xmlns:tara="kcentrix:tara" tara:rowspan="1" tara:colspan="1">
          <w:tcPr>
            <w:tcW w:w="0" w:type="auto"/>
            <w:shd w:val="clear" w:color="auto" w:fill="auto"/>
            <w:hideMark/>
          </w:tcPr>
          <w:p w14:paraId="6A3F5F08"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MP KOM, Project Kick-Off Meeting</w:t>
            </w:r>
          </w:p>
        </w:tc>
        <w:tc xmlns:tara="kcentrix:tara" tara:rowspan="1" tara:colspan="1">
          <w:tcPr>
            <w:tcW w:w="0" w:type="auto"/>
            <w:shd w:val="clear" w:color="auto" w:fill="auto"/>
            <w:hideMark/>
          </w:tcPr>
          <w:p w14:paraId="1C2DA04F"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Launch the project, communicate the requirements and agree the project-preparation strategy.</w:t>
            </w:r>
          </w:p>
        </w:tc>
      </w:tr>
      <w:tr w14:paraId="1436241C"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4604D6AD" w14:textId="77777777">
            <w:pPr>
              <w:spacing w:line="278" w:lineRule="auto"/>
              <w:rPr>
                <w:b w:val="0"/>
                <w:bCs w:val="0"/>
              </w:rPr>
            </w:pPr>
            <w:r>
              <w:rPr>
                <w:b w:val="0"/>
                <w:bCs w:val="0"/>
              </w:rPr>
              <w:t>2</w:t>
            </w:r>
          </w:p>
        </w:tc>
        <w:tc xmlns:tara="kcentrix:tara" tara:rowspan="1" tara:colspan="1">
          <w:tcPr>
            <w:tcW w:w="0" w:type="auto"/>
            <w:shd w:val="clear" w:color="auto" w:fill="auto"/>
            <w:hideMark/>
          </w:tcPr>
          <w:p w14:paraId="42AC7F24"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6E966F2D"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SOR, Solution Orientation Review</w:t>
            </w:r>
          </w:p>
        </w:tc>
        <w:tc xmlns:tara="kcentrix:tara" tara:rowspan="1" tara:colspan="1">
          <w:tcPr>
            <w:tcW w:w="0" w:type="auto"/>
            <w:shd w:val="clear" w:color="auto" w:fill="auto"/>
            <w:hideMark/>
          </w:tcPr>
          <w:p w14:paraId="1C340F28"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Approve the target architecture, development strategy and technical basis for solution design.</w:t>
            </w:r>
          </w:p>
        </w:tc>
      </w:tr>
      <w:tr w14:paraId="0980F6E0"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7C1410F2" w14:textId="77777777">
            <w:pPr>
              <w:spacing w:line="278" w:lineRule="auto"/>
              <w:rPr>
                <w:b w:val="0"/>
                <w:bCs w:val="0"/>
              </w:rPr>
            </w:pPr>
            <w:r>
              <w:rPr>
                <w:b w:val="0"/>
                <w:bCs w:val="0"/>
              </w:rPr>
              <w:t>3</w:t>
            </w:r>
          </w:p>
        </w:tc>
        <w:tc xmlns:tara="kcentrix:tara" tara:rowspan="1" tara:colspan="1">
          <w:tcPr>
            <w:tcW w:w="0" w:type="auto"/>
            <w:shd w:val="clear" w:color="auto" w:fill="auto"/>
            <w:hideMark/>
          </w:tcPr>
          <w:p w14:paraId="28DB1EC2" w14:textId="77777777">
            <w:pPr>
              <w:spacing w:line="278" w:lineRule="auto"/>
              <w:cnfStyle w:val="000000000000" w:firstRow="0" w:lastRow="0" w:firstColumn="0" w:lastColumn="0" w:oddVBand="0" w:evenVBand="0" w:oddHBand="0" w:evenHBand="0" w:firstRowFirstColumn="0" w:firstRowLastColumn="0" w:lastRowFirstColumn="0" w:lastRowLastColumn="0"/>
            </w:pPr>
            <w:r>
              <w:t>Manage Project</w:t>
            </w:r>
          </w:p>
        </w:tc>
        <w:tc xmlns:tara="kcentrix:tara" tara:rowspan="1" tara:colspan="1">
          <w:tcPr>
            <w:tcW w:w="0" w:type="auto"/>
            <w:shd w:val="clear" w:color="auto" w:fill="auto"/>
            <w:hideMark/>
          </w:tcPr>
          <w:p w14:paraId="7937C247"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MP LR, Launch Review</w:t>
            </w:r>
          </w:p>
        </w:tc>
        <w:tc xmlns:tara="kcentrix:tara" tara:rowspan="1" tara:colspan="1">
          <w:tcPr>
            <w:tcW w:w="0" w:type="auto"/>
            <w:shd w:val="clear" w:color="auto" w:fill="auto"/>
            <w:hideMark/>
          </w:tcPr>
          <w:p w14:paraId="6B251AC5"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Approve the complete Project Management Baseline, resources, schedule and management plans.</w:t>
            </w:r>
          </w:p>
        </w:tc>
      </w:tr>
      <w:tr w14:paraId="6E71B6E0"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338B93DE" w14:textId="77777777">
            <w:pPr>
              <w:spacing w:line="278" w:lineRule="auto"/>
              <w:rPr>
                <w:b w:val="0"/>
                <w:bCs w:val="0"/>
              </w:rPr>
            </w:pPr>
            <w:r>
              <w:rPr>
                <w:b w:val="0"/>
                <w:bCs w:val="0"/>
              </w:rPr>
              <w:t>4</w:t>
            </w:r>
          </w:p>
        </w:tc>
        <w:tc xmlns:tara="kcentrix:tara" tara:rowspan="1" tara:colspan="1">
          <w:tcPr>
            <w:tcW w:w="0" w:type="auto"/>
            <w:shd w:val="clear" w:color="auto" w:fill="auto"/>
            <w:hideMark/>
          </w:tcPr>
          <w:p w14:paraId="0CB470BC"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0155A1E9"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SRR, Solution Requirements Review, including Approval Plan Package</w:t>
            </w:r>
          </w:p>
        </w:tc>
        <w:tc xmlns:tara="kcentrix:tara" tara:rowspan="1" tara:colspan="1">
          <w:tcPr>
            <w:tcW w:w="0" w:type="auto"/>
            <w:shd w:val="clear" w:color="auto" w:fill="auto"/>
            <w:hideMark/>
          </w:tcPr>
          <w:p w14:paraId="4D31114E"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Approve the requirements baseline and the Hungarian Approval Plan Package, including the required first approval and assessment evidence.</w:t>
            </w:r>
          </w:p>
        </w:tc>
      </w:tr>
      <w:tr w14:paraId="649191B2"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1B819701" w14:textId="77777777">
            <w:pPr>
              <w:spacing w:line="278" w:lineRule="auto"/>
              <w:rPr>
                <w:b w:val="0"/>
                <w:bCs w:val="0"/>
              </w:rPr>
            </w:pPr>
            <w:r>
              <w:rPr>
                <w:b w:val="0"/>
                <w:bCs w:val="0"/>
              </w:rPr>
              <w:t>5</w:t>
            </w:r>
          </w:p>
        </w:tc>
        <w:tc xmlns:tara="kcentrix:tara" tara:rowspan="1" tara:colspan="1">
          <w:tcPr>
            <w:tcW w:w="0" w:type="auto"/>
            <w:shd w:val="clear" w:color="auto" w:fill="auto"/>
            <w:hideMark/>
          </w:tcPr>
          <w:p w14:paraId="558ABCEE"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467EDFCF"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SFR, Solution Functional Review, including Preliminary Design Package</w:t>
            </w:r>
          </w:p>
        </w:tc>
        <w:tc xmlns:tara="kcentrix:tara" tara:rowspan="1" tara:colspan="1">
          <w:tcPr>
            <w:tcW w:w="0" w:type="auto"/>
            <w:shd w:val="clear" w:color="auto" w:fill="auto"/>
            <w:hideMark/>
          </w:tcPr>
          <w:p w14:paraId="0C5CF0E1"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Confirm design compliance and release the Preliminary Design Package for submission to the Operator.</w:t>
            </w:r>
          </w:p>
        </w:tc>
      </w:tr>
      <w:tr w14:paraId="71CEB9BF"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3F8F4F14" w14:textId="77777777">
            <w:pPr>
              <w:spacing w:line="278" w:lineRule="auto"/>
              <w:rPr>
                <w:b w:val="0"/>
                <w:bCs w:val="0"/>
              </w:rPr>
            </w:pPr>
            <w:r>
              <w:rPr>
                <w:b w:val="0"/>
                <w:bCs w:val="0"/>
              </w:rPr>
              <w:t>6</w:t>
            </w:r>
          </w:p>
        </w:tc>
        <w:tc xmlns:tara="kcentrix:tara" tara:rowspan="1" tara:colspan="1">
          <w:tcPr>
            <w:tcW w:w="0" w:type="auto"/>
            <w:shd w:val="clear" w:color="auto" w:fill="auto"/>
            <w:hideMark/>
          </w:tcPr>
          <w:p w14:paraId="77D97DF1"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6DC171EC"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PDR, Preliminary Design Review, including Operator Approval</w:t>
            </w:r>
          </w:p>
        </w:tc>
        <w:tc xmlns:tara="kcentrix:tara" tara:rowspan="1" tara:colspan="1">
          <w:tcPr>
            <w:tcW w:w="0" w:type="auto"/>
            <w:shd w:val="clear" w:color="auto" w:fill="auto"/>
            <w:hideMark/>
          </w:tcPr>
          <w:p w14:paraId="313C4FD0"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Approve the preliminary design, obtain Operator approval and authorize application data preparation.</w:t>
            </w:r>
          </w:p>
        </w:tc>
      </w:tr>
      <w:tr w14:paraId="1D5B04AE"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22B8D6C4" w14:textId="77777777">
            <w:pPr>
              <w:spacing w:line="278" w:lineRule="auto"/>
              <w:rPr>
                <w:b w:val="0"/>
                <w:bCs w:val="0"/>
              </w:rPr>
            </w:pPr>
            <w:r>
              <w:rPr>
                <w:b w:val="0"/>
                <w:bCs w:val="0"/>
              </w:rPr>
              <w:t>7</w:t>
            </w:r>
          </w:p>
        </w:tc>
        <w:tc xmlns:tara="kcentrix:tara" tara:rowspan="1" tara:colspan="1">
          <w:tcPr>
            <w:tcW w:w="0" w:type="auto"/>
            <w:shd w:val="clear" w:color="auto" w:fill="auto"/>
            <w:hideMark/>
          </w:tcPr>
          <w:p w14:paraId="2813D2C7"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1B89F144"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CDR, Critical Design Review, including Start of Installation</w:t>
            </w:r>
          </w:p>
        </w:tc>
        <w:tc xmlns:tara="kcentrix:tara" tara:rowspan="1" tara:colspan="1">
          <w:tcPr>
            <w:tcW w:w="0" w:type="auto"/>
            <w:shd w:val="clear" w:color="auto" w:fill="auto"/>
            <w:hideMark/>
          </w:tcPr>
          <w:p w14:paraId="15F9706F"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Approve the detailed design and construction plans, confirm site and material readiness, finalize data preparation and authorize installation and data-preparation verification.</w:t>
            </w:r>
          </w:p>
        </w:tc>
      </w:tr>
      <w:tr w14:paraId="233DD411"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47CF3D16" w14:textId="77777777">
            <w:pPr>
              <w:spacing w:line="278" w:lineRule="auto"/>
              <w:rPr>
                <w:b w:val="0"/>
                <w:bCs w:val="0"/>
              </w:rPr>
            </w:pPr>
            <w:r>
              <w:rPr>
                <w:b w:val="0"/>
                <w:bCs w:val="0"/>
              </w:rPr>
              <w:t>8</w:t>
            </w:r>
          </w:p>
        </w:tc>
        <w:tc xmlns:tara="kcentrix:tara" tara:rowspan="1" tara:colspan="1">
          <w:tcPr>
            <w:tcW w:w="0" w:type="auto"/>
            <w:shd w:val="clear" w:color="auto" w:fill="auto"/>
            <w:hideMark/>
          </w:tcPr>
          <w:p w14:paraId="74673F78"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37FACD90"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TRR1-LAB, Test Readiness Review 1, Start Laboratory IVVQ</w:t>
            </w:r>
          </w:p>
        </w:tc>
        <w:tc xmlns:tara="kcentrix:tara" tara:rowspan="1" tara:colspan="1">
          <w:tcPr>
            <w:tcW w:w="0" w:type="auto"/>
            <w:shd w:val="clear" w:color="auto" w:fill="auto"/>
            <w:hideMark/>
          </w:tcPr>
          <w:p w14:paraId="2BACE79A"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Release the controlled LAB version for internal Hitachi Rail and customer laboratory testing.</w:t>
            </w:r>
          </w:p>
        </w:tc>
      </w:tr>
      <w:tr w14:paraId="7944CBFA"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15FD50D7" w14:textId="77777777">
            <w:pPr>
              <w:spacing w:line="278" w:lineRule="auto"/>
              <w:rPr>
                <w:b w:val="0"/>
                <w:bCs w:val="0"/>
              </w:rPr>
            </w:pPr>
            <w:r>
              <w:rPr>
                <w:b w:val="0"/>
                <w:bCs w:val="0"/>
              </w:rPr>
              <w:t>9</w:t>
            </w:r>
          </w:p>
        </w:tc>
        <w:tc xmlns:tara="kcentrix:tara" tara:rowspan="1" tara:colspan="1">
          <w:tcPr>
            <w:tcW w:w="0" w:type="auto"/>
            <w:shd w:val="clear" w:color="auto" w:fill="auto"/>
            <w:hideMark/>
          </w:tcPr>
          <w:p w14:paraId="32131894"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21A2C2C1"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TRR1-FIELD, Test Readiness Review 1, Start Field IVVQ</w:t>
            </w:r>
          </w:p>
        </w:tc>
        <w:tc xmlns:tara="kcentrix:tara" tara:rowspan="1" tara:colspan="1">
          <w:tcPr>
            <w:tcW w:w="0" w:type="auto"/>
            <w:shd w:val="clear" w:color="auto" w:fill="auto"/>
            <w:hideMark/>
          </w:tcPr>
          <w:p w14:paraId="7C16298C"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Release the customer-approved LAB baseline for field testing and confirm verified field installation.</w:t>
            </w:r>
          </w:p>
        </w:tc>
      </w:tr>
      <w:tr w14:paraId="50700047"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5F523A38" w14:textId="77777777">
            <w:pPr>
              <w:spacing w:line="278" w:lineRule="auto"/>
              <w:rPr>
                <w:b w:val="0"/>
                <w:bCs w:val="0"/>
              </w:rPr>
            </w:pPr>
            <w:r>
              <w:rPr>
                <w:b w:val="0"/>
                <w:bCs w:val="0"/>
              </w:rPr>
              <w:lastRenderedPageBreak/>
              <w:t>10</w:t>
            </w:r>
          </w:p>
        </w:tc>
        <w:tc xmlns:tara="kcentrix:tara" tara:rowspan="1" tara:colspan="1">
          <w:tcPr>
            <w:tcW w:w="0" w:type="auto"/>
            <w:shd w:val="clear" w:color="auto" w:fill="auto"/>
            <w:hideMark/>
          </w:tcPr>
          <w:p w14:paraId="70904EAE"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6B276F55"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TQR1 / TRR2, Technical Qualification Review 1 and Test Readiness Review 2</w:t>
            </w:r>
          </w:p>
        </w:tc>
        <w:tc xmlns:tara="kcentrix:tara" tara:rowspan="1" tara:colspan="1">
          <w:tcPr>
            <w:tcW w:w="0" w:type="auto"/>
            <w:shd w:val="clear" w:color="auto" w:fill="auto"/>
            <w:hideMark/>
          </w:tcPr>
          <w:p w14:paraId="62E6EF1C"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Close integration and verification and confirm that the verified solution is ready for validation in the operational environment.</w:t>
            </w:r>
          </w:p>
        </w:tc>
      </w:tr>
      <w:tr w14:paraId="53601322"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73C78E57" w14:textId="77777777">
            <w:pPr>
              <w:spacing w:line="278" w:lineRule="auto"/>
              <w:rPr>
                <w:b w:val="0"/>
                <w:bCs w:val="0"/>
              </w:rPr>
            </w:pPr>
            <w:r>
              <w:rPr>
                <w:b w:val="0"/>
                <w:bCs w:val="0"/>
              </w:rPr>
              <w:t>11</w:t>
            </w:r>
          </w:p>
        </w:tc>
        <w:tc xmlns:tara="kcentrix:tara" tara:rowspan="1" tara:colspan="1">
          <w:tcPr>
            <w:tcW w:w="0" w:type="auto"/>
            <w:shd w:val="clear" w:color="auto" w:fill="auto"/>
            <w:hideMark/>
          </w:tcPr>
          <w:p w14:paraId="49AC84AF"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7A6B08C2"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TQR2-1, Initial Validation and Assessment Handover</w:t>
            </w:r>
          </w:p>
        </w:tc>
        <w:tc xmlns:tara="kcentrix:tara" tara:rowspan="1" tara:colspan="1">
          <w:tcPr>
            <w:tcW w:w="0" w:type="auto"/>
            <w:shd w:val="clear" w:color="auto" w:fill="auto"/>
            <w:hideMark/>
          </w:tcPr>
          <w:p w14:paraId="773BFCD9"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Complete the first validation evidence set and hand it over to DeBo for authorization to proceed toward PIO.</w:t>
            </w:r>
          </w:p>
        </w:tc>
      </w:tr>
      <w:tr w14:paraId="68BC7F15"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27CAD466" w14:textId="77777777">
            <w:pPr>
              <w:spacing w:line="278" w:lineRule="auto"/>
              <w:rPr>
                <w:b w:val="0"/>
                <w:bCs w:val="0"/>
              </w:rPr>
            </w:pPr>
            <w:r>
              <w:rPr>
                <w:b w:val="0"/>
                <w:bCs w:val="0"/>
              </w:rPr>
              <w:t>12</w:t>
            </w:r>
          </w:p>
        </w:tc>
        <w:tc xmlns:tara="kcentrix:tara" tara:rowspan="1" tara:colspan="1">
          <w:tcPr>
            <w:tcW w:w="0" w:type="auto"/>
            <w:shd w:val="clear" w:color="auto" w:fill="auto"/>
            <w:hideMark/>
          </w:tcPr>
          <w:p w14:paraId="2B4306C0" w14:textId="77777777">
            <w:pPr>
              <w:spacing w:line="278" w:lineRule="auto"/>
              <w:cnfStyle w:val="000000000000" w:firstRow="0" w:lastRow="0" w:firstColumn="0" w:lastColumn="0" w:oddVBand="0" w:evenVBand="0" w:oddHBand="0" w:evenHBand="0" w:firstRowFirstColumn="0" w:firstRowLastColumn="0" w:lastRowFirstColumn="0" w:lastRowLastColumn="0"/>
            </w:pPr>
            <w:r>
              <w:t>DDQS / Hungarian deployment gate</w:t>
            </w:r>
          </w:p>
        </w:tc>
        <w:tc xmlns:tara="kcentrix:tara" tara:rowspan="1" tara:colspan="1">
          <w:tcPr>
            <w:tcW w:w="0" w:type="auto"/>
            <w:shd w:val="clear" w:color="auto" w:fill="auto"/>
            <w:hideMark/>
          </w:tcPr>
          <w:p w14:paraId="4566C858"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FQR-1, Start Dark Operation and PIO</w:t>
            </w:r>
          </w:p>
        </w:tc>
        <w:tc xmlns:tara="kcentrix:tara" tara:rowspan="1" tara:colspan="1">
          <w:tcPr>
            <w:tcW w:w="0" w:type="auto"/>
            <w:shd w:val="clear" w:color="auto" w:fill="auto"/>
            <w:hideMark/>
          </w:tcPr>
          <w:p w14:paraId="1320B495"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Confirm DeBo approval and all Hungarian operational prerequisites for Dark Operation and Putting into Operation.</w:t>
            </w:r>
          </w:p>
        </w:tc>
      </w:tr>
      <w:tr w14:paraId="39075B2D"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2264495C" w14:textId="77777777">
            <w:pPr>
              <w:spacing w:line="278" w:lineRule="auto"/>
              <w:rPr>
                <w:b w:val="0"/>
                <w:bCs w:val="0"/>
              </w:rPr>
            </w:pPr>
            <w:r>
              <w:rPr>
                <w:b w:val="0"/>
                <w:bCs w:val="0"/>
              </w:rPr>
              <w:t>13</w:t>
            </w:r>
          </w:p>
        </w:tc>
        <w:tc xmlns:tara="kcentrix:tara" tara:rowspan="1" tara:colspan="1">
          <w:tcPr>
            <w:tcW w:w="0" w:type="auto"/>
            <w:shd w:val="clear" w:color="auto" w:fill="auto"/>
            <w:hideMark/>
          </w:tcPr>
          <w:p w14:paraId="7C5F0424"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642EE258"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TQR2-2, Finished PIO and Standby Period</w:t>
            </w:r>
          </w:p>
        </w:tc>
        <w:tc xmlns:tara="kcentrix:tara" tara:rowspan="1" tara:colspan="1">
          <w:tcPr>
            <w:tcW w:w="0" w:type="auto"/>
            <w:shd w:val="clear" w:color="auto" w:fill="auto"/>
            <w:hideMark/>
          </w:tcPr>
          <w:p w14:paraId="75AE412D"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Close PIO and the standby period and update the final validation, quality and safety evidence.</w:t>
            </w:r>
          </w:p>
        </w:tc>
      </w:tr>
      <w:tr w14:paraId="3A82829E"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6A41A2B0" w14:textId="77777777">
            <w:pPr>
              <w:spacing w:line="278" w:lineRule="auto"/>
              <w:rPr>
                <w:b w:val="0"/>
                <w:bCs w:val="0"/>
              </w:rPr>
            </w:pPr>
            <w:r>
              <w:rPr>
                <w:b w:val="0"/>
                <w:bCs w:val="0"/>
              </w:rPr>
              <w:t>14</w:t>
            </w:r>
          </w:p>
        </w:tc>
        <w:tc xmlns:tara="kcentrix:tara" tara:rowspan="1" tara:colspan="1">
          <w:tcPr>
            <w:tcW w:w="0" w:type="auto"/>
            <w:shd w:val="clear" w:color="auto" w:fill="auto"/>
            <w:hideMark/>
          </w:tcPr>
          <w:p w14:paraId="730B35DE" w14:textId="77777777">
            <w:pPr>
              <w:spacing w:line="278" w:lineRule="auto"/>
              <w:cnfStyle w:val="000000000000" w:firstRow="0" w:lastRow="0" w:firstColumn="0" w:lastColumn="0" w:oddVBand="0" w:evenVBand="0" w:oddHBand="0" w:evenHBand="0" w:firstRowFirstColumn="0" w:firstRowLastColumn="0" w:lastRowFirstColumn="0" w:lastRowLastColumn="0"/>
            </w:pPr>
            <w:r>
              <w:t>DDQS</w:t>
            </w:r>
          </w:p>
        </w:tc>
        <w:tc xmlns:tara="kcentrix:tara" tara:rowspan="1" tara:colspan="1">
          <w:tcPr>
            <w:tcW w:w="0" w:type="auto"/>
            <w:shd w:val="clear" w:color="auto" w:fill="auto"/>
            <w:hideMark/>
          </w:tcPr>
          <w:p w14:paraId="101E7020"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FQR-2, Final Qualification Review</w:t>
            </w:r>
          </w:p>
        </w:tc>
        <w:tc xmlns:tara="kcentrix:tara" tara:rowspan="1" tara:colspan="1">
          <w:tcPr>
            <w:tcW w:w="0" w:type="auto"/>
            <w:shd w:val="clear" w:color="auto" w:fill="auto"/>
            <w:hideMark/>
          </w:tcPr>
          <w:p w14:paraId="7AC03371"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Confirm completed validation and external assessment and declare readiness for customer acceptance and transition to support.</w:t>
            </w:r>
          </w:p>
        </w:tc>
      </w:tr>
      <w:tr w14:paraId="62124ABE"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3BD9B7F2" w14:textId="77777777">
            <w:pPr>
              <w:spacing w:line="278" w:lineRule="auto"/>
              <w:rPr>
                <w:b w:val="0"/>
                <w:bCs w:val="0"/>
              </w:rPr>
            </w:pPr>
            <w:r>
              <w:rPr>
                <w:b w:val="0"/>
                <w:bCs w:val="0"/>
              </w:rPr>
              <w:t>15</w:t>
            </w:r>
          </w:p>
        </w:tc>
        <w:tc xmlns:tara="kcentrix:tara" tara:rowspan="1" tara:colspan="1">
          <w:tcPr>
            <w:tcW w:w="0" w:type="auto"/>
            <w:shd w:val="clear" w:color="auto" w:fill="auto"/>
            <w:hideMark/>
          </w:tcPr>
          <w:p w14:paraId="2A72A2DF" w14:textId="77777777">
            <w:pPr>
              <w:spacing w:line="278" w:lineRule="auto"/>
              <w:cnfStyle w:val="000000000000" w:firstRow="0" w:lastRow="0" w:firstColumn="0" w:lastColumn="0" w:oddVBand="0" w:evenVBand="0" w:oddHBand="0" w:evenHBand="0" w:firstRowFirstColumn="0" w:firstRowLastColumn="0" w:lastRowFirstColumn="0" w:lastRowLastColumn="0"/>
            </w:pPr>
            <w:r>
              <w:t>Manage Project</w:t>
            </w:r>
          </w:p>
        </w:tc>
        <w:tc xmlns:tara="kcentrix:tara" tara:rowspan="1" tara:colspan="1">
          <w:tcPr>
            <w:tcW w:w="0" w:type="auto"/>
            <w:shd w:val="clear" w:color="auto" w:fill="auto"/>
            <w:hideMark/>
          </w:tcPr>
          <w:p w14:paraId="0ADF0454"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MP AR, Acceptance Review for IXL and ETCS</w:t>
            </w:r>
          </w:p>
        </w:tc>
        <w:tc xmlns:tara="kcentrix:tara" tara:rowspan="1" tara:colspan="1">
          <w:tcPr>
            <w:tcW w:w="0" w:type="auto"/>
            <w:shd w:val="clear" w:color="auto" w:fill="auto"/>
            <w:hideMark/>
          </w:tcPr>
          <w:p w14:paraId="28B5D0A6"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 xml:space="preserve">Confirm contractual and customer acceptance, including completion of the Hungarian </w:t>
              <w:commentRangeStart w:id="2555737"/>
              <w:t xml:space="preserve">THO and PIU </w:t>
              <w:commentRangeEnd w:id="2555737"/>
              <w:t xml:space="preserve">activities.</w:t>
            </w:r>
            <w:r>
              <w:rPr>
                <w:rStyle w:val="CommentReference"/>
              </w:rPr>
              <w:commentReference w:id="2555737"/>
            </w:r>
          </w:p>
        </w:tc>
      </w:tr>
      <w:tr w14:paraId="125C4667" w14:textId="77777777">
        <w:tc xmlns:tara="kcentrix:tara" tara:rowspan="1" tara:colspan="1">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14:paraId="72CA3E13" w14:textId="77777777">
            <w:pPr>
              <w:spacing w:line="278" w:lineRule="auto"/>
              <w:rPr>
                <w:b w:val="0"/>
                <w:bCs w:val="0"/>
              </w:rPr>
            </w:pPr>
            <w:r>
              <w:rPr>
                <w:b w:val="0"/>
                <w:bCs w:val="0"/>
              </w:rPr>
              <w:t>16</w:t>
            </w:r>
          </w:p>
        </w:tc>
        <w:tc xmlns:tara="kcentrix:tara" tara:rowspan="1" tara:colspan="1">
          <w:tcPr>
            <w:tcW w:w="0" w:type="auto"/>
            <w:shd w:val="clear" w:color="auto" w:fill="auto"/>
            <w:hideMark/>
          </w:tcPr>
          <w:p w14:paraId="53BC640D" w14:textId="77777777">
            <w:pPr>
              <w:spacing w:line="278" w:lineRule="auto"/>
              <w:cnfStyle w:val="000000000000" w:firstRow="0" w:lastRow="0" w:firstColumn="0" w:lastColumn="0" w:oddVBand="0" w:evenVBand="0" w:oddHBand="0" w:evenHBand="0" w:firstRowFirstColumn="0" w:firstRowLastColumn="0" w:lastRowFirstColumn="0" w:lastRowLastColumn="0"/>
            </w:pPr>
            <w:r>
              <w:t>Manage Project</w:t>
            </w:r>
          </w:p>
        </w:tc>
        <w:tc xmlns:tara="kcentrix:tara" tara:rowspan="1" tara:colspan="1">
          <w:tcPr>
            <w:tcW w:w="0" w:type="auto"/>
            <w:shd w:val="clear" w:color="auto" w:fill="auto"/>
            <w:hideMark/>
          </w:tcPr>
          <w:p w14:paraId="7D571804"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MP CR, Closure Review</w:t>
            </w:r>
          </w:p>
        </w:tc>
        <w:tc xmlns:tara="kcentrix:tara" tara:rowspan="1" tara:colspan="1">
          <w:tcPr>
            <w:tcW w:w="0" w:type="auto"/>
            <w:shd w:val="clear" w:color="auto" w:fill="auto"/>
            <w:hideMark/>
          </w:tcPr>
          <w:p w14:paraId="114154BB" w14:textId="77777777">
            <w:pPr>
              <w:spacing w:line="278" w:lineRule="auto"/>
              <w:jc w:val="left"/>
              <w:cnfStyle w:val="000000000000" w:firstRow="0" w:lastRow="0" w:firstColumn="0" w:lastColumn="0" w:oddVBand="0" w:evenVBand="0" w:oddHBand="0" w:evenHBand="0" w:firstRowFirstColumn="0" w:firstRowLastColumn="0" w:lastRowFirstColumn="0" w:lastRowLastColumn="0"/>
            </w:pPr>
            <w:r>
              <w:t>Confirm completion of project-closing activities and hand over the solution to service and warranty support.</w:t>
            </w:r>
          </w:p>
        </w:tc>
      </w:tr>
    </w:tbl>
    <w:p w14:paraId="22ADF9F7" w14:textId="77777777">
      <w:pPr>
        <w:pStyle w:val="Text"/>
        <w:rPr>
          <w:lang w:val="en-GB" w:eastAsia="ja-JP"/>
        </w:rPr>
      </w:pPr>
    </w:p>
    <w:p w14:paraId="40352E7E" w14:textId="77777777">
      <w:pPr>
        <w:spacing w:before="0" w:after="0" w:line="240" w:lineRule="auto"/>
        <w:jc w:val="left"/>
        <w:rPr>
          <w:lang w:eastAsia="ja-JP"/>
        </w:rPr>
      </w:pPr>
      <w:r>
        <w:rPr>
          <w:lang w:eastAsia="ja-JP"/>
        </w:rPr>
        <w:br w:type="page"/>
      </w:r>
    </w:p>
    <w:p w14:paraId="5C951989" w14:textId="4535E8EA">
      <w:pPr>
        <w:pStyle w:val="Heading2"/>
        <w:rPr>
          <w:rFonts w:cs="Times New Roman"/>
          <w:sz w:val="22"/>
        </w:rPr>
      </w:pPr>
      <w:bookmarkStart w:name="_Toc241843978" w:id="308"/>
      <w:r>
        <w:rPr>
          <w:lang w:val="en-US"/>
        </w:rPr>
        <w:lastRenderedPageBreak/>
        <w:t>H</w:t>
      </w:r>
      <w:r>
        <w:rPr>
          <w:rFonts w:cs="Times New Roman"/>
          <w:sz w:val="22"/>
          <w:lang w:val="en-US"/>
        </w:rPr>
        <w:t xml:space="preserve">ungarian-specific extensions </w:t>
      </w:r>
      <w:r>
        <w:rPr>
          <w:lang w:val="en-US"/>
        </w:rPr>
        <w:t>to the ZIVD Tailored Milestones</w:t>
      </w:r>
      <w:bookmarkEnd w:id="308"/>
    </w:p>
    <w:p w14:paraId="57E4FCAF" w14:textId="3E524AC7">
      <w:pPr>
        <w:pStyle w:val="Text"/>
        <w:numPr>
          <w:ilvl w:val="0"/>
          <w:numId w:val="41"/>
        </w:numPr>
        <w:rPr>
          <w:lang w:val="en-US" w:eastAsia="ja-JP"/>
        </w:rPr>
      </w:pPr>
      <w:r>
        <w:rPr>
          <w:b/>
          <w:bCs/>
          <w:lang w:val="en-US" w:eastAsia="ja-JP"/>
        </w:rPr>
        <w:t>SRR:</w:t>
      </w:r>
      <w:r>
        <w:rPr>
          <w:lang w:val="en-US" w:eastAsia="ja-JP"/>
        </w:rPr>
        <w:t xml:space="preserve"> Approval Plan Package release and approval, first DeBo assessment statement and authority permission, plus authorization to start hardware ordering from the first </w:t>
      </w:r>
      <w:r>
        <w:rPr>
          <w:i/>
          <w:iCs/>
          <w:lang w:val="en-US" w:eastAsia="ja-JP"/>
        </w:rPr>
        <w:t>Mengengerüst</w:t>
      </w:r>
      <w:r>
        <w:rPr>
          <w:lang w:val="en-US" w:eastAsia="ja-JP"/>
        </w:rPr>
        <w:t xml:space="preserve">. </w:t>
      </w:r>
    </w:p>
    <w:p w14:paraId="06BEB8BE" w14:textId="760B8536">
      <w:pPr>
        <w:pStyle w:val="Text"/>
        <w:numPr>
          <w:ilvl w:val="0"/>
          <w:numId w:val="41"/>
        </w:numPr>
        <w:rPr>
          <w:lang w:val="en-US" w:eastAsia="ja-JP"/>
        </w:rPr>
      </w:pPr>
      <w:r>
        <w:rPr>
          <w:b/>
          <w:bCs/>
          <w:lang w:val="en-US" w:eastAsia="ja-JP"/>
        </w:rPr>
        <w:t>SFR:</w:t>
      </w:r>
      <w:r>
        <w:rPr>
          <w:lang w:val="en-US" w:eastAsia="ja-JP"/>
        </w:rPr>
        <w:t xml:space="preserve"> Preliminary Design Package released and submitted to the Operator, with </w:t>
      </w:r>
      <w:r>
        <w:rPr>
          <w:i/>
          <w:iCs/>
          <w:lang w:val="en-US" w:eastAsia="ja-JP"/>
        </w:rPr>
        <w:t>Mengengerüst 1.0</w:t>
      </w:r>
      <w:r>
        <w:rPr>
          <w:lang w:val="en-US" w:eastAsia="ja-JP"/>
        </w:rPr>
        <w:t xml:space="preserve"> established. </w:t>
      </w:r>
    </w:p>
    <w:p w14:paraId="5DC20B77" w14:textId="33026F6A">
      <w:pPr>
        <w:pStyle w:val="Text"/>
        <w:numPr>
          <w:ilvl w:val="0"/>
          <w:numId w:val="41"/>
        </w:numPr>
        <w:rPr>
          <w:lang w:val="en-US" w:eastAsia="ja-JP"/>
        </w:rPr>
      </w:pPr>
      <w:r>
        <w:rPr>
          <w:b/>
          <w:bCs/>
          <w:lang w:val="en-US" w:eastAsia="ja-JP"/>
        </w:rPr>
        <w:t>PDR:</w:t>
      </w:r>
      <w:r>
        <w:rPr>
          <w:lang w:val="en-US" w:eastAsia="ja-JP"/>
        </w:rPr>
        <w:t xml:space="preserve"> Operator approval of the Preliminary Design Package, internal release and customer submission of construction plans, and authorization to start data preparation. </w:t>
      </w:r>
    </w:p>
    <w:p w14:paraId="783EC824" w14:textId="61012A01">
      <w:pPr>
        <w:pStyle w:val="Text"/>
        <w:numPr>
          <w:ilvl w:val="0"/>
          <w:numId w:val="41"/>
        </w:numPr>
        <w:rPr>
          <w:lang w:val="en-US" w:eastAsia="ja-JP"/>
        </w:rPr>
      </w:pPr>
      <w:r>
        <w:rPr>
          <w:b/>
          <w:bCs/>
          <w:lang w:val="en-US" w:eastAsia="ja-JP"/>
        </w:rPr>
        <w:t>CDR:</w:t>
      </w:r>
      <w:r>
        <w:rPr>
          <w:lang w:val="en-US" w:eastAsia="ja-JP"/>
        </w:rPr>
        <w:t xml:space="preserve"> Customer-approved construction plans, handed-over work area, delivered material, received work permit, completion of data preparation and start of data-preparation verification. </w:t>
      </w:r>
    </w:p>
    <w:p w14:paraId="1B910D35" w14:textId="3B54788F">
      <w:pPr>
        <w:pStyle w:val="Text"/>
        <w:numPr>
          <w:ilvl w:val="0"/>
          <w:numId w:val="41"/>
        </w:numPr>
        <w:rPr>
          <w:lang w:val="en-US" w:eastAsia="ja-JP"/>
        </w:rPr>
      </w:pPr>
      <w:r>
        <w:rPr>
          <w:b/>
          <w:bCs/>
          <w:lang w:val="en-US" w:eastAsia="ja-JP"/>
        </w:rPr>
        <w:t>TRR1-LAB:</w:t>
      </w:r>
      <w:r>
        <w:rPr>
          <w:lang w:val="en-US" w:eastAsia="ja-JP"/>
        </w:rPr>
        <w:t xml:space="preserve"> A controlled LAB version available for both Hitachi Rail and customer testing. </w:t>
      </w:r>
    </w:p>
    <w:p w14:paraId="26B4751C" w14:textId="32A1E256">
      <w:pPr>
        <w:pStyle w:val="Text"/>
        <w:numPr>
          <w:ilvl w:val="0"/>
          <w:numId w:val="41"/>
        </w:numPr>
        <w:rPr>
          <w:lang w:val="en-US" w:eastAsia="ja-JP"/>
        </w:rPr>
      </w:pPr>
      <w:r>
        <w:rPr>
          <w:b/>
          <w:bCs/>
          <w:lang w:val="en-US" w:eastAsia="ja-JP"/>
        </w:rPr>
        <w:t>TRR1-FIELD:</w:t>
      </w:r>
      <w:r>
        <w:rPr>
          <w:lang w:val="en-US" w:eastAsia="ja-JP"/>
        </w:rPr>
        <w:t xml:space="preserve"> LAB version approved for field use and the field installation verified before field testing. </w:t>
      </w:r>
    </w:p>
    <w:p w14:paraId="73FD7841" w14:textId="283574C2">
      <w:pPr>
        <w:pStyle w:val="Text"/>
        <w:numPr>
          <w:ilvl w:val="0"/>
          <w:numId w:val="41"/>
        </w:numPr>
        <w:rPr>
          <w:lang w:val="en-US" w:eastAsia="ja-JP"/>
        </w:rPr>
      </w:pPr>
      <w:r>
        <w:rPr>
          <w:b/>
          <w:bCs/>
          <w:lang w:val="en-US" w:eastAsia="ja-JP"/>
        </w:rPr>
        <w:t>TQR2-1:</w:t>
      </w:r>
      <w:r>
        <w:rPr>
          <w:lang w:val="en-US" w:eastAsia="ja-JP"/>
        </w:rPr>
        <w:t xml:space="preserve"> Initial ValRep, QMR and SASC completed and handed over to DeBo to obtain permission for PIO. </w:t>
      </w:r>
    </w:p>
    <w:p w14:paraId="5DFB4195" w14:textId="202CA4D8">
      <w:pPr>
        <w:pStyle w:val="Text"/>
        <w:numPr>
          <w:ilvl w:val="0"/>
          <w:numId w:val="41"/>
        </w:numPr>
        <w:rPr>
          <w:lang w:val="en-US" w:eastAsia="ja-JP"/>
        </w:rPr>
      </w:pPr>
      <w:r>
        <w:rPr>
          <w:b/>
          <w:bCs/>
          <w:lang w:val="en-US" w:eastAsia="ja-JP"/>
        </w:rPr>
        <w:t>FQR-1:</w:t>
      </w:r>
      <w:r>
        <w:rPr>
          <w:lang w:val="en-US" w:eastAsia="ja-JP"/>
        </w:rPr>
        <w:t xml:space="preserve"> DeBo approval, approved Putting Into Operation technology and trial-operation criteria, track possession, Dark Operation preparation, completed training, operator handbook, station documentation, spare-parts handover and telecommunications PIO readiness. </w:t>
      </w:r>
    </w:p>
    <w:p w14:paraId="0B0FE798" w14:textId="20715DD5">
      <w:pPr>
        <w:pStyle w:val="Text"/>
        <w:numPr>
          <w:ilvl w:val="0"/>
          <w:numId w:val="41"/>
        </w:numPr>
        <w:rPr>
          <w:lang w:val="en-US" w:eastAsia="ja-JP"/>
        </w:rPr>
      </w:pPr>
      <w:r>
        <w:rPr>
          <w:b/>
          <w:bCs/>
          <w:lang w:val="en-US" w:eastAsia="ja-JP"/>
        </w:rPr>
        <w:t>TQR2-2:</w:t>
      </w:r>
      <w:r>
        <w:rPr>
          <w:lang w:val="en-US" w:eastAsia="ja-JP"/>
        </w:rPr>
        <w:t xml:space="preserve"> PIO and standby period closed, with SASC, ValRep and QMR updated and the open-point list controlled. </w:t>
      </w:r>
    </w:p>
    <w:p w14:paraId="7C346C5C" w14:textId="38298839">
      <w:pPr>
        <w:pStyle w:val="Text"/>
        <w:numPr>
          <w:ilvl w:val="0"/>
          <w:numId w:val="41"/>
        </w:numPr>
        <w:rPr>
          <w:lang w:val="en-US" w:eastAsia="ja-JP"/>
        </w:rPr>
      </w:pPr>
      <w:r>
        <w:rPr>
          <w:b/>
          <w:bCs/>
          <w:lang w:val="en-US" w:eastAsia="ja-JP"/>
        </w:rPr>
        <w:t>FQR-2:</w:t>
      </w:r>
      <w:r>
        <w:rPr>
          <w:lang w:val="en-US" w:eastAsia="ja-JP"/>
        </w:rPr>
        <w:t xml:space="preserve"> ISA Report, NoBo ISV and DeBo ISV available for final qualification. </w:t>
      </w:r>
    </w:p>
    <w:p w14:paraId="022E03D4" w14:textId="37F07634">
      <w:pPr>
        <w:pStyle w:val="Text"/>
        <w:numPr>
          <w:ilvl w:val="0"/>
          <w:numId w:val="41"/>
        </w:numPr>
        <w:rPr>
          <w:lang w:val="en-US" w:eastAsia="ja-JP"/>
        </w:rPr>
      </w:pPr>
      <w:r>
        <w:rPr>
          <w:b/>
          <w:bCs/>
          <w:lang w:val="en-US" w:eastAsia="ja-JP"/>
        </w:rPr>
        <w:t>MP AR:</w:t>
      </w:r>
      <w:r>
        <w:rPr>
          <w:lang w:val="en-US" w:eastAsia="ja-JP"/>
        </w:rPr>
        <w:t xml:space="preserve"> Technical Handover and Putting Into Use completed for IXL and ETCS. </w:t>
      </w:r>
    </w:p>
    <w:p w14:paraId="3A559FFA" w14:textId="4336A4E6">
      <w:pPr>
        <w:pStyle w:val="Text"/>
        <w:numPr>
          <w:ilvl w:val="0"/>
          <w:numId w:val="41"/>
        </w:numPr>
        <w:rPr>
          <w:lang w:val="en-US" w:eastAsia="ja-JP"/>
        </w:rPr>
      </w:pPr>
      <w:r>
        <w:rPr>
          <w:b/>
          <w:bCs/>
          <w:lang w:val="en-US" w:eastAsia="ja-JP"/>
        </w:rPr>
        <w:t>MP CR:</w:t>
      </w:r>
      <w:r>
        <w:rPr>
          <w:lang w:val="en-US" w:eastAsia="ja-JP"/>
        </w:rPr>
        <w:t xml:space="preserve"> Formal solution handover to service and support. </w:t>
      </w:r>
    </w:p>
    <w:p w14:paraId="79203FA2" w14:textId="77777777">
      <w:pPr>
        <w:pStyle w:val="Text"/>
        <w:rPr>
          <w:lang w:val="en-GB" w:eastAsia="ja-JP"/>
        </w:rPr>
      </w:pPr>
    </w:p>
    <w:p w14:paraId="06A9C2ED" w14:textId="77777777">
      <w:pPr>
        <w:pStyle w:val="Heading1"/>
      </w:pPr>
      <w:bookmarkStart w:name="_Toc241843979" w:id="310"/>
      <w:r>
        <w:lastRenderedPageBreak/>
        <w:t>System Engineering Support</w:t>
      </w:r>
      <w:bookmarkEnd w:id="310"/>
    </w:p>
    <w:p w14:paraId="39A7AEF4" w14:textId="77777777">
      <w:pPr>
        <w:pStyle w:val="Heading2"/>
      </w:pPr>
      <w:bookmarkStart w:name="_Toc241843980" w:id="312"/>
      <w:r>
        <w:t>Data and Configuration Management</w:t>
      </w:r>
      <w:bookmarkEnd w:id="312"/>
    </w:p>
    <w:p w14:paraId="70EF8A99" w14:textId="04E6ED58">
      <w:pPr>
        <w:rPr>
          <w:rFonts w:cs="Arial"/>
        </w:rPr>
      </w:pPr>
      <w:r>
        <w:rPr>
          <w:rFonts w:cs="Arial"/>
        </w:rPr>
        <w:t xml:space="preserve">Data and Configuration Management is carried out according to </w:t>
      </w:r>
      <w:r>
        <w:rPr>
          <w:szCs w:val="22"/>
        </w:rPr>
        <w:t xml:space="preserve">Management System </w:t>
      </w:r>
      <w:r>
        <w:rPr>
          <w:rFonts w:cs="Arial"/>
        </w:rPr>
        <w:t xml:space="preserve">Process, </w:t>
      </w:r>
      <w:r>
        <w:rPr>
          <w:rFonts w:cs="Arial"/>
          <w:i/>
        </w:rPr>
        <w:t>Configuration Management and Planning and Management (Solution</w:t>
      </w:r>
      <w:r>
        <w:rPr>
          <w:rFonts w:cs="Arial"/>
          <w:i/>
          <w:szCs w:val="22"/>
        </w:rPr>
        <w:t>),</w:t>
      </w:r>
      <w:r>
        <w:rPr>
          <w:rFonts w:cs="Arial"/>
          <w:i/>
          <w:szCs w:val="22"/>
        </w:rPr>
        <w:fldChar w:fldCharType="begin"/>
      </w:r>
      <w:r>
        <w:rPr>
          <w:rFonts w:cs="Arial"/>
          <w:i/>
          <w:szCs w:val="22"/>
        </w:rPr>
        <w:instrText xml:space="preserve"> REF MangmntSystem \h </w:instrText>
      </w:r>
      <w:r>
        <w:rPr>
          <w:rFonts w:cs="Arial"/>
          <w:i/>
          <w:szCs w:val="22"/>
        </w:rPr>
      </w:r>
      <w:r>
        <w:rPr>
          <w:rFonts w:cs="Arial"/>
          <w:i/>
          <w:szCs w:val="22"/>
        </w:rPr>
        <w:fldChar w:fldCharType="separate"/>
      </w:r>
      <w:r>
        <w:t>[</w:t>
      </w:r>
      <w:r>
        <w:rPr>
          <w:rFonts w:cs="Arial"/>
        </w:rPr>
        <w:t>Management System</w:t>
      </w:r>
      <w:r>
        <w:rPr>
          <w:rStyle w:val="Hyperlink"/>
          <w:rFonts w:cs="Arial"/>
        </w:rPr>
        <w:t>]</w:t>
      </w:r>
      <w:r>
        <w:rPr>
          <w:rFonts w:cs="Arial"/>
          <w:i/>
          <w:szCs w:val="22"/>
        </w:rPr>
        <w:fldChar w:fldCharType="end"/>
      </w:r>
      <w:r>
        <w:t>.</w:t>
      </w:r>
    </w:p>
    <w:p w14:paraId="30A5061F" w14:textId="77777777">
      <w:pPr>
        <w:pStyle w:val="Heading2"/>
      </w:pPr>
      <w:bookmarkStart w:name="_Toc241843981" w:id="314"/>
      <w:r>
        <w:t>Confidentiality</w:t>
      </w:r>
      <w:bookmarkEnd w:id="314"/>
    </w:p>
    <w:p w14:paraId="45E89486" w14:textId="09F2D541">
      <w:pPr>
        <w:rPr>
          <w:lang w:eastAsia="de-DE"/>
        </w:rPr>
      </w:pPr>
      <w:bookmarkStart w:name="_Toc320831189" w:id="315"/>
      <w:r>
        <w:rPr>
          <w:lang w:eastAsia="de-DE"/>
        </w:rPr>
        <w:t xml:space="preserve">The rules as listed in </w:t>
      </w:r>
      <w:r>
        <w:rPr>
          <w:szCs w:val="22"/>
        </w:rPr>
        <w:t xml:space="preserve">Management System </w:t>
      </w:r>
      <w:r>
        <w:rPr>
          <w:lang w:eastAsia="de-DE"/>
        </w:rPr>
        <w:t>apply.</w:t>
      </w:r>
    </w:p>
    <w:p w14:paraId="0696BA8A" w14:textId="77777777">
      <w:pPr>
        <w:pStyle w:val="Heading2"/>
      </w:pPr>
      <w:bookmarkStart w:name="_Toc241843982" w:id="317"/>
      <w:r>
        <w:t>Export Control</w:t>
      </w:r>
      <w:bookmarkEnd w:id="315"/>
      <w:bookmarkEnd w:id="317"/>
    </w:p>
    <w:p w14:paraId="5F7EFC26" w14:textId="744415CD">
      <w:pPr>
        <w:rPr>
          <w:rFonts w:cs="Arial"/>
          <w:i/>
        </w:rPr>
      </w:pPr>
      <w:r>
        <w:rPr>
          <w:rFonts w:cs="Arial"/>
        </w:rPr>
        <w:t xml:space="preserve">Export Control is carried out according to </w:t>
      </w:r>
      <w:r>
        <w:rPr>
          <w:szCs w:val="22"/>
        </w:rPr>
        <w:t xml:space="preserve">Management System </w:t>
      </w:r>
      <w:r>
        <w:rPr>
          <w:rFonts w:cs="Arial"/>
        </w:rPr>
        <w:t xml:space="preserve">Process </w:t>
      </w:r>
      <w:r>
        <w:rPr>
          <w:rFonts w:cs="Arial"/>
          <w:i/>
        </w:rPr>
        <w:t xml:space="preserve">Control </w:t>
      </w:r>
      <w:r>
        <w:rPr>
          <w:rFonts w:cs="Arial"/>
          <w:i/>
          <w:szCs w:val="22"/>
        </w:rPr>
        <w:t xml:space="preserve">Export </w:t>
      </w:r>
      <w:r>
        <w:rPr>
          <w:szCs w:val="22"/>
        </w:rPr>
        <w:t>[</w:t>
      </w:r>
      <w:hyperlink w:history="1" w:anchor="REF_Chorus">
        <w:r>
          <w:rPr>
            <w:rStyle w:val="Hyperlink"/>
            <w:szCs w:val="22"/>
          </w:rPr>
          <w:t>24</w:t>
        </w:r>
      </w:hyperlink>
      <w:r>
        <w:rPr>
          <w:szCs w:val="22"/>
        </w:rPr>
        <w:t>]</w:t>
      </w:r>
      <w:r>
        <w:t>.</w:t>
      </w:r>
      <w:r>
        <w:rPr>
          <w:szCs w:val="22"/>
        </w:rPr>
        <w:t>.</w:t>
      </w:r>
    </w:p>
    <w:p w14:paraId="259C2A9A" w14:textId="77777777">
      <w:pPr>
        <w:pStyle w:val="Heading2"/>
      </w:pPr>
      <w:bookmarkStart w:name="_Toc241843983" w:id="319"/>
      <w:r>
        <w:t>Capitalization</w:t>
      </w:r>
      <w:bookmarkEnd w:id="319"/>
    </w:p>
    <w:p w14:paraId="731B25E4" w14:textId="6CA3E3E1">
      <w:pPr>
        <w:pStyle w:val="Paragraph"/>
      </w:pPr>
      <w:r>
        <w:t>Capitalization defined in PCM ATRELOA42</w:t>
      </w:r>
    </w:p>
    <w:p w14:paraId="738994C2" w14:textId="77777777">
      <w:pPr>
        <w:pStyle w:val="Heading2"/>
      </w:pPr>
      <w:bookmarkStart w:name="_Toc241843984" w:id="321"/>
      <w:r>
        <w:t>Measurements and Analysis</w:t>
      </w:r>
      <w:bookmarkEnd w:id="321"/>
    </w:p>
    <w:p w14:paraId="001CDD47" w14:textId="38763193">
      <w:pPr>
        <w:rPr>
          <w:rFonts w:cs="Arial"/>
        </w:rPr>
      </w:pPr>
      <w:r>
        <w:rPr>
          <w:rFonts w:cs="Arial"/>
        </w:rPr>
        <w:t xml:space="preserve">Measurements and Analysis is carried out according to </w:t>
      </w:r>
      <w:r>
        <w:rPr>
          <w:szCs w:val="22"/>
        </w:rPr>
        <w:t>Management System</w:t>
      </w:r>
      <w:r>
        <w:rPr>
          <w:rFonts w:cs="Arial"/>
        </w:rPr>
        <w:t xml:space="preserve"> Process </w:t>
      </w:r>
      <w:r>
        <w:rPr>
          <w:rFonts w:cs="Arial"/>
          <w:i/>
        </w:rPr>
        <w:t xml:space="preserve">Measure and </w:t>
      </w:r>
      <w:r>
        <w:rPr>
          <w:rFonts w:cs="Arial"/>
          <w:i/>
          <w:szCs w:val="22"/>
        </w:rPr>
        <w:t xml:space="preserve">Analyse </w:t>
      </w:r>
      <w:r>
        <w:rPr>
          <w:rFonts w:cs="Arial"/>
          <w:i/>
          <w:szCs w:val="22"/>
        </w:rPr>
        <w:fldChar w:fldCharType="begin"/>
      </w:r>
      <w:r>
        <w:rPr>
          <w:rFonts w:cs="Arial"/>
          <w:i/>
          <w:szCs w:val="22"/>
        </w:rPr>
        <w:instrText xml:space="preserve"> REF MangmntSystem \h </w:instrText>
      </w:r>
      <w:r>
        <w:rPr>
          <w:rFonts w:cs="Arial"/>
          <w:i/>
          <w:szCs w:val="22"/>
        </w:rPr>
      </w:r>
      <w:r>
        <w:rPr>
          <w:rFonts w:cs="Arial"/>
          <w:i/>
          <w:szCs w:val="22"/>
        </w:rPr>
        <w:fldChar w:fldCharType="separate"/>
      </w:r>
      <w:r>
        <w:t>[</w:t>
      </w:r>
      <w:r>
        <w:rPr>
          <w:rFonts w:cs="Arial"/>
        </w:rPr>
        <w:t>Management System</w:t>
      </w:r>
      <w:r>
        <w:rPr>
          <w:rStyle w:val="Hyperlink"/>
          <w:rFonts w:cs="Arial"/>
        </w:rPr>
        <w:t>]</w:t>
      </w:r>
      <w:r>
        <w:rPr>
          <w:rFonts w:cs="Arial"/>
          <w:i/>
          <w:szCs w:val="22"/>
        </w:rPr>
        <w:fldChar w:fldCharType="end"/>
      </w:r>
      <w:r>
        <w:t>.</w:t>
      </w:r>
    </w:p>
    <w:p w14:paraId="6E619793" w14:textId="77777777">
      <w:pPr>
        <w:pStyle w:val="Heading2"/>
      </w:pPr>
      <w:bookmarkStart w:name="_Toc241843985" w:id="323"/>
      <w:r>
        <w:t>Technical and non Technical Requirements Management and Control</w:t>
      </w:r>
      <w:bookmarkEnd w:id="323"/>
    </w:p>
    <w:p w14:paraId="3100D7BE" w14:textId="3BF26717">
      <w:pPr>
        <w:rPr>
          <w:lang w:eastAsia="de-DE"/>
        </w:rPr>
      </w:pPr>
      <w:bookmarkStart w:name="_Toc320831193" w:id="324"/>
      <w:r>
        <w:rPr>
          <w:lang w:eastAsia="de-DE"/>
        </w:rPr>
        <w:t xml:space="preserve">The requirements are defined in the </w:t>
      </w:r>
      <w:r>
        <w:rPr>
          <w:lang w:eastAsia="de-DE"/>
        </w:rPr>
        <w:fldChar w:fldCharType="begin"/>
      </w:r>
      <w:r>
        <w:rPr>
          <w:lang w:eastAsia="de-DE"/>
        </w:rPr>
        <w:instrText xml:space="preserve"> REF CDRL \h </w:instrText>
      </w:r>
      <w:r>
        <w:rPr>
          <w:lang w:eastAsia="de-DE"/>
        </w:rPr>
      </w:r>
      <w:r>
        <w:rPr>
          <w:lang w:eastAsia="de-DE"/>
        </w:rPr>
        <w:fldChar w:fldCharType="separate"/>
      </w:r>
      <w:r>
        <w:t>[3]</w:t>
      </w:r>
      <w:r>
        <w:rPr>
          <w:lang w:eastAsia="de-DE"/>
        </w:rPr>
        <w:fldChar w:fldCharType="end"/>
      </w:r>
      <w:r>
        <w:rPr>
          <w:lang w:eastAsia="de-DE"/>
        </w:rPr>
        <w:t xml:space="preserve"> and are split in the defined solutions.</w:t>
      </w:r>
    </w:p>
    <w:p w14:paraId="0861671F" w14:textId="77777777">
      <w:pPr>
        <w:pStyle w:val="Heading2"/>
      </w:pPr>
      <w:bookmarkStart w:name="_Toc241843986" w:id="326"/>
      <w:r>
        <w:t>Validation of Requirements</w:t>
      </w:r>
      <w:bookmarkEnd w:id="324"/>
      <w:bookmarkEnd w:id="326"/>
    </w:p>
    <w:p w14:paraId="1BBDD499" w14:textId="7B1B26CC">
      <w:pPr>
        <w:rPr>
          <w:color w:val="000000" w:themeColor="text1"/>
          <w:lang w:eastAsia="de-DE"/>
        </w:rPr>
      </w:pPr>
      <w:r>
        <w:rPr>
          <w:color w:val="000000" w:themeColor="text1"/>
          <w:lang w:eastAsia="de-DE"/>
        </w:rPr>
        <w:t xml:space="preserve">Details are defined in the VQP </w:t>
      </w:r>
      <w:r>
        <w:rPr>
          <w:color w:val="000000" w:themeColor="text1"/>
          <w:lang w:eastAsia="de-DE"/>
        </w:rPr>
        <w:fldChar w:fldCharType="begin"/>
      </w:r>
      <w:r>
        <w:rPr>
          <w:color w:val="000000" w:themeColor="text1"/>
          <w:lang w:eastAsia="de-DE"/>
        </w:rPr>
        <w:instrText xml:space="preserve"> REF VQP \h </w:instrText>
      </w:r>
      <w:r>
        <w:rPr>
          <w:color w:val="000000" w:themeColor="text1"/>
          <w:lang w:eastAsia="de-DE"/>
        </w:rPr>
      </w:r>
      <w:r>
        <w:rPr>
          <w:color w:val="000000" w:themeColor="text1"/>
          <w:lang w:eastAsia="de-DE"/>
        </w:rPr>
        <w:fldChar w:fldCharType="separate"/>
      </w:r>
      <w:r>
        <w:t>[7]</w:t>
      </w:r>
      <w:r>
        <w:rPr>
          <w:color w:val="000000" w:themeColor="text1"/>
          <w:lang w:eastAsia="de-DE"/>
        </w:rPr>
        <w:fldChar w:fldCharType="end"/>
      </w:r>
    </w:p>
    <w:p w14:paraId="5C91BE3B" w14:textId="77777777">
      <w:pPr>
        <w:pStyle w:val="Heading2"/>
      </w:pPr>
      <w:bookmarkStart w:name="_Toc241843987" w:id="328"/>
      <w:r>
        <w:t>Decision Analysis and Resolution</w:t>
      </w:r>
      <w:bookmarkEnd w:id="328"/>
    </w:p>
    <w:p w14:paraId="5E3BD6AB" w14:textId="77777777">
      <w:pPr>
        <w:rPr>
          <w:lang w:eastAsia="de-DE"/>
        </w:rPr>
      </w:pPr>
      <w:bookmarkStart w:name="_Toc320831195" w:id="329"/>
      <w:r>
        <w:rPr>
          <w:lang w:eastAsia="de-DE"/>
        </w:rPr>
        <w:t>Customer workshops will be coordinated by PDA for decision finding and analysis.</w:t>
      </w:r>
    </w:p>
    <w:p w14:paraId="38A733EA" w14:textId="77777777">
      <w:pPr>
        <w:pStyle w:val="Heading2"/>
      </w:pPr>
      <w:bookmarkStart w:name="_Toc241843988" w:id="331"/>
      <w:r>
        <w:t>Subordinate Plans</w:t>
      </w:r>
      <w:bookmarkEnd w:id="329"/>
      <w:bookmarkEnd w:id="331"/>
    </w:p>
    <w:p w14:paraId="017F7107" w14:textId="77777777">
      <w:pPr>
        <w:rPr>
          <w:lang w:eastAsia="de-DE"/>
        </w:rPr>
      </w:pPr>
      <w:bookmarkStart w:name="_Toc318814702" w:id="332"/>
      <w:r>
        <w:rPr>
          <w:lang w:eastAsia="de-DE"/>
        </w:rPr>
        <w:t>Not applicable.</w:t>
      </w:r>
    </w:p>
    <w:p w14:paraId="111FC4EE" w14:textId="77777777">
      <w:pPr>
        <w:pStyle w:val="Heading2"/>
      </w:pPr>
      <w:bookmarkStart w:name="_Toc175915135" w:id="333"/>
      <w:bookmarkStart w:name="_Ref191038644" w:id="334"/>
      <w:bookmarkStart w:name="_Toc241843989" w:id="335"/>
      <w:r>
        <w:t>Quality Assurance</w:t>
      </w:r>
      <w:bookmarkEnd w:id="332"/>
      <w:bookmarkEnd w:id="333"/>
      <w:bookmarkEnd w:id="334"/>
      <w:bookmarkEnd w:id="335"/>
    </w:p>
    <w:p w14:paraId="0AD29876" w14:textId="461AE67E">
      <w:pPr>
        <w:rPr>
          <w:szCs w:val="22"/>
        </w:rPr>
      </w:pPr>
      <w:r>
        <w:rPr>
          <w:szCs w:val="22"/>
        </w:rPr>
        <w:t xml:space="preserve">The Quality Assurance in this Solution will follow </w:t>
      </w:r>
      <w:r>
        <w:rPr>
          <w:i/>
          <w:szCs w:val="22"/>
        </w:rPr>
        <w:t xml:space="preserve">QCI – </w:t>
      </w:r>
      <w:r>
        <w:t>Process Guarantee quality and manage continuous improvement</w:t>
      </w:r>
      <w:r>
        <w:rPr>
          <w:i/>
          <w:szCs w:val="22"/>
        </w:rPr>
        <w:t xml:space="preserve">  </w:t>
      </w:r>
      <w:r>
        <w:rPr>
          <w:i/>
          <w:szCs w:val="22"/>
        </w:rPr>
        <w:fldChar w:fldCharType="begin"/>
      </w:r>
      <w:r>
        <w:rPr>
          <w:i/>
          <w:szCs w:val="22"/>
        </w:rPr>
        <w:instrText xml:space="preserve"> REF MangmntSystem \h </w:instrText>
      </w:r>
      <w:r>
        <w:rPr>
          <w:i/>
          <w:szCs w:val="22"/>
        </w:rPr>
      </w:r>
      <w:r>
        <w:rPr>
          <w:i/>
          <w:szCs w:val="22"/>
        </w:rPr>
        <w:fldChar w:fldCharType="separate"/>
      </w:r>
      <w:r>
        <w:t>[</w:t>
      </w:r>
      <w:r>
        <w:rPr>
          <w:rFonts w:cs="Arial"/>
        </w:rPr>
        <w:t>Management System</w:t>
      </w:r>
      <w:r>
        <w:rPr>
          <w:rStyle w:val="Hyperlink"/>
          <w:rFonts w:cs="Arial"/>
        </w:rPr>
        <w:t>]</w:t>
      </w:r>
      <w:r>
        <w:rPr>
          <w:i/>
          <w:szCs w:val="22"/>
        </w:rPr>
        <w:fldChar w:fldCharType="end"/>
      </w:r>
      <w:r>
        <w:t xml:space="preserve">. </w:t>
      </w:r>
      <w:r>
        <w:rPr>
          <w:rFonts w:cs="Arial"/>
          <w:szCs w:val="22"/>
        </w:rPr>
        <w:t>Additional information can be found in the Quality Management Plan.</w:t>
      </w:r>
    </w:p>
    <w:p w14:paraId="4C2F961C" w14:textId="77777777"/>
    <w:p w14:paraId="589E8AF2" w14:textId="77777777">
      <w:pPr>
        <w:pStyle w:val="Heading1"/>
        <w:keepLines w:val="0"/>
        <w:numPr>
          <w:ilvl w:val="0"/>
          <w:numId w:val="39"/>
        </w:numPr>
        <w:pBdr>
          <w:bottom w:val="none" w:color="auto" w:sz="0" w:space="0"/>
        </w:pBdr>
        <w:tabs>
          <w:tab w:val="clear" w:pos="1080"/>
          <w:tab w:val="left" w:pos="578"/>
        </w:tabs>
        <w:spacing w:before="360" w:line="240" w:lineRule="auto"/>
        <w:ind w:left="578" w:hanging="578"/>
      </w:pPr>
      <w:bookmarkStart w:name="_Toc241843990" w:id="337"/>
      <w:r>
        <w:lastRenderedPageBreak/>
        <w:t>Approach and Criteria used for Tailoring of the System Engineering Process</w:t>
      </w:r>
      <w:bookmarkEnd w:id="337"/>
    </w:p>
    <w:p w14:paraId="5545551B" w14:textId="56BBFE49">
      <w:r>
        <w:t xml:space="preserve">The Tailoring Methods are described in Chapter </w:t>
      </w:r>
      <w:r>
        <w:fldChar w:fldCharType="begin"/>
      </w:r>
      <w:r>
        <w:instrText xml:space="preserve"> REF _Ref241828492 \r \h </w:instrText>
      </w:r>
      <w:r>
        <w:fldChar w:fldCharType="separate"/>
      </w:r>
      <w:r>
        <w:t>15</w:t>
      </w:r>
      <w:r>
        <w:fldChar w:fldCharType="end"/>
      </w:r>
      <w:r>
        <w:t xml:space="preserve"> </w:t>
      </w:r>
      <w:r>
        <w:fldChar w:fldCharType="begin"/>
      </w:r>
      <w:r>
        <w:instrText xml:space="preserve"> REF _Ref320785057 \h </w:instrText>
      </w:r>
      <w:r>
        <w:fldChar w:fldCharType="separate"/>
      </w:r>
      <w:r>
        <w:t>Development Scenario</w:t>
      </w:r>
      <w:r>
        <w:fldChar w:fldCharType="end"/>
      </w:r>
      <w:r>
        <w:t xml:space="preserve"> for the respective Phase. </w:t>
      </w:r>
    </w:p>
    <w:p w14:paraId="5FDEDBED" w14:textId="77777777"/>
    <w:p w14:paraId="03A7FB41" w14:textId="77777777">
      <w:pPr>
        <w:pStyle w:val="Heading1"/>
        <w:keepLines w:val="0"/>
        <w:numPr>
          <w:ilvl w:val="0"/>
          <w:numId w:val="39"/>
        </w:numPr>
        <w:pBdr>
          <w:bottom w:val="none" w:color="auto" w:sz="0" w:space="0"/>
        </w:pBdr>
        <w:tabs>
          <w:tab w:val="clear" w:pos="1080"/>
          <w:tab w:val="left" w:pos="578"/>
        </w:tabs>
        <w:spacing w:before="360" w:line="240" w:lineRule="auto"/>
        <w:ind w:left="578" w:hanging="578"/>
      </w:pPr>
      <w:bookmarkStart w:name="_Toc241843991" w:id="339"/>
      <w:r>
        <w:lastRenderedPageBreak/>
        <w:t>Certification Support Activity</w:t>
      </w:r>
      <w:bookmarkEnd w:id="339"/>
    </w:p>
    <w:p w14:paraId="5E5E8C28" w14:textId="1C69FA6A">
      <w:pPr>
        <w:rPr>
          <w:color w:val="000000" w:themeColor="text1"/>
        </w:rPr>
      </w:pPr>
      <w:r>
        <w:rPr>
          <w:color w:val="000000" w:themeColor="text1"/>
        </w:rPr>
        <w:t xml:space="preserve">Refer to Project Safety Plan Document </w:t>
      </w:r>
      <w:r>
        <w:rPr>
          <w:color w:val="000000" w:themeColor="text1"/>
        </w:rPr>
        <w:fldChar w:fldCharType="begin"/>
      </w:r>
      <w:r>
        <w:rPr>
          <w:color w:val="000000" w:themeColor="text1"/>
        </w:rPr>
        <w:instrText xml:space="preserve"> REF Safety \h </w:instrText>
      </w:r>
      <w:r>
        <w:rPr>
          <w:color w:val="000000" w:themeColor="text1"/>
        </w:rPr>
      </w:r>
      <w:r>
        <w:rPr>
          <w:color w:val="000000" w:themeColor="text1"/>
        </w:rPr>
        <w:fldChar w:fldCharType="separate"/>
      </w:r>
      <w:r>
        <w:t>[5]</w:t>
      </w:r>
      <w:r>
        <w:rPr>
          <w:color w:val="000000" w:themeColor="text1"/>
        </w:rPr>
        <w:fldChar w:fldCharType="end"/>
      </w:r>
    </w:p>
    <w:p w14:paraId="524BCE09" w14:textId="0B3F3BC9">
      <w:pPr>
        <w:spacing w:before="0" w:after="0" w:line="240" w:lineRule="auto"/>
        <w:jc w:val="left"/>
      </w:pPr>
      <w:r>
        <w:br w:type="page"/>
      </w:r>
    </w:p>
    <w:p w14:paraId="7E9CEEE9" w14:textId="77777777">
      <w:pPr>
        <w:pStyle w:val="Heading1"/>
        <w:keepLines w:val="0"/>
        <w:numPr>
          <w:ilvl w:val="0"/>
          <w:numId w:val="39"/>
        </w:numPr>
        <w:pBdr>
          <w:bottom w:val="none" w:color="auto" w:sz="0" w:space="0"/>
        </w:pBdr>
        <w:tabs>
          <w:tab w:val="clear" w:pos="1080"/>
          <w:tab w:val="left" w:pos="578"/>
        </w:tabs>
        <w:spacing w:before="360" w:line="240" w:lineRule="auto"/>
        <w:ind w:left="578" w:hanging="578"/>
      </w:pPr>
      <w:bookmarkStart w:name="_Toc241843992" w:id="341"/>
      <w:r>
        <w:lastRenderedPageBreak/>
        <w:t>Open Items</w:t>
      </w:r>
      <w:bookmarkEnd w:id="341"/>
    </w:p>
    <w:p w14:paraId="19503305" w14:textId="70BCD56F">
      <w:pPr>
        <w:rPr>
          <w:bCs/>
        </w:rPr>
      </w:pPr>
      <w:r>
        <w:rPr>
          <w:bCs/>
        </w:rPr>
        <w:t>None</w:t>
      </w:r>
    </w:p>
    <w:p w14:paraId="34C1FE30" w14:textId="77777777">
      <w:pPr>
        <w:pStyle w:val="Appendix"/>
        <w:keepNext w:val="0"/>
        <w:keepLines w:val="0"/>
        <w:numPr>
          <w:ilvl w:val="0"/>
          <w:numId w:val="22"/>
        </w:numPr>
        <w:pBdr>
          <w:bottom w:val="none" w:color="auto" w:sz="0" w:space="0"/>
        </w:pBdr>
        <w:tabs>
          <w:tab w:val="clear" w:pos="1080"/>
          <w:tab w:val="left" w:pos="2127"/>
          <w:tab w:val="left" w:pos="2268"/>
        </w:tabs>
        <w:suppressAutoHyphens/>
        <w:spacing w:before="0" w:after="360" w:line="240" w:lineRule="auto"/>
      </w:pPr>
      <w:bookmarkStart w:name="_Toc241843993" w:id="343"/>
      <w:r>
        <w:lastRenderedPageBreak/>
        <w:t>Criteria for the Selection of Techniques and Measures</w:t>
      </w:r>
      <w:bookmarkEnd w:id="343"/>
    </w:p>
    <w:p w14:paraId="11415A32" w14:textId="77777777">
      <w:r>
        <w:t xml:space="preserve">With each technique or measure in the tables there is a requirement for each software safety integrity level (SIL). In the version June 2011 of the </w:t>
        <w:commentRangeStart w:id="2556119"/>
        <w:t xml:space="preserve">EN50128</w:t>
        <w:commentRangeEnd w:id="2556119"/>
        <w:t xml:space="preserve">, the requirements for software safety integrity levels 1 and 2 are the same for each technique. Similarly, each technique has the same requirements at software safety integrity levels 3 and 4. These requirements can be</w:t>
      </w:r>
      <w:r>
        <w:rPr>
          <w:rStyle w:val="CommentReference"/>
        </w:rPr>
        <w:commentReference w:id="2556119"/>
      </w:r>
    </w:p>
    <w:p w14:paraId="132DF314" w14:textId="77777777"/>
    <w:p w14:paraId="64D3019B" w14:textId="04E1BA9E">
      <w:r>
        <w:t>“</w:t>
      </w:r>
      <w:r>
        <w:rPr>
          <w:b/>
        </w:rPr>
        <w:t>App</w:t>
      </w:r>
      <w:r>
        <w:t>” this column selects with “</w:t>
      </w:r>
      <w:r>
        <w:rPr>
          <w:b/>
        </w:rPr>
        <w:t>Yes</w:t>
      </w:r>
      <w:r>
        <w:t>” for all relevant "documentation", “technique” or “measure” for the actual solution or “</w:t>
      </w:r>
      <w:r>
        <w:rPr>
          <w:b/>
        </w:rPr>
        <w:t>No</w:t>
      </w:r>
      <w:r>
        <w:t>” if this row isn’t mandatory for the solution.</w:t>
      </w:r>
    </w:p>
    <w:p w14:paraId="0DF1921F" w14:textId="77777777">
      <w:bookmarkStart w:name="_Toc318814706" w:id="344"/>
    </w:p>
    <w:p w14:paraId="077F5794" w14:textId="77777777">
      <w:r>
        <w:t>'</w:t>
      </w:r>
      <w:r>
        <w:rPr>
          <w:b/>
        </w:rPr>
        <w:t>M</w:t>
      </w:r>
      <w:r>
        <w:t>' this symbol means that the use of a technique is mandatory,</w:t>
      </w:r>
      <w:bookmarkEnd w:id="344"/>
    </w:p>
    <w:p w14:paraId="3B4F719A" w14:textId="77777777"/>
    <w:p w14:paraId="71C5FA8F" w14:textId="77777777">
      <w:r>
        <w:t>'</w:t>
      </w:r>
      <w:r>
        <w:rPr>
          <w:b/>
        </w:rPr>
        <w:t>HR</w:t>
      </w:r>
      <w:r>
        <w:t>' this symbol means that the technique or measure is Highly Recommended for this safety integrity level. If this technique or measure is not used then the rationale for using alternative techniques shall be detailed in the Software Quality Assurance Plan or in another document referenced by the</w:t>
      </w:r>
    </w:p>
    <w:p w14:paraId="532A2314" w14:textId="77777777">
      <w:r>
        <w:t>Software Quality Assurance Plan</w:t>
      </w:r>
    </w:p>
    <w:p w14:paraId="12909C19" w14:textId="77777777"/>
    <w:p w14:paraId="50C118CA" w14:textId="77777777">
      <w:r>
        <w:t>'</w:t>
      </w:r>
      <w:r>
        <w:rPr>
          <w:b/>
        </w:rPr>
        <w:t>R</w:t>
      </w:r>
      <w:r>
        <w:t>' this symbol means that the technique or measure is recommended for this safety integrity level. This is a lower level of recommendation than an 'HR' and such techniques can be combined to form part of a package,</w:t>
      </w:r>
    </w:p>
    <w:p w14:paraId="1AE0CF95" w14:textId="77777777"/>
    <w:p w14:paraId="3D884492" w14:textId="77777777">
      <w:r>
        <w:t>'</w:t>
      </w:r>
      <w:r>
        <w:rPr>
          <w:b/>
        </w:rPr>
        <w:t>-</w:t>
      </w:r>
      <w:r>
        <w:t>' this symbol means that the technique or measure has no recommendation for or against being used,</w:t>
      </w:r>
    </w:p>
    <w:p w14:paraId="2FBB6CC8" w14:textId="77777777">
      <w:bookmarkStart w:name="_Toc318814707" w:id="345"/>
    </w:p>
    <w:p w14:paraId="40062399" w14:textId="61E73AE4">
      <w:r>
        <w:t>'</w:t>
      </w:r>
      <w:r>
        <w:rPr>
          <w:b/>
        </w:rPr>
        <w:t>NR</w:t>
      </w:r>
      <w:r>
        <w:t>' this symbol means that the technique or measure is positively “Not Recommended” for this safety</w:t>
      </w:r>
      <w:bookmarkEnd w:id="345"/>
      <w:r>
        <w:t xml:space="preserve"> integrity level. If this technique or measure is used then the rationale behind using it shall be detailed in the Software Quality Assurance Plan or in another document referenced by the Software Quality Assurance Plan.</w:t>
      </w:r>
    </w:p>
    <w:p w14:paraId="7ECB1EC2" w14:textId="77777777">
      <w:pPr>
        <w:spacing w:before="0" w:after="0" w:line="240" w:lineRule="auto"/>
        <w:jc w:val="left"/>
      </w:pPr>
      <w:r>
        <w:br w:type="page"/>
      </w:r>
    </w:p>
    <w:tbl>
      <w:tblPr>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219"/>
        <w:gridCol w:w="596"/>
        <w:gridCol w:w="9"/>
        <w:gridCol w:w="700"/>
        <w:gridCol w:w="4110"/>
      </w:tblGrid>
      <w:tr w14:paraId="5F50CB04" w14:textId="77777777">
        <w:trPr>
          <w:tblHeader/>
        </w:trPr>
        <w:tc xmlns:tara="kcentrix:tara" tara:rowspan="1" tara:colspan="1">
          <w:tcPr>
            <w:tcW w:w="4219" w:type="dxa"/>
            <w:shd w:val="clear" w:color="auto" w:fill="DBE5F1"/>
            <w:vAlign w:val="center"/>
          </w:tcPr>
          <w:p w14:paraId="46906851" w14:textId="77777777">
            <w:pPr>
              <w:rPr>
                <w:b/>
                <w:lang w:eastAsia="de-DE"/>
              </w:rPr>
            </w:pPr>
            <w:r>
              <w:rPr>
                <w:rFonts w:ascii="Arial,Bold" w:hAnsi="Arial,Bold" w:cs="Arial,Bold"/>
                <w:b/>
                <w:bCs/>
              </w:rPr>
              <w:lastRenderedPageBreak/>
              <w:t>DOCUMENTATION</w:t>
            </w:r>
          </w:p>
        </w:tc>
        <w:tc xmlns:tara="kcentrix:tara" tara:rowspan="1" tara:colspan="2">
          <w:tcPr>
            <w:tcW w:w="605" w:type="dxa"/>
            <w:gridSpan w:val="2"/>
            <w:shd w:val="clear" w:color="auto" w:fill="DBE5F1"/>
          </w:tcPr>
          <w:p w14:paraId="2CFECD0F" w14:textId="77777777">
            <w:pPr>
              <w:rPr>
                <w:b/>
                <w:lang w:eastAsia="de-DE"/>
              </w:rPr>
            </w:pPr>
            <w:r>
              <w:rPr>
                <w:b/>
                <w:lang w:eastAsia="de-DE"/>
              </w:rPr>
              <w:t>App</w:t>
            </w:r>
          </w:p>
        </w:tc>
        <w:tc xmlns:tara="kcentrix:tara" tara:rowspan="1" tara:colspan="1">
          <w:tcPr>
            <w:tcW w:w="700" w:type="dxa"/>
            <w:shd w:val="clear" w:color="auto" w:fill="DBE5F1"/>
          </w:tcPr>
          <w:p w14:paraId="460D85ED" w14:textId="77777777">
            <w:pPr>
              <w:rPr>
                <w:b/>
                <w:lang w:eastAsia="de-DE"/>
              </w:rPr>
            </w:pPr>
            <w:r>
              <w:rPr>
                <w:b/>
                <w:lang w:eastAsia="de-DE"/>
              </w:rPr>
              <w:t>SIL 4</w:t>
            </w:r>
          </w:p>
        </w:tc>
        <w:tc xmlns:tara="kcentrix:tara" tara:rowspan="1" tara:colspan="1">
          <w:tcPr>
            <w:tcW w:w="4110" w:type="dxa"/>
            <w:shd w:val="clear" w:color="auto" w:fill="DBE5F1"/>
          </w:tcPr>
          <w:p w14:paraId="0FD7A7E6" w14:textId="77777777">
            <w:pPr>
              <w:rPr>
                <w:b/>
                <w:lang w:eastAsia="de-DE"/>
              </w:rPr>
            </w:pPr>
            <w:r>
              <w:rPr>
                <w:b/>
                <w:lang w:eastAsia="de-DE"/>
              </w:rPr>
              <w:t>References of Doc Type</w:t>
            </w:r>
          </w:p>
        </w:tc>
      </w:tr>
      <w:tr w14:paraId="67178F29" w14:textId="77777777">
        <w:tc xmlns:tara="kcentrix:tara" tara:rowspan="1" tara:colspan="1">
          <w:tcPr>
            <w:tcW w:w="4219" w:type="dxa"/>
          </w:tcPr>
          <w:p w14:paraId="39893597" w14:textId="77777777">
            <w:pPr>
              <w:rPr>
                <w:rFonts w:cs="Arial"/>
              </w:rPr>
            </w:pPr>
            <w:r>
              <w:rPr>
                <w:rFonts w:cs="Arial"/>
                <w:b/>
                <w:bCs/>
                <w:i/>
                <w:iCs/>
              </w:rPr>
              <w:t>Planning</w:t>
            </w:r>
          </w:p>
        </w:tc>
        <w:tc xmlns:tara="kcentrix:tara" tara:rowspan="1" tara:colspan="2">
          <w:tcPr>
            <w:tcW w:w="605" w:type="dxa"/>
            <w:gridSpan w:val="2"/>
          </w:tcPr>
          <w:p w14:paraId="5FD9B33A" w14:textId="77777777">
            <w:pPr>
              <w:rPr>
                <w:rFonts w:cs="Arial"/>
              </w:rPr>
            </w:pPr>
          </w:p>
        </w:tc>
        <w:tc xmlns:tara="kcentrix:tara" tara:rowspan="1" tara:colspan="1">
          <w:tcPr>
            <w:tcW w:w="700" w:type="dxa"/>
            <w:vAlign w:val="center"/>
          </w:tcPr>
          <w:p w14:paraId="3DBD9BF3" w14:textId="77777777">
            <w:pPr>
              <w:autoSpaceDE w:val="0"/>
              <w:autoSpaceDN w:val="0"/>
              <w:adjustRightInd w:val="0"/>
              <w:rPr>
                <w:rFonts w:cs="Arial"/>
              </w:rPr>
            </w:pPr>
          </w:p>
        </w:tc>
        <w:tc xmlns:tara="kcentrix:tara" tara:rowspan="1" tara:colspan="1">
          <w:tcPr>
            <w:tcW w:w="4110" w:type="dxa"/>
          </w:tcPr>
          <w:p w14:paraId="2E1497FD" w14:textId="77777777">
            <w:pPr>
              <w:rPr>
                <w:rFonts w:cs="Arial"/>
              </w:rPr>
            </w:pPr>
          </w:p>
        </w:tc>
      </w:tr>
      <w:tr w14:paraId="7A389049" w14:textId="77777777">
        <w:tc xmlns:tara="kcentrix:tara" tara:rowspan="1" tara:colspan="1">
          <w:tcPr>
            <w:tcW w:w="4219" w:type="dxa"/>
          </w:tcPr>
          <w:p w14:paraId="0DDC1853" w14:textId="77777777">
            <w:pPr>
              <w:rPr>
                <w:rFonts w:cs="Arial"/>
              </w:rPr>
            </w:pPr>
            <w:r>
              <w:rPr>
                <w:rFonts w:cs="Arial"/>
              </w:rPr>
              <w:t>1. Software Quality Assurance Plan</w:t>
            </w:r>
          </w:p>
        </w:tc>
        <w:tc xmlns:tara="kcentrix:tara" tara:rowspan="1" tara:colspan="2">
          <w:tcPr>
            <w:tcW w:w="605" w:type="dxa"/>
            <w:gridSpan w:val="2"/>
          </w:tcPr>
          <w:p w14:paraId="4F9DE85E" w14:textId="77777777">
            <w:pPr>
              <w:rPr>
                <w:rFonts w:cs="Arial"/>
              </w:rPr>
            </w:pPr>
            <w:r>
              <w:rPr>
                <w:rFonts w:cs="Arial"/>
              </w:rPr>
              <w:t>Yes</w:t>
            </w:r>
          </w:p>
        </w:tc>
        <w:tc xmlns:tara="kcentrix:tara" tara:rowspan="1" tara:colspan="1">
          <w:tcPr>
            <w:tcW w:w="700" w:type="dxa"/>
            <w:vAlign w:val="center"/>
          </w:tcPr>
          <w:p w14:paraId="77E82B2C" w14:textId="77777777">
            <w:pPr>
              <w:autoSpaceDE w:val="0"/>
              <w:autoSpaceDN w:val="0"/>
              <w:adjustRightInd w:val="0"/>
              <w:rPr>
                <w:rFonts w:cs="Arial"/>
              </w:rPr>
            </w:pPr>
            <w:r>
              <w:rPr>
                <w:rFonts w:cs="Arial"/>
              </w:rPr>
              <w:t xml:space="preserve">HR </w:t>
            </w:r>
          </w:p>
        </w:tc>
        <w:tc xmlns:tara="kcentrix:tara" tara:rowspan="1" tara:colspan="1">
          <w:tcPr>
            <w:tcW w:w="4110" w:type="dxa"/>
          </w:tcPr>
          <w:p w14:paraId="20CD2CB3" w14:textId="77777777">
            <w:pPr>
              <w:rPr>
                <w:rFonts w:cs="Arial"/>
              </w:rPr>
            </w:pPr>
            <w:r>
              <w:rPr>
                <w:rFonts w:cs="Arial"/>
              </w:rPr>
              <w:t>QMP</w:t>
            </w:r>
          </w:p>
        </w:tc>
      </w:tr>
      <w:tr w14:paraId="084A39A0" w14:textId="77777777">
        <w:tc xmlns:tara="kcentrix:tara" tara:rowspan="1" tara:colspan="1">
          <w:tcPr>
            <w:tcW w:w="4219" w:type="dxa"/>
          </w:tcPr>
          <w:p w14:paraId="670448BD" w14:textId="77777777">
            <w:pPr>
              <w:rPr>
                <w:rFonts w:cs="Arial"/>
              </w:rPr>
            </w:pPr>
            <w:r>
              <w:rPr>
                <w:rFonts w:cs="Arial"/>
              </w:rPr>
              <w:t>2. Software Quality Assurance Verification Report</w:t>
            </w:r>
          </w:p>
        </w:tc>
        <w:tc xmlns:tara="kcentrix:tara" tara:rowspan="1" tara:colspan="2">
          <w:tcPr>
            <w:tcW w:w="605" w:type="dxa"/>
            <w:gridSpan w:val="2"/>
          </w:tcPr>
          <w:p w14:paraId="2A675D31" w14:textId="77777777">
            <w:pPr>
              <w:rPr>
                <w:rFonts w:cs="Arial"/>
              </w:rPr>
            </w:pPr>
            <w:r>
              <w:rPr>
                <w:rFonts w:cs="Arial"/>
              </w:rPr>
              <w:t>Yes</w:t>
            </w:r>
          </w:p>
        </w:tc>
        <w:tc xmlns:tara="kcentrix:tara" tara:rowspan="1" tara:colspan="1">
          <w:tcPr>
            <w:tcW w:w="700" w:type="dxa"/>
            <w:vAlign w:val="center"/>
          </w:tcPr>
          <w:p w14:paraId="5A6EF52B" w14:textId="77777777">
            <w:pPr>
              <w:autoSpaceDE w:val="0"/>
              <w:autoSpaceDN w:val="0"/>
              <w:adjustRightInd w:val="0"/>
              <w:rPr>
                <w:rFonts w:cs="Arial"/>
              </w:rPr>
            </w:pPr>
            <w:r>
              <w:rPr>
                <w:rFonts w:cs="Arial"/>
              </w:rPr>
              <w:t xml:space="preserve">HR </w:t>
            </w:r>
          </w:p>
        </w:tc>
        <w:tc xmlns:tara="kcentrix:tara" tara:rowspan="1" tara:colspan="1">
          <w:tcPr>
            <w:tcW w:w="4110" w:type="dxa"/>
          </w:tcPr>
          <w:p w14:paraId="6DC060B0" w14:textId="77777777">
            <w:pPr>
              <w:rPr>
                <w:rFonts w:cs="Arial"/>
              </w:rPr>
            </w:pPr>
            <w:r>
              <w:rPr>
                <w:rFonts w:cs="Arial"/>
              </w:rPr>
              <w:t>PVR</w:t>
            </w:r>
          </w:p>
        </w:tc>
      </w:tr>
      <w:tr w14:paraId="32EB0979" w14:textId="77777777">
        <w:tc xmlns:tara="kcentrix:tara" tara:rowspan="1" tara:colspan="1">
          <w:tcPr>
            <w:tcW w:w="4219" w:type="dxa"/>
          </w:tcPr>
          <w:p w14:paraId="22916201" w14:textId="77777777">
            <w:pPr>
              <w:rPr>
                <w:rFonts w:cs="Arial"/>
              </w:rPr>
            </w:pPr>
            <w:r>
              <w:rPr>
                <w:rFonts w:cs="Arial"/>
              </w:rPr>
              <w:t>3. Software Configuration Management Plan</w:t>
            </w:r>
          </w:p>
        </w:tc>
        <w:tc xmlns:tara="kcentrix:tara" tara:rowspan="1" tara:colspan="2">
          <w:tcPr>
            <w:tcW w:w="605" w:type="dxa"/>
            <w:gridSpan w:val="2"/>
          </w:tcPr>
          <w:p w14:paraId="3E6980A7" w14:textId="77777777">
            <w:pPr>
              <w:rPr>
                <w:rFonts w:cs="Arial"/>
              </w:rPr>
            </w:pPr>
            <w:r>
              <w:rPr>
                <w:rFonts w:cs="Arial"/>
              </w:rPr>
              <w:t>Yes</w:t>
            </w:r>
          </w:p>
        </w:tc>
        <w:tc xmlns:tara="kcentrix:tara" tara:rowspan="1" tara:colspan="1">
          <w:tcPr>
            <w:tcW w:w="700" w:type="dxa"/>
            <w:vAlign w:val="center"/>
          </w:tcPr>
          <w:p w14:paraId="70795AA9" w14:textId="77777777">
            <w:pPr>
              <w:autoSpaceDE w:val="0"/>
              <w:autoSpaceDN w:val="0"/>
              <w:adjustRightInd w:val="0"/>
              <w:rPr>
                <w:rFonts w:cs="Arial"/>
              </w:rPr>
            </w:pPr>
            <w:r>
              <w:rPr>
                <w:rFonts w:cs="Arial"/>
              </w:rPr>
              <w:t xml:space="preserve">HR </w:t>
            </w:r>
          </w:p>
        </w:tc>
        <w:tc xmlns:tara="kcentrix:tara" tara:rowspan="1" tara:colspan="1">
          <w:tcPr>
            <w:tcW w:w="4110" w:type="dxa"/>
          </w:tcPr>
          <w:p w14:paraId="7A97F6FC" w14:textId="77777777">
            <w:pPr>
              <w:rPr>
                <w:rFonts w:cs="Arial"/>
              </w:rPr>
            </w:pPr>
            <w:r>
              <w:rPr>
                <w:rFonts w:cs="Arial"/>
              </w:rPr>
              <w:t>CMP</w:t>
            </w:r>
          </w:p>
        </w:tc>
      </w:tr>
      <w:tr w14:paraId="20143138" w14:textId="77777777">
        <w:tc xmlns:tara="kcentrix:tara" tara:rowspan="1" tara:colspan="1">
          <w:tcPr>
            <w:tcW w:w="4219" w:type="dxa"/>
          </w:tcPr>
          <w:p w14:paraId="7DD73E65" w14:textId="77777777">
            <w:pPr>
              <w:rPr>
                <w:rFonts w:cs="Arial"/>
              </w:rPr>
            </w:pPr>
            <w:r>
              <w:rPr>
                <w:rFonts w:cs="Arial"/>
              </w:rPr>
              <w:t>4. Software Verification Plan</w:t>
            </w:r>
          </w:p>
        </w:tc>
        <w:tc xmlns:tara="kcentrix:tara" tara:rowspan="1" tara:colspan="2">
          <w:tcPr>
            <w:tcW w:w="605" w:type="dxa"/>
            <w:gridSpan w:val="2"/>
          </w:tcPr>
          <w:p w14:paraId="4581A7EB" w14:textId="77777777">
            <w:pPr>
              <w:rPr>
                <w:rFonts w:cs="Arial"/>
              </w:rPr>
            </w:pPr>
            <w:r>
              <w:rPr>
                <w:rFonts w:cs="Arial"/>
              </w:rPr>
              <w:t>Yes</w:t>
            </w:r>
          </w:p>
        </w:tc>
        <w:tc xmlns:tara="kcentrix:tara" tara:rowspan="1" tara:colspan="1">
          <w:tcPr>
            <w:tcW w:w="700" w:type="dxa"/>
            <w:vAlign w:val="center"/>
          </w:tcPr>
          <w:p w14:paraId="1A13CCB2" w14:textId="77777777">
            <w:pPr>
              <w:autoSpaceDE w:val="0"/>
              <w:autoSpaceDN w:val="0"/>
              <w:adjustRightInd w:val="0"/>
              <w:rPr>
                <w:rFonts w:cs="Arial"/>
              </w:rPr>
            </w:pPr>
            <w:r>
              <w:rPr>
                <w:rFonts w:cs="Arial"/>
              </w:rPr>
              <w:t xml:space="preserve">HR </w:t>
            </w:r>
          </w:p>
        </w:tc>
        <w:tc xmlns:tara="kcentrix:tara" tara:rowspan="1" tara:colspan="1">
          <w:tcPr>
            <w:tcW w:w="4110" w:type="dxa"/>
          </w:tcPr>
          <w:p w14:paraId="04A098D7" w14:textId="77777777">
            <w:pPr>
              <w:rPr>
                <w:rFonts w:cs="Arial"/>
              </w:rPr>
            </w:pPr>
            <w:r>
              <w:rPr>
                <w:rFonts w:cs="Arial"/>
              </w:rPr>
              <w:t>IVP</w:t>
            </w:r>
          </w:p>
        </w:tc>
      </w:tr>
      <w:tr w14:paraId="571BE2EB" w14:textId="77777777">
        <w:tc xmlns:tara="kcentrix:tara" tara:rowspan="1" tara:colspan="1">
          <w:tcPr>
            <w:tcW w:w="4219" w:type="dxa"/>
          </w:tcPr>
          <w:p w14:paraId="41B10543" w14:textId="77777777">
            <w:pPr>
              <w:rPr>
                <w:rFonts w:cs="Arial"/>
              </w:rPr>
            </w:pPr>
            <w:r>
              <w:rPr>
                <w:rFonts w:cs="Arial"/>
              </w:rPr>
              <w:t>5. Software Validation Plan</w:t>
            </w:r>
          </w:p>
        </w:tc>
        <w:tc xmlns:tara="kcentrix:tara" tara:rowspan="1" tara:colspan="2">
          <w:tcPr>
            <w:tcW w:w="605" w:type="dxa"/>
            <w:gridSpan w:val="2"/>
          </w:tcPr>
          <w:p w14:paraId="3F23C5F7" w14:textId="77777777">
            <w:pPr>
              <w:rPr>
                <w:rFonts w:cs="Arial"/>
              </w:rPr>
            </w:pPr>
            <w:r>
              <w:rPr>
                <w:rFonts w:cs="Arial"/>
              </w:rPr>
              <w:t>Yes</w:t>
            </w:r>
          </w:p>
        </w:tc>
        <w:tc xmlns:tara="kcentrix:tara" tara:rowspan="1" tara:colspan="1">
          <w:tcPr>
            <w:tcW w:w="700" w:type="dxa"/>
            <w:vAlign w:val="center"/>
          </w:tcPr>
          <w:p w14:paraId="5A6E5A6A" w14:textId="77777777">
            <w:pPr>
              <w:autoSpaceDE w:val="0"/>
              <w:autoSpaceDN w:val="0"/>
              <w:adjustRightInd w:val="0"/>
              <w:rPr>
                <w:rFonts w:cs="Arial"/>
              </w:rPr>
            </w:pPr>
            <w:r>
              <w:rPr>
                <w:rFonts w:cs="Arial"/>
              </w:rPr>
              <w:t xml:space="preserve">HR </w:t>
            </w:r>
          </w:p>
        </w:tc>
        <w:tc xmlns:tara="kcentrix:tara" tara:rowspan="1" tara:colspan="1">
          <w:tcPr>
            <w:tcW w:w="4110" w:type="dxa"/>
          </w:tcPr>
          <w:p w14:paraId="568F6B80" w14:textId="77777777">
            <w:pPr>
              <w:rPr>
                <w:rFonts w:cs="Arial"/>
              </w:rPr>
            </w:pPr>
            <w:r>
              <w:rPr>
                <w:rFonts w:cs="Arial"/>
              </w:rPr>
              <w:t>VQP</w:t>
            </w:r>
          </w:p>
        </w:tc>
      </w:tr>
      <w:tr w14:paraId="24A59912" w14:textId="77777777">
        <w:tc xmlns:tara="kcentrix:tara" tara:rowspan="1" tara:colspan="1">
          <w:tcPr>
            <w:tcW w:w="4219" w:type="dxa"/>
          </w:tcPr>
          <w:p w14:paraId="63DD2DE8" w14:textId="77777777">
            <w:pPr>
              <w:rPr>
                <w:rFonts w:cs="Arial"/>
              </w:rPr>
            </w:pPr>
            <w:r>
              <w:rPr>
                <w:rFonts w:cs="Arial"/>
                <w:b/>
                <w:bCs/>
                <w:i/>
                <w:iCs/>
              </w:rPr>
              <w:t>Software requirements</w:t>
            </w:r>
          </w:p>
        </w:tc>
        <w:tc xmlns:tara="kcentrix:tara" tara:rowspan="1" tara:colspan="2">
          <w:tcPr>
            <w:tcW w:w="605" w:type="dxa"/>
            <w:gridSpan w:val="2"/>
          </w:tcPr>
          <w:p w14:paraId="373703A2" w14:textId="77777777">
            <w:pPr>
              <w:rPr>
                <w:rFonts w:cs="Arial"/>
              </w:rPr>
            </w:pPr>
          </w:p>
        </w:tc>
        <w:tc xmlns:tara="kcentrix:tara" tara:rowspan="1" tara:colspan="1">
          <w:tcPr>
            <w:tcW w:w="700" w:type="dxa"/>
          </w:tcPr>
          <w:p w14:paraId="54933C56" w14:textId="77777777">
            <w:pPr>
              <w:autoSpaceDE w:val="0"/>
              <w:autoSpaceDN w:val="0"/>
              <w:adjustRightInd w:val="0"/>
              <w:rPr>
                <w:rFonts w:cs="Arial"/>
              </w:rPr>
            </w:pPr>
          </w:p>
        </w:tc>
        <w:tc xmlns:tara="kcentrix:tara" tara:rowspan="1" tara:colspan="1">
          <w:tcPr>
            <w:tcW w:w="4110" w:type="dxa"/>
          </w:tcPr>
          <w:p w14:paraId="2F7E8AF5" w14:textId="77777777">
            <w:pPr>
              <w:rPr>
                <w:rFonts w:cs="Arial"/>
              </w:rPr>
            </w:pPr>
          </w:p>
        </w:tc>
      </w:tr>
      <w:tr w14:paraId="05C5A90D" w14:textId="77777777">
        <w:tc xmlns:tara="kcentrix:tara" tara:rowspan="1" tara:colspan="1">
          <w:tcPr>
            <w:tcW w:w="4219" w:type="dxa"/>
          </w:tcPr>
          <w:p w14:paraId="7FEE06A0" w14:textId="77777777">
            <w:pPr>
              <w:rPr>
                <w:rFonts w:cs="Arial"/>
              </w:rPr>
            </w:pPr>
            <w:r>
              <w:rPr>
                <w:rFonts w:cs="Arial"/>
              </w:rPr>
              <w:t>6. Software Requirements Specification</w:t>
            </w:r>
          </w:p>
        </w:tc>
        <w:tc xmlns:tara="kcentrix:tara" tara:rowspan="1" tara:colspan="2">
          <w:tcPr>
            <w:tcW w:w="605" w:type="dxa"/>
            <w:gridSpan w:val="2"/>
          </w:tcPr>
          <w:p w14:paraId="69812614" w14:textId="77777777">
            <w:pPr>
              <w:rPr>
                <w:rFonts w:cs="Arial"/>
              </w:rPr>
            </w:pPr>
            <w:r>
              <w:rPr>
                <w:rFonts w:cs="Arial"/>
              </w:rPr>
              <w:t>Yes</w:t>
            </w:r>
          </w:p>
        </w:tc>
        <w:tc xmlns:tara="kcentrix:tara" tara:rowspan="1" tara:colspan="1">
          <w:tcPr>
            <w:tcW w:w="700" w:type="dxa"/>
            <w:vAlign w:val="center"/>
          </w:tcPr>
          <w:p w14:paraId="1A9EB425" w14:textId="77777777">
            <w:pPr>
              <w:autoSpaceDE w:val="0"/>
              <w:autoSpaceDN w:val="0"/>
              <w:adjustRightInd w:val="0"/>
              <w:rPr>
                <w:rFonts w:cs="Arial"/>
              </w:rPr>
            </w:pPr>
            <w:r>
              <w:rPr>
                <w:rFonts w:cs="Arial"/>
              </w:rPr>
              <w:t xml:space="preserve">HR </w:t>
            </w:r>
          </w:p>
        </w:tc>
        <w:tc xmlns:tara="kcentrix:tara" tara:rowspan="1" tara:colspan="1">
          <w:tcPr>
            <w:tcW w:w="4110" w:type="dxa"/>
          </w:tcPr>
          <w:p w14:paraId="5571B1FA" w14:textId="77777777">
            <w:pPr>
              <w:rPr>
                <w:rFonts w:cs="Arial"/>
              </w:rPr>
            </w:pPr>
            <w:r>
              <w:rPr>
                <w:rFonts w:cs="Arial"/>
              </w:rPr>
              <w:t>SSS, OCD</w:t>
            </w:r>
          </w:p>
        </w:tc>
      </w:tr>
      <w:tr w14:paraId="63ACC03D" w14:textId="77777777">
        <w:tc xmlns:tara="kcentrix:tara" tara:rowspan="1" tara:colspan="1">
          <w:tcPr>
            <w:tcW w:w="4219" w:type="dxa"/>
          </w:tcPr>
          <w:p w14:paraId="0AF31A6A" w14:textId="77777777">
            <w:pPr>
              <w:rPr>
                <w:rFonts w:cs="Arial"/>
              </w:rPr>
            </w:pPr>
            <w:r>
              <w:rPr>
                <w:rFonts w:cs="Arial"/>
              </w:rPr>
              <w:t>7. Overall Software Test Specification</w:t>
            </w:r>
          </w:p>
        </w:tc>
        <w:tc xmlns:tara="kcentrix:tara" tara:rowspan="1" tara:colspan="2">
          <w:tcPr>
            <w:tcW w:w="605" w:type="dxa"/>
            <w:gridSpan w:val="2"/>
          </w:tcPr>
          <w:p w14:paraId="2B48FAF3" w14:textId="77777777">
            <w:pPr>
              <w:rPr>
                <w:rFonts w:cs="Arial"/>
              </w:rPr>
            </w:pPr>
            <w:r>
              <w:rPr>
                <w:rFonts w:cs="Arial"/>
              </w:rPr>
              <w:t>Yes</w:t>
            </w:r>
          </w:p>
        </w:tc>
        <w:tc xmlns:tara="kcentrix:tara" tara:rowspan="1" tara:colspan="1">
          <w:tcPr>
            <w:tcW w:w="700" w:type="dxa"/>
            <w:vAlign w:val="center"/>
          </w:tcPr>
          <w:p w14:paraId="29CFF6B9" w14:textId="77777777">
            <w:pPr>
              <w:autoSpaceDE w:val="0"/>
              <w:autoSpaceDN w:val="0"/>
              <w:adjustRightInd w:val="0"/>
              <w:rPr>
                <w:rFonts w:cs="Arial"/>
              </w:rPr>
            </w:pPr>
            <w:r>
              <w:rPr>
                <w:rFonts w:cs="Arial"/>
              </w:rPr>
              <w:t xml:space="preserve">HR </w:t>
            </w:r>
          </w:p>
        </w:tc>
        <w:tc xmlns:tara="kcentrix:tara" tara:rowspan="1" tara:colspan="1">
          <w:tcPr>
            <w:tcW w:w="4110" w:type="dxa"/>
          </w:tcPr>
          <w:p w14:paraId="2A38E4C2" w14:textId="77777777">
            <w:pPr>
              <w:rPr>
                <w:rFonts w:cs="Arial"/>
              </w:rPr>
            </w:pPr>
            <w:r>
              <w:rPr>
                <w:rFonts w:cs="Arial"/>
              </w:rPr>
              <w:t>TCS</w:t>
            </w:r>
          </w:p>
        </w:tc>
      </w:tr>
      <w:tr w14:paraId="012D3917" w14:textId="77777777">
        <w:tc xmlns:tara="kcentrix:tara" tara:rowspan="1" tara:colspan="1">
          <w:tcPr>
            <w:tcW w:w="4219" w:type="dxa"/>
          </w:tcPr>
          <w:p w14:paraId="7557D539" w14:textId="77777777">
            <w:pPr>
              <w:rPr>
                <w:rFonts w:cs="Arial"/>
              </w:rPr>
            </w:pPr>
            <w:r>
              <w:rPr>
                <w:rFonts w:cs="Arial"/>
              </w:rPr>
              <w:t>8. Software Requirements Verification Report</w:t>
            </w:r>
          </w:p>
        </w:tc>
        <w:tc xmlns:tara="kcentrix:tara" tara:rowspan="1" tara:colspan="2">
          <w:tcPr>
            <w:tcW w:w="605" w:type="dxa"/>
            <w:gridSpan w:val="2"/>
          </w:tcPr>
          <w:p w14:paraId="459BEF95" w14:textId="77777777">
            <w:pPr>
              <w:rPr>
                <w:rFonts w:cs="Arial"/>
              </w:rPr>
            </w:pPr>
            <w:r>
              <w:rPr>
                <w:rFonts w:cs="Arial"/>
              </w:rPr>
              <w:t>Yes</w:t>
            </w:r>
          </w:p>
        </w:tc>
        <w:tc xmlns:tara="kcentrix:tara" tara:rowspan="1" tara:colspan="1">
          <w:tcPr>
            <w:tcW w:w="700" w:type="dxa"/>
            <w:vAlign w:val="center"/>
          </w:tcPr>
          <w:p w14:paraId="0A42F4FC" w14:textId="77777777">
            <w:pPr>
              <w:autoSpaceDE w:val="0"/>
              <w:autoSpaceDN w:val="0"/>
              <w:adjustRightInd w:val="0"/>
              <w:rPr>
                <w:rFonts w:cs="Arial"/>
              </w:rPr>
            </w:pPr>
            <w:r>
              <w:rPr>
                <w:rFonts w:cs="Arial"/>
              </w:rPr>
              <w:t xml:space="preserve">HR </w:t>
            </w:r>
          </w:p>
        </w:tc>
        <w:tc xmlns:tara="kcentrix:tara" tara:rowspan="1" tara:colspan="1">
          <w:tcPr>
            <w:tcW w:w="4110" w:type="dxa"/>
          </w:tcPr>
          <w:p w14:paraId="45BD1075" w14:textId="77777777">
            <w:pPr>
              <w:rPr>
                <w:rFonts w:cs="Arial"/>
              </w:rPr>
            </w:pPr>
            <w:r>
              <w:rPr>
                <w:rFonts w:cs="Arial"/>
              </w:rPr>
              <w:t>VCRM</w:t>
            </w:r>
          </w:p>
        </w:tc>
      </w:tr>
      <w:tr w14:paraId="1104FF7A" w14:textId="77777777">
        <w:tc xmlns:tara="kcentrix:tara" tara:rowspan="1" tara:colspan="1">
          <w:tcPr>
            <w:tcW w:w="4219" w:type="dxa"/>
          </w:tcPr>
          <w:p w14:paraId="3EF3E000" w14:textId="77777777">
            <w:pPr>
              <w:rPr>
                <w:rFonts w:cs="Arial"/>
              </w:rPr>
            </w:pPr>
            <w:r>
              <w:rPr>
                <w:rFonts w:cs="Arial"/>
                <w:b/>
                <w:bCs/>
                <w:i/>
                <w:iCs/>
              </w:rPr>
              <w:t>Architecture and design</w:t>
            </w:r>
          </w:p>
        </w:tc>
        <w:tc xmlns:tara="kcentrix:tara" tara:rowspan="1" tara:colspan="2">
          <w:tcPr>
            <w:tcW w:w="605" w:type="dxa"/>
            <w:gridSpan w:val="2"/>
          </w:tcPr>
          <w:p w14:paraId="2CE54621" w14:textId="77777777">
            <w:pPr>
              <w:rPr>
                <w:rFonts w:cs="Arial"/>
              </w:rPr>
            </w:pPr>
          </w:p>
        </w:tc>
        <w:tc xmlns:tara="kcentrix:tara" tara:rowspan="1" tara:colspan="1">
          <w:tcPr>
            <w:tcW w:w="700" w:type="dxa"/>
          </w:tcPr>
          <w:p w14:paraId="72C03507" w14:textId="77777777">
            <w:pPr>
              <w:autoSpaceDE w:val="0"/>
              <w:autoSpaceDN w:val="0"/>
              <w:adjustRightInd w:val="0"/>
              <w:rPr>
                <w:rFonts w:cs="Arial"/>
              </w:rPr>
            </w:pPr>
          </w:p>
        </w:tc>
        <w:tc xmlns:tara="kcentrix:tara" tara:rowspan="1" tara:colspan="1">
          <w:tcPr>
            <w:tcW w:w="4110" w:type="dxa"/>
          </w:tcPr>
          <w:p w14:paraId="52BF53F7" w14:textId="77777777">
            <w:pPr>
              <w:rPr>
                <w:rFonts w:cs="Arial"/>
              </w:rPr>
            </w:pPr>
          </w:p>
        </w:tc>
      </w:tr>
      <w:tr w14:paraId="406EA288" w14:textId="77777777">
        <w:tc xmlns:tara="kcentrix:tara" tara:rowspan="1" tara:colspan="1">
          <w:tcPr>
            <w:tcW w:w="4219" w:type="dxa"/>
          </w:tcPr>
          <w:p w14:paraId="07C9AF82" w14:textId="77777777">
            <w:pPr>
              <w:rPr>
                <w:rFonts w:cs="Arial"/>
              </w:rPr>
            </w:pPr>
            <w:r>
              <w:rPr>
                <w:rFonts w:cs="Arial"/>
              </w:rPr>
              <w:t>9. Software Architecture Specification</w:t>
            </w:r>
          </w:p>
        </w:tc>
        <w:tc xmlns:tara="kcentrix:tara" tara:rowspan="1" tara:colspan="2">
          <w:tcPr>
            <w:tcW w:w="605" w:type="dxa"/>
            <w:gridSpan w:val="2"/>
          </w:tcPr>
          <w:p w14:paraId="5F5ECCF1" w14:textId="77777777">
            <w:pPr>
              <w:rPr>
                <w:rFonts w:cs="Arial"/>
              </w:rPr>
            </w:pPr>
            <w:r>
              <w:rPr>
                <w:rFonts w:cs="Arial"/>
              </w:rPr>
              <w:t>Yes</w:t>
            </w:r>
          </w:p>
        </w:tc>
        <w:tc xmlns:tara="kcentrix:tara" tara:rowspan="1" tara:colspan="1">
          <w:tcPr>
            <w:tcW w:w="700" w:type="dxa"/>
            <w:vAlign w:val="center"/>
          </w:tcPr>
          <w:p w14:paraId="52E914AA" w14:textId="77777777">
            <w:pPr>
              <w:autoSpaceDE w:val="0"/>
              <w:autoSpaceDN w:val="0"/>
              <w:adjustRightInd w:val="0"/>
              <w:rPr>
                <w:rFonts w:cs="Arial"/>
              </w:rPr>
            </w:pPr>
            <w:r>
              <w:rPr>
                <w:rFonts w:cs="Arial"/>
              </w:rPr>
              <w:t xml:space="preserve">HR </w:t>
            </w:r>
          </w:p>
        </w:tc>
        <w:tc xmlns:tara="kcentrix:tara" tara:rowspan="1" tara:colspan="1">
          <w:tcPr>
            <w:tcW w:w="4110" w:type="dxa"/>
          </w:tcPr>
          <w:p w14:paraId="52CA92CD" w14:textId="77777777">
            <w:pPr>
              <w:rPr>
                <w:rFonts w:cs="Arial"/>
              </w:rPr>
            </w:pPr>
            <w:r>
              <w:rPr>
                <w:rFonts w:cs="Arial"/>
              </w:rPr>
              <w:t>SSDD</w:t>
            </w:r>
          </w:p>
        </w:tc>
      </w:tr>
      <w:tr w14:paraId="46151C4D" w14:textId="77777777">
        <w:tc xmlns:tara="kcentrix:tara" tara:rowspan="1" tara:colspan="1">
          <w:tcPr>
            <w:tcW w:w="4219" w:type="dxa"/>
          </w:tcPr>
          <w:p w14:paraId="6F5E0FFF" w14:textId="77777777">
            <w:pPr>
              <w:rPr>
                <w:rFonts w:cs="Arial"/>
              </w:rPr>
            </w:pPr>
            <w:r>
              <w:rPr>
                <w:rFonts w:cs="Arial"/>
              </w:rPr>
              <w:t>10. Software Design Specification</w:t>
            </w:r>
          </w:p>
        </w:tc>
        <w:tc xmlns:tara="kcentrix:tara" tara:rowspan="1" tara:colspan="2">
          <w:tcPr>
            <w:tcW w:w="605" w:type="dxa"/>
            <w:gridSpan w:val="2"/>
          </w:tcPr>
          <w:p w14:paraId="0698AC9D" w14:textId="77777777">
            <w:pPr>
              <w:rPr>
                <w:rFonts w:cs="Arial"/>
              </w:rPr>
            </w:pPr>
            <w:r>
              <w:rPr>
                <w:rFonts w:cs="Arial"/>
              </w:rPr>
              <w:t>Yes</w:t>
            </w:r>
          </w:p>
        </w:tc>
        <w:tc xmlns:tara="kcentrix:tara" tara:rowspan="1" tara:colspan="1">
          <w:tcPr>
            <w:tcW w:w="700" w:type="dxa"/>
            <w:vAlign w:val="center"/>
          </w:tcPr>
          <w:p w14:paraId="2A22C9FE" w14:textId="77777777">
            <w:pPr>
              <w:autoSpaceDE w:val="0"/>
              <w:autoSpaceDN w:val="0"/>
              <w:adjustRightInd w:val="0"/>
              <w:rPr>
                <w:rFonts w:cs="Arial"/>
              </w:rPr>
            </w:pPr>
            <w:r>
              <w:rPr>
                <w:rFonts w:cs="Arial"/>
              </w:rPr>
              <w:t xml:space="preserve">HR </w:t>
            </w:r>
          </w:p>
        </w:tc>
        <w:tc xmlns:tara="kcentrix:tara" tara:rowspan="1" tara:colspan="1">
          <w:tcPr>
            <w:tcW w:w="4110" w:type="dxa"/>
          </w:tcPr>
          <w:p w14:paraId="13ABEFA4" w14:textId="77777777">
            <w:pPr>
              <w:rPr>
                <w:rFonts w:cs="Arial"/>
              </w:rPr>
            </w:pPr>
            <w:r>
              <w:rPr>
                <w:rFonts w:cs="Arial"/>
              </w:rPr>
              <w:t>SSDD</w:t>
            </w:r>
          </w:p>
        </w:tc>
      </w:tr>
      <w:tr w14:paraId="7D873328" w14:textId="77777777">
        <w:tc xmlns:tara="kcentrix:tara" tara:rowspan="1" tara:colspan="1">
          <w:tcPr>
            <w:tcW w:w="4219" w:type="dxa"/>
          </w:tcPr>
          <w:p w14:paraId="32EB98E1" w14:textId="77777777">
            <w:pPr>
              <w:rPr>
                <w:rFonts w:cs="Arial"/>
              </w:rPr>
            </w:pPr>
            <w:r>
              <w:rPr>
                <w:rFonts w:cs="Arial"/>
              </w:rPr>
              <w:t>11. Software Interface Specifications</w:t>
            </w:r>
          </w:p>
        </w:tc>
        <w:tc xmlns:tara="kcentrix:tara" tara:rowspan="1" tara:colspan="2">
          <w:tcPr>
            <w:tcW w:w="605" w:type="dxa"/>
            <w:gridSpan w:val="2"/>
          </w:tcPr>
          <w:p w14:paraId="1354C097" w14:textId="77777777">
            <w:pPr>
              <w:rPr>
                <w:rFonts w:cs="Arial"/>
              </w:rPr>
            </w:pPr>
            <w:r>
              <w:rPr>
                <w:rFonts w:cs="Arial"/>
              </w:rPr>
              <w:t>Yes</w:t>
            </w:r>
          </w:p>
        </w:tc>
        <w:tc xmlns:tara="kcentrix:tara" tara:rowspan="1" tara:colspan="1">
          <w:tcPr>
            <w:tcW w:w="700" w:type="dxa"/>
            <w:vAlign w:val="center"/>
          </w:tcPr>
          <w:p w14:paraId="356D13F5" w14:textId="77777777">
            <w:pPr>
              <w:autoSpaceDE w:val="0"/>
              <w:autoSpaceDN w:val="0"/>
              <w:adjustRightInd w:val="0"/>
              <w:rPr>
                <w:rFonts w:cs="Arial"/>
              </w:rPr>
            </w:pPr>
            <w:r>
              <w:rPr>
                <w:rFonts w:cs="Arial"/>
              </w:rPr>
              <w:t xml:space="preserve">HR </w:t>
            </w:r>
          </w:p>
        </w:tc>
        <w:tc xmlns:tara="kcentrix:tara" tara:rowspan="1" tara:colspan="1">
          <w:tcPr>
            <w:tcW w:w="4110" w:type="dxa"/>
          </w:tcPr>
          <w:p w14:paraId="34A37333" w14:textId="77777777">
            <w:pPr>
              <w:rPr>
                <w:rFonts w:cs="Arial"/>
              </w:rPr>
            </w:pPr>
            <w:r>
              <w:rPr>
                <w:rFonts w:cs="Arial"/>
              </w:rPr>
              <w:t>SSDD</w:t>
            </w:r>
          </w:p>
        </w:tc>
      </w:tr>
      <w:tr w14:paraId="38A7030B" w14:textId="77777777">
        <w:tc xmlns:tara="kcentrix:tara" tara:rowspan="1" tara:colspan="1">
          <w:tcPr>
            <w:tcW w:w="4219" w:type="dxa"/>
          </w:tcPr>
          <w:p w14:paraId="46C2783F" w14:textId="77777777">
            <w:pPr>
              <w:rPr>
                <w:rFonts w:cs="Arial"/>
              </w:rPr>
            </w:pPr>
            <w:r>
              <w:rPr>
                <w:rFonts w:cs="Arial"/>
              </w:rPr>
              <w:t>12. Software Integration Test Specification</w:t>
            </w:r>
          </w:p>
        </w:tc>
        <w:tc xmlns:tara="kcentrix:tara" tara:rowspan="1" tara:colspan="2">
          <w:tcPr>
            <w:tcW w:w="605" w:type="dxa"/>
            <w:gridSpan w:val="2"/>
          </w:tcPr>
          <w:p w14:paraId="2D8BE653" w14:textId="77777777">
            <w:pPr>
              <w:rPr>
                <w:rFonts w:cs="Arial"/>
              </w:rPr>
            </w:pPr>
            <w:r>
              <w:rPr>
                <w:rFonts w:cs="Arial"/>
              </w:rPr>
              <w:t>Yes</w:t>
            </w:r>
          </w:p>
        </w:tc>
        <w:tc xmlns:tara="kcentrix:tara" tara:rowspan="1" tara:colspan="1">
          <w:tcPr>
            <w:tcW w:w="700" w:type="dxa"/>
            <w:vAlign w:val="center"/>
          </w:tcPr>
          <w:p w14:paraId="6B0FC508" w14:textId="77777777">
            <w:pPr>
              <w:autoSpaceDE w:val="0"/>
              <w:autoSpaceDN w:val="0"/>
              <w:adjustRightInd w:val="0"/>
              <w:rPr>
                <w:rFonts w:cs="Arial"/>
              </w:rPr>
            </w:pPr>
            <w:r>
              <w:rPr>
                <w:rFonts w:cs="Arial"/>
              </w:rPr>
              <w:t xml:space="preserve">HR </w:t>
            </w:r>
          </w:p>
        </w:tc>
        <w:tc xmlns:tara="kcentrix:tara" tara:rowspan="1" tara:colspan="1">
          <w:tcPr>
            <w:tcW w:w="4110" w:type="dxa"/>
          </w:tcPr>
          <w:p w14:paraId="5706BDAA" w14:textId="77777777">
            <w:pPr>
              <w:rPr>
                <w:rFonts w:cs="Arial"/>
              </w:rPr>
            </w:pPr>
            <w:r>
              <w:rPr>
                <w:rFonts w:cs="Arial"/>
              </w:rPr>
              <w:t>TCS</w:t>
            </w:r>
          </w:p>
        </w:tc>
      </w:tr>
      <w:tr w14:paraId="3B130E7F" w14:textId="77777777">
        <w:tc xmlns:tara="kcentrix:tara" tara:rowspan="1" tara:colspan="1">
          <w:tcPr>
            <w:tcW w:w="4219" w:type="dxa"/>
          </w:tcPr>
          <w:p w14:paraId="7A2C8021" w14:textId="77777777">
            <w:pPr>
              <w:rPr>
                <w:rFonts w:cs="Arial"/>
              </w:rPr>
            </w:pPr>
            <w:r>
              <w:rPr>
                <w:rFonts w:cs="Arial"/>
              </w:rPr>
              <w:t>13. Software/Hardware Integration Test Specification</w:t>
            </w:r>
          </w:p>
        </w:tc>
        <w:tc xmlns:tara="kcentrix:tara" tara:rowspan="1" tara:colspan="2">
          <w:tcPr>
            <w:tcW w:w="605" w:type="dxa"/>
            <w:gridSpan w:val="2"/>
          </w:tcPr>
          <w:p w14:paraId="183C689A" w14:textId="77777777">
            <w:pPr>
              <w:rPr>
                <w:rFonts w:cs="Arial"/>
              </w:rPr>
            </w:pPr>
            <w:r>
              <w:rPr>
                <w:rFonts w:cs="Arial"/>
              </w:rPr>
              <w:t>Yes</w:t>
            </w:r>
          </w:p>
        </w:tc>
        <w:tc xmlns:tara="kcentrix:tara" tara:rowspan="1" tara:colspan="1">
          <w:tcPr>
            <w:tcW w:w="700" w:type="dxa"/>
            <w:vAlign w:val="center"/>
          </w:tcPr>
          <w:p w14:paraId="6085A419" w14:textId="77777777">
            <w:pPr>
              <w:autoSpaceDE w:val="0"/>
              <w:autoSpaceDN w:val="0"/>
              <w:adjustRightInd w:val="0"/>
              <w:rPr>
                <w:rFonts w:cs="Arial"/>
              </w:rPr>
            </w:pPr>
            <w:r>
              <w:rPr>
                <w:rFonts w:cs="Arial"/>
              </w:rPr>
              <w:t xml:space="preserve">HR </w:t>
            </w:r>
          </w:p>
        </w:tc>
        <w:tc xmlns:tara="kcentrix:tara" tara:rowspan="1" tara:colspan="1">
          <w:tcPr>
            <w:tcW w:w="4110" w:type="dxa"/>
          </w:tcPr>
          <w:p w14:paraId="01F55037" w14:textId="77777777">
            <w:pPr>
              <w:rPr>
                <w:rFonts w:cs="Arial"/>
              </w:rPr>
            </w:pPr>
            <w:r>
              <w:rPr>
                <w:rFonts w:cs="Arial"/>
              </w:rPr>
              <w:t>TCS</w:t>
            </w:r>
          </w:p>
        </w:tc>
      </w:tr>
      <w:tr w14:paraId="5F91E24A" w14:textId="77777777">
        <w:tc xmlns:tara="kcentrix:tara" tara:rowspan="1" tara:colspan="1">
          <w:tcPr>
            <w:tcW w:w="4219" w:type="dxa"/>
          </w:tcPr>
          <w:p w14:paraId="651FE0AC" w14:textId="77777777">
            <w:pPr>
              <w:rPr>
                <w:rFonts w:cs="Arial"/>
              </w:rPr>
            </w:pPr>
            <w:r>
              <w:rPr>
                <w:rFonts w:cs="Arial"/>
              </w:rPr>
              <w:t>14. Software Architecture and Design Verification Report</w:t>
            </w:r>
          </w:p>
        </w:tc>
        <w:tc xmlns:tara="kcentrix:tara" tara:rowspan="1" tara:colspan="2">
          <w:tcPr>
            <w:tcW w:w="605" w:type="dxa"/>
            <w:gridSpan w:val="2"/>
          </w:tcPr>
          <w:p w14:paraId="12FB22B8" w14:textId="77777777">
            <w:pPr>
              <w:rPr>
                <w:rFonts w:cs="Arial"/>
              </w:rPr>
            </w:pPr>
            <w:r>
              <w:rPr>
                <w:rFonts w:cs="Arial"/>
              </w:rPr>
              <w:t>Yes</w:t>
            </w:r>
          </w:p>
        </w:tc>
        <w:tc xmlns:tara="kcentrix:tara" tara:rowspan="1" tara:colspan="1">
          <w:tcPr>
            <w:tcW w:w="700" w:type="dxa"/>
            <w:vAlign w:val="center"/>
          </w:tcPr>
          <w:p w14:paraId="476FA677" w14:textId="77777777">
            <w:pPr>
              <w:autoSpaceDE w:val="0"/>
              <w:autoSpaceDN w:val="0"/>
              <w:adjustRightInd w:val="0"/>
              <w:rPr>
                <w:rFonts w:cs="Arial"/>
              </w:rPr>
            </w:pPr>
            <w:r>
              <w:rPr>
                <w:rFonts w:cs="Arial"/>
              </w:rPr>
              <w:t xml:space="preserve">HR </w:t>
            </w:r>
          </w:p>
        </w:tc>
        <w:tc xmlns:tara="kcentrix:tara" tara:rowspan="1" tara:colspan="1">
          <w:tcPr>
            <w:tcW w:w="4110" w:type="dxa"/>
          </w:tcPr>
          <w:p w14:paraId="2151F0DC" w14:textId="52AEA215">
            <w:pPr>
              <w:rPr>
                <w:rFonts w:cs="Arial"/>
              </w:rPr>
            </w:pPr>
            <w:r>
              <w:rPr>
                <w:rFonts w:cs="Arial"/>
              </w:rPr>
              <w:t>SSDD Review Report</w:t>
            </w:r>
          </w:p>
        </w:tc>
      </w:tr>
      <w:tr w14:paraId="6CDD6FB7" w14:textId="77777777">
        <w:tc xmlns:tara="kcentrix:tara" tara:rowspan="1" tara:colspan="1">
          <w:tcPr>
            <w:tcW w:w="4219" w:type="dxa"/>
          </w:tcPr>
          <w:p w14:paraId="7AA31DD3" w14:textId="77777777">
            <w:pPr>
              <w:rPr>
                <w:rFonts w:cs="Arial"/>
              </w:rPr>
            </w:pPr>
            <w:r>
              <w:rPr>
                <w:rFonts w:cs="Arial"/>
                <w:b/>
                <w:bCs/>
                <w:i/>
                <w:iCs/>
              </w:rPr>
              <w:t>Component Design</w:t>
            </w:r>
          </w:p>
        </w:tc>
        <w:tc xmlns:tara="kcentrix:tara" tara:rowspan="1" tara:colspan="2">
          <w:tcPr>
            <w:tcW w:w="605" w:type="dxa"/>
            <w:gridSpan w:val="2"/>
          </w:tcPr>
          <w:p w14:paraId="5EBC2BE6" w14:textId="77777777">
            <w:pPr>
              <w:rPr>
                <w:rFonts w:cs="Arial"/>
              </w:rPr>
            </w:pPr>
          </w:p>
        </w:tc>
        <w:tc xmlns:tara="kcentrix:tara" tara:rowspan="1" tara:colspan="1">
          <w:tcPr>
            <w:tcW w:w="700" w:type="dxa"/>
          </w:tcPr>
          <w:p w14:paraId="73ED0752" w14:textId="77777777">
            <w:pPr>
              <w:autoSpaceDE w:val="0"/>
              <w:autoSpaceDN w:val="0"/>
              <w:adjustRightInd w:val="0"/>
              <w:rPr>
                <w:rFonts w:cs="Arial"/>
              </w:rPr>
            </w:pPr>
          </w:p>
        </w:tc>
        <w:tc xmlns:tara="kcentrix:tara" tara:rowspan="1" tara:colspan="1">
          <w:tcPr>
            <w:tcW w:w="4110" w:type="dxa"/>
          </w:tcPr>
          <w:p w14:paraId="673EBCCA" w14:textId="77777777">
            <w:pPr>
              <w:rPr>
                <w:rFonts w:cs="Arial"/>
              </w:rPr>
            </w:pPr>
          </w:p>
        </w:tc>
      </w:tr>
      <w:tr w14:paraId="19646392" w14:textId="77777777">
        <w:tc xmlns:tara="kcentrix:tara" tara:rowspan="1" tara:colspan="1">
          <w:tcPr>
            <w:tcW w:w="4219" w:type="dxa"/>
          </w:tcPr>
          <w:p w14:paraId="0613B3A0" w14:textId="77777777">
            <w:pPr>
              <w:rPr>
                <w:rFonts w:cs="Arial"/>
              </w:rPr>
            </w:pPr>
            <w:r>
              <w:rPr>
                <w:rFonts w:cs="Arial"/>
              </w:rPr>
              <w:t>15. Software Component Design Specification</w:t>
            </w:r>
          </w:p>
        </w:tc>
        <w:tc xmlns:tara="kcentrix:tara" tara:rowspan="1" tara:colspan="2">
          <w:tcPr>
            <w:tcW w:w="605" w:type="dxa"/>
            <w:gridSpan w:val="2"/>
          </w:tcPr>
          <w:p w14:paraId="3CDEA338" w14:textId="77777777">
            <w:pPr>
              <w:rPr>
                <w:rFonts w:cs="Arial"/>
              </w:rPr>
            </w:pPr>
            <w:r>
              <w:rPr>
                <w:rFonts w:cs="Arial"/>
              </w:rPr>
              <w:t>No</w:t>
            </w:r>
          </w:p>
        </w:tc>
        <w:tc xmlns:tara="kcentrix:tara" tara:rowspan="1" tara:colspan="1">
          <w:tcPr>
            <w:tcW w:w="700" w:type="dxa"/>
            <w:vAlign w:val="center"/>
          </w:tcPr>
          <w:p w14:paraId="4428679F" w14:textId="77777777">
            <w:pPr>
              <w:autoSpaceDE w:val="0"/>
              <w:autoSpaceDN w:val="0"/>
              <w:adjustRightInd w:val="0"/>
              <w:rPr>
                <w:rFonts w:cs="Arial"/>
              </w:rPr>
            </w:pPr>
            <w:r>
              <w:rPr>
                <w:rFonts w:cs="Arial"/>
              </w:rPr>
              <w:t xml:space="preserve">HR </w:t>
            </w:r>
          </w:p>
        </w:tc>
        <w:tc xmlns:tara="kcentrix:tara" tara:rowspan="1" tara:colspan="1">
          <w:tcPr>
            <w:tcW w:w="4110" w:type="dxa"/>
          </w:tcPr>
          <w:p w14:paraId="5D1C1527" w14:textId="0C9C7DB8">
            <w:pPr>
              <w:rPr>
                <w:rFonts w:cs="Arial"/>
              </w:rPr>
            </w:pPr>
            <w:r>
              <w:rPr>
                <w:rFonts w:cs="Arial"/>
              </w:rPr>
              <w:t>No generic SW development (Coding) in this solution</w:t>
            </w:r>
          </w:p>
        </w:tc>
      </w:tr>
      <w:tr w14:paraId="79D61F2E" w14:textId="77777777">
        <w:tc xmlns:tara="kcentrix:tara" tara:rowspan="1" tara:colspan="1">
          <w:tcPr>
            <w:tcW w:w="4219" w:type="dxa"/>
          </w:tcPr>
          <w:p w14:paraId="3B4C88D1" w14:textId="77777777">
            <w:pPr>
              <w:rPr>
                <w:rFonts w:cs="Arial"/>
              </w:rPr>
            </w:pPr>
            <w:r>
              <w:rPr>
                <w:rFonts w:cs="Arial"/>
              </w:rPr>
              <w:t>16. Software Component Test Specification</w:t>
            </w:r>
          </w:p>
        </w:tc>
        <w:tc xmlns:tara="kcentrix:tara" tara:rowspan="1" tara:colspan="2">
          <w:tcPr>
            <w:tcW w:w="605" w:type="dxa"/>
            <w:gridSpan w:val="2"/>
          </w:tcPr>
          <w:p w14:paraId="02299D49" w14:textId="77777777">
            <w:pPr>
              <w:rPr>
                <w:rFonts w:cs="Arial"/>
              </w:rPr>
            </w:pPr>
            <w:r>
              <w:rPr>
                <w:rFonts w:cs="Arial"/>
              </w:rPr>
              <w:t>No</w:t>
            </w:r>
          </w:p>
        </w:tc>
        <w:tc xmlns:tara="kcentrix:tara" tara:rowspan="1" tara:colspan="1">
          <w:tcPr>
            <w:tcW w:w="700" w:type="dxa"/>
            <w:vAlign w:val="center"/>
          </w:tcPr>
          <w:p w14:paraId="1183A774" w14:textId="77777777">
            <w:pPr>
              <w:autoSpaceDE w:val="0"/>
              <w:autoSpaceDN w:val="0"/>
              <w:adjustRightInd w:val="0"/>
              <w:rPr>
                <w:rFonts w:cs="Arial"/>
              </w:rPr>
            </w:pPr>
            <w:r>
              <w:rPr>
                <w:rFonts w:cs="Arial"/>
              </w:rPr>
              <w:t xml:space="preserve">HR </w:t>
            </w:r>
          </w:p>
        </w:tc>
        <w:tc xmlns:tara="kcentrix:tara" tara:rowspan="1" tara:colspan="1">
          <w:tcPr>
            <w:tcW w:w="4110" w:type="dxa"/>
          </w:tcPr>
          <w:p w14:paraId="02BBCDE3" w14:textId="3A2A2DF3">
            <w:pPr>
              <w:rPr>
                <w:rFonts w:cs="Arial"/>
              </w:rPr>
            </w:pPr>
            <w:r>
              <w:rPr>
                <w:rFonts w:cs="Arial"/>
              </w:rPr>
              <w:t>No generic SW development (Coding) in this solution</w:t>
            </w:r>
          </w:p>
        </w:tc>
      </w:tr>
      <w:tr w14:paraId="573E7D8A" w14:textId="77777777">
        <w:tc xmlns:tara="kcentrix:tara" tara:rowspan="1" tara:colspan="1">
          <w:tcPr>
            <w:tcW w:w="4219" w:type="dxa"/>
          </w:tcPr>
          <w:p w14:paraId="26771DE1" w14:textId="77777777">
            <w:pPr>
              <w:rPr>
                <w:rFonts w:cs="Arial"/>
              </w:rPr>
            </w:pPr>
            <w:r>
              <w:rPr>
                <w:rFonts w:cs="Arial"/>
              </w:rPr>
              <w:lastRenderedPageBreak/>
              <w:t>17. Software Component Design Verification Report</w:t>
            </w:r>
          </w:p>
        </w:tc>
        <w:tc xmlns:tara="kcentrix:tara" tara:rowspan="1" tara:colspan="2">
          <w:tcPr>
            <w:tcW w:w="605" w:type="dxa"/>
            <w:gridSpan w:val="2"/>
          </w:tcPr>
          <w:p w14:paraId="42C1F603" w14:textId="77777777">
            <w:pPr>
              <w:rPr>
                <w:rFonts w:cs="Arial"/>
              </w:rPr>
            </w:pPr>
            <w:r>
              <w:rPr>
                <w:rFonts w:cs="Arial"/>
              </w:rPr>
              <w:t>No</w:t>
            </w:r>
          </w:p>
        </w:tc>
        <w:tc xmlns:tara="kcentrix:tara" tara:rowspan="1" tara:colspan="1">
          <w:tcPr>
            <w:tcW w:w="700" w:type="dxa"/>
            <w:vAlign w:val="center"/>
          </w:tcPr>
          <w:p w14:paraId="2607B08D" w14:textId="77777777">
            <w:pPr>
              <w:autoSpaceDE w:val="0"/>
              <w:autoSpaceDN w:val="0"/>
              <w:adjustRightInd w:val="0"/>
              <w:rPr>
                <w:rFonts w:cs="Arial"/>
              </w:rPr>
            </w:pPr>
            <w:r>
              <w:rPr>
                <w:rFonts w:cs="Arial"/>
              </w:rPr>
              <w:t xml:space="preserve">HR </w:t>
            </w:r>
          </w:p>
        </w:tc>
        <w:tc xmlns:tara="kcentrix:tara" tara:rowspan="1" tara:colspan="1">
          <w:tcPr>
            <w:tcW w:w="4110" w:type="dxa"/>
          </w:tcPr>
          <w:p w14:paraId="100CD470" w14:textId="7F31879C">
            <w:pPr>
              <w:rPr>
                <w:rFonts w:cs="Arial"/>
              </w:rPr>
            </w:pPr>
            <w:r>
              <w:rPr>
                <w:rFonts w:cs="Arial"/>
              </w:rPr>
              <w:t>No generic SW development (Coding) in this solution</w:t>
            </w:r>
          </w:p>
        </w:tc>
      </w:tr>
      <w:tr w14:paraId="68E84E29" w14:textId="77777777">
        <w:tc xmlns:tara="kcentrix:tara" tara:rowspan="1" tara:colspan="1">
          <w:tcPr>
            <w:tcW w:w="4219" w:type="dxa"/>
          </w:tcPr>
          <w:p w14:paraId="13630176" w14:textId="77777777">
            <w:pPr>
              <w:rPr>
                <w:rFonts w:cs="Arial"/>
              </w:rPr>
            </w:pPr>
            <w:r>
              <w:rPr>
                <w:rFonts w:cs="Arial"/>
                <w:b/>
                <w:bCs/>
                <w:i/>
                <w:iCs/>
              </w:rPr>
              <w:t>Component Implementation and Testing</w:t>
            </w:r>
          </w:p>
        </w:tc>
        <w:tc xmlns:tara="kcentrix:tara" tara:rowspan="1" tara:colspan="2">
          <w:tcPr>
            <w:tcW w:w="605" w:type="dxa"/>
            <w:gridSpan w:val="2"/>
          </w:tcPr>
          <w:p w14:paraId="583BB5AD" w14:textId="77777777">
            <w:pPr>
              <w:rPr>
                <w:rFonts w:cs="Arial"/>
              </w:rPr>
            </w:pPr>
          </w:p>
        </w:tc>
        <w:tc xmlns:tara="kcentrix:tara" tara:rowspan="1" tara:colspan="1">
          <w:tcPr>
            <w:tcW w:w="700" w:type="dxa"/>
          </w:tcPr>
          <w:p w14:paraId="05B59554" w14:textId="77777777">
            <w:pPr>
              <w:autoSpaceDE w:val="0"/>
              <w:autoSpaceDN w:val="0"/>
              <w:adjustRightInd w:val="0"/>
              <w:rPr>
                <w:rFonts w:cs="Arial"/>
              </w:rPr>
            </w:pPr>
          </w:p>
        </w:tc>
        <w:tc xmlns:tara="kcentrix:tara" tara:rowspan="1" tara:colspan="1">
          <w:tcPr>
            <w:tcW w:w="4110" w:type="dxa"/>
          </w:tcPr>
          <w:p w14:paraId="222E6513" w14:textId="77777777">
            <w:pPr>
              <w:rPr>
                <w:rFonts w:cs="Arial"/>
              </w:rPr>
            </w:pPr>
          </w:p>
        </w:tc>
      </w:tr>
      <w:tr w14:paraId="3BD88ED9" w14:textId="77777777">
        <w:tc xmlns:tara="kcentrix:tara" tara:rowspan="1" tara:colspan="1">
          <w:tcPr>
            <w:tcW w:w="4219" w:type="dxa"/>
          </w:tcPr>
          <w:p w14:paraId="330B66F1" w14:textId="77777777">
            <w:pPr>
              <w:rPr>
                <w:rFonts w:cs="Arial"/>
              </w:rPr>
            </w:pPr>
            <w:r>
              <w:rPr>
                <w:rFonts w:cs="Arial"/>
              </w:rPr>
              <w:t>18. Software Source Code and supporting documentation</w:t>
            </w:r>
          </w:p>
        </w:tc>
        <w:tc xmlns:tara="kcentrix:tara" tara:rowspan="1" tara:colspan="2">
          <w:tcPr>
            <w:tcW w:w="605" w:type="dxa"/>
            <w:gridSpan w:val="2"/>
          </w:tcPr>
          <w:p w14:paraId="5779028B" w14:textId="77777777">
            <w:pPr>
              <w:rPr>
                <w:rFonts w:cs="Arial"/>
              </w:rPr>
            </w:pPr>
            <w:r>
              <w:rPr>
                <w:rFonts w:cs="Arial"/>
              </w:rPr>
              <w:t>No</w:t>
            </w:r>
          </w:p>
        </w:tc>
        <w:tc xmlns:tara="kcentrix:tara" tara:rowspan="1" tara:colspan="1">
          <w:tcPr>
            <w:tcW w:w="700" w:type="dxa"/>
            <w:vAlign w:val="center"/>
          </w:tcPr>
          <w:p w14:paraId="586363EA" w14:textId="77777777">
            <w:pPr>
              <w:autoSpaceDE w:val="0"/>
              <w:autoSpaceDN w:val="0"/>
              <w:adjustRightInd w:val="0"/>
              <w:rPr>
                <w:rFonts w:cs="Arial"/>
              </w:rPr>
            </w:pPr>
            <w:r>
              <w:rPr>
                <w:rFonts w:cs="Arial"/>
              </w:rPr>
              <w:t xml:space="preserve">HR </w:t>
            </w:r>
          </w:p>
        </w:tc>
        <w:tc xmlns:tara="kcentrix:tara" tara:rowspan="1" tara:colspan="1">
          <w:tcPr>
            <w:tcW w:w="4110" w:type="dxa"/>
          </w:tcPr>
          <w:p w14:paraId="77FCE48B" w14:textId="2A2C5EB0">
            <w:pPr>
              <w:rPr>
                <w:rFonts w:cs="Arial"/>
              </w:rPr>
            </w:pPr>
            <w:r>
              <w:rPr>
                <w:rFonts w:cs="Arial"/>
              </w:rPr>
              <w:t>No generic SW development (Coding) in this solution</w:t>
            </w:r>
          </w:p>
        </w:tc>
      </w:tr>
      <w:tr w14:paraId="557BEE84" w14:textId="77777777">
        <w:tc xmlns:tara="kcentrix:tara" tara:rowspan="1" tara:colspan="1">
          <w:tcPr>
            <w:tcW w:w="4219" w:type="dxa"/>
          </w:tcPr>
          <w:p w14:paraId="7DECF977" w14:textId="77777777">
            <w:pPr>
              <w:rPr>
                <w:rFonts w:cs="Arial"/>
              </w:rPr>
            </w:pPr>
            <w:r>
              <w:rPr>
                <w:rFonts w:cs="Arial"/>
              </w:rPr>
              <w:t>19. Software Component Test Report</w:t>
            </w:r>
          </w:p>
        </w:tc>
        <w:tc xmlns:tara="kcentrix:tara" tara:rowspan="1" tara:colspan="2">
          <w:tcPr>
            <w:tcW w:w="605" w:type="dxa"/>
            <w:gridSpan w:val="2"/>
          </w:tcPr>
          <w:p w14:paraId="072B33E2" w14:textId="77777777">
            <w:pPr>
              <w:rPr>
                <w:rFonts w:cs="Arial"/>
              </w:rPr>
            </w:pPr>
            <w:r>
              <w:rPr>
                <w:rFonts w:cs="Arial"/>
              </w:rPr>
              <w:t>No</w:t>
            </w:r>
          </w:p>
        </w:tc>
        <w:tc xmlns:tara="kcentrix:tara" tara:rowspan="1" tara:colspan="1">
          <w:tcPr>
            <w:tcW w:w="700" w:type="dxa"/>
            <w:vAlign w:val="center"/>
          </w:tcPr>
          <w:p w14:paraId="1F721D13" w14:textId="77777777">
            <w:pPr>
              <w:autoSpaceDE w:val="0"/>
              <w:autoSpaceDN w:val="0"/>
              <w:adjustRightInd w:val="0"/>
              <w:rPr>
                <w:rFonts w:cs="Arial"/>
              </w:rPr>
            </w:pPr>
            <w:r>
              <w:rPr>
                <w:rFonts w:cs="Arial"/>
              </w:rPr>
              <w:t xml:space="preserve">HR </w:t>
            </w:r>
          </w:p>
        </w:tc>
        <w:tc xmlns:tara="kcentrix:tara" tara:rowspan="1" tara:colspan="1">
          <w:tcPr>
            <w:tcW w:w="4110" w:type="dxa"/>
          </w:tcPr>
          <w:p w14:paraId="77D22FAD" w14:textId="033958E3">
            <w:pPr>
              <w:rPr>
                <w:rFonts w:cs="Arial"/>
              </w:rPr>
            </w:pPr>
            <w:r>
              <w:rPr>
                <w:rFonts w:cs="Arial"/>
              </w:rPr>
              <w:t>No generic SW development (Coding) in this solution</w:t>
            </w:r>
          </w:p>
        </w:tc>
      </w:tr>
      <w:tr w14:paraId="40321C3F" w14:textId="77777777">
        <w:tc xmlns:tara="kcentrix:tara" tara:rowspan="1" tara:colspan="1">
          <w:tcPr>
            <w:tcW w:w="4219" w:type="dxa"/>
          </w:tcPr>
          <w:p w14:paraId="0E7A22BC" w14:textId="77777777">
            <w:pPr>
              <w:rPr>
                <w:rFonts w:cs="Arial"/>
              </w:rPr>
            </w:pPr>
            <w:r>
              <w:rPr>
                <w:rFonts w:cs="Arial"/>
              </w:rPr>
              <w:t>20. Software Source Code Verification Report</w:t>
            </w:r>
          </w:p>
        </w:tc>
        <w:tc xmlns:tara="kcentrix:tara" tara:rowspan="1" tara:colspan="2">
          <w:tcPr>
            <w:tcW w:w="605" w:type="dxa"/>
            <w:gridSpan w:val="2"/>
          </w:tcPr>
          <w:p w14:paraId="7E934588" w14:textId="77777777">
            <w:pPr>
              <w:rPr>
                <w:rFonts w:cs="Arial"/>
              </w:rPr>
            </w:pPr>
            <w:r>
              <w:rPr>
                <w:rFonts w:cs="Arial"/>
              </w:rPr>
              <w:t>No</w:t>
            </w:r>
          </w:p>
        </w:tc>
        <w:tc xmlns:tara="kcentrix:tara" tara:rowspan="1" tara:colspan="1">
          <w:tcPr>
            <w:tcW w:w="700" w:type="dxa"/>
            <w:vAlign w:val="center"/>
          </w:tcPr>
          <w:p w14:paraId="72DF7E4B" w14:textId="77777777">
            <w:pPr>
              <w:autoSpaceDE w:val="0"/>
              <w:autoSpaceDN w:val="0"/>
              <w:adjustRightInd w:val="0"/>
              <w:rPr>
                <w:rFonts w:cs="Arial"/>
              </w:rPr>
            </w:pPr>
            <w:r>
              <w:rPr>
                <w:rFonts w:cs="Arial"/>
              </w:rPr>
              <w:t xml:space="preserve">HR </w:t>
            </w:r>
          </w:p>
        </w:tc>
        <w:tc xmlns:tara="kcentrix:tara" tara:rowspan="1" tara:colspan="1">
          <w:tcPr>
            <w:tcW w:w="4110" w:type="dxa"/>
          </w:tcPr>
          <w:p w14:paraId="02FD083F" w14:textId="4A13B2DD">
            <w:pPr>
              <w:rPr>
                <w:rFonts w:cs="Arial"/>
              </w:rPr>
            </w:pPr>
            <w:r>
              <w:rPr>
                <w:rFonts w:cs="Arial"/>
              </w:rPr>
              <w:t>No generic SW development (Coding) in this solution</w:t>
            </w:r>
          </w:p>
        </w:tc>
      </w:tr>
      <w:tr w14:paraId="7A2F49AA" w14:textId="77777777">
        <w:tc xmlns:tara="kcentrix:tara" tara:rowspan="1" tara:colspan="1">
          <w:tcPr>
            <w:tcW w:w="4219" w:type="dxa"/>
          </w:tcPr>
          <w:p w14:paraId="5D72820A" w14:textId="77777777">
            <w:pPr>
              <w:rPr>
                <w:rFonts w:cs="Arial"/>
              </w:rPr>
            </w:pPr>
            <w:r>
              <w:rPr>
                <w:rFonts w:cs="Arial"/>
                <w:b/>
                <w:bCs/>
                <w:i/>
                <w:iCs/>
              </w:rPr>
              <w:t>Integration</w:t>
            </w:r>
          </w:p>
        </w:tc>
        <w:tc xmlns:tara="kcentrix:tara" tara:rowspan="1" tara:colspan="2">
          <w:tcPr>
            <w:tcW w:w="605" w:type="dxa"/>
            <w:gridSpan w:val="2"/>
          </w:tcPr>
          <w:p w14:paraId="0CF3B2B8" w14:textId="77777777">
            <w:pPr>
              <w:rPr>
                <w:rFonts w:cs="Arial"/>
              </w:rPr>
            </w:pPr>
          </w:p>
        </w:tc>
        <w:tc xmlns:tara="kcentrix:tara" tara:rowspan="1" tara:colspan="1">
          <w:tcPr>
            <w:tcW w:w="700" w:type="dxa"/>
          </w:tcPr>
          <w:p w14:paraId="7C1C04B2" w14:textId="77777777">
            <w:pPr>
              <w:autoSpaceDE w:val="0"/>
              <w:autoSpaceDN w:val="0"/>
              <w:adjustRightInd w:val="0"/>
              <w:rPr>
                <w:rFonts w:cs="Arial"/>
              </w:rPr>
            </w:pPr>
          </w:p>
        </w:tc>
        <w:tc xmlns:tara="kcentrix:tara" tara:rowspan="1" tara:colspan="1">
          <w:tcPr>
            <w:tcW w:w="4110" w:type="dxa"/>
          </w:tcPr>
          <w:p w14:paraId="59ED2848" w14:textId="77777777">
            <w:pPr>
              <w:rPr>
                <w:rFonts w:cs="Arial"/>
              </w:rPr>
            </w:pPr>
          </w:p>
        </w:tc>
      </w:tr>
      <w:tr w14:paraId="4DE66B9A" w14:textId="77777777">
        <w:tc xmlns:tara="kcentrix:tara" tara:rowspan="1" tara:colspan="1">
          <w:tcPr>
            <w:tcW w:w="4219" w:type="dxa"/>
          </w:tcPr>
          <w:p w14:paraId="0329F419" w14:textId="77777777">
            <w:pPr>
              <w:rPr>
                <w:rFonts w:cs="Arial"/>
              </w:rPr>
            </w:pPr>
            <w:r>
              <w:rPr>
                <w:rFonts w:cs="Arial"/>
              </w:rPr>
              <w:t>21. Software Integration Test Report</w:t>
            </w:r>
          </w:p>
        </w:tc>
        <w:tc xmlns:tara="kcentrix:tara" tara:rowspan="1" tara:colspan="2">
          <w:tcPr>
            <w:tcW w:w="605" w:type="dxa"/>
            <w:gridSpan w:val="2"/>
          </w:tcPr>
          <w:p w14:paraId="7B8627F0" w14:textId="77777777">
            <w:pPr>
              <w:rPr>
                <w:rFonts w:cs="Arial"/>
              </w:rPr>
            </w:pPr>
            <w:r>
              <w:rPr>
                <w:rFonts w:cs="Arial"/>
              </w:rPr>
              <w:t>Yes</w:t>
            </w:r>
          </w:p>
        </w:tc>
        <w:tc xmlns:tara="kcentrix:tara" tara:rowspan="1" tara:colspan="1">
          <w:tcPr>
            <w:tcW w:w="700" w:type="dxa"/>
            <w:vAlign w:val="center"/>
          </w:tcPr>
          <w:p w14:paraId="64B71F9E" w14:textId="77777777">
            <w:pPr>
              <w:autoSpaceDE w:val="0"/>
              <w:autoSpaceDN w:val="0"/>
              <w:adjustRightInd w:val="0"/>
              <w:rPr>
                <w:rFonts w:cs="Arial"/>
              </w:rPr>
            </w:pPr>
            <w:r>
              <w:rPr>
                <w:rFonts w:cs="Arial"/>
              </w:rPr>
              <w:t xml:space="preserve">HR </w:t>
            </w:r>
          </w:p>
        </w:tc>
        <w:tc xmlns:tara="kcentrix:tara" tara:rowspan="1" tara:colspan="1">
          <w:tcPr>
            <w:tcW w:w="4110" w:type="dxa"/>
            <w:vAlign w:val="center"/>
          </w:tcPr>
          <w:p w14:paraId="6044E3DC" w14:textId="77777777">
            <w:pPr>
              <w:rPr>
                <w:rFonts w:cs="Arial"/>
              </w:rPr>
            </w:pPr>
            <w:r>
              <w:rPr>
                <w:rFonts w:cs="Arial"/>
              </w:rPr>
              <w:t>Integration TR</w:t>
            </w:r>
          </w:p>
        </w:tc>
      </w:tr>
      <w:tr w14:paraId="12460D08" w14:textId="77777777">
        <w:tc xmlns:tara="kcentrix:tara" tara:rowspan="1" tara:colspan="1">
          <w:tcPr>
            <w:tcW w:w="4219" w:type="dxa"/>
          </w:tcPr>
          <w:p w14:paraId="1BBAD661" w14:textId="77777777">
            <w:pPr>
              <w:rPr>
                <w:rFonts w:cs="Arial"/>
              </w:rPr>
            </w:pPr>
            <w:r>
              <w:rPr>
                <w:rFonts w:cs="Arial"/>
              </w:rPr>
              <w:t>22. Software/Hardware Integration Test Report</w:t>
            </w:r>
          </w:p>
        </w:tc>
        <w:tc xmlns:tara="kcentrix:tara" tara:rowspan="1" tara:colspan="2">
          <w:tcPr>
            <w:tcW w:w="605" w:type="dxa"/>
            <w:gridSpan w:val="2"/>
          </w:tcPr>
          <w:p w14:paraId="69BEFC23" w14:textId="77777777">
            <w:pPr>
              <w:rPr>
                <w:rFonts w:cs="Arial"/>
              </w:rPr>
            </w:pPr>
            <w:r>
              <w:rPr>
                <w:rFonts w:cs="Arial"/>
              </w:rPr>
              <w:t>Yes</w:t>
            </w:r>
          </w:p>
        </w:tc>
        <w:tc xmlns:tara="kcentrix:tara" tara:rowspan="1" tara:colspan="1">
          <w:tcPr>
            <w:tcW w:w="700" w:type="dxa"/>
            <w:vAlign w:val="center"/>
          </w:tcPr>
          <w:p w14:paraId="5EDBADB2" w14:textId="77777777">
            <w:pPr>
              <w:autoSpaceDE w:val="0"/>
              <w:autoSpaceDN w:val="0"/>
              <w:adjustRightInd w:val="0"/>
              <w:rPr>
                <w:rFonts w:cs="Arial"/>
              </w:rPr>
            </w:pPr>
            <w:r>
              <w:rPr>
                <w:rFonts w:cs="Arial"/>
              </w:rPr>
              <w:t xml:space="preserve">HR </w:t>
            </w:r>
          </w:p>
        </w:tc>
        <w:tc xmlns:tara="kcentrix:tara" tara:rowspan="1" tara:colspan="1">
          <w:tcPr>
            <w:tcW w:w="4110" w:type="dxa"/>
            <w:vAlign w:val="center"/>
          </w:tcPr>
          <w:p w14:paraId="2CA35D7B" w14:textId="77777777">
            <w:pPr>
              <w:rPr>
                <w:rFonts w:cs="Arial"/>
              </w:rPr>
            </w:pPr>
            <w:r>
              <w:rPr>
                <w:rFonts w:cs="Arial"/>
              </w:rPr>
              <w:t>Integration TR</w:t>
            </w:r>
          </w:p>
        </w:tc>
      </w:tr>
      <w:tr w14:paraId="3434E7AD" w14:textId="77777777">
        <w:tc xmlns:tara="kcentrix:tara" tara:rowspan="1" tara:colspan="1">
          <w:tcPr>
            <w:tcW w:w="4219" w:type="dxa"/>
          </w:tcPr>
          <w:p w14:paraId="246E9B1D" w14:textId="77777777">
            <w:pPr>
              <w:rPr>
                <w:rFonts w:cs="Arial"/>
              </w:rPr>
            </w:pPr>
            <w:r>
              <w:rPr>
                <w:rFonts w:cs="Arial"/>
              </w:rPr>
              <w:t>23. Software Integration Verification Report</w:t>
            </w:r>
          </w:p>
        </w:tc>
        <w:tc xmlns:tara="kcentrix:tara" tara:rowspan="1" tara:colspan="2">
          <w:tcPr>
            <w:tcW w:w="605" w:type="dxa"/>
            <w:gridSpan w:val="2"/>
          </w:tcPr>
          <w:p w14:paraId="42416BA5" w14:textId="77777777">
            <w:pPr>
              <w:rPr>
                <w:rFonts w:cs="Arial"/>
              </w:rPr>
            </w:pPr>
            <w:r>
              <w:rPr>
                <w:rFonts w:cs="Arial"/>
              </w:rPr>
              <w:t>Yes</w:t>
            </w:r>
          </w:p>
        </w:tc>
        <w:tc xmlns:tara="kcentrix:tara" tara:rowspan="1" tara:colspan="1">
          <w:tcPr>
            <w:tcW w:w="700" w:type="dxa"/>
            <w:vAlign w:val="center"/>
          </w:tcPr>
          <w:p w14:paraId="62CB770D" w14:textId="77777777">
            <w:pPr>
              <w:autoSpaceDE w:val="0"/>
              <w:autoSpaceDN w:val="0"/>
              <w:adjustRightInd w:val="0"/>
              <w:rPr>
                <w:rFonts w:cs="Arial"/>
              </w:rPr>
            </w:pPr>
            <w:r>
              <w:rPr>
                <w:rFonts w:cs="Arial"/>
              </w:rPr>
              <w:t xml:space="preserve">HR </w:t>
            </w:r>
          </w:p>
        </w:tc>
        <w:tc xmlns:tara="kcentrix:tara" tara:rowspan="1" tara:colspan="1">
          <w:tcPr>
            <w:tcW w:w="4110" w:type="dxa"/>
            <w:vAlign w:val="center"/>
          </w:tcPr>
          <w:p w14:paraId="32A30CF5" w14:textId="77777777">
            <w:pPr>
              <w:rPr>
                <w:rFonts w:cs="Arial"/>
              </w:rPr>
            </w:pPr>
            <w:r>
              <w:rPr>
                <w:rFonts w:cs="Arial"/>
              </w:rPr>
              <w:t>Integration TR</w:t>
            </w:r>
          </w:p>
        </w:tc>
      </w:tr>
      <w:tr w14:paraId="5F89D06D" w14:textId="77777777">
        <w:tc xmlns:tara="kcentrix:tara" tara:rowspan="1" tara:colspan="1">
          <w:tcPr>
            <w:tcW w:w="4219" w:type="dxa"/>
          </w:tcPr>
          <w:p w14:paraId="6CA89510" w14:textId="77777777">
            <w:pPr>
              <w:rPr>
                <w:rFonts w:cs="Arial"/>
              </w:rPr>
            </w:pPr>
            <w:r>
              <w:rPr>
                <w:rFonts w:cs="Arial"/>
                <w:b/>
                <w:bCs/>
                <w:i/>
                <w:iCs/>
              </w:rPr>
              <w:t>Overall Software Testing / Final Validation</w:t>
            </w:r>
          </w:p>
        </w:tc>
        <w:tc xmlns:tara="kcentrix:tara" tara:rowspan="1" tara:colspan="2">
          <w:tcPr>
            <w:tcW w:w="605" w:type="dxa"/>
            <w:gridSpan w:val="2"/>
          </w:tcPr>
          <w:p w14:paraId="1A6B7004" w14:textId="77777777">
            <w:pPr>
              <w:rPr>
                <w:rFonts w:cs="Arial"/>
              </w:rPr>
            </w:pPr>
          </w:p>
        </w:tc>
        <w:tc xmlns:tara="kcentrix:tara" tara:rowspan="1" tara:colspan="1">
          <w:tcPr>
            <w:tcW w:w="700" w:type="dxa"/>
          </w:tcPr>
          <w:p w14:paraId="26B4FDD4" w14:textId="77777777">
            <w:pPr>
              <w:autoSpaceDE w:val="0"/>
              <w:autoSpaceDN w:val="0"/>
              <w:adjustRightInd w:val="0"/>
              <w:rPr>
                <w:rFonts w:cs="Arial"/>
              </w:rPr>
            </w:pPr>
          </w:p>
        </w:tc>
        <w:tc xmlns:tara="kcentrix:tara" tara:rowspan="1" tara:colspan="1">
          <w:tcPr>
            <w:tcW w:w="4110" w:type="dxa"/>
          </w:tcPr>
          <w:p w14:paraId="087A8696" w14:textId="77777777">
            <w:pPr>
              <w:rPr>
                <w:rFonts w:cs="Arial"/>
              </w:rPr>
            </w:pPr>
          </w:p>
        </w:tc>
      </w:tr>
      <w:tr w14:paraId="7A927A01" w14:textId="77777777">
        <w:tc xmlns:tara="kcentrix:tara" tara:rowspan="1" tara:colspan="1">
          <w:tcPr>
            <w:tcW w:w="4219" w:type="dxa"/>
          </w:tcPr>
          <w:p w14:paraId="450DDEAF" w14:textId="77777777">
            <w:pPr>
              <w:rPr>
                <w:rFonts w:cs="Arial"/>
              </w:rPr>
            </w:pPr>
            <w:r>
              <w:rPr>
                <w:rFonts w:cs="Arial"/>
              </w:rPr>
              <w:t>24. Overall Software Test Report</w:t>
            </w:r>
          </w:p>
        </w:tc>
        <w:tc xmlns:tara="kcentrix:tara" tara:rowspan="1" tara:colspan="2">
          <w:tcPr>
            <w:tcW w:w="605" w:type="dxa"/>
            <w:gridSpan w:val="2"/>
          </w:tcPr>
          <w:p w14:paraId="4024A76E" w14:textId="77777777">
            <w:pPr>
              <w:rPr>
                <w:rFonts w:cs="Arial"/>
              </w:rPr>
            </w:pPr>
            <w:r>
              <w:rPr>
                <w:rFonts w:cs="Arial"/>
              </w:rPr>
              <w:t>Yes</w:t>
            </w:r>
          </w:p>
        </w:tc>
        <w:tc xmlns:tara="kcentrix:tara" tara:rowspan="1" tara:colspan="1">
          <w:tcPr>
            <w:tcW w:w="700" w:type="dxa"/>
            <w:vAlign w:val="center"/>
          </w:tcPr>
          <w:p w14:paraId="59380837" w14:textId="77777777">
            <w:pPr>
              <w:autoSpaceDE w:val="0"/>
              <w:autoSpaceDN w:val="0"/>
              <w:adjustRightInd w:val="0"/>
              <w:rPr>
                <w:rFonts w:cs="Arial"/>
              </w:rPr>
            </w:pPr>
            <w:r>
              <w:rPr>
                <w:rFonts w:cs="Arial"/>
              </w:rPr>
              <w:t xml:space="preserve">HR </w:t>
            </w:r>
          </w:p>
        </w:tc>
        <w:tc xmlns:tara="kcentrix:tara" tara:rowspan="1" tara:colspan="1">
          <w:tcPr>
            <w:tcW w:w="4110" w:type="dxa"/>
            <w:vAlign w:val="center"/>
          </w:tcPr>
          <w:p w14:paraId="55A01D57" w14:textId="77777777">
            <w:pPr>
              <w:rPr>
                <w:rFonts w:cs="Arial"/>
              </w:rPr>
            </w:pPr>
            <w:r>
              <w:rPr>
                <w:rFonts w:cs="Arial"/>
              </w:rPr>
              <w:t>System TR</w:t>
            </w:r>
          </w:p>
        </w:tc>
      </w:tr>
      <w:tr w14:paraId="39A3B0D0" w14:textId="77777777">
        <w:tc xmlns:tara="kcentrix:tara" tara:rowspan="1" tara:colspan="1">
          <w:tcPr>
            <w:tcW w:w="4219" w:type="dxa"/>
          </w:tcPr>
          <w:p w14:paraId="605F6BAD" w14:textId="77777777">
            <w:pPr>
              <w:rPr>
                <w:rFonts w:cs="Arial"/>
              </w:rPr>
            </w:pPr>
            <w:r>
              <w:rPr>
                <w:rFonts w:cs="Arial"/>
              </w:rPr>
              <w:t>25. Software Validation Report</w:t>
            </w:r>
          </w:p>
        </w:tc>
        <w:tc xmlns:tara="kcentrix:tara" tara:rowspan="1" tara:colspan="2">
          <w:tcPr>
            <w:tcW w:w="605" w:type="dxa"/>
            <w:gridSpan w:val="2"/>
          </w:tcPr>
          <w:p w14:paraId="47B2BAAB" w14:textId="77777777">
            <w:pPr>
              <w:rPr>
                <w:rFonts w:cs="Arial"/>
              </w:rPr>
            </w:pPr>
            <w:r>
              <w:rPr>
                <w:rFonts w:cs="Arial"/>
              </w:rPr>
              <w:t>Yes</w:t>
            </w:r>
          </w:p>
        </w:tc>
        <w:tc xmlns:tara="kcentrix:tara" tara:rowspan="1" tara:colspan="1">
          <w:tcPr>
            <w:tcW w:w="700" w:type="dxa"/>
            <w:vAlign w:val="center"/>
          </w:tcPr>
          <w:p w14:paraId="2EAFFE66" w14:textId="77777777">
            <w:pPr>
              <w:autoSpaceDE w:val="0"/>
              <w:autoSpaceDN w:val="0"/>
              <w:adjustRightInd w:val="0"/>
              <w:rPr>
                <w:rFonts w:cs="Arial"/>
              </w:rPr>
            </w:pPr>
            <w:r>
              <w:rPr>
                <w:rFonts w:cs="Arial"/>
              </w:rPr>
              <w:t xml:space="preserve">HR </w:t>
            </w:r>
          </w:p>
        </w:tc>
        <w:tc xmlns:tara="kcentrix:tara" tara:rowspan="1" tara:colspan="1">
          <w:tcPr>
            <w:tcW w:w="4110" w:type="dxa"/>
            <w:vAlign w:val="center"/>
          </w:tcPr>
          <w:p w14:paraId="30BF6573" w14:textId="77777777">
            <w:pPr>
              <w:rPr>
                <w:rFonts w:cs="Arial"/>
              </w:rPr>
            </w:pPr>
            <w:r>
              <w:rPr>
                <w:rFonts w:cs="Arial"/>
              </w:rPr>
              <w:t>Validation Report</w:t>
            </w:r>
          </w:p>
        </w:tc>
      </w:tr>
      <w:tr w14:paraId="50FFAF60" w14:textId="77777777">
        <w:tc xmlns:tara="kcentrix:tara" tara:rowspan="1" tara:colspan="1">
          <w:tcPr>
            <w:tcW w:w="4219" w:type="dxa"/>
          </w:tcPr>
          <w:p w14:paraId="57C2F2B4" w14:textId="77777777">
            <w:pPr>
              <w:rPr>
                <w:rFonts w:cs="Arial"/>
              </w:rPr>
            </w:pPr>
            <w:r>
              <w:rPr>
                <w:rFonts w:cs="Arial"/>
              </w:rPr>
              <w:t>26. Tools Validation Report</w:t>
            </w:r>
          </w:p>
        </w:tc>
        <w:tc xmlns:tara="kcentrix:tara" tara:rowspan="1" tara:colspan="2">
          <w:tcPr>
            <w:tcW w:w="605" w:type="dxa"/>
            <w:gridSpan w:val="2"/>
          </w:tcPr>
          <w:p w14:paraId="6CE5C6BE" w14:textId="7F4C9680">
            <w:pPr>
              <w:rPr>
                <w:rFonts w:cs="Arial"/>
              </w:rPr>
            </w:pPr>
            <w:r>
              <w:rPr>
                <w:rFonts w:cs="Arial"/>
              </w:rPr>
              <w:t>No</w:t>
            </w:r>
          </w:p>
        </w:tc>
        <w:tc xmlns:tara="kcentrix:tara" tara:rowspan="1" tara:colspan="1">
          <w:tcPr>
            <w:tcW w:w="700" w:type="dxa"/>
            <w:vAlign w:val="center"/>
          </w:tcPr>
          <w:p w14:paraId="460661AE" w14:textId="77777777">
            <w:pPr>
              <w:autoSpaceDE w:val="0"/>
              <w:autoSpaceDN w:val="0"/>
              <w:adjustRightInd w:val="0"/>
              <w:rPr>
                <w:rFonts w:cs="Arial"/>
              </w:rPr>
            </w:pPr>
            <w:r>
              <w:rPr>
                <w:rFonts w:cs="Arial"/>
              </w:rPr>
              <w:t xml:space="preserve">HR </w:t>
            </w:r>
          </w:p>
        </w:tc>
        <w:tc xmlns:tara="kcentrix:tara" tara:rowspan="1" tara:colspan="1">
          <w:tcPr>
            <w:tcW w:w="4110" w:type="dxa"/>
            <w:vAlign w:val="center"/>
          </w:tcPr>
          <w:p w14:paraId="7DDE3762" w14:textId="3B6244C2">
            <w:pPr>
              <w:rPr>
                <w:rFonts w:cs="Arial"/>
              </w:rPr>
            </w:pPr>
            <w:r>
              <w:rPr>
                <w:rFonts w:cs="Arial"/>
              </w:rPr>
              <w:t>Existing Tool Classification is used.</w:t>
            </w:r>
          </w:p>
        </w:tc>
      </w:tr>
      <w:tr w14:paraId="1E6E02AA" w14:textId="77777777">
        <w:tc xmlns:tara="kcentrix:tara" tara:rowspan="1" tara:colspan="1">
          <w:tcPr>
            <w:tcW w:w="4219" w:type="dxa"/>
          </w:tcPr>
          <w:p w14:paraId="7BF7CA9E" w14:textId="77777777">
            <w:pPr>
              <w:rPr>
                <w:rFonts w:cs="Arial"/>
              </w:rPr>
            </w:pPr>
            <w:r>
              <w:rPr>
                <w:rFonts w:cs="Arial"/>
              </w:rPr>
              <w:t>27. Release Note</w:t>
            </w:r>
          </w:p>
        </w:tc>
        <w:tc xmlns:tara="kcentrix:tara" tara:rowspan="1" tara:colspan="2">
          <w:tcPr>
            <w:tcW w:w="605" w:type="dxa"/>
            <w:gridSpan w:val="2"/>
          </w:tcPr>
          <w:p w14:paraId="6C24F9F2" w14:textId="77777777">
            <w:pPr>
              <w:rPr>
                <w:rFonts w:cs="Arial"/>
              </w:rPr>
            </w:pPr>
            <w:r>
              <w:rPr>
                <w:rFonts w:cs="Arial"/>
              </w:rPr>
              <w:t>Yes</w:t>
            </w:r>
          </w:p>
        </w:tc>
        <w:tc xmlns:tara="kcentrix:tara" tara:rowspan="1" tara:colspan="1">
          <w:tcPr>
            <w:tcW w:w="700" w:type="dxa"/>
            <w:vAlign w:val="center"/>
          </w:tcPr>
          <w:p w14:paraId="61959E24" w14:textId="77777777">
            <w:pPr>
              <w:autoSpaceDE w:val="0"/>
              <w:autoSpaceDN w:val="0"/>
              <w:adjustRightInd w:val="0"/>
              <w:rPr>
                <w:rFonts w:cs="Arial"/>
              </w:rPr>
            </w:pPr>
            <w:r>
              <w:rPr>
                <w:rFonts w:cs="Arial"/>
              </w:rPr>
              <w:t xml:space="preserve">HR </w:t>
            </w:r>
          </w:p>
        </w:tc>
        <w:tc xmlns:tara="kcentrix:tara" tara:rowspan="1" tara:colspan="1">
          <w:tcPr>
            <w:tcW w:w="4110" w:type="dxa"/>
            <w:vAlign w:val="center"/>
          </w:tcPr>
          <w:p w14:paraId="43E0B434" w14:textId="13037A08">
            <w:pPr>
              <w:tabs>
                <w:tab w:val="left" w:pos="885"/>
              </w:tabs>
              <w:rPr>
                <w:rFonts w:cs="Arial"/>
              </w:rPr>
            </w:pPr>
            <w:r>
              <w:rPr>
                <w:rFonts w:cs="Arial"/>
              </w:rPr>
              <w:t>Version Delivery Description (VDD)</w:t>
            </w:r>
          </w:p>
        </w:tc>
      </w:tr>
      <w:tr w14:paraId="596232B4" w14:textId="77777777">
        <w:tc xmlns:tara="kcentrix:tara" tara:rowspan="1" tara:colspan="1">
          <w:tcPr>
            <w:tcW w:w="4219" w:type="dxa"/>
          </w:tcPr>
          <w:p w14:paraId="7D68EA14" w14:textId="77777777">
            <w:pPr>
              <w:rPr>
                <w:rFonts w:cs="Arial"/>
              </w:rPr>
            </w:pPr>
            <w:r>
              <w:rPr>
                <w:rFonts w:cs="Arial"/>
                <w:b/>
                <w:bCs/>
                <w:i/>
                <w:iCs/>
              </w:rPr>
              <w:t>Systems configured by application data/ algorithms</w:t>
            </w:r>
          </w:p>
        </w:tc>
        <w:tc xmlns:tara="kcentrix:tara" tara:rowspan="1" tara:colspan="2">
          <w:tcPr>
            <w:tcW w:w="605" w:type="dxa"/>
            <w:gridSpan w:val="2"/>
          </w:tcPr>
          <w:p w14:paraId="3CE8F58E" w14:textId="77777777">
            <w:pPr>
              <w:rPr>
                <w:rFonts w:cs="Arial"/>
              </w:rPr>
            </w:pPr>
          </w:p>
        </w:tc>
        <w:tc xmlns:tara="kcentrix:tara" tara:rowspan="1" tara:colspan="1">
          <w:tcPr>
            <w:tcW w:w="700" w:type="dxa"/>
            <w:vAlign w:val="center"/>
          </w:tcPr>
          <w:p w14:paraId="50211ED4" w14:textId="77777777">
            <w:pPr>
              <w:autoSpaceDE w:val="0"/>
              <w:autoSpaceDN w:val="0"/>
              <w:adjustRightInd w:val="0"/>
              <w:rPr>
                <w:rFonts w:cs="Arial"/>
              </w:rPr>
            </w:pPr>
          </w:p>
        </w:tc>
        <w:tc xmlns:tara="kcentrix:tara" tara:rowspan="1" tara:colspan="1">
          <w:tcPr>
            <w:tcW w:w="4110" w:type="dxa"/>
          </w:tcPr>
          <w:p w14:paraId="21A8877B" w14:textId="77777777">
            <w:pPr>
              <w:tabs>
                <w:tab w:val="left" w:pos="885"/>
              </w:tabs>
              <w:rPr>
                <w:rFonts w:cs="Arial"/>
              </w:rPr>
            </w:pPr>
          </w:p>
        </w:tc>
      </w:tr>
      <w:tr w14:paraId="3ED7370A" w14:textId="77777777">
        <w:tc xmlns:tara="kcentrix:tara" tara:rowspan="1" tara:colspan="1">
          <w:tcPr>
            <w:tcW w:w="4219" w:type="dxa"/>
          </w:tcPr>
          <w:p w14:paraId="27400600" w14:textId="77777777">
            <w:pPr>
              <w:rPr>
                <w:rFonts w:cs="Arial"/>
              </w:rPr>
            </w:pPr>
            <w:r>
              <w:rPr>
                <w:rFonts w:cs="Arial"/>
              </w:rPr>
              <w:t>28. Application Requirements Specification</w:t>
            </w:r>
          </w:p>
        </w:tc>
        <w:tc xmlns:tara="kcentrix:tara" tara:rowspan="1" tara:colspan="2">
          <w:tcPr>
            <w:tcW w:w="605" w:type="dxa"/>
            <w:gridSpan w:val="2"/>
          </w:tcPr>
          <w:p w14:paraId="5E32E2F9" w14:textId="77777777">
            <w:pPr>
              <w:rPr>
                <w:rFonts w:cs="Arial"/>
              </w:rPr>
            </w:pPr>
            <w:r>
              <w:rPr>
                <w:rFonts w:cs="Arial"/>
              </w:rPr>
              <w:t>Yes</w:t>
            </w:r>
          </w:p>
        </w:tc>
        <w:tc xmlns:tara="kcentrix:tara" tara:rowspan="1" tara:colspan="1">
          <w:tcPr>
            <w:tcW w:w="700" w:type="dxa"/>
            <w:vAlign w:val="center"/>
          </w:tcPr>
          <w:p w14:paraId="613A5467" w14:textId="77777777">
            <w:pPr>
              <w:autoSpaceDE w:val="0"/>
              <w:autoSpaceDN w:val="0"/>
              <w:adjustRightInd w:val="0"/>
              <w:rPr>
                <w:rFonts w:cs="Arial"/>
              </w:rPr>
            </w:pPr>
            <w:r>
              <w:rPr>
                <w:rFonts w:cs="Arial"/>
              </w:rPr>
              <w:t xml:space="preserve">HR </w:t>
            </w:r>
          </w:p>
        </w:tc>
        <w:tc xmlns:tara="kcentrix:tara" tara:rowspan="1" tara:colspan="1">
          <w:tcPr>
            <w:tcW w:w="4110" w:type="dxa"/>
          </w:tcPr>
          <w:p w14:paraId="15C4ED7B" w14:textId="79704F58">
            <w:pPr>
              <w:rPr>
                <w:rFonts w:cs="Arial"/>
              </w:rPr>
            </w:pPr>
            <w:r>
              <w:rPr>
                <w:rFonts w:cs="Arial"/>
              </w:rPr>
              <w:t xml:space="preserve">BoR(ETCS), SSS </w:t>
            </w:r>
          </w:p>
        </w:tc>
      </w:tr>
      <w:tr w14:paraId="2AF5761C" w14:textId="77777777">
        <w:tc xmlns:tara="kcentrix:tara" tara:rowspan="1" tara:colspan="1">
          <w:tcPr>
            <w:tcW w:w="4219" w:type="dxa"/>
          </w:tcPr>
          <w:p w14:paraId="61674CAD" w14:textId="77777777">
            <w:pPr>
              <w:rPr>
                <w:rFonts w:cs="Arial"/>
              </w:rPr>
            </w:pPr>
            <w:r>
              <w:rPr>
                <w:rFonts w:cs="Arial"/>
              </w:rPr>
              <w:t>29. Application Preparation Plan</w:t>
            </w:r>
          </w:p>
        </w:tc>
        <w:tc xmlns:tara="kcentrix:tara" tara:rowspan="1" tara:colspan="2">
          <w:tcPr>
            <w:tcW w:w="605" w:type="dxa"/>
            <w:gridSpan w:val="2"/>
          </w:tcPr>
          <w:p w14:paraId="52F58514" w14:textId="77777777">
            <w:pPr>
              <w:rPr>
                <w:rFonts w:cs="Arial"/>
              </w:rPr>
            </w:pPr>
            <w:r>
              <w:rPr>
                <w:rFonts w:cs="Arial"/>
              </w:rPr>
              <w:t>Yes</w:t>
            </w:r>
          </w:p>
        </w:tc>
        <w:tc xmlns:tara="kcentrix:tara" tara:rowspan="1" tara:colspan="1">
          <w:tcPr>
            <w:tcW w:w="700" w:type="dxa"/>
            <w:vAlign w:val="center"/>
          </w:tcPr>
          <w:p w14:paraId="2FFF3040" w14:textId="77777777">
            <w:pPr>
              <w:autoSpaceDE w:val="0"/>
              <w:autoSpaceDN w:val="0"/>
              <w:adjustRightInd w:val="0"/>
              <w:rPr>
                <w:rFonts w:cs="Arial"/>
              </w:rPr>
            </w:pPr>
            <w:r>
              <w:rPr>
                <w:rFonts w:cs="Arial"/>
              </w:rPr>
              <w:t xml:space="preserve">HR </w:t>
            </w:r>
          </w:p>
        </w:tc>
        <w:tc xmlns:tara="kcentrix:tara" tara:rowspan="1" tara:colspan="1">
          <w:tcPr>
            <w:tcW w:w="4110" w:type="dxa"/>
          </w:tcPr>
          <w:p w14:paraId="6BEAD4E0" w14:textId="77777777">
            <w:pPr>
              <w:rPr>
                <w:rFonts w:cs="Arial"/>
              </w:rPr>
            </w:pPr>
            <w:r>
              <w:rPr>
                <w:rFonts w:cs="Arial"/>
              </w:rPr>
              <w:t>DPP</w:t>
            </w:r>
          </w:p>
        </w:tc>
      </w:tr>
      <w:tr w14:paraId="7A06118D" w14:textId="77777777">
        <w:tc xmlns:tara="kcentrix:tara" tara:rowspan="1" tara:colspan="1">
          <w:tcPr>
            <w:tcW w:w="4219" w:type="dxa"/>
          </w:tcPr>
          <w:p w14:paraId="25C0D6D5" w14:textId="77777777">
            <w:pPr>
              <w:rPr>
                <w:rFonts w:cs="Arial"/>
              </w:rPr>
            </w:pPr>
            <w:r>
              <w:rPr>
                <w:rFonts w:cs="Arial"/>
              </w:rPr>
              <w:t>30. Application Test Specification</w:t>
            </w:r>
          </w:p>
        </w:tc>
        <w:tc xmlns:tara="kcentrix:tara" tara:rowspan="1" tara:colspan="2">
          <w:tcPr>
            <w:tcW w:w="605" w:type="dxa"/>
            <w:gridSpan w:val="2"/>
          </w:tcPr>
          <w:p w14:paraId="71FE67DE" w14:textId="77777777">
            <w:pPr>
              <w:rPr>
                <w:rFonts w:cs="Arial"/>
              </w:rPr>
            </w:pPr>
            <w:r>
              <w:rPr>
                <w:rFonts w:cs="Arial"/>
              </w:rPr>
              <w:t>Yes</w:t>
            </w:r>
          </w:p>
        </w:tc>
        <w:tc xmlns:tara="kcentrix:tara" tara:rowspan="1" tara:colspan="1">
          <w:tcPr>
            <w:tcW w:w="700" w:type="dxa"/>
            <w:vAlign w:val="center"/>
          </w:tcPr>
          <w:p w14:paraId="47E39C38" w14:textId="77777777">
            <w:pPr>
              <w:autoSpaceDE w:val="0"/>
              <w:autoSpaceDN w:val="0"/>
              <w:adjustRightInd w:val="0"/>
              <w:rPr>
                <w:rFonts w:cs="Arial"/>
              </w:rPr>
            </w:pPr>
            <w:r>
              <w:rPr>
                <w:rFonts w:cs="Arial"/>
              </w:rPr>
              <w:t xml:space="preserve">HR </w:t>
            </w:r>
          </w:p>
        </w:tc>
        <w:tc xmlns:tara="kcentrix:tara" tara:rowspan="1" tara:colspan="1">
          <w:tcPr>
            <w:tcW w:w="4110" w:type="dxa"/>
          </w:tcPr>
          <w:p w14:paraId="01ECF1D4" w14:textId="77777777">
            <w:pPr>
              <w:rPr>
                <w:rFonts w:cs="Arial"/>
              </w:rPr>
            </w:pPr>
            <w:r>
              <w:rPr>
                <w:rFonts w:cs="Arial"/>
              </w:rPr>
              <w:t>TCS</w:t>
            </w:r>
          </w:p>
        </w:tc>
      </w:tr>
      <w:tr w14:paraId="776FD4E9" w14:textId="77777777">
        <w:tc xmlns:tara="kcentrix:tara" tara:rowspan="1" tara:colspan="1">
          <w:tcPr>
            <w:tcW w:w="4219" w:type="dxa"/>
          </w:tcPr>
          <w:p w14:paraId="55DC4FA0" w14:textId="77777777">
            <w:pPr>
              <w:rPr>
                <w:rFonts w:cs="Arial"/>
              </w:rPr>
            </w:pPr>
            <w:r>
              <w:rPr>
                <w:rFonts w:cs="Arial"/>
              </w:rPr>
              <w:t>31. Application Architecture and Design</w:t>
            </w:r>
          </w:p>
        </w:tc>
        <w:tc xmlns:tara="kcentrix:tara" tara:rowspan="1" tara:colspan="2">
          <w:tcPr>
            <w:tcW w:w="605" w:type="dxa"/>
            <w:gridSpan w:val="2"/>
          </w:tcPr>
          <w:p w14:paraId="7FE79233" w14:textId="77777777">
            <w:pPr>
              <w:rPr>
                <w:rFonts w:cs="Arial"/>
              </w:rPr>
            </w:pPr>
            <w:r>
              <w:rPr>
                <w:rFonts w:cs="Arial"/>
              </w:rPr>
              <w:t>Yes</w:t>
            </w:r>
          </w:p>
        </w:tc>
        <w:tc xmlns:tara="kcentrix:tara" tara:rowspan="1" tara:colspan="1">
          <w:tcPr>
            <w:tcW w:w="700" w:type="dxa"/>
            <w:vAlign w:val="center"/>
          </w:tcPr>
          <w:p w14:paraId="71E0B000" w14:textId="77777777">
            <w:pPr>
              <w:autoSpaceDE w:val="0"/>
              <w:autoSpaceDN w:val="0"/>
              <w:adjustRightInd w:val="0"/>
              <w:rPr>
                <w:rFonts w:cs="Arial"/>
              </w:rPr>
            </w:pPr>
            <w:r>
              <w:rPr>
                <w:rFonts w:cs="Arial"/>
              </w:rPr>
              <w:t xml:space="preserve">HR </w:t>
            </w:r>
          </w:p>
        </w:tc>
        <w:tc xmlns:tara="kcentrix:tara" tara:rowspan="1" tara:colspan="1">
          <w:tcPr>
            <w:tcW w:w="4110" w:type="dxa"/>
          </w:tcPr>
          <w:p w14:paraId="53CCEB68" w14:textId="54AB5783">
            <w:pPr>
              <w:rPr>
                <w:rFonts w:cs="Arial"/>
              </w:rPr>
            </w:pPr>
            <w:r>
              <w:rPr>
                <w:rFonts w:cs="Arial"/>
              </w:rPr>
              <w:t>SSDD</w:t>
            </w:r>
          </w:p>
        </w:tc>
      </w:tr>
      <w:tr w14:paraId="22D396C1" w14:textId="77777777">
        <w:tc xmlns:tara="kcentrix:tara" tara:rowspan="1" tara:colspan="1">
          <w:tcPr>
            <w:tcW w:w="4219" w:type="dxa"/>
          </w:tcPr>
          <w:p w14:paraId="1847F093" w14:textId="77777777">
            <w:pPr>
              <w:rPr>
                <w:rFonts w:cs="Arial"/>
              </w:rPr>
            </w:pPr>
            <w:r>
              <w:rPr>
                <w:rFonts w:cs="Arial"/>
              </w:rPr>
              <w:lastRenderedPageBreak/>
              <w:t>32. Application Preparation Verification Report</w:t>
            </w:r>
          </w:p>
        </w:tc>
        <w:tc xmlns:tara="kcentrix:tara" tara:rowspan="1" tara:colspan="2">
          <w:tcPr>
            <w:tcW w:w="605" w:type="dxa"/>
            <w:gridSpan w:val="2"/>
          </w:tcPr>
          <w:p w14:paraId="1AE4E9AF" w14:textId="77777777">
            <w:pPr>
              <w:rPr>
                <w:rFonts w:cs="Arial"/>
              </w:rPr>
            </w:pPr>
            <w:r>
              <w:rPr>
                <w:rFonts w:cs="Arial"/>
              </w:rPr>
              <w:t>Yes</w:t>
            </w:r>
          </w:p>
        </w:tc>
        <w:tc xmlns:tara="kcentrix:tara" tara:rowspan="1" tara:colspan="1">
          <w:tcPr>
            <w:tcW w:w="700" w:type="dxa"/>
            <w:vAlign w:val="center"/>
          </w:tcPr>
          <w:p w14:paraId="5AE58D7A" w14:textId="77777777">
            <w:pPr>
              <w:autoSpaceDE w:val="0"/>
              <w:autoSpaceDN w:val="0"/>
              <w:adjustRightInd w:val="0"/>
              <w:rPr>
                <w:rFonts w:cs="Arial"/>
              </w:rPr>
            </w:pPr>
            <w:r>
              <w:rPr>
                <w:rFonts w:cs="Arial"/>
              </w:rPr>
              <w:t xml:space="preserve">HR </w:t>
            </w:r>
          </w:p>
        </w:tc>
        <w:tc xmlns:tara="kcentrix:tara" tara:rowspan="1" tara:colspan="1">
          <w:tcPr>
            <w:tcW w:w="4110" w:type="dxa"/>
          </w:tcPr>
          <w:p w14:paraId="33717649" w14:textId="2D038625">
            <w:pPr>
              <w:rPr>
                <w:rFonts w:cs="Arial"/>
              </w:rPr>
            </w:pPr>
            <w:r>
              <w:rPr>
                <w:rFonts w:cs="Arial"/>
              </w:rPr>
              <w:t>Verification Report (DP)</w:t>
            </w:r>
          </w:p>
        </w:tc>
      </w:tr>
      <w:tr w14:paraId="5F9AF729" w14:textId="77777777">
        <w:tc xmlns:tara="kcentrix:tara" tara:rowspan="1" tara:colspan="1">
          <w:tcPr>
            <w:tcW w:w="4219" w:type="dxa"/>
          </w:tcPr>
          <w:p w14:paraId="2A4B217D" w14:textId="77777777">
            <w:pPr>
              <w:rPr>
                <w:rFonts w:cs="Arial"/>
              </w:rPr>
            </w:pPr>
            <w:r>
              <w:rPr>
                <w:rFonts w:cs="Arial"/>
              </w:rPr>
              <w:t>33. Application Test Report</w:t>
            </w:r>
          </w:p>
        </w:tc>
        <w:tc xmlns:tara="kcentrix:tara" tara:rowspan="1" tara:colspan="2">
          <w:tcPr>
            <w:tcW w:w="605" w:type="dxa"/>
            <w:gridSpan w:val="2"/>
          </w:tcPr>
          <w:p w14:paraId="1F5074CE" w14:textId="77777777">
            <w:pPr>
              <w:rPr>
                <w:rFonts w:cs="Arial"/>
              </w:rPr>
            </w:pPr>
            <w:r>
              <w:rPr>
                <w:rFonts w:cs="Arial"/>
              </w:rPr>
              <w:t>Yes</w:t>
            </w:r>
          </w:p>
        </w:tc>
        <w:tc xmlns:tara="kcentrix:tara" tara:rowspan="1" tara:colspan="1">
          <w:tcPr>
            <w:tcW w:w="700" w:type="dxa"/>
            <w:vAlign w:val="center"/>
          </w:tcPr>
          <w:p w14:paraId="6C9DC5BF" w14:textId="77777777">
            <w:pPr>
              <w:autoSpaceDE w:val="0"/>
              <w:autoSpaceDN w:val="0"/>
              <w:adjustRightInd w:val="0"/>
              <w:rPr>
                <w:rFonts w:cs="Arial"/>
              </w:rPr>
            </w:pPr>
            <w:r>
              <w:rPr>
                <w:rFonts w:cs="Arial"/>
              </w:rPr>
              <w:t xml:space="preserve">HR </w:t>
            </w:r>
          </w:p>
        </w:tc>
        <w:tc xmlns:tara="kcentrix:tara" tara:rowspan="1" tara:colspan="1">
          <w:tcPr>
            <w:tcW w:w="4110" w:type="dxa"/>
          </w:tcPr>
          <w:p w14:paraId="7BB81217" w14:textId="77777777">
            <w:pPr>
              <w:rPr>
                <w:rFonts w:cs="Arial"/>
              </w:rPr>
            </w:pPr>
            <w:r>
              <w:rPr>
                <w:rFonts w:cs="Arial"/>
              </w:rPr>
              <w:t>TR</w:t>
            </w:r>
          </w:p>
        </w:tc>
      </w:tr>
      <w:tr w14:paraId="5360CF7F" w14:textId="77777777">
        <w:tc xmlns:tara="kcentrix:tara" tara:rowspan="1" tara:colspan="1">
          <w:tcPr>
            <w:tcW w:w="4219" w:type="dxa"/>
          </w:tcPr>
          <w:p w14:paraId="5708D502" w14:textId="77777777">
            <w:pPr>
              <w:rPr>
                <w:rFonts w:cs="Arial"/>
              </w:rPr>
            </w:pPr>
            <w:r>
              <w:rPr>
                <w:rFonts w:cs="Arial"/>
              </w:rPr>
              <w:t>34. Source Code of Application Data/Algorithms</w:t>
            </w:r>
          </w:p>
        </w:tc>
        <w:tc xmlns:tara="kcentrix:tara" tara:rowspan="1" tara:colspan="2">
          <w:tcPr>
            <w:tcW w:w="605" w:type="dxa"/>
            <w:gridSpan w:val="2"/>
          </w:tcPr>
          <w:p w14:paraId="08E083E6" w14:textId="77777777">
            <w:pPr>
              <w:rPr>
                <w:rFonts w:cs="Arial"/>
              </w:rPr>
            </w:pPr>
            <w:r>
              <w:rPr>
                <w:rFonts w:cs="Arial"/>
              </w:rPr>
              <w:t>Yes</w:t>
            </w:r>
          </w:p>
        </w:tc>
        <w:tc xmlns:tara="kcentrix:tara" tara:rowspan="1" tara:colspan="1">
          <w:tcPr>
            <w:tcW w:w="700" w:type="dxa"/>
            <w:vAlign w:val="center"/>
          </w:tcPr>
          <w:p w14:paraId="2830BDB0" w14:textId="77777777">
            <w:pPr>
              <w:autoSpaceDE w:val="0"/>
              <w:autoSpaceDN w:val="0"/>
              <w:adjustRightInd w:val="0"/>
              <w:rPr>
                <w:rFonts w:cs="Arial"/>
              </w:rPr>
            </w:pPr>
            <w:r>
              <w:rPr>
                <w:rFonts w:cs="Arial"/>
              </w:rPr>
              <w:t xml:space="preserve">HR </w:t>
            </w:r>
          </w:p>
        </w:tc>
        <w:tc xmlns:tara="kcentrix:tara" tara:rowspan="1" tara:colspan="1">
          <w:tcPr>
            <w:tcW w:w="4110" w:type="dxa"/>
          </w:tcPr>
          <w:p w14:paraId="70E9C614" w14:textId="15FE258C">
            <w:pPr>
              <w:rPr>
                <w:rFonts w:cs="Arial"/>
              </w:rPr>
            </w:pPr>
            <w:r>
              <w:rPr>
                <w:rFonts w:cs="Arial"/>
              </w:rPr>
              <w:t xml:space="preserve">Application Data is stored in VOB whose locations are listed in Baseline ID Sheet (ETCS) </w:t>
            </w:r>
          </w:p>
        </w:tc>
      </w:tr>
      <w:tr w14:paraId="02E439E5" w14:textId="77777777">
        <w:tc xmlns:tara="kcentrix:tara" tara:rowspan="1" tara:colspan="1">
          <w:tcPr>
            <w:tcW w:w="4219" w:type="dxa"/>
          </w:tcPr>
          <w:p w14:paraId="44051A12" w14:textId="77777777">
            <w:pPr>
              <w:rPr>
                <w:rFonts w:cs="Arial"/>
              </w:rPr>
            </w:pPr>
            <w:r>
              <w:rPr>
                <w:rFonts w:cs="Arial"/>
              </w:rPr>
              <w:t>35. Application Data/Algorithms Verification Report</w:t>
            </w:r>
          </w:p>
        </w:tc>
        <w:tc xmlns:tara="kcentrix:tara" tara:rowspan="1" tara:colspan="2">
          <w:tcPr>
            <w:tcW w:w="605" w:type="dxa"/>
            <w:gridSpan w:val="2"/>
          </w:tcPr>
          <w:p w14:paraId="12C603B3" w14:textId="77777777">
            <w:pPr>
              <w:rPr>
                <w:rFonts w:cs="Arial"/>
              </w:rPr>
            </w:pPr>
            <w:r>
              <w:rPr>
                <w:rFonts w:cs="Arial"/>
              </w:rPr>
              <w:t>Yes</w:t>
            </w:r>
          </w:p>
        </w:tc>
        <w:tc xmlns:tara="kcentrix:tara" tara:rowspan="1" tara:colspan="1">
          <w:tcPr>
            <w:tcW w:w="700" w:type="dxa"/>
            <w:vAlign w:val="center"/>
          </w:tcPr>
          <w:p w14:paraId="5188B7BA" w14:textId="77777777">
            <w:pPr>
              <w:autoSpaceDE w:val="0"/>
              <w:autoSpaceDN w:val="0"/>
              <w:adjustRightInd w:val="0"/>
              <w:rPr>
                <w:rFonts w:cs="Arial"/>
              </w:rPr>
            </w:pPr>
            <w:r>
              <w:rPr>
                <w:rFonts w:cs="Arial"/>
              </w:rPr>
              <w:t xml:space="preserve">HR </w:t>
            </w:r>
          </w:p>
        </w:tc>
        <w:tc xmlns:tara="kcentrix:tara" tara:rowspan="1" tara:colspan="1">
          <w:tcPr>
            <w:tcW w:w="4110" w:type="dxa"/>
          </w:tcPr>
          <w:p w14:paraId="04FD4246" w14:textId="15239DDA">
            <w:pPr>
              <w:rPr>
                <w:rFonts w:cs="Arial"/>
              </w:rPr>
            </w:pPr>
            <w:r>
              <w:rPr>
                <w:rFonts w:cs="Arial"/>
              </w:rPr>
              <w:t>Verification Report (DP)</w:t>
            </w:r>
          </w:p>
        </w:tc>
      </w:tr>
      <w:tr w14:paraId="6C556E78" w14:textId="77777777">
        <w:tc xmlns:tara="kcentrix:tara" tara:rowspan="1" tara:colspan="1">
          <w:tcPr>
            <w:tcW w:w="4219" w:type="dxa"/>
          </w:tcPr>
          <w:p w14:paraId="088DBE17" w14:textId="77777777">
            <w:pPr>
              <w:rPr>
                <w:rFonts w:cs="Arial"/>
              </w:rPr>
            </w:pPr>
            <w:r>
              <w:rPr>
                <w:rFonts w:cs="Arial"/>
                <w:b/>
                <w:bCs/>
                <w:i/>
                <w:iCs/>
              </w:rPr>
              <w:t>Software deployment</w:t>
            </w:r>
          </w:p>
        </w:tc>
        <w:tc xmlns:tara="kcentrix:tara" tara:rowspan="1" tara:colspan="2">
          <w:tcPr>
            <w:tcW w:w="605" w:type="dxa"/>
            <w:gridSpan w:val="2"/>
          </w:tcPr>
          <w:p w14:paraId="40C23F2A" w14:textId="77777777">
            <w:pPr>
              <w:rPr>
                <w:rFonts w:cs="Arial"/>
              </w:rPr>
            </w:pPr>
          </w:p>
        </w:tc>
        <w:tc xmlns:tara="kcentrix:tara" tara:rowspan="1" tara:colspan="1">
          <w:tcPr>
            <w:tcW w:w="700" w:type="dxa"/>
          </w:tcPr>
          <w:p w14:paraId="76FE11AD" w14:textId="77777777">
            <w:pPr>
              <w:autoSpaceDE w:val="0"/>
              <w:autoSpaceDN w:val="0"/>
              <w:adjustRightInd w:val="0"/>
              <w:rPr>
                <w:rFonts w:cs="Arial"/>
              </w:rPr>
            </w:pPr>
          </w:p>
        </w:tc>
        <w:tc xmlns:tara="kcentrix:tara" tara:rowspan="1" tara:colspan="1">
          <w:tcPr>
            <w:tcW w:w="4110" w:type="dxa"/>
          </w:tcPr>
          <w:p w14:paraId="0BF90C31" w14:textId="77777777">
            <w:pPr>
              <w:rPr>
                <w:rFonts w:cs="Arial"/>
              </w:rPr>
            </w:pPr>
          </w:p>
        </w:tc>
      </w:tr>
      <w:tr w14:paraId="46786D29" w14:textId="77777777">
        <w:tc xmlns:tara="kcentrix:tara" tara:rowspan="1" tara:colspan="1">
          <w:tcPr>
            <w:tcW w:w="4219" w:type="dxa"/>
          </w:tcPr>
          <w:p w14:paraId="247BD40D" w14:textId="77777777">
            <w:pPr>
              <w:rPr>
                <w:rFonts w:cs="Arial"/>
              </w:rPr>
            </w:pPr>
            <w:r>
              <w:rPr>
                <w:rFonts w:cs="Arial"/>
              </w:rPr>
              <w:t>36. Software Release and Deployment Plan</w:t>
            </w:r>
          </w:p>
        </w:tc>
        <w:tc xmlns:tara="kcentrix:tara" tara:rowspan="1" tara:colspan="2">
          <w:tcPr>
            <w:tcW w:w="605" w:type="dxa"/>
            <w:gridSpan w:val="2"/>
          </w:tcPr>
          <w:p w14:paraId="3D82C446" w14:textId="77777777">
            <w:pPr>
              <w:rPr>
                <w:rFonts w:cs="Arial"/>
              </w:rPr>
            </w:pPr>
            <w:r>
              <w:rPr>
                <w:rFonts w:cs="Arial"/>
              </w:rPr>
              <w:t>Yes</w:t>
            </w:r>
          </w:p>
        </w:tc>
        <w:tc xmlns:tara="kcentrix:tara" tara:rowspan="1" tara:colspan="1">
          <w:tcPr>
            <w:tcW w:w="700" w:type="dxa"/>
            <w:vAlign w:val="center"/>
          </w:tcPr>
          <w:p w14:paraId="5CB08B31" w14:textId="77777777">
            <w:pPr>
              <w:autoSpaceDE w:val="0"/>
              <w:autoSpaceDN w:val="0"/>
              <w:adjustRightInd w:val="0"/>
              <w:rPr>
                <w:rFonts w:cs="Arial"/>
              </w:rPr>
            </w:pPr>
            <w:r>
              <w:rPr>
                <w:rFonts w:cs="Arial"/>
              </w:rPr>
              <w:t xml:space="preserve">HR </w:t>
            </w:r>
          </w:p>
        </w:tc>
        <w:tc xmlns:tara="kcentrix:tara" tara:rowspan="1" tara:colspan="1">
          <w:tcPr>
            <w:tcW w:w="4110" w:type="dxa"/>
          </w:tcPr>
          <w:p w14:paraId="7BD8C7DD" w14:textId="09E3456D">
            <w:pPr>
              <w:rPr>
                <w:rFonts w:cs="Arial"/>
              </w:rPr>
            </w:pPr>
            <w:r>
              <w:rPr>
                <w:rFonts w:cs="Arial"/>
              </w:rPr>
              <w:t>Scope of Changes (SoC, ETCS)</w:t>
            </w:r>
          </w:p>
        </w:tc>
      </w:tr>
      <w:tr w14:paraId="53D63824" w14:textId="77777777">
        <w:tc xmlns:tara="kcentrix:tara" tara:rowspan="1" tara:colspan="1">
          <w:tcPr>
            <w:tcW w:w="4219" w:type="dxa"/>
          </w:tcPr>
          <w:p w14:paraId="15008BBF" w14:textId="77777777">
            <w:pPr>
              <w:rPr>
                <w:rFonts w:cs="Arial"/>
              </w:rPr>
            </w:pPr>
            <w:r>
              <w:rPr>
                <w:rFonts w:cs="Arial"/>
              </w:rPr>
              <w:t>37. Software Deployment Manual</w:t>
            </w:r>
          </w:p>
        </w:tc>
        <w:tc xmlns:tara="kcentrix:tara" tara:rowspan="1" tara:colspan="2">
          <w:tcPr>
            <w:tcW w:w="605" w:type="dxa"/>
            <w:gridSpan w:val="2"/>
          </w:tcPr>
          <w:p w14:paraId="50FDEDA9" w14:textId="77777777">
            <w:pPr>
              <w:rPr>
                <w:rFonts w:cs="Arial"/>
              </w:rPr>
            </w:pPr>
            <w:r>
              <w:rPr>
                <w:rFonts w:cs="Arial"/>
              </w:rPr>
              <w:t>No</w:t>
            </w:r>
          </w:p>
        </w:tc>
        <w:tc xmlns:tara="kcentrix:tara" tara:rowspan="1" tara:colspan="1">
          <w:tcPr>
            <w:tcW w:w="700" w:type="dxa"/>
            <w:vAlign w:val="center"/>
          </w:tcPr>
          <w:p w14:paraId="38934CFA" w14:textId="77777777">
            <w:pPr>
              <w:autoSpaceDE w:val="0"/>
              <w:autoSpaceDN w:val="0"/>
              <w:adjustRightInd w:val="0"/>
              <w:rPr>
                <w:rFonts w:cs="Arial"/>
              </w:rPr>
            </w:pPr>
            <w:r>
              <w:rPr>
                <w:rFonts w:cs="Arial"/>
              </w:rPr>
              <w:t xml:space="preserve">HR </w:t>
            </w:r>
          </w:p>
        </w:tc>
        <w:tc xmlns:tara="kcentrix:tara" tara:rowspan="1" tara:colspan="1">
          <w:tcPr>
            <w:tcW w:w="4110" w:type="dxa"/>
          </w:tcPr>
          <w:p w14:paraId="05FCF1D5" w14:textId="2E885106">
            <w:pPr>
              <w:rPr>
                <w:rFonts w:cs="Arial"/>
              </w:rPr>
            </w:pPr>
            <w:r>
              <w:rPr>
                <w:rFonts w:cs="Arial"/>
              </w:rPr>
              <w:t>SW Installation Manuals</w:t>
            </w:r>
          </w:p>
        </w:tc>
      </w:tr>
      <w:tr w14:paraId="0E343F69" w14:textId="77777777">
        <w:tc xmlns:tara="kcentrix:tara" tara:rowspan="1" tara:colspan="1">
          <w:tcPr>
            <w:tcW w:w="4219" w:type="dxa"/>
          </w:tcPr>
          <w:p w14:paraId="5C34AD05" w14:textId="77777777">
            <w:pPr>
              <w:rPr>
                <w:rFonts w:cs="Arial"/>
              </w:rPr>
            </w:pPr>
            <w:r>
              <w:rPr>
                <w:rFonts w:cs="Arial"/>
              </w:rPr>
              <w:t>38. Release Notes</w:t>
            </w:r>
          </w:p>
        </w:tc>
        <w:tc xmlns:tara="kcentrix:tara" tara:rowspan="1" tara:colspan="2">
          <w:tcPr>
            <w:tcW w:w="605" w:type="dxa"/>
            <w:gridSpan w:val="2"/>
          </w:tcPr>
          <w:p w14:paraId="6BDE80E4" w14:textId="77777777">
            <w:pPr>
              <w:rPr>
                <w:rFonts w:cs="Arial"/>
              </w:rPr>
            </w:pPr>
            <w:r>
              <w:rPr>
                <w:rFonts w:cs="Arial"/>
              </w:rPr>
              <w:t>Yes</w:t>
            </w:r>
          </w:p>
        </w:tc>
        <w:tc xmlns:tara="kcentrix:tara" tara:rowspan="1" tara:colspan="1">
          <w:tcPr>
            <w:tcW w:w="700" w:type="dxa"/>
            <w:vAlign w:val="center"/>
          </w:tcPr>
          <w:p w14:paraId="52039021" w14:textId="77777777">
            <w:pPr>
              <w:autoSpaceDE w:val="0"/>
              <w:autoSpaceDN w:val="0"/>
              <w:adjustRightInd w:val="0"/>
              <w:rPr>
                <w:rFonts w:cs="Arial"/>
              </w:rPr>
            </w:pPr>
            <w:r>
              <w:rPr>
                <w:rFonts w:cs="Arial"/>
              </w:rPr>
              <w:t xml:space="preserve">HR </w:t>
            </w:r>
          </w:p>
        </w:tc>
        <w:tc xmlns:tara="kcentrix:tara" tara:rowspan="1" tara:colspan="1">
          <w:tcPr>
            <w:tcW w:w="4110" w:type="dxa"/>
          </w:tcPr>
          <w:p w14:paraId="6DBD3201" w14:textId="25001CB6">
            <w:pPr>
              <w:rPr>
                <w:rFonts w:cs="Arial"/>
              </w:rPr>
            </w:pPr>
            <w:r>
              <w:rPr>
                <w:rFonts w:cs="Arial"/>
              </w:rPr>
              <w:t>Version Delivery Description (VDD)</w:t>
            </w:r>
          </w:p>
        </w:tc>
      </w:tr>
      <w:tr w14:paraId="4C4ADC68" w14:textId="77777777">
        <w:tc xmlns:tara="kcentrix:tara" tara:rowspan="1" tara:colspan="1">
          <w:tcPr>
            <w:tcW w:w="4219" w:type="dxa"/>
          </w:tcPr>
          <w:p w14:paraId="05715A1E" w14:textId="77777777">
            <w:pPr>
              <w:rPr>
                <w:rFonts w:cs="Arial"/>
              </w:rPr>
            </w:pPr>
            <w:r>
              <w:rPr>
                <w:rFonts w:cs="Arial"/>
              </w:rPr>
              <w:t>39. Deployment Records</w:t>
            </w:r>
          </w:p>
        </w:tc>
        <w:tc xmlns:tara="kcentrix:tara" tara:rowspan="1" tara:colspan="2">
          <w:tcPr>
            <w:tcW w:w="605" w:type="dxa"/>
            <w:gridSpan w:val="2"/>
          </w:tcPr>
          <w:p w14:paraId="689AE280" w14:textId="77777777">
            <w:pPr>
              <w:rPr>
                <w:rFonts w:cs="Arial"/>
              </w:rPr>
            </w:pPr>
            <w:r>
              <w:rPr>
                <w:rFonts w:cs="Arial"/>
              </w:rPr>
              <w:t>Yes</w:t>
            </w:r>
          </w:p>
        </w:tc>
        <w:tc xmlns:tara="kcentrix:tara" tara:rowspan="1" tara:colspan="1">
          <w:tcPr>
            <w:tcW w:w="700" w:type="dxa"/>
            <w:vAlign w:val="center"/>
          </w:tcPr>
          <w:p w14:paraId="18F02BC8" w14:textId="77777777">
            <w:pPr>
              <w:autoSpaceDE w:val="0"/>
              <w:autoSpaceDN w:val="0"/>
              <w:adjustRightInd w:val="0"/>
              <w:rPr>
                <w:rFonts w:cs="Arial"/>
              </w:rPr>
            </w:pPr>
            <w:r>
              <w:rPr>
                <w:rFonts w:cs="Arial"/>
              </w:rPr>
              <w:t xml:space="preserve">HR </w:t>
            </w:r>
          </w:p>
        </w:tc>
        <w:tc xmlns:tara="kcentrix:tara" tara:rowspan="1" tara:colspan="1">
          <w:tcPr>
            <w:tcW w:w="4110" w:type="dxa"/>
          </w:tcPr>
          <w:p w14:paraId="50CC64FB" w14:textId="5391698A">
            <w:pPr>
              <w:rPr>
                <w:rFonts w:cs="Arial"/>
              </w:rPr>
            </w:pPr>
            <w:r>
              <w:rPr>
                <w:rFonts w:cs="Arial"/>
              </w:rPr>
              <w:t>Outside of Hitachi Rail-AT scope as part of PiO activity. SW Installation Reports.</w:t>
            </w:r>
          </w:p>
        </w:tc>
      </w:tr>
      <w:tr w14:paraId="7ABC3D9D" w14:textId="77777777">
        <w:tc xmlns:tara="kcentrix:tara" tara:rowspan="1" tara:colspan="1">
          <w:tcPr>
            <w:tcW w:w="4219" w:type="dxa"/>
          </w:tcPr>
          <w:p w14:paraId="6EF658D8" w14:textId="77777777">
            <w:pPr>
              <w:rPr>
                <w:rFonts w:cs="Arial"/>
              </w:rPr>
            </w:pPr>
            <w:r>
              <w:rPr>
                <w:rFonts w:cs="Arial"/>
              </w:rPr>
              <w:t>40. Deployment Verification Report</w:t>
            </w:r>
          </w:p>
        </w:tc>
        <w:tc xmlns:tara="kcentrix:tara" tara:rowspan="1" tara:colspan="2">
          <w:tcPr>
            <w:tcW w:w="605" w:type="dxa"/>
            <w:gridSpan w:val="2"/>
          </w:tcPr>
          <w:p w14:paraId="7BBB5937" w14:textId="77777777">
            <w:pPr>
              <w:rPr>
                <w:rFonts w:cs="Arial"/>
              </w:rPr>
            </w:pPr>
            <w:r>
              <w:rPr>
                <w:rFonts w:cs="Arial"/>
              </w:rPr>
              <w:t>Yes</w:t>
            </w:r>
          </w:p>
        </w:tc>
        <w:tc xmlns:tara="kcentrix:tara" tara:rowspan="1" tara:colspan="1">
          <w:tcPr>
            <w:tcW w:w="700" w:type="dxa"/>
            <w:vAlign w:val="center"/>
          </w:tcPr>
          <w:p w14:paraId="5D5A91D5" w14:textId="77777777">
            <w:pPr>
              <w:autoSpaceDE w:val="0"/>
              <w:autoSpaceDN w:val="0"/>
              <w:adjustRightInd w:val="0"/>
              <w:rPr>
                <w:rFonts w:cs="Arial"/>
              </w:rPr>
            </w:pPr>
            <w:r>
              <w:rPr>
                <w:rFonts w:cs="Arial"/>
              </w:rPr>
              <w:t xml:space="preserve">HR </w:t>
            </w:r>
          </w:p>
        </w:tc>
        <w:tc xmlns:tara="kcentrix:tara" tara:rowspan="1" tara:colspan="1">
          <w:tcPr>
            <w:tcW w:w="4110" w:type="dxa"/>
          </w:tcPr>
          <w:p w14:paraId="76998625" w14:textId="61263F3F">
            <w:pPr>
              <w:rPr>
                <w:rFonts w:cs="Arial"/>
              </w:rPr>
            </w:pPr>
            <w:r>
              <w:rPr>
                <w:rFonts w:cs="Arial"/>
              </w:rPr>
              <w:t>Outside of Hitachi Rail-AT scope as part of PiO activity. SW Installation Reports.</w:t>
            </w:r>
          </w:p>
        </w:tc>
      </w:tr>
      <w:tr w14:paraId="4B90A901" w14:textId="77777777">
        <w:tc xmlns:tara="kcentrix:tara" tara:rowspan="1" tara:colspan="1">
          <w:tcPr>
            <w:tcW w:w="4219" w:type="dxa"/>
          </w:tcPr>
          <w:p w14:paraId="229499C3" w14:textId="77777777">
            <w:pPr>
              <w:rPr>
                <w:rFonts w:cs="Arial"/>
              </w:rPr>
            </w:pPr>
            <w:r>
              <w:rPr>
                <w:rFonts w:cs="Arial"/>
                <w:b/>
                <w:bCs/>
                <w:i/>
                <w:iCs/>
              </w:rPr>
              <w:t>Software maintenance</w:t>
            </w:r>
          </w:p>
        </w:tc>
        <w:tc xmlns:tara="kcentrix:tara" tara:rowspan="1" tara:colspan="2">
          <w:tcPr>
            <w:tcW w:w="605" w:type="dxa"/>
            <w:gridSpan w:val="2"/>
          </w:tcPr>
          <w:p w14:paraId="39DB8CB5" w14:textId="77777777">
            <w:pPr>
              <w:rPr>
                <w:rFonts w:cs="Arial"/>
              </w:rPr>
            </w:pPr>
          </w:p>
        </w:tc>
        <w:tc xmlns:tara="kcentrix:tara" tara:rowspan="1" tara:colspan="1">
          <w:tcPr>
            <w:tcW w:w="700" w:type="dxa"/>
          </w:tcPr>
          <w:p w14:paraId="36B1BE71" w14:textId="77777777">
            <w:pPr>
              <w:autoSpaceDE w:val="0"/>
              <w:autoSpaceDN w:val="0"/>
              <w:adjustRightInd w:val="0"/>
              <w:rPr>
                <w:rFonts w:cs="Arial"/>
              </w:rPr>
            </w:pPr>
          </w:p>
        </w:tc>
        <w:tc xmlns:tara="kcentrix:tara" tara:rowspan="1" tara:colspan="1">
          <w:tcPr>
            <w:tcW w:w="4110" w:type="dxa"/>
          </w:tcPr>
          <w:p w14:paraId="5BE3C1DA" w14:textId="77777777">
            <w:pPr>
              <w:rPr>
                <w:rFonts w:cs="Arial"/>
              </w:rPr>
            </w:pPr>
          </w:p>
        </w:tc>
      </w:tr>
      <w:tr w14:paraId="4184E1A3" w14:textId="77777777">
        <w:tc xmlns:tara="kcentrix:tara" tara:rowspan="1" tara:colspan="1">
          <w:tcPr>
            <w:tcW w:w="4219" w:type="dxa"/>
          </w:tcPr>
          <w:p w14:paraId="07B058EB" w14:textId="77777777">
            <w:pPr>
              <w:rPr>
                <w:rFonts w:cs="Arial"/>
              </w:rPr>
            </w:pPr>
            <w:r>
              <w:rPr>
                <w:rFonts w:cs="Arial"/>
              </w:rPr>
              <w:t>41. Software Maintenance Plan</w:t>
            </w:r>
          </w:p>
        </w:tc>
        <w:tc xmlns:tara="kcentrix:tara" tara:rowspan="1" tara:colspan="2">
          <w:tcPr>
            <w:tcW w:w="605" w:type="dxa"/>
            <w:gridSpan w:val="2"/>
          </w:tcPr>
          <w:p w14:paraId="134FE2C6" w14:textId="77777777">
            <w:pPr>
              <w:rPr>
                <w:rFonts w:cs="Arial"/>
              </w:rPr>
            </w:pPr>
            <w:r>
              <w:rPr>
                <w:rFonts w:cs="Arial"/>
              </w:rPr>
              <w:t>No</w:t>
            </w:r>
          </w:p>
        </w:tc>
        <w:tc xmlns:tara="kcentrix:tara" tara:rowspan="1" tara:colspan="1">
          <w:tcPr>
            <w:tcW w:w="700" w:type="dxa"/>
            <w:vAlign w:val="center"/>
          </w:tcPr>
          <w:p w14:paraId="7ABB90A1" w14:textId="77777777">
            <w:pPr>
              <w:autoSpaceDE w:val="0"/>
              <w:autoSpaceDN w:val="0"/>
              <w:adjustRightInd w:val="0"/>
              <w:rPr>
                <w:rFonts w:cs="Arial"/>
              </w:rPr>
            </w:pPr>
            <w:r>
              <w:rPr>
                <w:rFonts w:cs="Arial"/>
              </w:rPr>
              <w:t xml:space="preserve">HR </w:t>
            </w:r>
          </w:p>
        </w:tc>
        <w:tc xmlns:tara="kcentrix:tara" tara:rowspan="1" tara:colspan="1">
          <w:tcPr>
            <w:tcW w:w="4110" w:type="dxa"/>
          </w:tcPr>
          <w:p w14:paraId="08A8745E" w14:textId="5D20D767">
            <w:pPr>
              <w:rPr>
                <w:rFonts w:cs="Arial"/>
              </w:rPr>
            </w:pPr>
            <w:r>
              <w:rPr>
                <w:rFonts w:cs="Arial"/>
              </w:rPr>
              <w:t>No SW maintenance after closure of the solution</w:t>
            </w:r>
          </w:p>
        </w:tc>
      </w:tr>
      <w:tr w14:paraId="06C3A11A" w14:textId="77777777">
        <w:tc xmlns:tara="kcentrix:tara" tara:rowspan="1" tara:colspan="1">
          <w:tcPr>
            <w:tcW w:w="4219" w:type="dxa"/>
          </w:tcPr>
          <w:p w14:paraId="21D0F97E" w14:textId="77777777">
            <w:pPr>
              <w:rPr>
                <w:rFonts w:cs="Arial"/>
              </w:rPr>
            </w:pPr>
            <w:r>
              <w:rPr>
                <w:rFonts w:cs="Arial"/>
              </w:rPr>
              <w:t>42. Software Change Records</w:t>
            </w:r>
          </w:p>
        </w:tc>
        <w:tc xmlns:tara="kcentrix:tara" tara:rowspan="1" tara:colspan="2">
          <w:tcPr>
            <w:tcW w:w="605" w:type="dxa"/>
            <w:gridSpan w:val="2"/>
          </w:tcPr>
          <w:p w14:paraId="690010FE" w14:textId="77777777">
            <w:pPr>
              <w:rPr>
                <w:rFonts w:cs="Arial"/>
              </w:rPr>
            </w:pPr>
            <w:r>
              <w:rPr>
                <w:rFonts w:cs="Arial"/>
              </w:rPr>
              <w:t>No</w:t>
            </w:r>
          </w:p>
        </w:tc>
        <w:tc xmlns:tara="kcentrix:tara" tara:rowspan="1" tara:colspan="1">
          <w:tcPr>
            <w:tcW w:w="700" w:type="dxa"/>
            <w:vAlign w:val="center"/>
          </w:tcPr>
          <w:p w14:paraId="4298BF48" w14:textId="77777777">
            <w:pPr>
              <w:autoSpaceDE w:val="0"/>
              <w:autoSpaceDN w:val="0"/>
              <w:adjustRightInd w:val="0"/>
              <w:rPr>
                <w:rFonts w:cs="Arial"/>
              </w:rPr>
            </w:pPr>
            <w:r>
              <w:rPr>
                <w:rFonts w:cs="Arial"/>
              </w:rPr>
              <w:t xml:space="preserve">HR </w:t>
            </w:r>
          </w:p>
        </w:tc>
        <w:tc xmlns:tara="kcentrix:tara" tara:rowspan="1" tara:colspan="1">
          <w:tcPr>
            <w:tcW w:w="4110" w:type="dxa"/>
          </w:tcPr>
          <w:p w14:paraId="78EF1348" w14:textId="71E73968">
            <w:pPr>
              <w:rPr>
                <w:rFonts w:cs="Arial"/>
              </w:rPr>
            </w:pPr>
            <w:r>
              <w:rPr>
                <w:rFonts w:cs="Arial"/>
              </w:rPr>
              <w:t>No SW maintenance after closure of the solution</w:t>
            </w:r>
          </w:p>
        </w:tc>
      </w:tr>
      <w:tr w14:paraId="6DE1AF37" w14:textId="77777777">
        <w:tc xmlns:tara="kcentrix:tara" tara:rowspan="1" tara:colspan="1">
          <w:tcPr>
            <w:tcW w:w="4219" w:type="dxa"/>
          </w:tcPr>
          <w:p w14:paraId="1A08244F" w14:textId="77777777">
            <w:pPr>
              <w:rPr>
                <w:rFonts w:cs="Arial"/>
              </w:rPr>
            </w:pPr>
            <w:r>
              <w:rPr>
                <w:rFonts w:cs="Arial"/>
              </w:rPr>
              <w:t>43. Software Maintenance Records</w:t>
            </w:r>
          </w:p>
        </w:tc>
        <w:tc xmlns:tara="kcentrix:tara" tara:rowspan="1" tara:colspan="2">
          <w:tcPr>
            <w:tcW w:w="605" w:type="dxa"/>
            <w:gridSpan w:val="2"/>
          </w:tcPr>
          <w:p w14:paraId="4565B793" w14:textId="77777777">
            <w:pPr>
              <w:rPr>
                <w:rFonts w:cs="Arial"/>
              </w:rPr>
            </w:pPr>
            <w:r>
              <w:rPr>
                <w:rFonts w:cs="Arial"/>
              </w:rPr>
              <w:t>No</w:t>
            </w:r>
          </w:p>
        </w:tc>
        <w:tc xmlns:tara="kcentrix:tara" tara:rowspan="1" tara:colspan="1">
          <w:tcPr>
            <w:tcW w:w="700" w:type="dxa"/>
            <w:vAlign w:val="center"/>
          </w:tcPr>
          <w:p w14:paraId="6A406A2D" w14:textId="77777777">
            <w:pPr>
              <w:autoSpaceDE w:val="0"/>
              <w:autoSpaceDN w:val="0"/>
              <w:adjustRightInd w:val="0"/>
              <w:rPr>
                <w:rFonts w:cs="Arial"/>
              </w:rPr>
            </w:pPr>
            <w:r>
              <w:rPr>
                <w:rFonts w:cs="Arial"/>
              </w:rPr>
              <w:t xml:space="preserve">HR </w:t>
            </w:r>
          </w:p>
        </w:tc>
        <w:tc xmlns:tara="kcentrix:tara" tara:rowspan="1" tara:colspan="1">
          <w:tcPr>
            <w:tcW w:w="4110" w:type="dxa"/>
          </w:tcPr>
          <w:p w14:paraId="44363024" w14:textId="5CDD9CAB">
            <w:pPr>
              <w:rPr>
                <w:rFonts w:cs="Arial"/>
              </w:rPr>
            </w:pPr>
            <w:r>
              <w:rPr>
                <w:rFonts w:cs="Arial"/>
              </w:rPr>
              <w:t>No SW maintenance after closure of the solution</w:t>
            </w:r>
          </w:p>
        </w:tc>
      </w:tr>
      <w:tr w14:paraId="0AAB2499" w14:textId="77777777">
        <w:tc xmlns:tara="kcentrix:tara" tara:rowspan="1" tara:colspan="1">
          <w:tcPr>
            <w:tcW w:w="4219" w:type="dxa"/>
          </w:tcPr>
          <w:p w14:paraId="060BBE88" w14:textId="77777777">
            <w:pPr>
              <w:rPr>
                <w:rFonts w:cs="Arial"/>
              </w:rPr>
            </w:pPr>
            <w:r>
              <w:rPr>
                <w:rFonts w:cs="Arial"/>
              </w:rPr>
              <w:t>44. Software Maintenance Verification Report</w:t>
            </w:r>
          </w:p>
        </w:tc>
        <w:tc xmlns:tara="kcentrix:tara" tara:rowspan="1" tara:colspan="2">
          <w:tcPr>
            <w:tcW w:w="605" w:type="dxa"/>
            <w:gridSpan w:val="2"/>
          </w:tcPr>
          <w:p w14:paraId="0B990A1A" w14:textId="77777777">
            <w:pPr>
              <w:rPr>
                <w:rFonts w:cs="Arial"/>
              </w:rPr>
            </w:pPr>
            <w:r>
              <w:rPr>
                <w:rFonts w:cs="Arial"/>
              </w:rPr>
              <w:t>No</w:t>
            </w:r>
          </w:p>
        </w:tc>
        <w:tc xmlns:tara="kcentrix:tara" tara:rowspan="1" tara:colspan="1">
          <w:tcPr>
            <w:tcW w:w="700" w:type="dxa"/>
            <w:vAlign w:val="center"/>
          </w:tcPr>
          <w:p w14:paraId="09253EBF" w14:textId="77777777">
            <w:pPr>
              <w:autoSpaceDE w:val="0"/>
              <w:autoSpaceDN w:val="0"/>
              <w:adjustRightInd w:val="0"/>
              <w:rPr>
                <w:rFonts w:cs="Arial"/>
              </w:rPr>
            </w:pPr>
            <w:r>
              <w:rPr>
                <w:rFonts w:cs="Arial"/>
              </w:rPr>
              <w:t xml:space="preserve">HR </w:t>
            </w:r>
          </w:p>
        </w:tc>
        <w:tc xmlns:tara="kcentrix:tara" tara:rowspan="1" tara:colspan="1">
          <w:tcPr>
            <w:tcW w:w="4110" w:type="dxa"/>
          </w:tcPr>
          <w:p w14:paraId="74E4DACF" w14:textId="1CA58DFE">
            <w:pPr>
              <w:rPr>
                <w:rFonts w:cs="Arial"/>
              </w:rPr>
            </w:pPr>
            <w:r>
              <w:rPr>
                <w:rFonts w:cs="Arial"/>
              </w:rPr>
              <w:t>No SW maintenance after closure of the solution</w:t>
            </w:r>
          </w:p>
        </w:tc>
      </w:tr>
      <w:tr w14:paraId="4D4C49D8" w14:textId="77777777">
        <w:tc xmlns:tara="kcentrix:tara" tara:rowspan="1" tara:colspan="1">
          <w:tcPr>
            <w:tcW w:w="4219" w:type="dxa"/>
          </w:tcPr>
          <w:p w14:paraId="62A7BC8C" w14:textId="77777777">
            <w:pPr>
              <w:rPr>
                <w:rFonts w:cs="Arial"/>
              </w:rPr>
            </w:pPr>
            <w:r>
              <w:rPr>
                <w:rFonts w:cs="Arial"/>
                <w:b/>
                <w:bCs/>
                <w:i/>
                <w:iCs/>
              </w:rPr>
              <w:t>Software assessment</w:t>
            </w:r>
          </w:p>
        </w:tc>
        <w:tc xmlns:tara="kcentrix:tara" tara:rowspan="1" tara:colspan="2">
          <w:tcPr>
            <w:tcW w:w="605" w:type="dxa"/>
            <w:gridSpan w:val="2"/>
          </w:tcPr>
          <w:p w14:paraId="57F94530" w14:textId="77777777">
            <w:pPr>
              <w:rPr>
                <w:rFonts w:cs="Arial"/>
              </w:rPr>
            </w:pPr>
          </w:p>
        </w:tc>
        <w:tc xmlns:tara="kcentrix:tara" tara:rowspan="1" tara:colspan="1">
          <w:tcPr>
            <w:tcW w:w="700" w:type="dxa"/>
          </w:tcPr>
          <w:p w14:paraId="10E025B8" w14:textId="77777777">
            <w:pPr>
              <w:autoSpaceDE w:val="0"/>
              <w:autoSpaceDN w:val="0"/>
              <w:adjustRightInd w:val="0"/>
              <w:rPr>
                <w:rFonts w:cs="Arial"/>
              </w:rPr>
            </w:pPr>
          </w:p>
        </w:tc>
        <w:tc xmlns:tara="kcentrix:tara" tara:rowspan="1" tara:colspan="1">
          <w:tcPr>
            <w:tcW w:w="4110" w:type="dxa"/>
          </w:tcPr>
          <w:p w14:paraId="0213D12D" w14:textId="77777777">
            <w:pPr>
              <w:rPr>
                <w:rFonts w:cs="Arial"/>
              </w:rPr>
            </w:pPr>
          </w:p>
        </w:tc>
      </w:tr>
      <w:tr w14:paraId="513A2B29" w14:textId="77777777">
        <w:tc xmlns:tara="kcentrix:tara" tara:rowspan="1" tara:colspan="1">
          <w:tcPr>
            <w:tcW w:w="4219" w:type="dxa"/>
          </w:tcPr>
          <w:p w14:paraId="02B9BA8B" w14:textId="77777777">
            <w:pPr>
              <w:rPr>
                <w:rFonts w:cs="Arial"/>
              </w:rPr>
            </w:pPr>
            <w:r>
              <w:rPr>
                <w:rFonts w:cs="Arial"/>
              </w:rPr>
              <w:lastRenderedPageBreak/>
              <w:t>45. Software Assessment Plan</w:t>
            </w:r>
          </w:p>
        </w:tc>
        <w:tc xmlns:tara="kcentrix:tara" tara:rowspan="1" tara:colspan="2">
          <w:tcPr>
            <w:tcW w:w="605" w:type="dxa"/>
            <w:gridSpan w:val="2"/>
          </w:tcPr>
          <w:p w14:paraId="2A360D29" w14:textId="77777777">
            <w:pPr>
              <w:rPr>
                <w:rFonts w:cs="Arial"/>
              </w:rPr>
            </w:pPr>
            <w:r>
              <w:rPr>
                <w:rFonts w:cs="Arial"/>
              </w:rPr>
              <w:t>No</w:t>
            </w:r>
          </w:p>
        </w:tc>
        <w:tc xmlns:tara="kcentrix:tara" tara:rowspan="1" tara:colspan="1">
          <w:tcPr>
            <w:tcW w:w="700" w:type="dxa"/>
            <w:vAlign w:val="center"/>
          </w:tcPr>
          <w:p w14:paraId="76A3AD3E" w14:textId="77777777">
            <w:pPr>
              <w:autoSpaceDE w:val="0"/>
              <w:autoSpaceDN w:val="0"/>
              <w:adjustRightInd w:val="0"/>
              <w:rPr>
                <w:rFonts w:cs="Arial"/>
              </w:rPr>
            </w:pPr>
            <w:r>
              <w:rPr>
                <w:rFonts w:cs="Arial"/>
              </w:rPr>
              <w:t xml:space="preserve">HR </w:t>
            </w:r>
          </w:p>
        </w:tc>
        <w:tc xmlns:tara="kcentrix:tara" tara:rowspan="1" tara:colspan="1">
          <w:tcPr>
            <w:tcW w:w="4110" w:type="dxa"/>
          </w:tcPr>
          <w:p w14:paraId="003A2215" w14:textId="2649DF95">
            <w:pPr>
              <w:rPr>
                <w:rFonts w:cs="Arial"/>
              </w:rPr>
            </w:pPr>
            <w:r>
              <w:rPr>
                <w:rFonts w:cs="Arial"/>
              </w:rPr>
              <w:t xml:space="preserve">External assessment is outside of SW development process. Scope of independent Safety Assessor. It is </w:t>
            </w:r>
          </w:p>
        </w:tc>
      </w:tr>
      <w:tr w14:paraId="64038BEC" w14:textId="77777777">
        <w:tc xmlns:tara="kcentrix:tara" tara:rowspan="1" tara:colspan="1">
          <w:tcPr>
            <w:tcW w:w="4219" w:type="dxa"/>
          </w:tcPr>
          <w:p w14:paraId="3F96B231" w14:textId="77777777">
            <w:pPr>
              <w:rPr>
                <w:rFonts w:cs="Arial"/>
              </w:rPr>
            </w:pPr>
            <w:r>
              <w:rPr>
                <w:rFonts w:cs="Arial"/>
              </w:rPr>
              <w:t>46. Software Assessment Report</w:t>
            </w:r>
          </w:p>
        </w:tc>
        <w:tc xmlns:tara="kcentrix:tara" tara:rowspan="1" tara:colspan="2">
          <w:tcPr>
            <w:tcW w:w="605" w:type="dxa"/>
            <w:gridSpan w:val="2"/>
          </w:tcPr>
          <w:p w14:paraId="133ED20D" w14:textId="77777777">
            <w:pPr>
              <w:rPr>
                <w:rFonts w:cs="Arial"/>
              </w:rPr>
            </w:pPr>
            <w:r>
              <w:rPr>
                <w:rFonts w:cs="Arial"/>
              </w:rPr>
              <w:t>Yes</w:t>
            </w:r>
          </w:p>
        </w:tc>
        <w:tc xmlns:tara="kcentrix:tara" tara:rowspan="1" tara:colspan="1">
          <w:tcPr>
            <w:tcW w:w="700" w:type="dxa"/>
            <w:vAlign w:val="center"/>
          </w:tcPr>
          <w:p w14:paraId="6C0D04CD" w14:textId="77777777">
            <w:pPr>
              <w:autoSpaceDE w:val="0"/>
              <w:autoSpaceDN w:val="0"/>
              <w:adjustRightInd w:val="0"/>
              <w:rPr>
                <w:rFonts w:cs="Arial"/>
              </w:rPr>
            </w:pPr>
            <w:r>
              <w:rPr>
                <w:rFonts w:cs="Arial"/>
              </w:rPr>
              <w:t xml:space="preserve">HR </w:t>
            </w:r>
          </w:p>
        </w:tc>
        <w:tc xmlns:tara="kcentrix:tara" tara:rowspan="1" tara:colspan="1">
          <w:tcPr>
            <w:tcW w:w="4110" w:type="dxa"/>
          </w:tcPr>
          <w:p w14:paraId="4A7E22A2" w14:textId="77777777">
            <w:pPr>
              <w:rPr>
                <w:rFonts w:cs="Arial"/>
              </w:rPr>
            </w:pPr>
            <w:r>
              <w:rPr>
                <w:rFonts w:cs="Arial"/>
              </w:rPr>
              <w:t>AssRep</w:t>
            </w:r>
          </w:p>
        </w:tc>
      </w:tr>
      <w:tr w14:paraId="0076B1B4" w14:textId="77777777">
        <w:trPr>
          <w:gridAfter w:val="3"/>
          <w:wAfter w:w="4819" w:type="dxa"/>
        </w:trPr>
        <w:tc xmlns:tara="kcentrix:tara" tara:rowspan="1" tara:colspan="2">
          <w:tcPr>
            <w:tcW w:w="4815" w:type="dxa"/>
            <w:gridSpan w:val="2"/>
          </w:tcPr>
          <w:p w14:paraId="771BCC3A" w14:textId="77777777">
            <w:pPr>
              <w:keepNext/>
              <w:rPr>
                <w:rFonts w:cs="Arial"/>
              </w:rPr>
            </w:pPr>
            <w:r>
              <w:rPr>
                <w:rFonts w:cs="Arial"/>
              </w:rPr>
              <w:t>Documents 29, 30 and 31 being HR or R depends on the importance defined in the process and where the verification takes place. E.g. data may only be needed to be verified but tested in the system domain while more functional properties need both test and verification. In this case HR has been marked but can be optional R.</w:t>
            </w:r>
          </w:p>
        </w:tc>
      </w:tr>
    </w:tbl>
    <w:p w14:paraId="648BF7C4" w14:textId="6B117E49">
      <w:pPr>
        <w:spacing w:before="180" w:after="240"/>
        <w:jc w:val="center"/>
        <w:rPr>
          <w:b/>
        </w:rPr>
      </w:pPr>
      <w:bookmarkStart w:name="_Toc164937842" w:id="346"/>
      <w:r>
        <w:rPr>
          <w:b/>
        </w:rPr>
        <w:t xml:space="preserve">Table A. </w:t>
      </w:r>
      <w:r>
        <w:rPr>
          <w:b/>
        </w:rPr>
        <w:fldChar w:fldCharType="begin"/>
      </w:r>
      <w:r>
        <w:rPr>
          <w:b/>
        </w:rPr>
        <w:instrText xml:space="preserve"> SEQ Table_A. \* ARABIC </w:instrText>
      </w:r>
      <w:r>
        <w:rPr>
          <w:b/>
        </w:rPr>
        <w:fldChar w:fldCharType="separate"/>
      </w:r>
      <w:r>
        <w:rPr>
          <w:b/>
        </w:rPr>
        <w:t>1</w:t>
      </w:r>
      <w:r>
        <w:rPr>
          <w:b/>
        </w:rPr>
        <w:fldChar w:fldCharType="end"/>
      </w:r>
      <w:r>
        <w:rPr>
          <w:b/>
        </w:rPr>
        <w:t xml:space="preserve"> Lifecycle Issues and Documentation (EN50128, A.1)</w:t>
      </w:r>
      <w:bookmarkEnd w:id="346"/>
    </w:p>
    <w:p w14:paraId="68AD0EF1" w14:textId="77777777"/>
    <w:p w14:paraId="522318B4" w14:textId="77777777"/>
    <w:p w14:paraId="27779379"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00"/>
        <w:gridCol w:w="3394"/>
        <w:gridCol w:w="696"/>
      </w:tblGrid>
      <w:tr w14:paraId="57EE419B" w14:textId="77777777">
        <w:tc xmlns:tara="kcentrix:tara" tara:rowspan="1" tara:colspan="1">
          <w:tcPr>
            <w:tcW w:w="5495" w:type="dxa"/>
            <w:shd w:val="clear" w:color="auto" w:fill="DBE5F1"/>
            <w:vAlign w:val="center"/>
          </w:tcPr>
          <w:p w14:paraId="316159E1" w14:textId="77777777">
            <w:pPr>
              <w:rPr>
                <w:rFonts w:ascii="Arial,Bold" w:hAnsi="Arial,Bold" w:cs="Arial,Bold"/>
                <w:b/>
                <w:bCs/>
              </w:rPr>
            </w:pPr>
            <w:r>
              <w:rPr>
                <w:rFonts w:ascii="Arial,Bold" w:hAnsi="Arial,Bold" w:cs="Arial,Bold"/>
                <w:b/>
                <w:bCs/>
              </w:rPr>
              <w:t>TECHNIQUE/MEASURE</w:t>
            </w:r>
          </w:p>
        </w:tc>
        <w:tc xmlns:tara="kcentrix:tara" tara:rowspan="1" tara:colspan="1">
          <w:tcPr>
            <w:tcW w:w="3544" w:type="dxa"/>
            <w:shd w:val="clear" w:color="auto" w:fill="DBE5F1"/>
          </w:tcPr>
          <w:p w14:paraId="7EC1ED2B" w14:textId="77777777">
            <w:pPr>
              <w:rPr>
                <w:rFonts w:ascii="Arial,Bold" w:hAnsi="Arial,Bold" w:cs="Arial,Bold"/>
                <w:b/>
                <w:bCs/>
              </w:rPr>
            </w:pPr>
            <w:r>
              <w:rPr>
                <w:rFonts w:ascii="Arial,Bold" w:hAnsi="Arial,Bold" w:cs="Arial,Bold"/>
                <w:b/>
                <w:bCs/>
              </w:rPr>
              <w:t>App</w:t>
            </w:r>
          </w:p>
        </w:tc>
        <w:tc xmlns:tara="kcentrix:tara" tara:rowspan="1" tara:colspan="1">
          <w:tcPr>
            <w:tcW w:w="708" w:type="dxa"/>
            <w:shd w:val="clear" w:color="auto" w:fill="DBE5F1"/>
          </w:tcPr>
          <w:p w14:paraId="70B4820E" w14:textId="77777777">
            <w:pPr>
              <w:rPr>
                <w:rFonts w:ascii="Arial,Bold" w:hAnsi="Arial,Bold" w:cs="Arial,Bold"/>
                <w:b/>
                <w:bCs/>
              </w:rPr>
            </w:pPr>
            <w:r>
              <w:rPr>
                <w:rFonts w:ascii="Arial,Bold" w:hAnsi="Arial,Bold" w:cs="Arial,Bold"/>
                <w:b/>
                <w:bCs/>
              </w:rPr>
              <w:t>SIL 4</w:t>
            </w:r>
          </w:p>
        </w:tc>
      </w:tr>
      <w:tr w14:paraId="747C68ED" w14:textId="77777777">
        <w:tc xmlns:tara="kcentrix:tara" tara:rowspan="1" tara:colspan="1">
          <w:tcPr>
            <w:tcW w:w="5495" w:type="dxa"/>
          </w:tcPr>
          <w:p w14:paraId="6A57AE26" w14:textId="77777777">
            <w:pPr>
              <w:rPr>
                <w:rFonts w:cs="Arial"/>
              </w:rPr>
            </w:pPr>
            <w:r>
              <w:rPr>
                <w:rFonts w:cs="Arial"/>
              </w:rPr>
              <w:t>1. Defensive Programming</w:t>
            </w:r>
          </w:p>
        </w:tc>
        <w:tc xmlns:tara="kcentrix:tara" tara:rowspan="23" tara:colspan="1">
          <w:tcPr>
            <w:tcW w:w="3544" w:type="dxa"/>
            <w:vMerge w:val="restart"/>
          </w:tcPr>
          <w:p w14:paraId="40C0D5A6" w14:textId="77777777">
            <w:pPr>
              <w:jc w:val="center"/>
              <w:rPr>
                <w:rFonts w:cs="Arial"/>
              </w:rPr>
            </w:pPr>
          </w:p>
          <w:p w14:paraId="40D12615" w14:textId="77777777">
            <w:pPr>
              <w:jc w:val="center"/>
              <w:rPr>
                <w:rFonts w:cs="Arial"/>
              </w:rPr>
            </w:pPr>
          </w:p>
          <w:p w14:paraId="32AED93C" w14:textId="77777777">
            <w:pPr>
              <w:jc w:val="center"/>
              <w:rPr>
                <w:rFonts w:cs="Arial"/>
              </w:rPr>
            </w:pPr>
            <w:r>
              <w:rPr>
                <w:rFonts w:cs="Arial"/>
              </w:rPr>
              <w:t xml:space="preserve">N/A –</w:t>
              <w:commentRangeStart w:id="2556360"/>
              <w:t xml:space="preserve"> CSLK ETCS</w:t>
              <w:commentRangeEnd w:id="2556360"/>
              <w:t xml:space="preserve"> is a Specific Application</w:t>
            </w:r>
            <w:r>
              <w:rPr>
                <w:rStyle w:val="CommentReference"/>
              </w:rPr>
              <w:commentReference w:id="2556360"/>
            </w:r>
          </w:p>
        </w:tc>
        <w:tc xmlns:tara="kcentrix:tara" tara:rowspan="1" tara:colspan="1">
          <w:tcPr>
            <w:tcW w:w="708" w:type="dxa"/>
            <w:vAlign w:val="center"/>
          </w:tcPr>
          <w:p w14:paraId="78D091F5" w14:textId="77777777">
            <w:pPr>
              <w:autoSpaceDE w:val="0"/>
              <w:autoSpaceDN w:val="0"/>
              <w:adjustRightInd w:val="0"/>
              <w:rPr>
                <w:rFonts w:cs="Arial"/>
              </w:rPr>
            </w:pPr>
            <w:r>
              <w:rPr>
                <w:rFonts w:cs="Arial"/>
              </w:rPr>
              <w:t>HR</w:t>
            </w:r>
          </w:p>
        </w:tc>
      </w:tr>
      <w:tr w14:paraId="75C77B82" w14:textId="77777777">
        <w:tc xmlns:tara="kcentrix:tara" tara:rowspan="1" tara:colspan="1">
          <w:tcPr>
            <w:tcW w:w="5495" w:type="dxa"/>
          </w:tcPr>
          <w:p w14:paraId="63D22EED" w14:textId="77777777">
            <w:pPr>
              <w:rPr>
                <w:rFonts w:cs="Arial"/>
              </w:rPr>
            </w:pPr>
            <w:r>
              <w:rPr>
                <w:rFonts w:cs="Arial"/>
              </w:rPr>
              <w:t>2. Fault Detection &amp; Diagnosis</w:t>
            </w:r>
          </w:p>
        </w:tc>
        <w:tc>
          <w:tcPr>
            <w:tcW w:w="3544" w:type="dxa"/>
            <w:vMerge/>
          </w:tcPr>
          <w:p w14:paraId="115F2A6B" w14:textId="77777777">
            <w:pPr>
              <w:rPr>
                <w:rFonts w:cs="Arial"/>
              </w:rPr>
            </w:pPr>
          </w:p>
        </w:tc>
        <w:tc xmlns:tara="kcentrix:tara" tara:rowspan="1" tara:colspan="1">
          <w:tcPr>
            <w:tcW w:w="708" w:type="dxa"/>
            <w:vAlign w:val="center"/>
          </w:tcPr>
          <w:p w14:paraId="0AEB0911" w14:textId="77777777">
            <w:pPr>
              <w:autoSpaceDE w:val="0"/>
              <w:autoSpaceDN w:val="0"/>
              <w:adjustRightInd w:val="0"/>
              <w:rPr>
                <w:rFonts w:cs="Arial"/>
              </w:rPr>
            </w:pPr>
            <w:r>
              <w:rPr>
                <w:rFonts w:cs="Arial"/>
              </w:rPr>
              <w:t>HR</w:t>
            </w:r>
          </w:p>
        </w:tc>
      </w:tr>
      <w:tr w14:paraId="7650347B" w14:textId="77777777">
        <w:tc xmlns:tara="kcentrix:tara" tara:rowspan="1" tara:colspan="1">
          <w:tcPr>
            <w:tcW w:w="5495" w:type="dxa"/>
          </w:tcPr>
          <w:p w14:paraId="00DA1C1F" w14:textId="77777777">
            <w:pPr>
              <w:rPr>
                <w:rFonts w:cs="Arial"/>
              </w:rPr>
            </w:pPr>
            <w:r>
              <w:rPr>
                <w:rFonts w:cs="Arial"/>
              </w:rPr>
              <w:t>3. Error Correcting Codes</w:t>
            </w:r>
          </w:p>
        </w:tc>
        <w:tc>
          <w:tcPr>
            <w:tcW w:w="3544" w:type="dxa"/>
            <w:vMerge/>
          </w:tcPr>
          <w:p w14:paraId="4A758855" w14:textId="77777777">
            <w:pPr>
              <w:rPr>
                <w:rFonts w:cs="Arial"/>
              </w:rPr>
            </w:pPr>
          </w:p>
        </w:tc>
        <w:tc xmlns:tara="kcentrix:tara" tara:rowspan="1" tara:colspan="1">
          <w:tcPr>
            <w:tcW w:w="708" w:type="dxa"/>
            <w:vAlign w:val="center"/>
          </w:tcPr>
          <w:p w14:paraId="19FC1221" w14:textId="77777777">
            <w:pPr>
              <w:autoSpaceDE w:val="0"/>
              <w:autoSpaceDN w:val="0"/>
              <w:adjustRightInd w:val="0"/>
              <w:rPr>
                <w:rFonts w:cs="Arial"/>
              </w:rPr>
            </w:pPr>
            <w:r>
              <w:rPr>
                <w:rFonts w:cs="Arial"/>
              </w:rPr>
              <w:t>–</w:t>
            </w:r>
          </w:p>
        </w:tc>
      </w:tr>
      <w:tr w14:paraId="77A59755" w14:textId="77777777">
        <w:tc xmlns:tara="kcentrix:tara" tara:rowspan="1" tara:colspan="1">
          <w:tcPr>
            <w:tcW w:w="5495" w:type="dxa"/>
          </w:tcPr>
          <w:p w14:paraId="7DFA513C" w14:textId="77777777">
            <w:pPr>
              <w:rPr>
                <w:rFonts w:cs="Arial"/>
              </w:rPr>
            </w:pPr>
            <w:r>
              <w:rPr>
                <w:rFonts w:cs="Arial"/>
              </w:rPr>
              <w:t>4. Error Detecting Codes</w:t>
            </w:r>
          </w:p>
        </w:tc>
        <w:tc>
          <w:tcPr>
            <w:tcW w:w="3544" w:type="dxa"/>
            <w:vMerge/>
          </w:tcPr>
          <w:p w14:paraId="070B6310" w14:textId="77777777">
            <w:pPr>
              <w:rPr>
                <w:rFonts w:cs="Arial"/>
              </w:rPr>
            </w:pPr>
          </w:p>
        </w:tc>
        <w:tc xmlns:tara="kcentrix:tara" tara:rowspan="1" tara:colspan="1">
          <w:tcPr>
            <w:tcW w:w="708" w:type="dxa"/>
            <w:vAlign w:val="center"/>
          </w:tcPr>
          <w:p w14:paraId="5AE3FE74" w14:textId="77777777">
            <w:pPr>
              <w:autoSpaceDE w:val="0"/>
              <w:autoSpaceDN w:val="0"/>
              <w:adjustRightInd w:val="0"/>
              <w:rPr>
                <w:rFonts w:cs="Arial"/>
              </w:rPr>
            </w:pPr>
            <w:r>
              <w:rPr>
                <w:rFonts w:cs="Arial"/>
              </w:rPr>
              <w:t>HR</w:t>
            </w:r>
          </w:p>
        </w:tc>
      </w:tr>
      <w:tr w14:paraId="79F597AB" w14:textId="77777777">
        <w:tc xmlns:tara="kcentrix:tara" tara:rowspan="1" tara:colspan="1">
          <w:tcPr>
            <w:tcW w:w="5495" w:type="dxa"/>
          </w:tcPr>
          <w:p w14:paraId="26AB8700" w14:textId="77777777">
            <w:pPr>
              <w:rPr>
                <w:rFonts w:cs="Arial"/>
              </w:rPr>
            </w:pPr>
            <w:r>
              <w:rPr>
                <w:rFonts w:cs="Arial"/>
              </w:rPr>
              <w:t>5. Failure Assertion Programming</w:t>
            </w:r>
          </w:p>
        </w:tc>
        <w:tc>
          <w:tcPr>
            <w:tcW w:w="3544" w:type="dxa"/>
            <w:vMerge/>
          </w:tcPr>
          <w:p w14:paraId="1D66CCDD" w14:textId="77777777">
            <w:pPr>
              <w:rPr>
                <w:rFonts w:cs="Arial"/>
              </w:rPr>
            </w:pPr>
          </w:p>
        </w:tc>
        <w:tc xmlns:tara="kcentrix:tara" tara:rowspan="1" tara:colspan="1">
          <w:tcPr>
            <w:tcW w:w="708" w:type="dxa"/>
            <w:vAlign w:val="center"/>
          </w:tcPr>
          <w:p w14:paraId="0BCE072A" w14:textId="77777777">
            <w:pPr>
              <w:autoSpaceDE w:val="0"/>
              <w:autoSpaceDN w:val="0"/>
              <w:adjustRightInd w:val="0"/>
              <w:rPr>
                <w:rFonts w:cs="Arial"/>
              </w:rPr>
            </w:pPr>
            <w:r>
              <w:rPr>
                <w:rFonts w:cs="Arial"/>
              </w:rPr>
              <w:t>HR</w:t>
            </w:r>
          </w:p>
        </w:tc>
      </w:tr>
      <w:tr w14:paraId="0290DFF8" w14:textId="77777777">
        <w:tc xmlns:tara="kcentrix:tara" tara:rowspan="1" tara:colspan="1">
          <w:tcPr>
            <w:tcW w:w="5495" w:type="dxa"/>
          </w:tcPr>
          <w:p w14:paraId="5DC86AEA" w14:textId="77777777">
            <w:pPr>
              <w:rPr>
                <w:rFonts w:cs="Arial"/>
              </w:rPr>
            </w:pPr>
            <w:r>
              <w:rPr>
                <w:rFonts w:cs="Arial"/>
              </w:rPr>
              <w:t>6. Safety Bag Techniques</w:t>
            </w:r>
          </w:p>
        </w:tc>
        <w:tc>
          <w:tcPr>
            <w:tcW w:w="3544" w:type="dxa"/>
            <w:vMerge/>
          </w:tcPr>
          <w:p w14:paraId="6CBA6D25" w14:textId="77777777">
            <w:pPr>
              <w:rPr>
                <w:rFonts w:cs="Arial"/>
              </w:rPr>
            </w:pPr>
          </w:p>
        </w:tc>
        <w:tc xmlns:tara="kcentrix:tara" tara:rowspan="1" tara:colspan="1">
          <w:tcPr>
            <w:tcW w:w="708" w:type="dxa"/>
            <w:vAlign w:val="center"/>
          </w:tcPr>
          <w:p w14:paraId="46FA11FD" w14:textId="77777777">
            <w:pPr>
              <w:autoSpaceDE w:val="0"/>
              <w:autoSpaceDN w:val="0"/>
              <w:adjustRightInd w:val="0"/>
              <w:rPr>
                <w:rFonts w:cs="Arial"/>
              </w:rPr>
            </w:pPr>
            <w:r>
              <w:rPr>
                <w:rFonts w:cs="Arial"/>
              </w:rPr>
              <w:t>R</w:t>
            </w:r>
          </w:p>
        </w:tc>
      </w:tr>
      <w:tr w14:paraId="383BC514" w14:textId="77777777">
        <w:tc xmlns:tara="kcentrix:tara" tara:rowspan="1" tara:colspan="1">
          <w:tcPr>
            <w:tcW w:w="5495" w:type="dxa"/>
          </w:tcPr>
          <w:p w14:paraId="0AECE465" w14:textId="77777777">
            <w:pPr>
              <w:rPr>
                <w:rFonts w:cs="Arial"/>
              </w:rPr>
            </w:pPr>
            <w:r>
              <w:rPr>
                <w:rFonts w:cs="Arial"/>
              </w:rPr>
              <w:t>7. Diverse Programming</w:t>
            </w:r>
          </w:p>
        </w:tc>
        <w:tc>
          <w:tcPr>
            <w:tcW w:w="3544" w:type="dxa"/>
            <w:vMerge/>
          </w:tcPr>
          <w:p w14:paraId="3D02AC1E" w14:textId="77777777">
            <w:pPr>
              <w:rPr>
                <w:rFonts w:cs="Arial"/>
              </w:rPr>
            </w:pPr>
          </w:p>
        </w:tc>
        <w:tc xmlns:tara="kcentrix:tara" tara:rowspan="1" tara:colspan="1">
          <w:tcPr>
            <w:tcW w:w="708" w:type="dxa"/>
            <w:vAlign w:val="center"/>
          </w:tcPr>
          <w:p w14:paraId="2A91D8ED" w14:textId="77777777">
            <w:pPr>
              <w:autoSpaceDE w:val="0"/>
              <w:autoSpaceDN w:val="0"/>
              <w:adjustRightInd w:val="0"/>
              <w:rPr>
                <w:rFonts w:cs="Arial"/>
              </w:rPr>
            </w:pPr>
            <w:r>
              <w:rPr>
                <w:rFonts w:cs="Arial"/>
              </w:rPr>
              <w:t>HR</w:t>
            </w:r>
          </w:p>
        </w:tc>
      </w:tr>
      <w:tr w14:paraId="7EE43D9C" w14:textId="77777777">
        <w:tc xmlns:tara="kcentrix:tara" tara:rowspan="1" tara:colspan="1">
          <w:tcPr>
            <w:tcW w:w="5495" w:type="dxa"/>
          </w:tcPr>
          <w:p w14:paraId="680466F5" w14:textId="77777777">
            <w:pPr>
              <w:rPr>
                <w:rFonts w:cs="Arial"/>
              </w:rPr>
            </w:pPr>
            <w:r>
              <w:rPr>
                <w:rFonts w:cs="Arial"/>
              </w:rPr>
              <w:t>8. Recovery Block</w:t>
            </w:r>
          </w:p>
        </w:tc>
        <w:tc>
          <w:tcPr>
            <w:tcW w:w="3544" w:type="dxa"/>
            <w:vMerge/>
          </w:tcPr>
          <w:p w14:paraId="0BEEA4EA" w14:textId="77777777">
            <w:pPr>
              <w:rPr>
                <w:rFonts w:cs="Arial"/>
              </w:rPr>
            </w:pPr>
          </w:p>
        </w:tc>
        <w:tc xmlns:tara="kcentrix:tara" tara:rowspan="1" tara:colspan="1">
          <w:tcPr>
            <w:tcW w:w="708" w:type="dxa"/>
            <w:vAlign w:val="center"/>
          </w:tcPr>
          <w:p w14:paraId="5D396BAA" w14:textId="77777777">
            <w:pPr>
              <w:autoSpaceDE w:val="0"/>
              <w:autoSpaceDN w:val="0"/>
              <w:adjustRightInd w:val="0"/>
              <w:rPr>
                <w:rFonts w:cs="Arial"/>
              </w:rPr>
            </w:pPr>
            <w:r>
              <w:rPr>
                <w:rFonts w:cs="Arial"/>
              </w:rPr>
              <w:t>R</w:t>
            </w:r>
          </w:p>
        </w:tc>
      </w:tr>
      <w:tr w14:paraId="3D3F41BE" w14:textId="77777777">
        <w:tc xmlns:tara="kcentrix:tara" tara:rowspan="1" tara:colspan="1">
          <w:tcPr>
            <w:tcW w:w="5495" w:type="dxa"/>
          </w:tcPr>
          <w:p w14:paraId="151C763F" w14:textId="77777777">
            <w:pPr>
              <w:rPr>
                <w:rFonts w:cs="Arial"/>
              </w:rPr>
            </w:pPr>
            <w:r>
              <w:rPr>
                <w:rFonts w:cs="Arial"/>
              </w:rPr>
              <w:t>9. Backward Recovery</w:t>
            </w:r>
          </w:p>
        </w:tc>
        <w:tc>
          <w:tcPr>
            <w:tcW w:w="3544" w:type="dxa"/>
            <w:vMerge/>
          </w:tcPr>
          <w:p w14:paraId="7FF10A00" w14:textId="77777777">
            <w:pPr>
              <w:rPr>
                <w:rFonts w:cs="Arial"/>
              </w:rPr>
            </w:pPr>
          </w:p>
        </w:tc>
        <w:tc xmlns:tara="kcentrix:tara" tara:rowspan="1" tara:colspan="1">
          <w:tcPr>
            <w:tcW w:w="708" w:type="dxa"/>
            <w:vAlign w:val="center"/>
          </w:tcPr>
          <w:p w14:paraId="5D19AE44" w14:textId="77777777">
            <w:pPr>
              <w:autoSpaceDE w:val="0"/>
              <w:autoSpaceDN w:val="0"/>
              <w:adjustRightInd w:val="0"/>
              <w:rPr>
                <w:rFonts w:cs="Arial"/>
              </w:rPr>
            </w:pPr>
            <w:r>
              <w:rPr>
                <w:rFonts w:cs="Arial"/>
              </w:rPr>
              <w:t>NR</w:t>
            </w:r>
          </w:p>
        </w:tc>
      </w:tr>
      <w:tr w14:paraId="5CDD6315" w14:textId="77777777">
        <w:tc xmlns:tara="kcentrix:tara" tara:rowspan="1" tara:colspan="1">
          <w:tcPr>
            <w:tcW w:w="5495" w:type="dxa"/>
          </w:tcPr>
          <w:p w14:paraId="3EC9E419" w14:textId="77777777">
            <w:pPr>
              <w:rPr>
                <w:rFonts w:cs="Arial"/>
              </w:rPr>
            </w:pPr>
            <w:r>
              <w:rPr>
                <w:rFonts w:cs="Arial"/>
              </w:rPr>
              <w:t>10. Forward Recovery</w:t>
            </w:r>
          </w:p>
        </w:tc>
        <w:tc>
          <w:tcPr>
            <w:tcW w:w="3544" w:type="dxa"/>
            <w:vMerge/>
          </w:tcPr>
          <w:p w14:paraId="62407742" w14:textId="77777777">
            <w:pPr>
              <w:rPr>
                <w:rFonts w:cs="Arial"/>
              </w:rPr>
            </w:pPr>
          </w:p>
        </w:tc>
        <w:tc xmlns:tara="kcentrix:tara" tara:rowspan="1" tara:colspan="1">
          <w:tcPr>
            <w:tcW w:w="708" w:type="dxa"/>
            <w:vAlign w:val="center"/>
          </w:tcPr>
          <w:p w14:paraId="5E2C198F" w14:textId="77777777">
            <w:pPr>
              <w:autoSpaceDE w:val="0"/>
              <w:autoSpaceDN w:val="0"/>
              <w:adjustRightInd w:val="0"/>
              <w:rPr>
                <w:rFonts w:cs="Arial"/>
              </w:rPr>
            </w:pPr>
            <w:r>
              <w:rPr>
                <w:rFonts w:cs="Arial"/>
              </w:rPr>
              <w:t>NR</w:t>
            </w:r>
          </w:p>
        </w:tc>
      </w:tr>
      <w:tr w14:paraId="1C69009C" w14:textId="77777777">
        <w:tc xmlns:tara="kcentrix:tara" tara:rowspan="1" tara:colspan="1">
          <w:tcPr>
            <w:tcW w:w="5495" w:type="dxa"/>
          </w:tcPr>
          <w:p w14:paraId="342EF831" w14:textId="77777777">
            <w:pPr>
              <w:rPr>
                <w:rFonts w:cs="Arial"/>
              </w:rPr>
            </w:pPr>
            <w:r>
              <w:rPr>
                <w:rFonts w:cs="Arial"/>
              </w:rPr>
              <w:lastRenderedPageBreak/>
              <w:t>11. Retry Fault Recovery Mechanisms</w:t>
            </w:r>
          </w:p>
        </w:tc>
        <w:tc>
          <w:tcPr>
            <w:tcW w:w="3544" w:type="dxa"/>
            <w:vMerge/>
          </w:tcPr>
          <w:p w14:paraId="08F4484B" w14:textId="77777777">
            <w:pPr>
              <w:rPr>
                <w:rFonts w:cs="Arial"/>
              </w:rPr>
            </w:pPr>
          </w:p>
        </w:tc>
        <w:tc xmlns:tara="kcentrix:tara" tara:rowspan="1" tara:colspan="1">
          <w:tcPr>
            <w:tcW w:w="708" w:type="dxa"/>
            <w:vAlign w:val="center"/>
          </w:tcPr>
          <w:p w14:paraId="1E862C95" w14:textId="77777777">
            <w:pPr>
              <w:autoSpaceDE w:val="0"/>
              <w:autoSpaceDN w:val="0"/>
              <w:adjustRightInd w:val="0"/>
              <w:rPr>
                <w:rFonts w:cs="Arial"/>
              </w:rPr>
            </w:pPr>
            <w:r>
              <w:rPr>
                <w:rFonts w:cs="Arial"/>
              </w:rPr>
              <w:t>R</w:t>
            </w:r>
          </w:p>
        </w:tc>
      </w:tr>
      <w:tr w14:paraId="52420D7C" w14:textId="77777777">
        <w:tc xmlns:tara="kcentrix:tara" tara:rowspan="1" tara:colspan="1">
          <w:tcPr>
            <w:tcW w:w="5495" w:type="dxa"/>
          </w:tcPr>
          <w:p w14:paraId="03492828" w14:textId="77777777">
            <w:pPr>
              <w:rPr>
                <w:rFonts w:cs="Arial"/>
              </w:rPr>
            </w:pPr>
            <w:r>
              <w:rPr>
                <w:rFonts w:cs="Arial"/>
              </w:rPr>
              <w:t>12. Memorising Executed Cases</w:t>
            </w:r>
          </w:p>
        </w:tc>
        <w:tc>
          <w:tcPr>
            <w:tcW w:w="3544" w:type="dxa"/>
            <w:vMerge/>
          </w:tcPr>
          <w:p w14:paraId="289644F3" w14:textId="77777777">
            <w:pPr>
              <w:rPr>
                <w:rFonts w:cs="Arial"/>
              </w:rPr>
            </w:pPr>
          </w:p>
        </w:tc>
        <w:tc xmlns:tara="kcentrix:tara" tara:rowspan="1" tara:colspan="1">
          <w:tcPr>
            <w:tcW w:w="708" w:type="dxa"/>
            <w:vAlign w:val="center"/>
          </w:tcPr>
          <w:p w14:paraId="27DFDD85" w14:textId="77777777">
            <w:pPr>
              <w:autoSpaceDE w:val="0"/>
              <w:autoSpaceDN w:val="0"/>
              <w:adjustRightInd w:val="0"/>
              <w:rPr>
                <w:rFonts w:cs="Arial"/>
              </w:rPr>
            </w:pPr>
            <w:r>
              <w:rPr>
                <w:rFonts w:cs="Arial"/>
              </w:rPr>
              <w:t>HR</w:t>
            </w:r>
          </w:p>
        </w:tc>
      </w:tr>
      <w:tr w14:paraId="11622F47" w14:textId="77777777">
        <w:tc xmlns:tara="kcentrix:tara" tara:rowspan="1" tara:colspan="1">
          <w:tcPr>
            <w:tcW w:w="5495" w:type="dxa"/>
          </w:tcPr>
          <w:p w14:paraId="4B0C238A" w14:textId="77777777">
            <w:pPr>
              <w:rPr>
                <w:rFonts w:cs="Arial"/>
              </w:rPr>
            </w:pPr>
            <w:r>
              <w:rPr>
                <w:rFonts w:cs="Arial"/>
              </w:rPr>
              <w:t>13. Artificial Intelligence – Fault Correction</w:t>
            </w:r>
          </w:p>
        </w:tc>
        <w:tc>
          <w:tcPr>
            <w:tcW w:w="3544" w:type="dxa"/>
            <w:vMerge/>
          </w:tcPr>
          <w:p w14:paraId="2BBC48A4" w14:textId="77777777">
            <w:pPr>
              <w:rPr>
                <w:rFonts w:cs="Arial"/>
              </w:rPr>
            </w:pPr>
          </w:p>
        </w:tc>
        <w:tc xmlns:tara="kcentrix:tara" tara:rowspan="1" tara:colspan="1">
          <w:tcPr>
            <w:tcW w:w="708" w:type="dxa"/>
            <w:vAlign w:val="center"/>
          </w:tcPr>
          <w:p w14:paraId="713B7771" w14:textId="77777777">
            <w:pPr>
              <w:autoSpaceDE w:val="0"/>
              <w:autoSpaceDN w:val="0"/>
              <w:adjustRightInd w:val="0"/>
              <w:rPr>
                <w:rFonts w:cs="Arial"/>
              </w:rPr>
            </w:pPr>
            <w:r>
              <w:rPr>
                <w:rFonts w:cs="Arial"/>
              </w:rPr>
              <w:t>NR</w:t>
            </w:r>
          </w:p>
        </w:tc>
      </w:tr>
      <w:tr w14:paraId="13CFB2A3" w14:textId="77777777">
        <w:tc xmlns:tara="kcentrix:tara" tara:rowspan="1" tara:colspan="1">
          <w:tcPr>
            <w:tcW w:w="5495" w:type="dxa"/>
          </w:tcPr>
          <w:p w14:paraId="7EBC68C4" w14:textId="77777777">
            <w:pPr>
              <w:rPr>
                <w:rFonts w:cs="Arial"/>
              </w:rPr>
            </w:pPr>
            <w:r>
              <w:rPr>
                <w:rFonts w:cs="Arial"/>
              </w:rPr>
              <w:t>14. Dynamic Reconfiguration of software</w:t>
            </w:r>
          </w:p>
        </w:tc>
        <w:tc>
          <w:tcPr>
            <w:tcW w:w="3544" w:type="dxa"/>
            <w:vMerge/>
          </w:tcPr>
          <w:p w14:paraId="1D0C2D54" w14:textId="77777777">
            <w:pPr>
              <w:rPr>
                <w:rFonts w:cs="Arial"/>
              </w:rPr>
            </w:pPr>
          </w:p>
        </w:tc>
        <w:tc xmlns:tara="kcentrix:tara" tara:rowspan="1" tara:colspan="1">
          <w:tcPr>
            <w:tcW w:w="708" w:type="dxa"/>
            <w:vAlign w:val="center"/>
          </w:tcPr>
          <w:p w14:paraId="7733A862" w14:textId="77777777">
            <w:pPr>
              <w:autoSpaceDE w:val="0"/>
              <w:autoSpaceDN w:val="0"/>
              <w:adjustRightInd w:val="0"/>
              <w:rPr>
                <w:rFonts w:cs="Arial"/>
              </w:rPr>
            </w:pPr>
            <w:r>
              <w:rPr>
                <w:rFonts w:cs="Arial"/>
              </w:rPr>
              <w:t>NR</w:t>
            </w:r>
          </w:p>
        </w:tc>
      </w:tr>
      <w:tr w14:paraId="4DDBD3D2" w14:textId="77777777">
        <w:tc xmlns:tara="kcentrix:tara" tara:rowspan="1" tara:colspan="1">
          <w:tcPr>
            <w:tcW w:w="5495" w:type="dxa"/>
          </w:tcPr>
          <w:p w14:paraId="2204D495" w14:textId="77777777">
            <w:pPr>
              <w:rPr>
                <w:rFonts w:cs="Arial"/>
              </w:rPr>
            </w:pPr>
            <w:r>
              <w:rPr>
                <w:rFonts w:cs="Arial"/>
              </w:rPr>
              <w:t>15. Software Error Effect Analysis</w:t>
            </w:r>
          </w:p>
        </w:tc>
        <w:tc>
          <w:tcPr>
            <w:tcW w:w="3544" w:type="dxa"/>
            <w:vMerge/>
          </w:tcPr>
          <w:p w14:paraId="2E5C28E7" w14:textId="77777777">
            <w:pPr>
              <w:rPr>
                <w:rFonts w:cs="Arial"/>
              </w:rPr>
            </w:pPr>
          </w:p>
        </w:tc>
        <w:tc xmlns:tara="kcentrix:tara" tara:rowspan="1" tara:colspan="1">
          <w:tcPr>
            <w:tcW w:w="708" w:type="dxa"/>
            <w:vAlign w:val="center"/>
          </w:tcPr>
          <w:p w14:paraId="2099F86B" w14:textId="77777777">
            <w:pPr>
              <w:autoSpaceDE w:val="0"/>
              <w:autoSpaceDN w:val="0"/>
              <w:adjustRightInd w:val="0"/>
              <w:rPr>
                <w:rFonts w:cs="Arial"/>
              </w:rPr>
            </w:pPr>
            <w:r>
              <w:rPr>
                <w:rFonts w:cs="Arial"/>
              </w:rPr>
              <w:t>HR</w:t>
            </w:r>
          </w:p>
        </w:tc>
      </w:tr>
      <w:tr w14:paraId="047696C7" w14:textId="77777777">
        <w:tc xmlns:tara="kcentrix:tara" tara:rowspan="1" tara:colspan="1">
          <w:tcPr>
            <w:tcW w:w="5495" w:type="dxa"/>
          </w:tcPr>
          <w:p w14:paraId="055A0CEA" w14:textId="77777777">
            <w:pPr>
              <w:rPr>
                <w:rFonts w:cs="Arial"/>
              </w:rPr>
            </w:pPr>
            <w:r>
              <w:rPr>
                <w:rFonts w:cs="Arial"/>
              </w:rPr>
              <w:t>16. Graceful Degradation</w:t>
            </w:r>
          </w:p>
        </w:tc>
        <w:tc>
          <w:tcPr>
            <w:tcW w:w="3544" w:type="dxa"/>
            <w:vMerge/>
          </w:tcPr>
          <w:p w14:paraId="6AAE1684" w14:textId="77777777">
            <w:pPr>
              <w:rPr>
                <w:rFonts w:cs="Arial"/>
              </w:rPr>
            </w:pPr>
          </w:p>
        </w:tc>
        <w:tc xmlns:tara="kcentrix:tara" tara:rowspan="1" tara:colspan="1">
          <w:tcPr>
            <w:tcW w:w="708" w:type="dxa"/>
            <w:vAlign w:val="center"/>
          </w:tcPr>
          <w:p w14:paraId="33A2B7EC" w14:textId="77777777">
            <w:pPr>
              <w:autoSpaceDE w:val="0"/>
              <w:autoSpaceDN w:val="0"/>
              <w:adjustRightInd w:val="0"/>
              <w:rPr>
                <w:rFonts w:cs="Arial"/>
              </w:rPr>
            </w:pPr>
            <w:r>
              <w:rPr>
                <w:rFonts w:cs="Arial"/>
              </w:rPr>
              <w:t>HR</w:t>
            </w:r>
          </w:p>
        </w:tc>
      </w:tr>
      <w:tr w14:paraId="4FDD1FD0" w14:textId="77777777">
        <w:tc xmlns:tara="kcentrix:tara" tara:rowspan="1" tara:colspan="1">
          <w:tcPr>
            <w:tcW w:w="5495" w:type="dxa"/>
          </w:tcPr>
          <w:p w14:paraId="5483130E" w14:textId="77777777">
            <w:pPr>
              <w:rPr>
                <w:rFonts w:cs="Arial"/>
              </w:rPr>
            </w:pPr>
            <w:r>
              <w:rPr>
                <w:rFonts w:cs="Arial"/>
              </w:rPr>
              <w:t>17. Information Hiding</w:t>
            </w:r>
          </w:p>
        </w:tc>
        <w:tc>
          <w:tcPr>
            <w:tcW w:w="3544" w:type="dxa"/>
            <w:vMerge/>
          </w:tcPr>
          <w:p w14:paraId="437ED3DB" w14:textId="77777777">
            <w:pPr>
              <w:rPr>
                <w:rFonts w:cs="Arial"/>
              </w:rPr>
            </w:pPr>
          </w:p>
        </w:tc>
        <w:tc xmlns:tara="kcentrix:tara" tara:rowspan="1" tara:colspan="1">
          <w:tcPr>
            <w:tcW w:w="708" w:type="dxa"/>
            <w:vAlign w:val="center"/>
          </w:tcPr>
          <w:p w14:paraId="7392553E" w14:textId="77777777">
            <w:pPr>
              <w:autoSpaceDE w:val="0"/>
              <w:autoSpaceDN w:val="0"/>
              <w:adjustRightInd w:val="0"/>
              <w:rPr>
                <w:rFonts w:cs="Arial"/>
              </w:rPr>
            </w:pPr>
            <w:r>
              <w:rPr>
                <w:rFonts w:cs="Arial"/>
              </w:rPr>
              <w:t>–</w:t>
            </w:r>
          </w:p>
        </w:tc>
      </w:tr>
      <w:tr w14:paraId="76DCD39E" w14:textId="77777777">
        <w:tc xmlns:tara="kcentrix:tara" tara:rowspan="1" tara:colspan="1">
          <w:tcPr>
            <w:tcW w:w="5495" w:type="dxa"/>
          </w:tcPr>
          <w:p w14:paraId="711A44CD" w14:textId="77777777">
            <w:pPr>
              <w:rPr>
                <w:rFonts w:cs="Arial"/>
              </w:rPr>
            </w:pPr>
            <w:r>
              <w:rPr>
                <w:rFonts w:cs="Arial"/>
              </w:rPr>
              <w:t>18. Information Encapsulation</w:t>
            </w:r>
          </w:p>
        </w:tc>
        <w:tc>
          <w:tcPr>
            <w:tcW w:w="3544" w:type="dxa"/>
            <w:vMerge/>
          </w:tcPr>
          <w:p w14:paraId="17CE6F4D" w14:textId="77777777">
            <w:pPr>
              <w:rPr>
                <w:rFonts w:cs="Arial"/>
              </w:rPr>
            </w:pPr>
          </w:p>
        </w:tc>
        <w:tc xmlns:tara="kcentrix:tara" tara:rowspan="1" tara:colspan="1">
          <w:tcPr>
            <w:tcW w:w="708" w:type="dxa"/>
            <w:vAlign w:val="center"/>
          </w:tcPr>
          <w:p w14:paraId="65909624" w14:textId="77777777">
            <w:pPr>
              <w:autoSpaceDE w:val="0"/>
              <w:autoSpaceDN w:val="0"/>
              <w:adjustRightInd w:val="0"/>
              <w:rPr>
                <w:rFonts w:cs="Arial"/>
              </w:rPr>
            </w:pPr>
            <w:r>
              <w:rPr>
                <w:rFonts w:cs="Arial"/>
              </w:rPr>
              <w:t>HR</w:t>
            </w:r>
          </w:p>
        </w:tc>
      </w:tr>
      <w:tr w14:paraId="5C126A40" w14:textId="77777777">
        <w:tc xmlns:tara="kcentrix:tara" tara:rowspan="1" tara:colspan="1">
          <w:tcPr>
            <w:tcW w:w="5495" w:type="dxa"/>
          </w:tcPr>
          <w:p w14:paraId="10AF4DDC" w14:textId="77777777">
            <w:pPr>
              <w:rPr>
                <w:rFonts w:cs="Arial"/>
              </w:rPr>
            </w:pPr>
            <w:r>
              <w:rPr>
                <w:rFonts w:cs="Arial"/>
              </w:rPr>
              <w:t>19. Fully Defined Interface</w:t>
            </w:r>
          </w:p>
        </w:tc>
        <w:tc>
          <w:tcPr>
            <w:tcW w:w="3544" w:type="dxa"/>
            <w:vMerge/>
          </w:tcPr>
          <w:p w14:paraId="304AB555" w14:textId="77777777">
            <w:pPr>
              <w:rPr>
                <w:rFonts w:cs="Arial"/>
              </w:rPr>
            </w:pPr>
          </w:p>
        </w:tc>
        <w:tc xmlns:tara="kcentrix:tara" tara:rowspan="1" tara:colspan="1">
          <w:tcPr>
            <w:tcW w:w="708" w:type="dxa"/>
            <w:vAlign w:val="center"/>
          </w:tcPr>
          <w:p w14:paraId="3D1B5180" w14:textId="77777777">
            <w:pPr>
              <w:autoSpaceDE w:val="0"/>
              <w:autoSpaceDN w:val="0"/>
              <w:adjustRightInd w:val="0"/>
              <w:rPr>
                <w:rFonts w:cs="Arial"/>
              </w:rPr>
            </w:pPr>
            <w:r>
              <w:rPr>
                <w:rFonts w:cs="Arial"/>
              </w:rPr>
              <w:t>M</w:t>
            </w:r>
          </w:p>
        </w:tc>
      </w:tr>
      <w:tr w14:paraId="61FF991D" w14:textId="77777777">
        <w:tc xmlns:tara="kcentrix:tara" tara:rowspan="1" tara:colspan="1">
          <w:tcPr>
            <w:tcW w:w="5495" w:type="dxa"/>
          </w:tcPr>
          <w:p w14:paraId="4982EF6B" w14:textId="77777777">
            <w:pPr>
              <w:rPr>
                <w:rFonts w:cs="Arial"/>
              </w:rPr>
            </w:pPr>
            <w:r>
              <w:rPr>
                <w:rFonts w:cs="Arial"/>
              </w:rPr>
              <w:t>20. Formal Methods</w:t>
            </w:r>
          </w:p>
        </w:tc>
        <w:tc>
          <w:tcPr>
            <w:tcW w:w="3544" w:type="dxa"/>
            <w:vMerge/>
          </w:tcPr>
          <w:p w14:paraId="3F27B15D" w14:textId="77777777">
            <w:pPr>
              <w:rPr>
                <w:rFonts w:cs="Arial"/>
              </w:rPr>
            </w:pPr>
          </w:p>
        </w:tc>
        <w:tc xmlns:tara="kcentrix:tara" tara:rowspan="1" tara:colspan="1">
          <w:tcPr>
            <w:tcW w:w="708" w:type="dxa"/>
            <w:vAlign w:val="center"/>
          </w:tcPr>
          <w:p w14:paraId="70CC204A" w14:textId="77777777">
            <w:pPr>
              <w:autoSpaceDE w:val="0"/>
              <w:autoSpaceDN w:val="0"/>
              <w:adjustRightInd w:val="0"/>
              <w:rPr>
                <w:rFonts w:cs="Arial"/>
              </w:rPr>
            </w:pPr>
            <w:r>
              <w:rPr>
                <w:rFonts w:cs="Arial"/>
              </w:rPr>
              <w:t>HR</w:t>
            </w:r>
          </w:p>
        </w:tc>
      </w:tr>
      <w:tr w14:paraId="2A7E6E44" w14:textId="77777777">
        <w:tc xmlns:tara="kcentrix:tara" tara:rowspan="1" tara:colspan="1">
          <w:tcPr>
            <w:tcW w:w="5495" w:type="dxa"/>
          </w:tcPr>
          <w:p w14:paraId="25A1CC79" w14:textId="77777777">
            <w:pPr>
              <w:rPr>
                <w:rFonts w:cs="Arial"/>
              </w:rPr>
            </w:pPr>
            <w:r>
              <w:rPr>
                <w:rFonts w:cs="Arial"/>
              </w:rPr>
              <w:t>21. Modelling</w:t>
            </w:r>
          </w:p>
        </w:tc>
        <w:tc>
          <w:tcPr>
            <w:tcW w:w="3544" w:type="dxa"/>
            <w:vMerge/>
          </w:tcPr>
          <w:p w14:paraId="4B2DF6C1" w14:textId="77777777">
            <w:pPr>
              <w:rPr>
                <w:rFonts w:cs="Arial"/>
              </w:rPr>
            </w:pPr>
          </w:p>
        </w:tc>
        <w:tc xmlns:tara="kcentrix:tara" tara:rowspan="1" tara:colspan="1">
          <w:tcPr>
            <w:tcW w:w="708" w:type="dxa"/>
            <w:vAlign w:val="center"/>
          </w:tcPr>
          <w:p w14:paraId="3D6017D0" w14:textId="77777777">
            <w:pPr>
              <w:autoSpaceDE w:val="0"/>
              <w:autoSpaceDN w:val="0"/>
              <w:adjustRightInd w:val="0"/>
              <w:rPr>
                <w:rFonts w:cs="Arial"/>
              </w:rPr>
            </w:pPr>
            <w:r>
              <w:rPr>
                <w:rFonts w:cs="Arial"/>
              </w:rPr>
              <w:t>HR</w:t>
            </w:r>
          </w:p>
        </w:tc>
      </w:tr>
      <w:tr w14:paraId="5CE6170D" w14:textId="77777777">
        <w:tc xmlns:tara="kcentrix:tara" tara:rowspan="1" tara:colspan="1">
          <w:tcPr>
            <w:tcW w:w="5495" w:type="dxa"/>
          </w:tcPr>
          <w:p w14:paraId="4F58E92A" w14:textId="77777777">
            <w:pPr>
              <w:rPr>
                <w:rFonts w:cs="Arial"/>
              </w:rPr>
            </w:pPr>
            <w:r>
              <w:rPr>
                <w:rFonts w:cs="Arial"/>
              </w:rPr>
              <w:t>22. Structured Methodology</w:t>
            </w:r>
          </w:p>
        </w:tc>
        <w:tc>
          <w:tcPr>
            <w:tcW w:w="3544" w:type="dxa"/>
            <w:vMerge/>
          </w:tcPr>
          <w:p w14:paraId="20F5CE85" w14:textId="77777777">
            <w:pPr>
              <w:rPr>
                <w:rFonts w:cs="Arial"/>
              </w:rPr>
            </w:pPr>
          </w:p>
        </w:tc>
        <w:tc xmlns:tara="kcentrix:tara" tara:rowspan="1" tara:colspan="1">
          <w:tcPr>
            <w:tcW w:w="708" w:type="dxa"/>
            <w:vAlign w:val="center"/>
          </w:tcPr>
          <w:p w14:paraId="11008B20" w14:textId="77777777">
            <w:pPr>
              <w:autoSpaceDE w:val="0"/>
              <w:autoSpaceDN w:val="0"/>
              <w:adjustRightInd w:val="0"/>
              <w:rPr>
                <w:rFonts w:cs="Arial"/>
              </w:rPr>
            </w:pPr>
            <w:r>
              <w:rPr>
                <w:rFonts w:cs="Arial"/>
              </w:rPr>
              <w:t>HR</w:t>
            </w:r>
          </w:p>
        </w:tc>
      </w:tr>
      <w:tr w14:paraId="4506CB37" w14:textId="77777777">
        <w:tc xmlns:tara="kcentrix:tara" tara:rowspan="1" tara:colspan="1">
          <w:tcPr>
            <w:tcW w:w="5495" w:type="dxa"/>
          </w:tcPr>
          <w:p w14:paraId="020F320E" w14:textId="77777777">
            <w:pPr>
              <w:autoSpaceDE w:val="0"/>
              <w:autoSpaceDN w:val="0"/>
              <w:adjustRightInd w:val="0"/>
              <w:rPr>
                <w:rFonts w:cs="Arial"/>
              </w:rPr>
            </w:pPr>
            <w:r>
              <w:rPr>
                <w:rFonts w:cs="Arial"/>
              </w:rPr>
              <w:t>23. Modelling supported by computer aided design</w:t>
            </w:r>
          </w:p>
          <w:p w14:paraId="1BFFFEE2" w14:textId="77777777">
            <w:pPr>
              <w:rPr>
                <w:rFonts w:cs="Arial"/>
              </w:rPr>
            </w:pPr>
            <w:r>
              <w:rPr>
                <w:rFonts w:cs="Arial"/>
              </w:rPr>
              <w:t>and specification tools</w:t>
            </w:r>
          </w:p>
        </w:tc>
        <w:tc>
          <w:tcPr>
            <w:tcW w:w="3544" w:type="dxa"/>
            <w:vMerge/>
          </w:tcPr>
          <w:p w14:paraId="46E1D5A2" w14:textId="77777777">
            <w:pPr>
              <w:rPr>
                <w:rFonts w:cs="Arial"/>
              </w:rPr>
            </w:pPr>
          </w:p>
        </w:tc>
        <w:tc xmlns:tara="kcentrix:tara" tara:rowspan="1" tara:colspan="1">
          <w:tcPr>
            <w:tcW w:w="708" w:type="dxa"/>
            <w:vAlign w:val="center"/>
          </w:tcPr>
          <w:p w14:paraId="60CD74CD" w14:textId="77777777">
            <w:pPr>
              <w:autoSpaceDE w:val="0"/>
              <w:autoSpaceDN w:val="0"/>
              <w:adjustRightInd w:val="0"/>
              <w:rPr>
                <w:rFonts w:cs="Arial"/>
              </w:rPr>
            </w:pPr>
            <w:r>
              <w:rPr>
                <w:rFonts w:cs="Arial"/>
              </w:rPr>
              <w:t>HR</w:t>
            </w:r>
          </w:p>
        </w:tc>
      </w:tr>
      <w:tr w14:paraId="222E6C41" w14:textId="77777777">
        <w:tc xmlns:tara="kcentrix:tara" tara:rowspan="1" tara:colspan="3">
          <w:tcPr>
            <w:tcW w:w="9747" w:type="dxa"/>
            <w:gridSpan w:val="3"/>
          </w:tcPr>
          <w:p w14:paraId="30AEE8A7" w14:textId="77777777">
            <w:pPr>
              <w:autoSpaceDE w:val="0"/>
              <w:autoSpaceDN w:val="0"/>
              <w:adjustRightInd w:val="0"/>
              <w:rPr>
                <w:rFonts w:cs="Arial"/>
              </w:rPr>
            </w:pPr>
            <w:r>
              <w:rPr>
                <w:rFonts w:cs="Arial"/>
              </w:rPr>
              <w:t>Requirements:</w:t>
            </w:r>
          </w:p>
          <w:p w14:paraId="4120292E" w14:textId="77777777">
            <w:pPr>
              <w:autoSpaceDE w:val="0"/>
              <w:autoSpaceDN w:val="0"/>
              <w:adjustRightInd w:val="0"/>
              <w:rPr>
                <w:rFonts w:cs="Arial"/>
              </w:rPr>
            </w:pPr>
            <w:r>
              <w:rPr>
                <w:rFonts w:cs="Arial"/>
              </w:rPr>
              <w:t>1) Approved combinations of techniques for Software Safety Integrity Levels 3 and 4 are as follows:</w:t>
            </w:r>
          </w:p>
          <w:p w14:paraId="09D8B3BD" w14:textId="77777777">
            <w:pPr>
              <w:autoSpaceDE w:val="0"/>
              <w:autoSpaceDN w:val="0"/>
              <w:adjustRightInd w:val="0"/>
              <w:ind w:left="708"/>
              <w:rPr>
                <w:rFonts w:cs="Arial"/>
              </w:rPr>
            </w:pPr>
            <w:r>
              <w:rPr>
                <w:rFonts w:cs="Arial"/>
              </w:rPr>
              <w:t>a) 1, 7, 19, 22 and one from 4, 5, 12 or 21;</w:t>
            </w:r>
          </w:p>
          <w:p w14:paraId="59740DF5" w14:textId="77777777">
            <w:pPr>
              <w:autoSpaceDE w:val="0"/>
              <w:autoSpaceDN w:val="0"/>
              <w:adjustRightInd w:val="0"/>
              <w:ind w:left="708"/>
              <w:rPr>
                <w:rFonts w:cs="Arial"/>
              </w:rPr>
            </w:pPr>
            <w:r>
              <w:rPr>
                <w:rFonts w:cs="Arial"/>
              </w:rPr>
              <w:t>b) 1, 4, 19, 22 and one from 2, 5, 12, 15 or 21.</w:t>
            </w:r>
          </w:p>
          <w:p w14:paraId="544867F7" w14:textId="77777777">
            <w:pPr>
              <w:autoSpaceDE w:val="0"/>
              <w:autoSpaceDN w:val="0"/>
              <w:adjustRightInd w:val="0"/>
              <w:rPr>
                <w:rFonts w:cs="Arial"/>
              </w:rPr>
            </w:pPr>
            <w:r>
              <w:rPr>
                <w:rFonts w:cs="Arial"/>
              </w:rPr>
              <w:t>2) Approved combinations of techniques for Software Safety Integrity Levels 1 and 2 are as follows: 1, 19, 22 and one from 2, 4, 5, 7, 12, 15 or 21.</w:t>
            </w:r>
          </w:p>
          <w:p w14:paraId="78C94126" w14:textId="77777777">
            <w:pPr>
              <w:autoSpaceDE w:val="0"/>
              <w:autoSpaceDN w:val="0"/>
              <w:adjustRightInd w:val="0"/>
              <w:rPr>
                <w:rFonts w:cs="Arial"/>
              </w:rPr>
            </w:pPr>
            <w:r>
              <w:rPr>
                <w:rFonts w:cs="Arial"/>
              </w:rPr>
              <w:t>3) Some of these issues may be defined at the system level.</w:t>
            </w:r>
          </w:p>
          <w:p w14:paraId="5BD54783" w14:textId="77777777">
            <w:pPr>
              <w:autoSpaceDE w:val="0"/>
              <w:autoSpaceDN w:val="0"/>
              <w:adjustRightInd w:val="0"/>
              <w:rPr>
                <w:rFonts w:cs="Arial"/>
              </w:rPr>
            </w:pPr>
            <w:r>
              <w:rPr>
                <w:rFonts w:cs="Arial"/>
              </w:rPr>
              <w:t>4) Error detecting codes may be used in accordance with the requirements of EN 50159.</w:t>
            </w:r>
          </w:p>
          <w:p w14:paraId="20255E68" w14:textId="77777777">
            <w:pPr>
              <w:autoSpaceDE w:val="0"/>
              <w:autoSpaceDN w:val="0"/>
              <w:adjustRightInd w:val="0"/>
              <w:rPr>
                <w:rFonts w:cs="Arial"/>
              </w:rPr>
            </w:pPr>
          </w:p>
          <w:p w14:paraId="54A3923F" w14:textId="77777777">
            <w:pPr>
              <w:autoSpaceDE w:val="0"/>
              <w:autoSpaceDN w:val="0"/>
              <w:adjustRightInd w:val="0"/>
              <w:rPr>
                <w:rFonts w:cs="Arial"/>
              </w:rPr>
            </w:pPr>
            <w:r>
              <w:rPr>
                <w:rFonts w:cs="Arial"/>
              </w:rPr>
              <w:t>NOTE Technique/measure 19 is for External Interfaces.</w:t>
            </w:r>
          </w:p>
        </w:tc>
      </w:tr>
    </w:tbl>
    <w:p w14:paraId="69FBCCA2" w14:textId="15830CF9">
      <w:pPr>
        <w:spacing w:before="180" w:after="240"/>
        <w:jc w:val="center"/>
        <w:rPr>
          <w:b/>
        </w:rPr>
      </w:pPr>
      <w:bookmarkStart w:name="_Toc74738037" w:id="347"/>
      <w:bookmarkStart w:name="_Toc164937843" w:id="348"/>
      <w:r>
        <w:rPr>
          <w:b/>
        </w:rPr>
        <w:t xml:space="preserve">Table A. </w:t>
      </w:r>
      <w:r>
        <w:rPr>
          <w:b/>
        </w:rPr>
        <w:fldChar w:fldCharType="begin"/>
      </w:r>
      <w:r>
        <w:rPr>
          <w:b/>
        </w:rPr>
        <w:instrText xml:space="preserve"> SEQ Table_A. \* ARABIC </w:instrText>
      </w:r>
      <w:r>
        <w:rPr>
          <w:b/>
        </w:rPr>
        <w:fldChar w:fldCharType="separate"/>
      </w:r>
      <w:r>
        <w:rPr>
          <w:b/>
        </w:rPr>
        <w:t>2</w:t>
      </w:r>
      <w:r>
        <w:rPr>
          <w:b/>
        </w:rPr>
        <w:fldChar w:fldCharType="end"/>
      </w:r>
      <w:r>
        <w:rPr>
          <w:b/>
        </w:rPr>
        <w:t xml:space="preserve"> - Software Architecture</w:t>
      </w:r>
      <w:bookmarkEnd w:id="347"/>
      <w:r>
        <w:rPr>
          <w:b/>
        </w:rPr>
        <w:t xml:space="preserve"> (EN 50128:2011 – A.3 - 7.3)</w:t>
      </w:r>
      <w:bookmarkEnd w:id="34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01"/>
        <w:gridCol w:w="3393"/>
        <w:gridCol w:w="696"/>
      </w:tblGrid>
      <w:tr w14:paraId="2658CD91" w14:textId="77777777">
        <w:tc xmlns:tara="kcentrix:tara" tara:rowspan="1" tara:colspan="1">
          <w:tcPr>
            <w:tcW w:w="5495" w:type="dxa"/>
            <w:shd w:val="clear" w:color="auto" w:fill="DBE5F1"/>
            <w:vAlign w:val="center"/>
          </w:tcPr>
          <w:p w14:paraId="7BE64694" w14:textId="77777777">
            <w:pPr>
              <w:rPr>
                <w:rFonts w:ascii="Arial,Bold" w:hAnsi="Arial,Bold" w:cs="Arial,Bold"/>
                <w:b/>
                <w:bCs/>
              </w:rPr>
            </w:pPr>
            <w:r>
              <w:rPr>
                <w:rFonts w:ascii="Arial,Bold" w:hAnsi="Arial,Bold" w:cs="Arial,Bold"/>
                <w:b/>
                <w:bCs/>
              </w:rPr>
              <w:lastRenderedPageBreak/>
              <w:t>TECHNIQUE/MEASURE</w:t>
            </w:r>
          </w:p>
        </w:tc>
        <w:tc xmlns:tara="kcentrix:tara" tara:rowspan="1" tara:colspan="1">
          <w:tcPr>
            <w:tcW w:w="3544" w:type="dxa"/>
            <w:shd w:val="clear" w:color="auto" w:fill="DBE5F1"/>
          </w:tcPr>
          <w:p w14:paraId="4C2E92E7" w14:textId="77777777">
            <w:pPr>
              <w:rPr>
                <w:rFonts w:ascii="Arial,Bold" w:hAnsi="Arial,Bold" w:cs="Arial,Bold"/>
                <w:b/>
                <w:bCs/>
              </w:rPr>
            </w:pPr>
            <w:r>
              <w:rPr>
                <w:rFonts w:ascii="Arial,Bold" w:hAnsi="Arial,Bold" w:cs="Arial,Bold"/>
                <w:b/>
                <w:bCs/>
              </w:rPr>
              <w:t>App</w:t>
            </w:r>
          </w:p>
        </w:tc>
        <w:tc xmlns:tara="kcentrix:tara" tara:rowspan="1" tara:colspan="1">
          <w:tcPr>
            <w:tcW w:w="708" w:type="dxa"/>
            <w:shd w:val="clear" w:color="auto" w:fill="DBE5F1"/>
          </w:tcPr>
          <w:p w14:paraId="31C67A91" w14:textId="77777777">
            <w:pPr>
              <w:rPr>
                <w:rFonts w:ascii="Arial,Bold" w:hAnsi="Arial,Bold" w:cs="Arial,Bold"/>
                <w:b/>
                <w:bCs/>
              </w:rPr>
            </w:pPr>
            <w:r>
              <w:rPr>
                <w:rFonts w:ascii="Arial,Bold" w:hAnsi="Arial,Bold" w:cs="Arial,Bold"/>
                <w:b/>
                <w:bCs/>
              </w:rPr>
              <w:t>SIL 4</w:t>
            </w:r>
          </w:p>
        </w:tc>
      </w:tr>
      <w:tr w14:paraId="0D86B6A0" w14:textId="77777777">
        <w:tc xmlns:tara="kcentrix:tara" tara:rowspan="1" tara:colspan="1">
          <w:tcPr>
            <w:tcW w:w="5495" w:type="dxa"/>
          </w:tcPr>
          <w:p w14:paraId="37D2F2B1" w14:textId="77777777">
            <w:r>
              <w:rPr>
                <w:rFonts w:cs="Arial"/>
              </w:rPr>
              <w:t>1. Formal Proof</w:t>
            </w:r>
          </w:p>
        </w:tc>
        <w:tc xmlns:tara="kcentrix:tara" tara:rowspan="10" tara:colspan="1">
          <w:tcPr>
            <w:tcW w:w="3544" w:type="dxa"/>
            <w:vMerge w:val="restart"/>
          </w:tcPr>
          <w:p w14:paraId="32B540ED" w14:textId="77777777">
            <w:pPr>
              <w:autoSpaceDE w:val="0"/>
              <w:autoSpaceDN w:val="0"/>
              <w:adjustRightInd w:val="0"/>
              <w:rPr>
                <w:rFonts w:cs="Arial"/>
              </w:rPr>
            </w:pPr>
          </w:p>
          <w:p w14:paraId="6E8888A8" w14:textId="77777777">
            <w:pPr>
              <w:autoSpaceDE w:val="0"/>
              <w:autoSpaceDN w:val="0"/>
              <w:adjustRightInd w:val="0"/>
              <w:rPr>
                <w:rFonts w:cs="Arial"/>
              </w:rPr>
            </w:pPr>
          </w:p>
          <w:p w14:paraId="06EF7697" w14:textId="2B272B8C">
            <w:pPr>
              <w:autoSpaceDE w:val="0"/>
              <w:autoSpaceDN w:val="0"/>
              <w:adjustRightInd w:val="0"/>
              <w:jc w:val="center"/>
              <w:rPr>
                <w:rFonts w:cs="Arial"/>
              </w:rPr>
            </w:pPr>
            <w:commentRangeStart w:id="2556113"/>
            <w:r>
              <w:rPr>
                <w:rFonts w:cs="Arial"/>
              </w:rPr>
              <w:t xml:space="preserve">Refer to IVP </w:t>
            </w:r>
            <w:r>
              <w:rPr>
                <w:rFonts w:cs="Arial"/>
              </w:rPr>
              <w:fldChar w:fldCharType="begin"/>
            </w:r>
            <w:r>
              <w:rPr>
                <w:rFonts w:cs="Arial"/>
              </w:rPr>
              <w:instrText xml:space="preserve"> REF IVP \h </w:instrText>
            </w:r>
            <w:r>
              <w:rPr>
                <w:rFonts w:cs="Arial"/>
              </w:rPr>
            </w:r>
            <w:r>
              <w:rPr>
                <w:rFonts w:cs="Arial"/>
              </w:rPr>
              <w:fldChar w:fldCharType="separate"/>
            </w:r>
            <w:r>
              <w:t>[6]</w:t>
            </w:r>
            <w:r>
              <w:rPr>
                <w:rFonts w:cs="Arial"/>
              </w:rPr>
              <w:fldChar w:fldCharType="end"/>
            </w:r>
            <w:r>
              <w:rPr>
                <w:rFonts w:cs="Arial"/>
              </w:rPr>
              <w:t>,</w:t>
            </w:r>
            <w:commentRangeEnd w:id="2556113"/>
            <w:r>
              <w:rPr>
                <w:rStyle w:val="CommentReference"/>
              </w:rPr>
              <w:commentReference w:id="2556113"/>
            </w:r>
          </w:p>
          <w:p w14:paraId="2BA54584" w14:textId="1BDD8D7E">
            <w:pPr>
              <w:autoSpaceDE w:val="0"/>
              <w:autoSpaceDN w:val="0"/>
              <w:adjustRightInd w:val="0"/>
              <w:jc w:val="center"/>
              <w:rPr>
                <w:rFonts w:cs="Arial"/>
              </w:rPr>
            </w:pPr>
            <w:r>
              <w:rPr>
                <w:rFonts w:cs="Arial"/>
              </w:rPr>
              <w:t xml:space="preserve">TP</w:t>
            </w:r>
            <w:r>
              <w:rPr>
                <w:rFonts w:cs="Arial"/>
              </w:rPr>
              <w:fldChar w:fldCharType="begin"/>
            </w:r>
            <w:r>
              <w:rPr>
                <w:rFonts w:cs="Arial"/>
              </w:rPr>
              <w:instrText xml:space="preserve"> REF TP \h </w:instrText>
            </w:r>
            <w:r>
              <w:rPr>
                <w:rFonts w:cs="Arial"/>
              </w:rPr>
            </w:r>
            <w:r>
              <w:rPr>
                <w:rFonts w:cs="Arial"/>
              </w:rPr>
              <w:fldChar w:fldCharType="separate"/>
            </w:r>
            <w:r>
              <w:t xml:space="preserve">[2]</w:t>
            </w:r>
            <w:r>
              <w:rPr>
                <w:rFonts w:cs="Arial"/>
              </w:rPr>
              <w:fldChar w:fldCharType="end"/>
            </w:r>
            <w:r>
              <w:rPr>
                <w:rFonts w:cs="Arial"/>
              </w:rPr>
              <w:t xml:space="preserve">, Ver_Rules</w:t>
              <w:commentRangeStart w:id="2555743"/>
              <w:t xml:space="preserve"> </w:t>
            </w:r>
            <w:r>
              <w:rPr>
                <w:rFonts w:cs="Arial"/>
              </w:rPr>
              <w:fldChar w:fldCharType="begin"/>
            </w:r>
            <w:r>
              <w:rPr>
                <w:rFonts w:cs="Arial"/>
              </w:rPr>
              <w:instrText xml:space="preserve"> REF Ver_Rules \h </w:instrText>
            </w:r>
            <w:r>
              <w:rPr>
                <w:rFonts w:cs="Arial"/>
              </w:rPr>
            </w:r>
            <w:r>
              <w:rPr>
                <w:rFonts w:cs="Arial"/>
              </w:rPr>
              <w:fldChar w:fldCharType="separate"/>
            </w:r>
            <w:r>
              <w:rPr>
                <w:rFonts w:cs="Arial"/>
                <w:b/>
                <w:bCs/>
                <w:lang w:val="en-US"/>
              </w:rPr>
              <w:t xml:space="preserve">Error! Reference source not found.</w:t>
              <w:commentRangeEnd w:id="2555743"/>
            </w:r>
            <w:r>
              <w:rPr>
                <w:rFonts w:cs="Arial"/>
              </w:rPr>
              <w:fldChar w:fldCharType="end"/>
            </w:r>
            <w:r>
              <w:rPr>
                <w:rStyle w:val="CommentReference"/>
              </w:rPr>
              <w:commentReference w:id="2555743"/>
            </w:r>
          </w:p>
        </w:tc>
        <w:tc xmlns:tara="kcentrix:tara" tara:rowspan="1" tara:colspan="1">
          <w:tcPr>
            <w:tcW w:w="708" w:type="dxa"/>
            <w:vAlign w:val="center"/>
          </w:tcPr>
          <w:p w14:paraId="7E689771" w14:textId="77777777">
            <w:pPr>
              <w:autoSpaceDE w:val="0"/>
              <w:autoSpaceDN w:val="0"/>
              <w:adjustRightInd w:val="0"/>
              <w:rPr>
                <w:rFonts w:cs="Arial"/>
              </w:rPr>
            </w:pPr>
            <w:r>
              <w:rPr>
                <w:rFonts w:cs="Arial"/>
              </w:rPr>
              <w:t xml:space="preserve">HR </w:t>
            </w:r>
          </w:p>
        </w:tc>
      </w:tr>
      <w:tr w14:paraId="220F7A4B" w14:textId="77777777">
        <w:tc xmlns:tara="kcentrix:tara" tara:rowspan="1" tara:colspan="1">
          <w:tcPr>
            <w:tcW w:w="5495" w:type="dxa"/>
          </w:tcPr>
          <w:p w14:paraId="0418D33F" w14:textId="77777777">
            <w:r>
              <w:rPr>
                <w:rFonts w:cs="Arial"/>
              </w:rPr>
              <w:t>2. Static Analysis</w:t>
            </w:r>
          </w:p>
        </w:tc>
        <w:tc>
          <w:tcPr>
            <w:tcW w:w="3544" w:type="dxa"/>
            <w:vMerge/>
          </w:tcPr>
          <w:p w14:paraId="476CD76D" w14:textId="77777777">
            <w:pPr>
              <w:autoSpaceDE w:val="0"/>
              <w:autoSpaceDN w:val="0"/>
              <w:adjustRightInd w:val="0"/>
              <w:rPr>
                <w:rFonts w:cs="Arial"/>
              </w:rPr>
            </w:pPr>
          </w:p>
        </w:tc>
        <w:tc xmlns:tara="kcentrix:tara" tara:rowspan="1" tara:colspan="1">
          <w:tcPr>
            <w:tcW w:w="708" w:type="dxa"/>
            <w:vAlign w:val="center"/>
          </w:tcPr>
          <w:p w14:paraId="35914BA3" w14:textId="77777777">
            <w:pPr>
              <w:autoSpaceDE w:val="0"/>
              <w:autoSpaceDN w:val="0"/>
              <w:adjustRightInd w:val="0"/>
              <w:rPr>
                <w:rFonts w:cs="Arial"/>
              </w:rPr>
            </w:pPr>
            <w:r>
              <w:rPr>
                <w:rFonts w:cs="Arial"/>
              </w:rPr>
              <w:t xml:space="preserve">HR </w:t>
            </w:r>
          </w:p>
        </w:tc>
      </w:tr>
      <w:tr w14:paraId="360C4D32" w14:textId="77777777">
        <w:tc xmlns:tara="kcentrix:tara" tara:rowspan="1" tara:colspan="1">
          <w:tcPr>
            <w:tcW w:w="5495" w:type="dxa"/>
          </w:tcPr>
          <w:p w14:paraId="46D34D10" w14:textId="77777777">
            <w:r>
              <w:rPr>
                <w:rFonts w:cs="Arial"/>
              </w:rPr>
              <w:t>3. Dynamic Analysis and Testing</w:t>
            </w:r>
          </w:p>
        </w:tc>
        <w:tc>
          <w:tcPr>
            <w:tcW w:w="3544" w:type="dxa"/>
            <w:vMerge/>
          </w:tcPr>
          <w:p w14:paraId="33403308" w14:textId="77777777">
            <w:pPr>
              <w:autoSpaceDE w:val="0"/>
              <w:autoSpaceDN w:val="0"/>
              <w:adjustRightInd w:val="0"/>
              <w:rPr>
                <w:rFonts w:cs="Arial"/>
              </w:rPr>
            </w:pPr>
          </w:p>
        </w:tc>
        <w:tc xmlns:tara="kcentrix:tara" tara:rowspan="1" tara:colspan="1">
          <w:tcPr>
            <w:tcW w:w="708" w:type="dxa"/>
            <w:vAlign w:val="center"/>
          </w:tcPr>
          <w:p w14:paraId="40F29A0A" w14:textId="77777777">
            <w:pPr>
              <w:autoSpaceDE w:val="0"/>
              <w:autoSpaceDN w:val="0"/>
              <w:adjustRightInd w:val="0"/>
              <w:rPr>
                <w:rFonts w:cs="Arial"/>
              </w:rPr>
            </w:pPr>
            <w:r>
              <w:rPr>
                <w:rFonts w:cs="Arial"/>
              </w:rPr>
              <w:t xml:space="preserve">HR </w:t>
            </w:r>
          </w:p>
        </w:tc>
      </w:tr>
      <w:tr w14:paraId="4ECEF50B" w14:textId="77777777">
        <w:tc xmlns:tara="kcentrix:tara" tara:rowspan="1" tara:colspan="1">
          <w:tcPr>
            <w:tcW w:w="5495" w:type="dxa"/>
          </w:tcPr>
          <w:p w14:paraId="10FA4FA8" w14:textId="77777777">
            <w:r>
              <w:rPr>
                <w:rFonts w:cs="Arial"/>
              </w:rPr>
              <w:t>4. Metrics</w:t>
            </w:r>
          </w:p>
        </w:tc>
        <w:tc>
          <w:tcPr>
            <w:tcW w:w="3544" w:type="dxa"/>
            <w:vMerge/>
          </w:tcPr>
          <w:p w14:paraId="6DCEA75C" w14:textId="77777777">
            <w:pPr>
              <w:autoSpaceDE w:val="0"/>
              <w:autoSpaceDN w:val="0"/>
              <w:adjustRightInd w:val="0"/>
              <w:rPr>
                <w:rFonts w:cs="Arial"/>
              </w:rPr>
            </w:pPr>
          </w:p>
        </w:tc>
        <w:tc xmlns:tara="kcentrix:tara" tara:rowspan="1" tara:colspan="1">
          <w:tcPr>
            <w:tcW w:w="708" w:type="dxa"/>
            <w:vAlign w:val="center"/>
          </w:tcPr>
          <w:p w14:paraId="2BF771A1" w14:textId="77777777">
            <w:pPr>
              <w:autoSpaceDE w:val="0"/>
              <w:autoSpaceDN w:val="0"/>
              <w:adjustRightInd w:val="0"/>
              <w:rPr>
                <w:rFonts w:cs="Arial"/>
              </w:rPr>
            </w:pPr>
            <w:r>
              <w:rPr>
                <w:rFonts w:cs="Arial"/>
              </w:rPr>
              <w:t xml:space="preserve">R </w:t>
            </w:r>
          </w:p>
        </w:tc>
      </w:tr>
      <w:tr w14:paraId="6681B01C" w14:textId="77777777">
        <w:tc xmlns:tara="kcentrix:tara" tara:rowspan="1" tara:colspan="1">
          <w:tcPr>
            <w:tcW w:w="5495" w:type="dxa"/>
          </w:tcPr>
          <w:p w14:paraId="749B92BD" w14:textId="77777777">
            <w:r>
              <w:rPr>
                <w:rFonts w:cs="Arial"/>
              </w:rPr>
              <w:t>5. Traceability</w:t>
            </w:r>
          </w:p>
        </w:tc>
        <w:tc>
          <w:tcPr>
            <w:tcW w:w="3544" w:type="dxa"/>
            <w:vMerge/>
          </w:tcPr>
          <w:p w14:paraId="0F596482" w14:textId="77777777">
            <w:pPr>
              <w:autoSpaceDE w:val="0"/>
              <w:autoSpaceDN w:val="0"/>
              <w:adjustRightInd w:val="0"/>
              <w:rPr>
                <w:rFonts w:cs="Arial"/>
              </w:rPr>
            </w:pPr>
          </w:p>
        </w:tc>
        <w:tc xmlns:tara="kcentrix:tara" tara:rowspan="1" tara:colspan="1">
          <w:tcPr>
            <w:tcW w:w="708" w:type="dxa"/>
            <w:vAlign w:val="center"/>
          </w:tcPr>
          <w:p w14:paraId="73718ED6" w14:textId="77777777">
            <w:pPr>
              <w:autoSpaceDE w:val="0"/>
              <w:autoSpaceDN w:val="0"/>
              <w:adjustRightInd w:val="0"/>
              <w:rPr>
                <w:rFonts w:cs="Arial"/>
              </w:rPr>
            </w:pPr>
            <w:r>
              <w:rPr>
                <w:rFonts w:cs="Arial"/>
              </w:rPr>
              <w:t xml:space="preserve">M </w:t>
            </w:r>
          </w:p>
        </w:tc>
      </w:tr>
      <w:tr w14:paraId="747C7C7C" w14:textId="77777777">
        <w:tc xmlns:tara="kcentrix:tara" tara:rowspan="1" tara:colspan="1">
          <w:tcPr>
            <w:tcW w:w="5495" w:type="dxa"/>
          </w:tcPr>
          <w:p w14:paraId="184E127E" w14:textId="77777777">
            <w:r>
              <w:rPr>
                <w:rFonts w:cs="Arial"/>
              </w:rPr>
              <w:t>6. Software Error Effect Analysis</w:t>
            </w:r>
          </w:p>
        </w:tc>
        <w:tc>
          <w:tcPr>
            <w:tcW w:w="3544" w:type="dxa"/>
            <w:vMerge/>
          </w:tcPr>
          <w:p w14:paraId="062829F8" w14:textId="77777777">
            <w:pPr>
              <w:autoSpaceDE w:val="0"/>
              <w:autoSpaceDN w:val="0"/>
              <w:adjustRightInd w:val="0"/>
              <w:rPr>
                <w:rFonts w:cs="Arial"/>
              </w:rPr>
            </w:pPr>
          </w:p>
        </w:tc>
        <w:tc xmlns:tara="kcentrix:tara" tara:rowspan="1" tara:colspan="1">
          <w:tcPr>
            <w:tcW w:w="708" w:type="dxa"/>
            <w:vAlign w:val="center"/>
          </w:tcPr>
          <w:p w14:paraId="4DDEB96D" w14:textId="77777777">
            <w:pPr>
              <w:autoSpaceDE w:val="0"/>
              <w:autoSpaceDN w:val="0"/>
              <w:adjustRightInd w:val="0"/>
              <w:rPr>
                <w:rFonts w:cs="Arial"/>
              </w:rPr>
            </w:pPr>
            <w:r>
              <w:rPr>
                <w:rFonts w:cs="Arial"/>
              </w:rPr>
              <w:t xml:space="preserve">HR </w:t>
            </w:r>
          </w:p>
        </w:tc>
      </w:tr>
      <w:tr w14:paraId="4A3FD579" w14:textId="77777777">
        <w:tc xmlns:tara="kcentrix:tara" tara:rowspan="1" tara:colspan="1">
          <w:tcPr>
            <w:tcW w:w="5495" w:type="dxa"/>
          </w:tcPr>
          <w:p w14:paraId="66C0A4D8" w14:textId="77777777">
            <w:r>
              <w:rPr>
                <w:rFonts w:cs="Arial"/>
              </w:rPr>
              <w:t>7. Test Coverage for code</w:t>
            </w:r>
          </w:p>
        </w:tc>
        <w:tc>
          <w:tcPr>
            <w:tcW w:w="3544" w:type="dxa"/>
            <w:vMerge/>
          </w:tcPr>
          <w:p w14:paraId="0780DFCB" w14:textId="77777777">
            <w:pPr>
              <w:autoSpaceDE w:val="0"/>
              <w:autoSpaceDN w:val="0"/>
              <w:adjustRightInd w:val="0"/>
              <w:rPr>
                <w:rFonts w:cs="Arial"/>
              </w:rPr>
            </w:pPr>
          </w:p>
        </w:tc>
        <w:tc xmlns:tara="kcentrix:tara" tara:rowspan="1" tara:colspan="1">
          <w:tcPr>
            <w:tcW w:w="708" w:type="dxa"/>
            <w:vAlign w:val="center"/>
          </w:tcPr>
          <w:p w14:paraId="761622BE" w14:textId="77777777">
            <w:pPr>
              <w:autoSpaceDE w:val="0"/>
              <w:autoSpaceDN w:val="0"/>
              <w:adjustRightInd w:val="0"/>
              <w:rPr>
                <w:rFonts w:cs="Arial"/>
              </w:rPr>
            </w:pPr>
            <w:r>
              <w:rPr>
                <w:rFonts w:cs="Arial"/>
              </w:rPr>
              <w:t xml:space="preserve">HR </w:t>
            </w:r>
          </w:p>
        </w:tc>
      </w:tr>
      <w:tr w14:paraId="2AD1A453" w14:textId="77777777">
        <w:tc xmlns:tara="kcentrix:tara" tara:rowspan="1" tara:colspan="1">
          <w:tcPr>
            <w:tcW w:w="5495" w:type="dxa"/>
          </w:tcPr>
          <w:p w14:paraId="0DED65F1" w14:textId="77777777">
            <w:r>
              <w:rPr>
                <w:rFonts w:cs="Arial"/>
              </w:rPr>
              <w:t>8. Functional/ Black-box Testing</w:t>
            </w:r>
          </w:p>
        </w:tc>
        <w:tc>
          <w:tcPr>
            <w:tcW w:w="3544" w:type="dxa"/>
            <w:vMerge/>
          </w:tcPr>
          <w:p w14:paraId="676C8000" w14:textId="77777777">
            <w:pPr>
              <w:autoSpaceDE w:val="0"/>
              <w:autoSpaceDN w:val="0"/>
              <w:adjustRightInd w:val="0"/>
              <w:rPr>
                <w:rFonts w:cs="Arial"/>
              </w:rPr>
            </w:pPr>
          </w:p>
        </w:tc>
        <w:tc xmlns:tara="kcentrix:tara" tara:rowspan="1" tara:colspan="1">
          <w:tcPr>
            <w:tcW w:w="708" w:type="dxa"/>
            <w:vAlign w:val="center"/>
          </w:tcPr>
          <w:p w14:paraId="48777BB5" w14:textId="77777777">
            <w:pPr>
              <w:autoSpaceDE w:val="0"/>
              <w:autoSpaceDN w:val="0"/>
              <w:adjustRightInd w:val="0"/>
              <w:rPr>
                <w:rFonts w:cs="Arial"/>
              </w:rPr>
            </w:pPr>
            <w:r>
              <w:rPr>
                <w:rFonts w:cs="Arial"/>
              </w:rPr>
              <w:t xml:space="preserve">M </w:t>
            </w:r>
          </w:p>
        </w:tc>
      </w:tr>
      <w:tr w14:paraId="158426D6" w14:textId="77777777">
        <w:tc xmlns:tara="kcentrix:tara" tara:rowspan="1" tara:colspan="1">
          <w:tcPr>
            <w:tcW w:w="5495" w:type="dxa"/>
          </w:tcPr>
          <w:p w14:paraId="4799C843" w14:textId="77777777">
            <w:r>
              <w:rPr>
                <w:rFonts w:cs="Arial"/>
              </w:rPr>
              <w:t>9. Performance Testing</w:t>
            </w:r>
          </w:p>
        </w:tc>
        <w:tc>
          <w:tcPr>
            <w:tcW w:w="3544" w:type="dxa"/>
            <w:vMerge/>
          </w:tcPr>
          <w:p w14:paraId="71A49072" w14:textId="77777777">
            <w:pPr>
              <w:autoSpaceDE w:val="0"/>
              <w:autoSpaceDN w:val="0"/>
              <w:adjustRightInd w:val="0"/>
              <w:rPr>
                <w:rFonts w:cs="Arial"/>
              </w:rPr>
            </w:pPr>
          </w:p>
        </w:tc>
        <w:tc xmlns:tara="kcentrix:tara" tara:rowspan="1" tara:colspan="1">
          <w:tcPr>
            <w:tcW w:w="708" w:type="dxa"/>
            <w:vAlign w:val="center"/>
          </w:tcPr>
          <w:p w14:paraId="51466B03" w14:textId="77777777">
            <w:pPr>
              <w:autoSpaceDE w:val="0"/>
              <w:autoSpaceDN w:val="0"/>
              <w:adjustRightInd w:val="0"/>
              <w:rPr>
                <w:rFonts w:cs="Arial"/>
              </w:rPr>
            </w:pPr>
            <w:r>
              <w:rPr>
                <w:rFonts w:cs="Arial"/>
              </w:rPr>
              <w:t xml:space="preserve">HR </w:t>
            </w:r>
          </w:p>
        </w:tc>
      </w:tr>
      <w:tr w14:paraId="60EFB8E9" w14:textId="77777777">
        <w:tc xmlns:tara="kcentrix:tara" tara:rowspan="1" tara:colspan="1">
          <w:tcPr>
            <w:tcW w:w="5495" w:type="dxa"/>
          </w:tcPr>
          <w:p w14:paraId="09D2A3EE" w14:textId="77777777">
            <w:r>
              <w:rPr>
                <w:rFonts w:cs="Arial"/>
              </w:rPr>
              <w:t>10. Interface Testing</w:t>
            </w:r>
          </w:p>
        </w:tc>
        <w:tc>
          <w:tcPr>
            <w:tcW w:w="3544" w:type="dxa"/>
            <w:vMerge/>
          </w:tcPr>
          <w:p w14:paraId="70E7A02C" w14:textId="77777777">
            <w:pPr>
              <w:autoSpaceDE w:val="0"/>
              <w:autoSpaceDN w:val="0"/>
              <w:adjustRightInd w:val="0"/>
              <w:rPr>
                <w:rFonts w:cs="Arial"/>
              </w:rPr>
            </w:pPr>
          </w:p>
        </w:tc>
        <w:tc xmlns:tara="kcentrix:tara" tara:rowspan="1" tara:colspan="1">
          <w:tcPr>
            <w:tcW w:w="708" w:type="dxa"/>
            <w:vAlign w:val="center"/>
          </w:tcPr>
          <w:p w14:paraId="00F8B977" w14:textId="77777777">
            <w:pPr>
              <w:autoSpaceDE w:val="0"/>
              <w:autoSpaceDN w:val="0"/>
              <w:adjustRightInd w:val="0"/>
              <w:rPr>
                <w:rFonts w:cs="Arial"/>
              </w:rPr>
            </w:pPr>
            <w:r>
              <w:rPr>
                <w:rFonts w:cs="Arial"/>
              </w:rPr>
              <w:t xml:space="preserve">HR </w:t>
            </w:r>
          </w:p>
        </w:tc>
      </w:tr>
      <w:tr w14:paraId="2524C111" w14:textId="77777777">
        <w:tc xmlns:tara="kcentrix:tara" tara:rowspan="1" tara:colspan="3">
          <w:tcPr>
            <w:tcW w:w="9747" w:type="dxa"/>
            <w:gridSpan w:val="3"/>
          </w:tcPr>
          <w:p w14:paraId="6795A2B4" w14:textId="77777777">
            <w:pPr>
              <w:autoSpaceDE w:val="0"/>
              <w:autoSpaceDN w:val="0"/>
              <w:adjustRightInd w:val="0"/>
              <w:rPr>
                <w:rFonts w:cs="Arial"/>
              </w:rPr>
            </w:pPr>
            <w:r>
              <w:rPr>
                <w:rFonts w:cs="Arial"/>
              </w:rPr>
              <w:t>Requirements:</w:t>
            </w:r>
          </w:p>
          <w:p w14:paraId="728FB372" w14:textId="77777777">
            <w:pPr>
              <w:autoSpaceDE w:val="0"/>
              <w:autoSpaceDN w:val="0"/>
              <w:adjustRightInd w:val="0"/>
              <w:rPr>
                <w:rFonts w:cs="Arial"/>
              </w:rPr>
            </w:pPr>
            <w:r>
              <w:rPr>
                <w:rFonts w:cs="Arial"/>
              </w:rPr>
              <w:t>1) For software Safety Integrity Levels 3 and 4, the approved combination of techniques is 3, 5, 7, 8 and one from 1, 2 or 6.</w:t>
            </w:r>
          </w:p>
          <w:p w14:paraId="0DE41760" w14:textId="77777777">
            <w:pPr>
              <w:autoSpaceDE w:val="0"/>
              <w:autoSpaceDN w:val="0"/>
              <w:adjustRightInd w:val="0"/>
              <w:rPr>
                <w:rFonts w:cs="Arial"/>
              </w:rPr>
            </w:pPr>
            <w:r>
              <w:rPr>
                <w:rFonts w:cs="Arial"/>
              </w:rPr>
              <w:t>2) For Software Safety Integrity Level 1 and 2, the approved combinations of techniques is 5 together with one from 2, 3 or 8.</w:t>
            </w:r>
          </w:p>
          <w:p w14:paraId="02617434" w14:textId="77777777">
            <w:pPr>
              <w:autoSpaceDE w:val="0"/>
              <w:autoSpaceDN w:val="0"/>
              <w:adjustRightInd w:val="0"/>
              <w:rPr>
                <w:rFonts w:cs="Arial"/>
              </w:rPr>
            </w:pPr>
          </w:p>
          <w:p w14:paraId="6FB39673" w14:textId="77777777">
            <w:pPr>
              <w:autoSpaceDE w:val="0"/>
              <w:autoSpaceDN w:val="0"/>
              <w:adjustRightInd w:val="0"/>
              <w:rPr>
                <w:rFonts w:cs="Arial"/>
              </w:rPr>
            </w:pPr>
            <w:r>
              <w:rPr>
                <w:rFonts w:cs="Arial"/>
              </w:rPr>
              <w:t>NOTE 1 Techniques/measures 1, 2, 4, 5, 6 and 7 are for verification activities.</w:t>
            </w:r>
          </w:p>
          <w:p w14:paraId="579FB662" w14:textId="77777777">
            <w:pPr>
              <w:autoSpaceDE w:val="0"/>
              <w:autoSpaceDN w:val="0"/>
              <w:adjustRightInd w:val="0"/>
              <w:rPr>
                <w:rFonts w:cs="Arial"/>
              </w:rPr>
            </w:pPr>
            <w:r>
              <w:rPr>
                <w:rFonts w:cs="Arial"/>
              </w:rPr>
              <w:t>NOTE 2 Techniques/measures 3, 8, 9 and 10 are for testing activities.</w:t>
            </w:r>
          </w:p>
        </w:tc>
      </w:tr>
    </w:tbl>
    <w:p w14:paraId="0E0F7F7F" w14:textId="38139578">
      <w:pPr>
        <w:spacing w:before="180" w:after="240"/>
        <w:jc w:val="center"/>
        <w:rPr>
          <w:b/>
        </w:rPr>
      </w:pPr>
      <w:bookmarkStart w:name="_Toc74738038" w:id="349"/>
      <w:bookmarkStart w:name="_Toc164937844" w:id="350"/>
      <w:r>
        <w:rPr>
          <w:b/>
        </w:rPr>
        <w:t xml:space="preserve">Table A. </w:t>
      </w:r>
      <w:r>
        <w:rPr>
          <w:b/>
        </w:rPr>
        <w:fldChar w:fldCharType="begin"/>
      </w:r>
      <w:r>
        <w:rPr>
          <w:b/>
        </w:rPr>
        <w:instrText xml:space="preserve"> SEQ Table_A. \* ARABIC </w:instrText>
      </w:r>
      <w:r>
        <w:rPr>
          <w:b/>
        </w:rPr>
        <w:fldChar w:fldCharType="separate"/>
      </w:r>
      <w:r>
        <w:rPr>
          <w:b/>
        </w:rPr>
        <w:t>3</w:t>
      </w:r>
      <w:r>
        <w:rPr>
          <w:b/>
        </w:rPr>
        <w:fldChar w:fldCharType="end"/>
      </w:r>
      <w:r>
        <w:rPr>
          <w:b/>
        </w:rPr>
        <w:t xml:space="preserve"> - Verification and Testing</w:t>
      </w:r>
      <w:bookmarkEnd w:id="349"/>
      <w:r>
        <w:rPr>
          <w:b/>
        </w:rPr>
        <w:t xml:space="preserve"> (EN 50128:2011 – A.5 - 6.2 and 7.3)</w:t>
      </w:r>
      <w:bookmarkEnd w:id="35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9"/>
        <w:gridCol w:w="3374"/>
        <w:gridCol w:w="697"/>
      </w:tblGrid>
      <w:tr w14:paraId="63AD569E" w14:textId="77777777">
        <w:tc xmlns:tara="kcentrix:tara" tara:rowspan="1" tara:colspan="1">
          <w:tcPr>
            <w:tcW w:w="5495" w:type="dxa"/>
            <w:shd w:val="clear" w:color="auto" w:fill="DBE5F1"/>
            <w:vAlign w:val="center"/>
          </w:tcPr>
          <w:p w14:paraId="039AE835" w14:textId="77777777">
            <w:pPr>
              <w:rPr>
                <w:rFonts w:ascii="Arial,Bold" w:hAnsi="Arial,Bold" w:cs="Arial,Bold"/>
                <w:b/>
                <w:bCs/>
              </w:rPr>
            </w:pPr>
            <w:r>
              <w:rPr>
                <w:rFonts w:ascii="Arial,Bold" w:hAnsi="Arial,Bold" w:cs="Arial,Bold"/>
                <w:b/>
                <w:bCs/>
              </w:rPr>
              <w:t>TECHNIQUE/MEASURE</w:t>
            </w:r>
          </w:p>
        </w:tc>
        <w:tc xmlns:tara="kcentrix:tara" tara:rowspan="1" tara:colspan="1">
          <w:tcPr>
            <w:tcW w:w="3544" w:type="dxa"/>
            <w:shd w:val="clear" w:color="auto" w:fill="DBE5F1"/>
          </w:tcPr>
          <w:p w14:paraId="68CAEE27" w14:textId="77777777">
            <w:pPr>
              <w:rPr>
                <w:rFonts w:ascii="Arial,Bold" w:hAnsi="Arial,Bold" w:cs="Arial,Bold"/>
                <w:b/>
                <w:bCs/>
              </w:rPr>
            </w:pPr>
            <w:r>
              <w:rPr>
                <w:rFonts w:ascii="Arial,Bold" w:hAnsi="Arial,Bold" w:cs="Arial,Bold"/>
                <w:b/>
                <w:bCs/>
              </w:rPr>
              <w:t>App</w:t>
            </w:r>
          </w:p>
        </w:tc>
        <w:tc xmlns:tara="kcentrix:tara" tara:rowspan="1" tara:colspan="1">
          <w:tcPr>
            <w:tcW w:w="708" w:type="dxa"/>
            <w:shd w:val="clear" w:color="auto" w:fill="DBE5F1"/>
          </w:tcPr>
          <w:p w14:paraId="4C1F3126" w14:textId="77777777">
            <w:pPr>
              <w:rPr>
                <w:rFonts w:ascii="Arial,Bold" w:hAnsi="Arial,Bold" w:cs="Arial,Bold"/>
                <w:b/>
                <w:bCs/>
              </w:rPr>
            </w:pPr>
            <w:r>
              <w:rPr>
                <w:rFonts w:ascii="Arial,Bold" w:hAnsi="Arial,Bold" w:cs="Arial,Bold"/>
                <w:b/>
                <w:bCs/>
              </w:rPr>
              <w:t>SIL 4</w:t>
            </w:r>
          </w:p>
        </w:tc>
      </w:tr>
      <w:tr w14:paraId="6BAD5971" w14:textId="77777777">
        <w:tc xmlns:tara="kcentrix:tara" tara:rowspan="1" tara:colspan="1">
          <w:tcPr>
            <w:tcW w:w="5495" w:type="dxa"/>
          </w:tcPr>
          <w:p w14:paraId="0BE0E71C" w14:textId="77777777">
            <w:r>
              <w:rPr>
                <w:rFonts w:cs="Arial"/>
              </w:rPr>
              <w:t>1. Static Software Analysis</w:t>
            </w:r>
          </w:p>
        </w:tc>
        <w:tc xmlns:tara="kcentrix:tara" tara:rowspan="1" tara:colspan="1">
          <w:tcPr>
            <w:tcW w:w="3544" w:type="dxa"/>
          </w:tcPr>
          <w:p w14:paraId="4E0ECC60" w14:textId="77777777">
            <w:pPr>
              <w:jc w:val="center"/>
            </w:pPr>
            <w:r>
              <w:t>Yes</w:t>
            </w:r>
          </w:p>
        </w:tc>
        <w:tc xmlns:tara="kcentrix:tara" tara:rowspan="1" tara:colspan="1">
          <w:tcPr>
            <w:tcW w:w="708" w:type="dxa"/>
            <w:vAlign w:val="center"/>
          </w:tcPr>
          <w:p w14:paraId="28C3695A" w14:textId="77777777">
            <w:pPr>
              <w:autoSpaceDE w:val="0"/>
              <w:autoSpaceDN w:val="0"/>
              <w:adjustRightInd w:val="0"/>
              <w:rPr>
                <w:rFonts w:cs="Arial"/>
              </w:rPr>
            </w:pPr>
            <w:r>
              <w:rPr>
                <w:rFonts w:cs="Arial"/>
              </w:rPr>
              <w:t xml:space="preserve">HR </w:t>
            </w:r>
          </w:p>
        </w:tc>
      </w:tr>
      <w:tr w14:paraId="09B4C96B" w14:textId="77777777">
        <w:tc xmlns:tara="kcentrix:tara" tara:rowspan="1" tara:colspan="1">
          <w:tcPr>
            <w:tcW w:w="5495" w:type="dxa"/>
          </w:tcPr>
          <w:p w14:paraId="744D2348" w14:textId="77777777">
            <w:r>
              <w:rPr>
                <w:rFonts w:cs="Arial"/>
              </w:rPr>
              <w:t>2. Dynamic Software Analysis</w:t>
            </w:r>
          </w:p>
        </w:tc>
        <w:tc xmlns:tara="kcentrix:tara" tara:rowspan="1" tara:colspan="1">
          <w:tcPr>
            <w:tcW w:w="3544" w:type="dxa"/>
          </w:tcPr>
          <w:p w14:paraId="4E4F7C43" w14:textId="77777777">
            <w:pPr>
              <w:jc w:val="center"/>
            </w:pPr>
            <w:r>
              <w:t>No</w:t>
            </w:r>
          </w:p>
        </w:tc>
        <w:tc xmlns:tara="kcentrix:tara" tara:rowspan="1" tara:colspan="1">
          <w:tcPr>
            <w:tcW w:w="708" w:type="dxa"/>
            <w:vAlign w:val="center"/>
          </w:tcPr>
          <w:p w14:paraId="5A5F00F6" w14:textId="77777777">
            <w:pPr>
              <w:autoSpaceDE w:val="0"/>
              <w:autoSpaceDN w:val="0"/>
              <w:adjustRightInd w:val="0"/>
              <w:rPr>
                <w:rFonts w:cs="Arial"/>
              </w:rPr>
            </w:pPr>
            <w:r>
              <w:rPr>
                <w:rFonts w:cs="Arial"/>
              </w:rPr>
              <w:t xml:space="preserve">HR </w:t>
            </w:r>
          </w:p>
        </w:tc>
      </w:tr>
      <w:tr w14:paraId="0660A2A3" w14:textId="77777777">
        <w:tc xmlns:tara="kcentrix:tara" tara:rowspan="1" tara:colspan="1">
          <w:tcPr>
            <w:tcW w:w="5495" w:type="dxa"/>
          </w:tcPr>
          <w:p w14:paraId="779FBE7F" w14:textId="77777777">
            <w:r>
              <w:rPr>
                <w:rFonts w:cs="Arial"/>
              </w:rPr>
              <w:t>3. Cause Consequence Diagrams</w:t>
            </w:r>
          </w:p>
        </w:tc>
        <w:tc xmlns:tara="kcentrix:tara" tara:rowspan="1" tara:colspan="1">
          <w:tcPr>
            <w:tcW w:w="3544" w:type="dxa"/>
          </w:tcPr>
          <w:p w14:paraId="465C09EB" w14:textId="77777777">
            <w:pPr>
              <w:jc w:val="center"/>
            </w:pPr>
            <w:r>
              <w:t>No</w:t>
            </w:r>
          </w:p>
        </w:tc>
        <w:tc xmlns:tara="kcentrix:tara" tara:rowspan="1" tara:colspan="1">
          <w:tcPr>
            <w:tcW w:w="708" w:type="dxa"/>
            <w:vAlign w:val="center"/>
          </w:tcPr>
          <w:p w14:paraId="53F558E8" w14:textId="77777777">
            <w:pPr>
              <w:autoSpaceDE w:val="0"/>
              <w:autoSpaceDN w:val="0"/>
              <w:adjustRightInd w:val="0"/>
              <w:rPr>
                <w:rFonts w:cs="Arial"/>
              </w:rPr>
            </w:pPr>
            <w:r>
              <w:rPr>
                <w:rFonts w:cs="Arial"/>
              </w:rPr>
              <w:t xml:space="preserve">R </w:t>
            </w:r>
          </w:p>
        </w:tc>
      </w:tr>
      <w:tr w14:paraId="3FE1D5A1" w14:textId="77777777">
        <w:tc xmlns:tara="kcentrix:tara" tara:rowspan="1" tara:colspan="1">
          <w:tcPr>
            <w:tcW w:w="5495" w:type="dxa"/>
          </w:tcPr>
          <w:p w14:paraId="444BFF56" w14:textId="77777777">
            <w:r>
              <w:rPr>
                <w:rFonts w:cs="Arial"/>
              </w:rPr>
              <w:lastRenderedPageBreak/>
              <w:t>4. Event Tree Analysis</w:t>
            </w:r>
          </w:p>
        </w:tc>
        <w:tc xmlns:tara="kcentrix:tara" tara:rowspan="1" tara:colspan="1">
          <w:tcPr>
            <w:tcW w:w="3544" w:type="dxa"/>
          </w:tcPr>
          <w:p w14:paraId="328F61F5" w14:textId="77777777">
            <w:pPr>
              <w:jc w:val="center"/>
            </w:pPr>
            <w:r>
              <w:t>No</w:t>
            </w:r>
          </w:p>
        </w:tc>
        <w:tc xmlns:tara="kcentrix:tara" tara:rowspan="1" tara:colspan="1">
          <w:tcPr>
            <w:tcW w:w="708" w:type="dxa"/>
            <w:vAlign w:val="center"/>
          </w:tcPr>
          <w:p w14:paraId="41ADB411" w14:textId="77777777">
            <w:pPr>
              <w:autoSpaceDE w:val="0"/>
              <w:autoSpaceDN w:val="0"/>
              <w:adjustRightInd w:val="0"/>
              <w:rPr>
                <w:rFonts w:cs="Arial"/>
              </w:rPr>
            </w:pPr>
            <w:r>
              <w:rPr>
                <w:rFonts w:cs="Arial"/>
              </w:rPr>
              <w:t xml:space="preserve">R </w:t>
            </w:r>
          </w:p>
        </w:tc>
      </w:tr>
      <w:tr w14:paraId="45D43E28" w14:textId="77777777">
        <w:tc xmlns:tara="kcentrix:tara" tara:rowspan="1" tara:colspan="1">
          <w:tcPr>
            <w:tcW w:w="5495" w:type="dxa"/>
          </w:tcPr>
          <w:p w14:paraId="55CD5914" w14:textId="77777777">
            <w:r>
              <w:rPr>
                <w:rFonts w:cs="Arial"/>
              </w:rPr>
              <w:t>5. Software Error Effect Analysis</w:t>
            </w:r>
          </w:p>
        </w:tc>
        <w:tc xmlns:tara="kcentrix:tara" tara:rowspan="1" tara:colspan="1">
          <w:tcPr>
            <w:tcW w:w="3544" w:type="dxa"/>
          </w:tcPr>
          <w:p w14:paraId="41DF3B11" w14:textId="77777777">
            <w:pPr>
              <w:jc w:val="center"/>
            </w:pPr>
            <w:r>
              <w:t>No</w:t>
            </w:r>
          </w:p>
        </w:tc>
        <w:tc xmlns:tara="kcentrix:tara" tara:rowspan="1" tara:colspan="1">
          <w:tcPr>
            <w:tcW w:w="708" w:type="dxa"/>
            <w:vAlign w:val="center"/>
          </w:tcPr>
          <w:p w14:paraId="2BE9DD1C" w14:textId="77777777">
            <w:pPr>
              <w:autoSpaceDE w:val="0"/>
              <w:autoSpaceDN w:val="0"/>
              <w:adjustRightInd w:val="0"/>
              <w:rPr>
                <w:rFonts w:cs="Arial"/>
              </w:rPr>
            </w:pPr>
            <w:r>
              <w:rPr>
                <w:rFonts w:cs="Arial"/>
              </w:rPr>
              <w:t xml:space="preserve">HR </w:t>
            </w:r>
          </w:p>
        </w:tc>
      </w:tr>
      <w:tr w14:paraId="1521539B" w14:textId="77777777">
        <w:tc xmlns:tara="kcentrix:tara" tara:rowspan="1" tara:colspan="3">
          <w:tcPr>
            <w:tcW w:w="9747" w:type="dxa"/>
            <w:gridSpan w:val="3"/>
          </w:tcPr>
          <w:p w14:paraId="7A616D34" w14:textId="2EA9F70A">
            <w:pPr>
              <w:autoSpaceDE w:val="0"/>
              <w:autoSpaceDN w:val="0"/>
              <w:adjustRightInd w:val="0"/>
              <w:rPr>
                <w:rFonts w:cs="Arial"/>
              </w:rPr>
            </w:pPr>
            <w:r>
              <w:rPr>
                <w:rFonts w:cs="Arial"/>
              </w:rPr>
              <w:t>Reference documents will be prepared in further milestones of the solution.</w:t>
            </w:r>
          </w:p>
          <w:p w14:paraId="06A75A95" w14:textId="77777777">
            <w:pPr>
              <w:autoSpaceDE w:val="0"/>
              <w:autoSpaceDN w:val="0"/>
              <w:adjustRightInd w:val="0"/>
              <w:rPr>
                <w:rFonts w:cs="Arial"/>
              </w:rPr>
            </w:pPr>
            <w:r>
              <w:rPr>
                <w:rFonts w:cs="Arial"/>
              </w:rPr>
              <w:t>Requirement:</w:t>
            </w:r>
          </w:p>
          <w:p w14:paraId="5D4AAED0" w14:textId="77777777">
            <w:pPr>
              <w:autoSpaceDE w:val="0"/>
              <w:autoSpaceDN w:val="0"/>
              <w:adjustRightInd w:val="0"/>
              <w:rPr>
                <w:rFonts w:cs="Arial"/>
              </w:rPr>
            </w:pPr>
            <w:r>
              <w:rPr>
                <w:rFonts w:cs="Arial"/>
              </w:rPr>
              <w:t>1) One or more of these techniques shall be selected to satisfy the Software Safety Integrity Level being used.</w:t>
            </w:r>
          </w:p>
        </w:tc>
      </w:tr>
    </w:tbl>
    <w:p w14:paraId="3A912651" w14:textId="5971E423">
      <w:pPr>
        <w:spacing w:before="180" w:after="240"/>
        <w:jc w:val="center"/>
        <w:rPr>
          <w:b/>
        </w:rPr>
      </w:pPr>
      <w:bookmarkStart w:name="_Toc74738039" w:id="351"/>
      <w:bookmarkStart w:name="_Toc164937845" w:id="352"/>
      <w:r>
        <w:rPr>
          <w:b/>
        </w:rPr>
        <w:t xml:space="preserve">Table A. </w:t>
      </w:r>
      <w:r>
        <w:rPr>
          <w:b/>
        </w:rPr>
        <w:fldChar w:fldCharType="begin"/>
      </w:r>
      <w:r>
        <w:rPr>
          <w:b/>
        </w:rPr>
        <w:instrText xml:space="preserve"> SEQ Table_A. \* ARABIC </w:instrText>
      </w:r>
      <w:r>
        <w:rPr>
          <w:b/>
        </w:rPr>
        <w:fldChar w:fldCharType="separate"/>
      </w:r>
      <w:r>
        <w:rPr>
          <w:b/>
        </w:rPr>
        <w:t>4</w:t>
      </w:r>
      <w:r>
        <w:rPr>
          <w:b/>
        </w:rPr>
        <w:fldChar w:fldCharType="end"/>
      </w:r>
      <w:r>
        <w:rPr>
          <w:b/>
        </w:rPr>
        <w:t xml:space="preserve"> - Software Analysis Techniques</w:t>
      </w:r>
      <w:bookmarkEnd w:id="351"/>
      <w:r>
        <w:rPr>
          <w:b/>
        </w:rPr>
        <w:t xml:space="preserve"> (EN 50128:2011 A.8 - 6.3)</w:t>
      </w:r>
      <w:bookmarkEnd w:id="35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6"/>
        <w:gridCol w:w="3377"/>
        <w:gridCol w:w="697"/>
      </w:tblGrid>
      <w:tr w14:paraId="34CAE203" w14:textId="77777777">
        <w:tc xmlns:tara="kcentrix:tara" tara:rowspan="1" tara:colspan="1">
          <w:tcPr>
            <w:tcW w:w="5495" w:type="dxa"/>
            <w:shd w:val="clear" w:color="auto" w:fill="DBE5F1"/>
            <w:vAlign w:val="center"/>
          </w:tcPr>
          <w:p w14:paraId="6D77D66D" w14:textId="77777777">
            <w:pPr>
              <w:rPr>
                <w:rFonts w:ascii="Arial,Bold" w:hAnsi="Arial,Bold" w:cs="Arial,Bold"/>
                <w:b/>
                <w:bCs/>
              </w:rPr>
            </w:pPr>
            <w:r>
              <w:rPr>
                <w:rFonts w:ascii="Arial,Bold" w:hAnsi="Arial,Bold" w:cs="Arial,Bold"/>
                <w:b/>
                <w:bCs/>
              </w:rPr>
              <w:t>TECHNIQUE/MEASURE</w:t>
            </w:r>
          </w:p>
        </w:tc>
        <w:tc xmlns:tara="kcentrix:tara" tara:rowspan="1" tara:colspan="1">
          <w:tcPr>
            <w:tcW w:w="3544" w:type="dxa"/>
            <w:shd w:val="clear" w:color="auto" w:fill="DBE5F1"/>
          </w:tcPr>
          <w:p w14:paraId="296A0E1B" w14:textId="77777777">
            <w:pPr>
              <w:rPr>
                <w:rFonts w:ascii="Arial,Bold" w:hAnsi="Arial,Bold" w:cs="Arial,Bold"/>
                <w:b/>
                <w:bCs/>
              </w:rPr>
            </w:pPr>
            <w:r>
              <w:rPr>
                <w:rFonts w:ascii="Arial,Bold" w:hAnsi="Arial,Bold" w:cs="Arial,Bold"/>
                <w:b/>
                <w:bCs/>
              </w:rPr>
              <w:t>App</w:t>
            </w:r>
          </w:p>
        </w:tc>
        <w:tc xmlns:tara="kcentrix:tara" tara:rowspan="1" tara:colspan="1">
          <w:tcPr>
            <w:tcW w:w="708" w:type="dxa"/>
            <w:shd w:val="clear" w:color="auto" w:fill="DBE5F1"/>
          </w:tcPr>
          <w:p w14:paraId="64ABFB0C" w14:textId="77777777">
            <w:pPr>
              <w:rPr>
                <w:rFonts w:ascii="Arial,Bold" w:hAnsi="Arial,Bold" w:cs="Arial,Bold"/>
                <w:b/>
                <w:bCs/>
              </w:rPr>
            </w:pPr>
            <w:r>
              <w:rPr>
                <w:rFonts w:ascii="Arial,Bold" w:hAnsi="Arial,Bold" w:cs="Arial,Bold"/>
                <w:b/>
                <w:bCs/>
              </w:rPr>
              <w:t>SIL 4</w:t>
            </w:r>
          </w:p>
        </w:tc>
      </w:tr>
      <w:tr w14:paraId="3F36A4A3" w14:textId="77777777">
        <w:tc xmlns:tara="kcentrix:tara" tara:rowspan="1" tara:colspan="1">
          <w:tcPr>
            <w:tcW w:w="5495" w:type="dxa"/>
          </w:tcPr>
          <w:p w14:paraId="664D6115" w14:textId="77777777">
            <w:r>
              <w:rPr>
                <w:rFonts w:cs="Arial"/>
              </w:rPr>
              <w:t>1. Accredited to EN ISO 9001</w:t>
            </w:r>
          </w:p>
        </w:tc>
        <w:tc xmlns:tara="kcentrix:tara" tara:rowspan="8" tara:colspan="1">
          <w:tcPr>
            <w:tcW w:w="3544" w:type="dxa"/>
            <w:vMerge w:val="restart"/>
          </w:tcPr>
          <w:p w14:paraId="41925438" w14:textId="77777777">
            <w:pPr>
              <w:autoSpaceDE w:val="0"/>
              <w:autoSpaceDN w:val="0"/>
              <w:adjustRightInd w:val="0"/>
              <w:rPr>
                <w:rFonts w:cs="Arial"/>
              </w:rPr>
            </w:pPr>
          </w:p>
          <w:p w14:paraId="25B5D045" w14:textId="77777777">
            <w:pPr>
              <w:autoSpaceDE w:val="0"/>
              <w:autoSpaceDN w:val="0"/>
              <w:adjustRightInd w:val="0"/>
              <w:rPr>
                <w:rFonts w:cs="Arial"/>
              </w:rPr>
            </w:pPr>
          </w:p>
          <w:p w14:paraId="4B03BE6F" w14:textId="77777777">
            <w:pPr>
              <w:autoSpaceDE w:val="0"/>
              <w:autoSpaceDN w:val="0"/>
              <w:adjustRightInd w:val="0"/>
              <w:jc w:val="center"/>
              <w:rPr>
                <w:rFonts w:cs="Arial"/>
              </w:rPr>
            </w:pPr>
            <w:r>
              <w:rPr>
                <w:rFonts w:cs="Arial"/>
              </w:rPr>
              <w:t>Refer to QMP.</w:t>
            </w:r>
          </w:p>
        </w:tc>
        <w:tc xmlns:tara="kcentrix:tara" tara:rowspan="1" tara:colspan="1">
          <w:tcPr>
            <w:tcW w:w="708" w:type="dxa"/>
            <w:vAlign w:val="center"/>
          </w:tcPr>
          <w:p w14:paraId="69AD7A38" w14:textId="77777777">
            <w:pPr>
              <w:autoSpaceDE w:val="0"/>
              <w:autoSpaceDN w:val="0"/>
              <w:adjustRightInd w:val="0"/>
              <w:rPr>
                <w:rFonts w:cs="Arial"/>
              </w:rPr>
            </w:pPr>
            <w:r>
              <w:rPr>
                <w:rFonts w:cs="Arial"/>
              </w:rPr>
              <w:t xml:space="preserve">HR </w:t>
            </w:r>
          </w:p>
        </w:tc>
      </w:tr>
      <w:tr w14:paraId="46C899CE" w14:textId="77777777">
        <w:tc xmlns:tara="kcentrix:tara" tara:rowspan="1" tara:colspan="1">
          <w:tcPr>
            <w:tcW w:w="5495" w:type="dxa"/>
          </w:tcPr>
          <w:p w14:paraId="2E56E971" w14:textId="77777777">
            <w:r>
              <w:rPr>
                <w:rFonts w:cs="Arial"/>
              </w:rPr>
              <w:t>2. Compliant with EN ISO 9001</w:t>
            </w:r>
          </w:p>
        </w:tc>
        <w:tc>
          <w:tcPr>
            <w:tcW w:w="3544" w:type="dxa"/>
            <w:vMerge/>
          </w:tcPr>
          <w:p w14:paraId="574660ED" w14:textId="77777777">
            <w:pPr>
              <w:autoSpaceDE w:val="0"/>
              <w:autoSpaceDN w:val="0"/>
              <w:adjustRightInd w:val="0"/>
              <w:rPr>
                <w:rFonts w:cs="Arial"/>
              </w:rPr>
            </w:pPr>
          </w:p>
        </w:tc>
        <w:tc xmlns:tara="kcentrix:tara" tara:rowspan="1" tara:colspan="1">
          <w:tcPr>
            <w:tcW w:w="708" w:type="dxa"/>
            <w:vAlign w:val="center"/>
          </w:tcPr>
          <w:p w14:paraId="42014BE0" w14:textId="77777777">
            <w:pPr>
              <w:autoSpaceDE w:val="0"/>
              <w:autoSpaceDN w:val="0"/>
              <w:adjustRightInd w:val="0"/>
              <w:rPr>
                <w:rFonts w:cs="Arial"/>
              </w:rPr>
            </w:pPr>
            <w:r>
              <w:rPr>
                <w:rFonts w:cs="Arial"/>
              </w:rPr>
              <w:t xml:space="preserve">M </w:t>
            </w:r>
          </w:p>
        </w:tc>
      </w:tr>
      <w:tr w14:paraId="056B28CB" w14:textId="77777777">
        <w:tc xmlns:tara="kcentrix:tara" tara:rowspan="1" tara:colspan="1">
          <w:tcPr>
            <w:tcW w:w="5495" w:type="dxa"/>
          </w:tcPr>
          <w:p w14:paraId="18C14DFA" w14:textId="77777777">
            <w:r>
              <w:rPr>
                <w:rFonts w:cs="Arial"/>
              </w:rPr>
              <w:t>3. Compliant with ISO/IEC 90003</w:t>
            </w:r>
          </w:p>
        </w:tc>
        <w:tc>
          <w:tcPr>
            <w:tcW w:w="3544" w:type="dxa"/>
            <w:vMerge/>
          </w:tcPr>
          <w:p w14:paraId="4AD93700" w14:textId="77777777">
            <w:pPr>
              <w:autoSpaceDE w:val="0"/>
              <w:autoSpaceDN w:val="0"/>
              <w:adjustRightInd w:val="0"/>
              <w:rPr>
                <w:rFonts w:cs="Arial"/>
              </w:rPr>
            </w:pPr>
          </w:p>
        </w:tc>
        <w:tc xmlns:tara="kcentrix:tara" tara:rowspan="1" tara:colspan="1">
          <w:tcPr>
            <w:tcW w:w="708" w:type="dxa"/>
            <w:vAlign w:val="center"/>
          </w:tcPr>
          <w:p w14:paraId="0A1FEA46" w14:textId="77777777">
            <w:pPr>
              <w:autoSpaceDE w:val="0"/>
              <w:autoSpaceDN w:val="0"/>
              <w:adjustRightInd w:val="0"/>
              <w:rPr>
                <w:rFonts w:cs="Arial"/>
              </w:rPr>
            </w:pPr>
            <w:r>
              <w:rPr>
                <w:rFonts w:cs="Arial"/>
              </w:rPr>
              <w:t xml:space="preserve">R </w:t>
            </w:r>
          </w:p>
        </w:tc>
      </w:tr>
      <w:tr w14:paraId="40886308" w14:textId="77777777">
        <w:tc xmlns:tara="kcentrix:tara" tara:rowspan="1" tara:colspan="1">
          <w:tcPr>
            <w:tcW w:w="5495" w:type="dxa"/>
          </w:tcPr>
          <w:p w14:paraId="7B08B169" w14:textId="77777777">
            <w:r>
              <w:rPr>
                <w:rFonts w:cs="Arial"/>
              </w:rPr>
              <w:t>4. Company Quality System</w:t>
            </w:r>
          </w:p>
        </w:tc>
        <w:tc>
          <w:tcPr>
            <w:tcW w:w="3544" w:type="dxa"/>
            <w:vMerge/>
          </w:tcPr>
          <w:p w14:paraId="178AF5CB" w14:textId="77777777">
            <w:pPr>
              <w:autoSpaceDE w:val="0"/>
              <w:autoSpaceDN w:val="0"/>
              <w:adjustRightInd w:val="0"/>
              <w:rPr>
                <w:rFonts w:cs="Arial"/>
              </w:rPr>
            </w:pPr>
          </w:p>
        </w:tc>
        <w:tc xmlns:tara="kcentrix:tara" tara:rowspan="1" tara:colspan="1">
          <w:tcPr>
            <w:tcW w:w="708" w:type="dxa"/>
            <w:vAlign w:val="center"/>
          </w:tcPr>
          <w:p w14:paraId="49042EE8" w14:textId="77777777">
            <w:pPr>
              <w:autoSpaceDE w:val="0"/>
              <w:autoSpaceDN w:val="0"/>
              <w:adjustRightInd w:val="0"/>
              <w:rPr>
                <w:rFonts w:cs="Arial"/>
              </w:rPr>
            </w:pPr>
            <w:r>
              <w:rPr>
                <w:rFonts w:cs="Arial"/>
              </w:rPr>
              <w:t xml:space="preserve">M </w:t>
            </w:r>
          </w:p>
        </w:tc>
      </w:tr>
      <w:tr w14:paraId="4BE0DF70" w14:textId="77777777">
        <w:tc xmlns:tara="kcentrix:tara" tara:rowspan="1" tara:colspan="1">
          <w:tcPr>
            <w:tcW w:w="5495" w:type="dxa"/>
          </w:tcPr>
          <w:p w14:paraId="4B4C0133" w14:textId="77777777">
            <w:r>
              <w:rPr>
                <w:rFonts w:cs="Arial"/>
              </w:rPr>
              <w:t>5. Software Configuration Management</w:t>
            </w:r>
          </w:p>
        </w:tc>
        <w:tc>
          <w:tcPr>
            <w:tcW w:w="3544" w:type="dxa"/>
            <w:vMerge/>
          </w:tcPr>
          <w:p w14:paraId="3DD6CC75" w14:textId="77777777">
            <w:pPr>
              <w:autoSpaceDE w:val="0"/>
              <w:autoSpaceDN w:val="0"/>
              <w:adjustRightInd w:val="0"/>
              <w:rPr>
                <w:rFonts w:cs="Arial"/>
              </w:rPr>
            </w:pPr>
          </w:p>
        </w:tc>
        <w:tc xmlns:tara="kcentrix:tara" tara:rowspan="1" tara:colspan="1">
          <w:tcPr>
            <w:tcW w:w="708" w:type="dxa"/>
            <w:vAlign w:val="center"/>
          </w:tcPr>
          <w:p w14:paraId="746E708E" w14:textId="77777777">
            <w:pPr>
              <w:autoSpaceDE w:val="0"/>
              <w:autoSpaceDN w:val="0"/>
              <w:adjustRightInd w:val="0"/>
              <w:rPr>
                <w:rFonts w:cs="Arial"/>
              </w:rPr>
            </w:pPr>
            <w:r>
              <w:rPr>
                <w:rFonts w:cs="Arial"/>
              </w:rPr>
              <w:t xml:space="preserve">M </w:t>
            </w:r>
          </w:p>
        </w:tc>
      </w:tr>
      <w:tr w14:paraId="01581619" w14:textId="77777777">
        <w:tc xmlns:tara="kcentrix:tara" tara:rowspan="1" tara:colspan="1">
          <w:tcPr>
            <w:tcW w:w="5495" w:type="dxa"/>
          </w:tcPr>
          <w:p w14:paraId="0CE89C3D" w14:textId="77777777">
            <w:r>
              <w:rPr>
                <w:rFonts w:cs="Arial"/>
              </w:rPr>
              <w:t>6. Checklists</w:t>
            </w:r>
          </w:p>
        </w:tc>
        <w:tc>
          <w:tcPr>
            <w:tcW w:w="3544" w:type="dxa"/>
            <w:vMerge/>
          </w:tcPr>
          <w:p w14:paraId="52BE8DC0" w14:textId="77777777">
            <w:pPr>
              <w:autoSpaceDE w:val="0"/>
              <w:autoSpaceDN w:val="0"/>
              <w:adjustRightInd w:val="0"/>
              <w:rPr>
                <w:rFonts w:cs="Arial"/>
              </w:rPr>
            </w:pPr>
          </w:p>
        </w:tc>
        <w:tc xmlns:tara="kcentrix:tara" tara:rowspan="1" tara:colspan="1">
          <w:tcPr>
            <w:tcW w:w="708" w:type="dxa"/>
            <w:vAlign w:val="center"/>
          </w:tcPr>
          <w:p w14:paraId="7350E46D" w14:textId="77777777">
            <w:pPr>
              <w:autoSpaceDE w:val="0"/>
              <w:autoSpaceDN w:val="0"/>
              <w:adjustRightInd w:val="0"/>
              <w:rPr>
                <w:rFonts w:cs="Arial"/>
              </w:rPr>
            </w:pPr>
            <w:r>
              <w:rPr>
                <w:rFonts w:cs="Arial"/>
              </w:rPr>
              <w:t xml:space="preserve">HR </w:t>
            </w:r>
          </w:p>
        </w:tc>
      </w:tr>
      <w:tr w14:paraId="3CBBE434" w14:textId="77777777">
        <w:tc xmlns:tara="kcentrix:tara" tara:rowspan="1" tara:colspan="1">
          <w:tcPr>
            <w:tcW w:w="5495" w:type="dxa"/>
          </w:tcPr>
          <w:p w14:paraId="2B547129" w14:textId="77777777">
            <w:r>
              <w:rPr>
                <w:rFonts w:cs="Arial"/>
              </w:rPr>
              <w:t>7. Traceability</w:t>
            </w:r>
          </w:p>
        </w:tc>
        <w:tc>
          <w:tcPr>
            <w:tcW w:w="3544" w:type="dxa"/>
            <w:vMerge/>
          </w:tcPr>
          <w:p w14:paraId="6185EE96" w14:textId="77777777">
            <w:pPr>
              <w:autoSpaceDE w:val="0"/>
              <w:autoSpaceDN w:val="0"/>
              <w:adjustRightInd w:val="0"/>
              <w:rPr>
                <w:rFonts w:cs="Arial"/>
              </w:rPr>
            </w:pPr>
          </w:p>
        </w:tc>
        <w:tc xmlns:tara="kcentrix:tara" tara:rowspan="1" tara:colspan="1">
          <w:tcPr>
            <w:tcW w:w="708" w:type="dxa"/>
            <w:vAlign w:val="center"/>
          </w:tcPr>
          <w:p w14:paraId="6A1EDAC7" w14:textId="77777777">
            <w:pPr>
              <w:autoSpaceDE w:val="0"/>
              <w:autoSpaceDN w:val="0"/>
              <w:adjustRightInd w:val="0"/>
              <w:rPr>
                <w:rFonts w:cs="Arial"/>
              </w:rPr>
            </w:pPr>
            <w:r>
              <w:rPr>
                <w:rFonts w:cs="Arial"/>
              </w:rPr>
              <w:t xml:space="preserve">M </w:t>
            </w:r>
          </w:p>
        </w:tc>
      </w:tr>
      <w:tr w14:paraId="6A387B58" w14:textId="77777777">
        <w:tc xmlns:tara="kcentrix:tara" tara:rowspan="1" tara:colspan="1">
          <w:tcPr>
            <w:tcW w:w="5495" w:type="dxa"/>
          </w:tcPr>
          <w:p w14:paraId="0F2E658D" w14:textId="77777777">
            <w:r>
              <w:rPr>
                <w:rFonts w:cs="Arial"/>
              </w:rPr>
              <w:t>8. Data Recording and Analysis</w:t>
            </w:r>
          </w:p>
        </w:tc>
        <w:tc>
          <w:tcPr>
            <w:tcW w:w="3544" w:type="dxa"/>
            <w:vMerge/>
          </w:tcPr>
          <w:p w14:paraId="01FA90B8" w14:textId="77777777">
            <w:pPr>
              <w:autoSpaceDE w:val="0"/>
              <w:autoSpaceDN w:val="0"/>
              <w:adjustRightInd w:val="0"/>
              <w:rPr>
                <w:rFonts w:cs="Arial"/>
              </w:rPr>
            </w:pPr>
          </w:p>
        </w:tc>
        <w:tc xmlns:tara="kcentrix:tara" tara:rowspan="1" tara:colspan="1">
          <w:tcPr>
            <w:tcW w:w="708" w:type="dxa"/>
            <w:vAlign w:val="center"/>
          </w:tcPr>
          <w:p w14:paraId="048E82B1" w14:textId="77777777">
            <w:pPr>
              <w:autoSpaceDE w:val="0"/>
              <w:autoSpaceDN w:val="0"/>
              <w:adjustRightInd w:val="0"/>
              <w:rPr>
                <w:rFonts w:cs="Arial"/>
              </w:rPr>
            </w:pPr>
            <w:r>
              <w:rPr>
                <w:rFonts w:cs="Arial"/>
              </w:rPr>
              <w:t xml:space="preserve">M </w:t>
            </w:r>
          </w:p>
        </w:tc>
      </w:tr>
      <w:tr w14:paraId="4282B636" w14:textId="77777777">
        <w:tc xmlns:tara="kcentrix:tara" tara:rowspan="1" tara:colspan="3">
          <w:tcPr>
            <w:tcW w:w="9747" w:type="dxa"/>
            <w:gridSpan w:val="3"/>
          </w:tcPr>
          <w:p w14:paraId="13E0D4E6" w14:textId="77777777">
            <w:pPr>
              <w:autoSpaceDE w:val="0"/>
              <w:autoSpaceDN w:val="0"/>
              <w:adjustRightInd w:val="0"/>
              <w:rPr>
                <w:rFonts w:cs="Arial"/>
              </w:rPr>
            </w:pPr>
            <w:r>
              <w:rPr>
                <w:rFonts w:cs="Arial"/>
              </w:rPr>
              <w:t>Requirement:</w:t>
            </w:r>
          </w:p>
          <w:p w14:paraId="3354425D" w14:textId="77777777">
            <w:pPr>
              <w:autoSpaceDE w:val="0"/>
              <w:autoSpaceDN w:val="0"/>
              <w:adjustRightInd w:val="0"/>
              <w:rPr>
                <w:rFonts w:cs="Arial"/>
              </w:rPr>
            </w:pPr>
            <w:r>
              <w:rPr>
                <w:rFonts w:cs="Arial"/>
              </w:rPr>
              <w:t>1) This table shall be applied to different roles and all phases.</w:t>
            </w:r>
          </w:p>
        </w:tc>
      </w:tr>
    </w:tbl>
    <w:p w14:paraId="2B9519F3" w14:textId="6F505102">
      <w:pPr>
        <w:spacing w:before="180" w:after="240"/>
        <w:jc w:val="center"/>
        <w:rPr>
          <w:b/>
        </w:rPr>
      </w:pPr>
      <w:bookmarkStart w:name="_Toc74738040" w:id="353"/>
      <w:bookmarkStart w:name="_Toc164937846" w:id="354"/>
      <w:r>
        <w:rPr>
          <w:b/>
        </w:rPr>
        <w:t xml:space="preserve">Table A. </w:t>
      </w:r>
      <w:r>
        <w:rPr>
          <w:b/>
        </w:rPr>
        <w:fldChar w:fldCharType="begin"/>
      </w:r>
      <w:r>
        <w:rPr>
          <w:b/>
        </w:rPr>
        <w:instrText xml:space="preserve"> SEQ Table_A. \* ARABIC </w:instrText>
      </w:r>
      <w:r>
        <w:rPr>
          <w:b/>
        </w:rPr>
        <w:fldChar w:fldCharType="separate"/>
      </w:r>
      <w:r>
        <w:rPr>
          <w:b/>
        </w:rPr>
        <w:t>5</w:t>
      </w:r>
      <w:r>
        <w:rPr>
          <w:b/>
        </w:rPr>
        <w:fldChar w:fldCharType="end"/>
      </w:r>
      <w:r>
        <w:rPr>
          <w:b/>
        </w:rPr>
        <w:t xml:space="preserve"> - Software Quality Assurance</w:t>
      </w:r>
      <w:bookmarkEnd w:id="353"/>
      <w:r>
        <w:rPr>
          <w:b/>
        </w:rPr>
        <w:t xml:space="preserve"> (EN 50128:2011 A.9 - 6.5)</w:t>
      </w:r>
      <w:bookmarkEnd w:id="35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9"/>
        <w:gridCol w:w="3374"/>
        <w:gridCol w:w="697"/>
      </w:tblGrid>
      <w:tr w14:paraId="6F53C7E0" w14:textId="77777777">
        <w:tc xmlns:tara="kcentrix:tara" tara:rowspan="1" tara:colspan="1">
          <w:tcPr>
            <w:tcW w:w="5495" w:type="dxa"/>
            <w:shd w:val="clear" w:color="auto" w:fill="DBE5F1"/>
            <w:vAlign w:val="center"/>
          </w:tcPr>
          <w:p w14:paraId="12113B13" w14:textId="77777777">
            <w:pPr>
              <w:rPr>
                <w:rFonts w:ascii="Arial,Bold" w:hAnsi="Arial,Bold" w:cs="Arial,Bold"/>
                <w:b/>
                <w:bCs/>
              </w:rPr>
            </w:pPr>
            <w:r>
              <w:rPr>
                <w:rFonts w:ascii="Arial,Bold" w:hAnsi="Arial,Bold" w:cs="Arial,Bold"/>
                <w:b/>
                <w:bCs/>
              </w:rPr>
              <w:t>TECHNIQUE/MEASURE</w:t>
            </w:r>
          </w:p>
        </w:tc>
        <w:tc xmlns:tara="kcentrix:tara" tara:rowspan="1" tara:colspan="1">
          <w:tcPr>
            <w:tcW w:w="3544" w:type="dxa"/>
            <w:shd w:val="clear" w:color="auto" w:fill="DBE5F1"/>
          </w:tcPr>
          <w:p w14:paraId="3A13F96E" w14:textId="77777777">
            <w:pPr>
              <w:rPr>
                <w:rFonts w:ascii="Arial,Bold" w:hAnsi="Arial,Bold" w:cs="Arial,Bold"/>
                <w:b/>
                <w:bCs/>
              </w:rPr>
            </w:pPr>
            <w:r>
              <w:rPr>
                <w:rFonts w:ascii="Arial,Bold" w:hAnsi="Arial,Bold" w:cs="Arial,Bold"/>
                <w:b/>
                <w:bCs/>
              </w:rPr>
              <w:t>App</w:t>
            </w:r>
          </w:p>
        </w:tc>
        <w:tc xmlns:tara="kcentrix:tara" tara:rowspan="1" tara:colspan="1">
          <w:tcPr>
            <w:tcW w:w="708" w:type="dxa"/>
            <w:shd w:val="clear" w:color="auto" w:fill="DBE5F1"/>
          </w:tcPr>
          <w:p w14:paraId="2B54CD46" w14:textId="77777777">
            <w:pPr>
              <w:rPr>
                <w:rFonts w:ascii="Arial,Bold" w:hAnsi="Arial,Bold" w:cs="Arial,Bold"/>
                <w:b/>
                <w:bCs/>
              </w:rPr>
            </w:pPr>
            <w:r>
              <w:rPr>
                <w:rFonts w:ascii="Arial,Bold" w:hAnsi="Arial,Bold" w:cs="Arial,Bold"/>
                <w:b/>
                <w:bCs/>
              </w:rPr>
              <w:t>SIL 4</w:t>
            </w:r>
          </w:p>
        </w:tc>
      </w:tr>
      <w:tr w14:paraId="55DE945A" w14:textId="77777777">
        <w:tc xmlns:tara="kcentrix:tara" tara:rowspan="1" tara:colspan="1">
          <w:tcPr>
            <w:tcW w:w="5495" w:type="dxa"/>
          </w:tcPr>
          <w:p w14:paraId="7C27C738" w14:textId="77777777">
            <w:r>
              <w:rPr>
                <w:rFonts w:cs="Arial"/>
              </w:rPr>
              <w:t>1. Impact Analysis</w:t>
            </w:r>
          </w:p>
        </w:tc>
        <w:tc xmlns:tara="kcentrix:tara" tara:rowspan="1" tara:colspan="1">
          <w:tcPr>
            <w:tcW w:w="3544" w:type="dxa"/>
          </w:tcPr>
          <w:p w14:paraId="1D12B073" w14:textId="1AA522AE">
            <w:pPr>
              <w:autoSpaceDE w:val="0"/>
              <w:autoSpaceDN w:val="0"/>
              <w:adjustRightInd w:val="0"/>
              <w:jc w:val="center"/>
              <w:rPr>
                <w:rFonts w:cs="Arial"/>
              </w:rPr>
            </w:pPr>
            <w:r>
              <w:rPr>
                <w:rFonts w:cs="Arial"/>
              </w:rPr>
              <w:t>No</w:t>
            </w:r>
          </w:p>
        </w:tc>
        <w:tc xmlns:tara="kcentrix:tara" tara:rowspan="1" tara:colspan="1">
          <w:tcPr>
            <w:tcW w:w="708" w:type="dxa"/>
            <w:vAlign w:val="center"/>
          </w:tcPr>
          <w:p w14:paraId="7107DE0D" w14:textId="77777777">
            <w:pPr>
              <w:autoSpaceDE w:val="0"/>
              <w:autoSpaceDN w:val="0"/>
              <w:adjustRightInd w:val="0"/>
              <w:rPr>
                <w:rFonts w:cs="Arial"/>
              </w:rPr>
            </w:pPr>
            <w:r>
              <w:rPr>
                <w:rFonts w:cs="Arial"/>
              </w:rPr>
              <w:t xml:space="preserve">M </w:t>
            </w:r>
          </w:p>
        </w:tc>
      </w:tr>
      <w:tr w14:paraId="08FBD216" w14:textId="77777777">
        <w:tc xmlns:tara="kcentrix:tara" tara:rowspan="1" tara:colspan="1">
          <w:tcPr>
            <w:tcW w:w="5495" w:type="dxa"/>
          </w:tcPr>
          <w:p w14:paraId="56EE35CF" w14:textId="77777777">
            <w:r>
              <w:rPr>
                <w:rFonts w:cs="Arial"/>
              </w:rPr>
              <w:t>2. Data Recording and Analysis</w:t>
            </w:r>
          </w:p>
        </w:tc>
        <w:tc xmlns:tara="kcentrix:tara" tara:rowspan="1" tara:colspan="1">
          <w:tcPr>
            <w:tcW w:w="3544" w:type="dxa"/>
          </w:tcPr>
          <w:p w14:paraId="0B931C5F" w14:textId="421DFC3D">
            <w:pPr>
              <w:autoSpaceDE w:val="0"/>
              <w:autoSpaceDN w:val="0"/>
              <w:adjustRightInd w:val="0"/>
              <w:jc w:val="center"/>
              <w:rPr>
                <w:rFonts w:cs="Arial"/>
              </w:rPr>
            </w:pPr>
            <w:r>
              <w:rPr>
                <w:rFonts w:cs="Arial"/>
              </w:rPr>
              <w:t>No</w:t>
            </w:r>
          </w:p>
        </w:tc>
        <w:tc xmlns:tara="kcentrix:tara" tara:rowspan="1" tara:colspan="1">
          <w:tcPr>
            <w:tcW w:w="708" w:type="dxa"/>
            <w:vAlign w:val="center"/>
          </w:tcPr>
          <w:p w14:paraId="25B417A5" w14:textId="77777777">
            <w:pPr>
              <w:autoSpaceDE w:val="0"/>
              <w:autoSpaceDN w:val="0"/>
              <w:adjustRightInd w:val="0"/>
              <w:rPr>
                <w:rFonts w:cs="Arial"/>
              </w:rPr>
            </w:pPr>
            <w:r>
              <w:rPr>
                <w:rFonts w:cs="Arial"/>
              </w:rPr>
              <w:t xml:space="preserve">M </w:t>
            </w:r>
          </w:p>
        </w:tc>
      </w:tr>
      <w:tr w14:paraId="76CC43C7" w14:textId="77777777">
        <w:tc xmlns:tara="kcentrix:tara" tara:rowspan="1" tara:colspan="3">
          <w:tcPr>
            <w:tcW w:w="9747" w:type="dxa"/>
            <w:gridSpan w:val="3"/>
          </w:tcPr>
          <w:p w14:paraId="3FB751DC" w14:textId="77777777">
            <w:pPr>
              <w:autoSpaceDE w:val="0"/>
              <w:autoSpaceDN w:val="0"/>
              <w:adjustRightInd w:val="0"/>
              <w:rPr>
                <w:rFonts w:cs="Arial"/>
              </w:rPr>
            </w:pPr>
            <w:r>
              <w:rPr>
                <w:rFonts w:cs="Arial"/>
              </w:rPr>
              <w:t>*Reference documents will be prepared in further milestones of project.</w:t>
            </w:r>
          </w:p>
        </w:tc>
      </w:tr>
    </w:tbl>
    <w:p w14:paraId="155127DA" w14:textId="54E2DF97">
      <w:pPr>
        <w:spacing w:before="180" w:after="240"/>
        <w:jc w:val="center"/>
        <w:rPr>
          <w:b/>
        </w:rPr>
      </w:pPr>
      <w:bookmarkStart w:name="_Toc74738041" w:id="355"/>
      <w:bookmarkStart w:name="_Toc164937847" w:id="356"/>
      <w:r>
        <w:rPr>
          <w:b/>
        </w:rPr>
        <w:lastRenderedPageBreak/>
        <w:t xml:space="preserve">Table A. </w:t>
      </w:r>
      <w:r>
        <w:rPr>
          <w:b/>
        </w:rPr>
        <w:fldChar w:fldCharType="begin"/>
      </w:r>
      <w:r>
        <w:rPr>
          <w:b/>
        </w:rPr>
        <w:instrText xml:space="preserve"> SEQ Table_A. \* ARABIC </w:instrText>
      </w:r>
      <w:r>
        <w:rPr>
          <w:b/>
        </w:rPr>
        <w:fldChar w:fldCharType="separate"/>
      </w:r>
      <w:r>
        <w:rPr>
          <w:b/>
        </w:rPr>
        <w:t>6</w:t>
      </w:r>
      <w:r>
        <w:rPr>
          <w:b/>
        </w:rPr>
        <w:fldChar w:fldCharType="end"/>
      </w:r>
      <w:r>
        <w:rPr>
          <w:b/>
        </w:rPr>
        <w:t xml:space="preserve"> - Software Maintenance</w:t>
      </w:r>
      <w:bookmarkEnd w:id="355"/>
      <w:r>
        <w:rPr>
          <w:b/>
        </w:rPr>
        <w:t xml:space="preserve"> (EN 50128:2011 A.10 – 9.2)</w:t>
      </w:r>
      <w:bookmarkEnd w:id="356"/>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9"/>
        <w:gridCol w:w="3374"/>
        <w:gridCol w:w="697"/>
      </w:tblGrid>
      <w:tr w14:paraId="7823168A" w14:textId="77777777">
        <w:tc xmlns:tara="kcentrix:tara" tara:rowspan="1" tara:colspan="1">
          <w:tcPr>
            <w:tcW w:w="5319" w:type="dxa"/>
            <w:shd w:val="clear" w:color="auto" w:fill="DBE5F1"/>
            <w:vAlign w:val="center"/>
          </w:tcPr>
          <w:p w14:paraId="657281BA" w14:textId="77777777">
            <w:pPr>
              <w:rPr>
                <w:rFonts w:ascii="Arial,Bold" w:hAnsi="Arial,Bold" w:cs="Arial,Bold"/>
                <w:b/>
                <w:bCs/>
              </w:rPr>
            </w:pPr>
            <w:r>
              <w:rPr>
                <w:rFonts w:ascii="Arial,Bold" w:hAnsi="Arial,Bold" w:cs="Arial,Bold"/>
                <w:b/>
                <w:bCs/>
              </w:rPr>
              <w:t>TECHNIQUE/MEASURE</w:t>
            </w:r>
          </w:p>
        </w:tc>
        <w:tc xmlns:tara="kcentrix:tara" tara:rowspan="1" tara:colspan="1">
          <w:tcPr>
            <w:tcW w:w="3374" w:type="dxa"/>
            <w:shd w:val="clear" w:color="auto" w:fill="DBE5F1"/>
          </w:tcPr>
          <w:p w14:paraId="74E7AADD" w14:textId="77777777">
            <w:pPr>
              <w:rPr>
                <w:rFonts w:ascii="Arial,Bold" w:hAnsi="Arial,Bold" w:cs="Arial,Bold"/>
                <w:b/>
                <w:bCs/>
              </w:rPr>
            </w:pPr>
            <w:r>
              <w:rPr>
                <w:rFonts w:ascii="Arial,Bold" w:hAnsi="Arial,Bold" w:cs="Arial,Bold"/>
                <w:b/>
                <w:bCs/>
              </w:rPr>
              <w:t>App</w:t>
            </w:r>
          </w:p>
        </w:tc>
        <w:tc xmlns:tara="kcentrix:tara" tara:rowspan="1" tara:colspan="1">
          <w:tcPr>
            <w:tcW w:w="697" w:type="dxa"/>
            <w:shd w:val="clear" w:color="auto" w:fill="DBE5F1"/>
          </w:tcPr>
          <w:p w14:paraId="7692C882" w14:textId="77777777">
            <w:pPr>
              <w:rPr>
                <w:rFonts w:ascii="Arial,Bold" w:hAnsi="Arial,Bold" w:cs="Arial,Bold"/>
                <w:b/>
                <w:bCs/>
              </w:rPr>
            </w:pPr>
            <w:r>
              <w:rPr>
                <w:rFonts w:ascii="Arial,Bold" w:hAnsi="Arial,Bold" w:cs="Arial,Bold"/>
                <w:b/>
                <w:bCs/>
              </w:rPr>
              <w:t>SIL 4</w:t>
            </w:r>
          </w:p>
        </w:tc>
      </w:tr>
      <w:tr w14:paraId="4A8A6400" w14:textId="77777777">
        <w:tc xmlns:tara="kcentrix:tara" tara:rowspan="1" tara:colspan="1">
          <w:tcPr>
            <w:tcW w:w="5319" w:type="dxa"/>
          </w:tcPr>
          <w:p w14:paraId="75249AF3" w14:textId="77777777">
            <w:r>
              <w:rPr>
                <w:rFonts w:cs="Arial"/>
              </w:rPr>
              <w:t>1. ADA</w:t>
            </w:r>
          </w:p>
        </w:tc>
        <w:tc xmlns:tara="kcentrix:tara" tara:rowspan="10" tara:colspan="1">
          <w:tcPr>
            <w:tcW w:w="3374" w:type="dxa"/>
            <w:vMerge w:val="restart"/>
          </w:tcPr>
          <w:p w14:paraId="18594EFF" w14:textId="4249885E">
            <w:pPr>
              <w:jc w:val="center"/>
              <w:rPr>
                <w:rFonts w:cs="Arial"/>
              </w:rPr>
            </w:pPr>
            <w:r>
              <w:rPr>
                <w:rFonts w:cs="Arial"/>
              </w:rPr>
              <w:t>N/A</w:t>
            </w:r>
          </w:p>
        </w:tc>
        <w:tc xmlns:tara="kcentrix:tara" tara:rowspan="1" tara:colspan="1">
          <w:tcPr>
            <w:tcW w:w="697" w:type="dxa"/>
            <w:vAlign w:val="center"/>
          </w:tcPr>
          <w:p w14:paraId="353843B6" w14:textId="77777777">
            <w:pPr>
              <w:autoSpaceDE w:val="0"/>
              <w:autoSpaceDN w:val="0"/>
              <w:adjustRightInd w:val="0"/>
              <w:rPr>
                <w:rFonts w:cs="Arial"/>
              </w:rPr>
            </w:pPr>
            <w:r>
              <w:rPr>
                <w:rFonts w:cs="Arial"/>
              </w:rPr>
              <w:t xml:space="preserve">HR </w:t>
            </w:r>
          </w:p>
        </w:tc>
      </w:tr>
      <w:tr w14:paraId="7567275C" w14:textId="77777777">
        <w:tc xmlns:tara="kcentrix:tara" tara:rowspan="1" tara:colspan="1">
          <w:tcPr>
            <w:tcW w:w="5319" w:type="dxa"/>
          </w:tcPr>
          <w:p w14:paraId="3A2B2765" w14:textId="77777777">
            <w:r>
              <w:rPr>
                <w:rFonts w:cs="Arial"/>
              </w:rPr>
              <w:t>2. MODULA-2</w:t>
            </w:r>
          </w:p>
        </w:tc>
        <w:tc>
          <w:tcPr>
            <w:tcW w:w="3374" w:type="dxa"/>
            <w:vMerge/>
          </w:tcPr>
          <w:p w14:paraId="24932DE7" w14:textId="2269F19E">
            <w:pPr>
              <w:jc w:val="center"/>
            </w:pPr>
          </w:p>
        </w:tc>
        <w:tc xmlns:tara="kcentrix:tara" tara:rowspan="1" tara:colspan="1">
          <w:tcPr>
            <w:tcW w:w="697" w:type="dxa"/>
            <w:vAlign w:val="center"/>
          </w:tcPr>
          <w:p w14:paraId="3D54B316" w14:textId="77777777">
            <w:pPr>
              <w:autoSpaceDE w:val="0"/>
              <w:autoSpaceDN w:val="0"/>
              <w:adjustRightInd w:val="0"/>
              <w:rPr>
                <w:rFonts w:cs="Arial"/>
              </w:rPr>
            </w:pPr>
            <w:r>
              <w:rPr>
                <w:rFonts w:cs="Arial"/>
              </w:rPr>
              <w:t xml:space="preserve">HR </w:t>
            </w:r>
          </w:p>
        </w:tc>
      </w:tr>
      <w:tr w14:paraId="04229B8D" w14:textId="77777777">
        <w:tc xmlns:tara="kcentrix:tara" tara:rowspan="1" tara:colspan="1">
          <w:tcPr>
            <w:tcW w:w="5319" w:type="dxa"/>
          </w:tcPr>
          <w:p w14:paraId="115DE27F" w14:textId="77777777">
            <w:r>
              <w:rPr>
                <w:rFonts w:cs="Arial"/>
              </w:rPr>
              <w:t>3. PASCAL</w:t>
            </w:r>
          </w:p>
        </w:tc>
        <w:tc>
          <w:tcPr>
            <w:tcW w:w="3374" w:type="dxa"/>
            <w:vMerge/>
          </w:tcPr>
          <w:p w14:paraId="59C6CF2B" w14:textId="765466AA">
            <w:pPr>
              <w:jc w:val="center"/>
            </w:pPr>
          </w:p>
        </w:tc>
        <w:tc xmlns:tara="kcentrix:tara" tara:rowspan="1" tara:colspan="1">
          <w:tcPr>
            <w:tcW w:w="697" w:type="dxa"/>
            <w:vAlign w:val="center"/>
          </w:tcPr>
          <w:p w14:paraId="3B0684D4" w14:textId="77777777">
            <w:pPr>
              <w:autoSpaceDE w:val="0"/>
              <w:autoSpaceDN w:val="0"/>
              <w:adjustRightInd w:val="0"/>
              <w:rPr>
                <w:rFonts w:cs="Arial"/>
              </w:rPr>
            </w:pPr>
            <w:r>
              <w:rPr>
                <w:rFonts w:cs="Arial"/>
              </w:rPr>
              <w:t xml:space="preserve">HR </w:t>
            </w:r>
          </w:p>
        </w:tc>
      </w:tr>
      <w:tr w14:paraId="3B65E74B" w14:textId="77777777">
        <w:tc xmlns:tara="kcentrix:tara" tara:rowspan="1" tara:colspan="1">
          <w:tcPr>
            <w:tcW w:w="5319" w:type="dxa"/>
          </w:tcPr>
          <w:p w14:paraId="3EB61E3B" w14:textId="77777777">
            <w:r>
              <w:rPr>
                <w:rFonts w:cs="Arial"/>
              </w:rPr>
              <w:t>4. C or C++</w:t>
            </w:r>
          </w:p>
        </w:tc>
        <w:tc>
          <w:tcPr>
            <w:tcW w:w="3374" w:type="dxa"/>
            <w:vMerge/>
          </w:tcPr>
          <w:p w14:paraId="6BB28523" w14:textId="15C8469C">
            <w:pPr>
              <w:jc w:val="center"/>
            </w:pPr>
          </w:p>
        </w:tc>
        <w:tc xmlns:tara="kcentrix:tara" tara:rowspan="1" tara:colspan="1">
          <w:tcPr>
            <w:tcW w:w="697" w:type="dxa"/>
          </w:tcPr>
          <w:p w14:paraId="3AAA8966" w14:textId="77777777">
            <w:pPr>
              <w:autoSpaceDE w:val="0"/>
              <w:autoSpaceDN w:val="0"/>
              <w:adjustRightInd w:val="0"/>
              <w:rPr>
                <w:rFonts w:cs="Arial"/>
              </w:rPr>
            </w:pPr>
            <w:r>
              <w:rPr>
                <w:rFonts w:cs="Arial"/>
              </w:rPr>
              <w:t xml:space="preserve">R </w:t>
            </w:r>
          </w:p>
        </w:tc>
      </w:tr>
      <w:tr w14:paraId="50ED08B4" w14:textId="77777777">
        <w:tc xmlns:tara="kcentrix:tara" tara:rowspan="1" tara:colspan="1">
          <w:tcPr>
            <w:tcW w:w="5319" w:type="dxa"/>
          </w:tcPr>
          <w:p w14:paraId="4F670EE6" w14:textId="77777777">
            <w:r>
              <w:rPr>
                <w:rFonts w:cs="Arial"/>
              </w:rPr>
              <w:t>5. PL/M</w:t>
            </w:r>
          </w:p>
        </w:tc>
        <w:tc>
          <w:tcPr>
            <w:tcW w:w="3374" w:type="dxa"/>
            <w:vMerge/>
          </w:tcPr>
          <w:p w14:paraId="3FB3618D" w14:textId="6788A3CE">
            <w:pPr>
              <w:jc w:val="center"/>
            </w:pPr>
          </w:p>
        </w:tc>
        <w:tc xmlns:tara="kcentrix:tara" tara:rowspan="1" tara:colspan="1">
          <w:tcPr>
            <w:tcW w:w="697" w:type="dxa"/>
            <w:vAlign w:val="center"/>
          </w:tcPr>
          <w:p w14:paraId="5FB22973" w14:textId="77777777">
            <w:pPr>
              <w:autoSpaceDE w:val="0"/>
              <w:autoSpaceDN w:val="0"/>
              <w:adjustRightInd w:val="0"/>
              <w:rPr>
                <w:rFonts w:cs="Arial"/>
              </w:rPr>
            </w:pPr>
            <w:r>
              <w:rPr>
                <w:rFonts w:cs="Arial"/>
              </w:rPr>
              <w:t xml:space="preserve">NR </w:t>
            </w:r>
          </w:p>
        </w:tc>
      </w:tr>
      <w:tr w14:paraId="5B80A50F" w14:textId="77777777">
        <w:tc xmlns:tara="kcentrix:tara" tara:rowspan="1" tara:colspan="1">
          <w:tcPr>
            <w:tcW w:w="5319" w:type="dxa"/>
          </w:tcPr>
          <w:p w14:paraId="3073B8C2" w14:textId="77777777">
            <w:r>
              <w:rPr>
                <w:rFonts w:cs="Arial"/>
              </w:rPr>
              <w:t>6. BASIC</w:t>
            </w:r>
          </w:p>
        </w:tc>
        <w:tc>
          <w:tcPr>
            <w:tcW w:w="3374" w:type="dxa"/>
            <w:vMerge/>
          </w:tcPr>
          <w:p w14:paraId="6283BC5F" w14:textId="6885DDC2">
            <w:pPr>
              <w:jc w:val="center"/>
            </w:pPr>
          </w:p>
        </w:tc>
        <w:tc xmlns:tara="kcentrix:tara" tara:rowspan="1" tara:colspan="1">
          <w:tcPr>
            <w:tcW w:w="697" w:type="dxa"/>
            <w:vAlign w:val="center"/>
          </w:tcPr>
          <w:p w14:paraId="72DE76CE" w14:textId="77777777">
            <w:pPr>
              <w:autoSpaceDE w:val="0"/>
              <w:autoSpaceDN w:val="0"/>
              <w:adjustRightInd w:val="0"/>
              <w:rPr>
                <w:rFonts w:cs="Arial"/>
              </w:rPr>
            </w:pPr>
            <w:r>
              <w:rPr>
                <w:rFonts w:cs="Arial"/>
              </w:rPr>
              <w:t xml:space="preserve">NR </w:t>
            </w:r>
          </w:p>
        </w:tc>
      </w:tr>
      <w:tr w14:paraId="710283BA" w14:textId="77777777">
        <w:tc xmlns:tara="kcentrix:tara" tara:rowspan="1" tara:colspan="1">
          <w:tcPr>
            <w:tcW w:w="5319" w:type="dxa"/>
          </w:tcPr>
          <w:p w14:paraId="714923C3" w14:textId="77777777">
            <w:r>
              <w:rPr>
                <w:rFonts w:cs="Arial"/>
              </w:rPr>
              <w:t>7. Assembler</w:t>
            </w:r>
          </w:p>
        </w:tc>
        <w:tc>
          <w:tcPr>
            <w:tcW w:w="3374" w:type="dxa"/>
            <w:vMerge/>
          </w:tcPr>
          <w:p w14:paraId="1DEDDE96" w14:textId="331209B1">
            <w:pPr>
              <w:jc w:val="center"/>
            </w:pPr>
          </w:p>
        </w:tc>
        <w:tc xmlns:tara="kcentrix:tara" tara:rowspan="1" tara:colspan="1">
          <w:tcPr>
            <w:tcW w:w="697" w:type="dxa"/>
            <w:vAlign w:val="center"/>
          </w:tcPr>
          <w:p w14:paraId="4980E5F3" w14:textId="77777777">
            <w:pPr>
              <w:autoSpaceDE w:val="0"/>
              <w:autoSpaceDN w:val="0"/>
              <w:adjustRightInd w:val="0"/>
              <w:rPr>
                <w:rFonts w:cs="Arial"/>
              </w:rPr>
            </w:pPr>
            <w:r>
              <w:rPr>
                <w:rFonts w:cs="Arial"/>
              </w:rPr>
              <w:t xml:space="preserve">R </w:t>
            </w:r>
          </w:p>
        </w:tc>
      </w:tr>
      <w:tr w14:paraId="5DFF7509" w14:textId="77777777">
        <w:tc xmlns:tara="kcentrix:tara" tara:rowspan="1" tara:colspan="1">
          <w:tcPr>
            <w:tcW w:w="5319" w:type="dxa"/>
          </w:tcPr>
          <w:p w14:paraId="0884585B" w14:textId="77777777">
            <w:r>
              <w:rPr>
                <w:rFonts w:cs="Arial"/>
              </w:rPr>
              <w:t>8. C#</w:t>
            </w:r>
          </w:p>
        </w:tc>
        <w:tc>
          <w:tcPr>
            <w:tcW w:w="3374" w:type="dxa"/>
            <w:vMerge/>
          </w:tcPr>
          <w:p w14:paraId="583E502E" w14:textId="6E56B8F2">
            <w:pPr>
              <w:jc w:val="center"/>
            </w:pPr>
          </w:p>
        </w:tc>
        <w:tc xmlns:tara="kcentrix:tara" tara:rowspan="1" tara:colspan="1">
          <w:tcPr>
            <w:tcW w:w="697" w:type="dxa"/>
          </w:tcPr>
          <w:p w14:paraId="6996EC98" w14:textId="77777777">
            <w:pPr>
              <w:autoSpaceDE w:val="0"/>
              <w:autoSpaceDN w:val="0"/>
              <w:adjustRightInd w:val="0"/>
              <w:rPr>
                <w:rFonts w:cs="Arial"/>
              </w:rPr>
            </w:pPr>
            <w:r>
              <w:rPr>
                <w:rFonts w:cs="Arial"/>
              </w:rPr>
              <w:t xml:space="preserve">R </w:t>
            </w:r>
          </w:p>
        </w:tc>
      </w:tr>
      <w:tr w14:paraId="76AD8705" w14:textId="77777777">
        <w:tc xmlns:tara="kcentrix:tara" tara:rowspan="1" tara:colspan="1">
          <w:tcPr>
            <w:tcW w:w="5319" w:type="dxa"/>
          </w:tcPr>
          <w:p w14:paraId="2C39B0BD" w14:textId="77777777">
            <w:r>
              <w:rPr>
                <w:rFonts w:cs="Arial"/>
              </w:rPr>
              <w:t>9. JAVA</w:t>
            </w:r>
          </w:p>
        </w:tc>
        <w:tc>
          <w:tcPr>
            <w:tcW w:w="3374" w:type="dxa"/>
            <w:vMerge/>
          </w:tcPr>
          <w:p w14:paraId="3C3E0DAA" w14:textId="1F9DE8E6">
            <w:pPr>
              <w:jc w:val="center"/>
            </w:pPr>
          </w:p>
        </w:tc>
        <w:tc xmlns:tara="kcentrix:tara" tara:rowspan="1" tara:colspan="1">
          <w:tcPr>
            <w:tcW w:w="697" w:type="dxa"/>
          </w:tcPr>
          <w:p w14:paraId="339F05C8" w14:textId="77777777">
            <w:pPr>
              <w:autoSpaceDE w:val="0"/>
              <w:autoSpaceDN w:val="0"/>
              <w:adjustRightInd w:val="0"/>
              <w:rPr>
                <w:rFonts w:cs="Arial"/>
              </w:rPr>
            </w:pPr>
            <w:r>
              <w:rPr>
                <w:rFonts w:cs="Arial"/>
              </w:rPr>
              <w:t xml:space="preserve">R </w:t>
            </w:r>
          </w:p>
        </w:tc>
      </w:tr>
      <w:tr w14:paraId="7E0EE5E3" w14:textId="77777777">
        <w:tc xmlns:tara="kcentrix:tara" tara:rowspan="1" tara:colspan="1">
          <w:tcPr>
            <w:tcW w:w="5319" w:type="dxa"/>
          </w:tcPr>
          <w:p w14:paraId="7A21C1F3" w14:textId="77777777">
            <w:r>
              <w:rPr>
                <w:rFonts w:cs="Arial"/>
              </w:rPr>
              <w:t>10. Statement List</w:t>
            </w:r>
          </w:p>
        </w:tc>
        <w:tc>
          <w:tcPr>
            <w:tcW w:w="3374" w:type="dxa"/>
            <w:vMerge/>
          </w:tcPr>
          <w:p w14:paraId="7C1A8048" w14:textId="14B59539">
            <w:pPr>
              <w:jc w:val="center"/>
            </w:pPr>
          </w:p>
        </w:tc>
        <w:tc xmlns:tara="kcentrix:tara" tara:rowspan="1" tara:colspan="1">
          <w:tcPr>
            <w:tcW w:w="697" w:type="dxa"/>
            <w:vAlign w:val="center"/>
          </w:tcPr>
          <w:p w14:paraId="1FB857D9" w14:textId="77777777">
            <w:pPr>
              <w:autoSpaceDE w:val="0"/>
              <w:autoSpaceDN w:val="0"/>
              <w:adjustRightInd w:val="0"/>
              <w:rPr>
                <w:rFonts w:cs="Arial"/>
              </w:rPr>
            </w:pPr>
            <w:r>
              <w:rPr>
                <w:rFonts w:cs="Arial"/>
              </w:rPr>
              <w:t xml:space="preserve">R </w:t>
            </w:r>
          </w:p>
        </w:tc>
      </w:tr>
      <w:tr w14:paraId="0C5F8FE1" w14:textId="77777777">
        <w:tc xmlns:tara="kcentrix:tara" tara:rowspan="1" tara:colspan="3">
          <w:tcPr>
            <w:tcW w:w="9390" w:type="dxa"/>
            <w:gridSpan w:val="3"/>
          </w:tcPr>
          <w:p w14:paraId="1C962F4D" w14:textId="77777777">
            <w:pPr>
              <w:autoSpaceDE w:val="0"/>
              <w:autoSpaceDN w:val="0"/>
              <w:adjustRightInd w:val="0"/>
              <w:rPr>
                <w:rFonts w:cs="Arial"/>
              </w:rPr>
            </w:pPr>
            <w:r>
              <w:rPr>
                <w:rFonts w:cs="Arial"/>
              </w:rPr>
              <w:t>Requirements:</w:t>
            </w:r>
          </w:p>
          <w:p w14:paraId="48A15DEF" w14:textId="77777777">
            <w:pPr>
              <w:autoSpaceDE w:val="0"/>
              <w:autoSpaceDN w:val="0"/>
              <w:adjustRightInd w:val="0"/>
              <w:rPr>
                <w:rFonts w:cs="Arial"/>
              </w:rPr>
            </w:pPr>
            <w:r>
              <w:rPr>
                <w:rFonts w:cs="Arial"/>
              </w:rPr>
              <w:t>1) The selection of the languages shall be based on the requirements given in 6.7 and 7.3.</w:t>
            </w:r>
          </w:p>
          <w:p w14:paraId="719D862B" w14:textId="77777777">
            <w:pPr>
              <w:keepNext/>
              <w:rPr>
                <w:rFonts w:cs="Arial"/>
              </w:rPr>
            </w:pPr>
            <w:r>
              <w:rPr>
                <w:rFonts w:cs="Arial"/>
              </w:rPr>
              <w:t>2) There is no requirement to justify decisions taken to exclude specific programming languages.</w:t>
            </w:r>
          </w:p>
          <w:p w14:paraId="4331127C" w14:textId="77777777">
            <w:pPr>
              <w:autoSpaceDE w:val="0"/>
              <w:autoSpaceDN w:val="0"/>
              <w:adjustRightInd w:val="0"/>
              <w:rPr>
                <w:rFonts w:cs="Arial"/>
              </w:rPr>
            </w:pPr>
          </w:p>
          <w:p w14:paraId="4C9F0A6B" w14:textId="77777777">
            <w:pPr>
              <w:autoSpaceDE w:val="0"/>
              <w:autoSpaceDN w:val="0"/>
              <w:adjustRightInd w:val="0"/>
            </w:pPr>
            <w:r>
              <w:rPr>
                <w:rFonts w:cs="Arial"/>
              </w:rPr>
              <w:t xml:space="preserve">NOTE 1 Run-time systems associated with selected languages which are necessary to run application programs should still be </w:t>
            </w:r>
            <w:r>
              <w:t>justified for usage according to the Software Safety Integrity Level.</w:t>
            </w:r>
          </w:p>
        </w:tc>
      </w:tr>
    </w:tbl>
    <w:p w14:paraId="491F5885" w14:textId="5BA1C4FB">
      <w:pPr>
        <w:spacing w:before="180" w:after="240"/>
        <w:jc w:val="center"/>
        <w:rPr>
          <w:b/>
        </w:rPr>
      </w:pPr>
      <w:bookmarkStart w:name="_Toc74738042" w:id="357"/>
      <w:bookmarkStart w:name="_Toc164937848" w:id="358"/>
      <w:r>
        <w:rPr>
          <w:b/>
        </w:rPr>
        <w:t xml:space="preserve">Table A. </w:t>
      </w:r>
      <w:r>
        <w:rPr>
          <w:b/>
        </w:rPr>
        <w:fldChar w:fldCharType="begin"/>
      </w:r>
      <w:r>
        <w:rPr>
          <w:b/>
        </w:rPr>
        <w:instrText xml:space="preserve"> SEQ Table_A. \* ARABIC </w:instrText>
      </w:r>
      <w:r>
        <w:rPr>
          <w:b/>
        </w:rPr>
        <w:fldChar w:fldCharType="separate"/>
      </w:r>
      <w:r>
        <w:rPr>
          <w:b/>
        </w:rPr>
        <w:t>7</w:t>
      </w:r>
      <w:r>
        <w:rPr>
          <w:b/>
        </w:rPr>
        <w:fldChar w:fldCharType="end"/>
      </w:r>
      <w:r>
        <w:rPr>
          <w:b/>
        </w:rPr>
        <w:t xml:space="preserve"> - Textual Programming Languages</w:t>
      </w:r>
      <w:bookmarkEnd w:id="357"/>
      <w:r>
        <w:rPr>
          <w:b/>
        </w:rPr>
        <w:t xml:space="preserve"> (EN 50128:2011 – A.15)</w:t>
      </w:r>
      <w:bookmarkEnd w:id="35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9"/>
        <w:gridCol w:w="3374"/>
        <w:gridCol w:w="697"/>
      </w:tblGrid>
      <w:tr w14:paraId="04786A8F" w14:textId="77777777">
        <w:tc xmlns:tara="kcentrix:tara" tara:rowspan="1" tara:colspan="1">
          <w:tcPr>
            <w:tcW w:w="5319" w:type="dxa"/>
            <w:shd w:val="clear" w:color="auto" w:fill="DBE5F1"/>
            <w:vAlign w:val="center"/>
          </w:tcPr>
          <w:p w14:paraId="5293BF7B" w14:textId="77777777">
            <w:pPr>
              <w:rPr>
                <w:rFonts w:ascii="Arial,Bold" w:hAnsi="Arial,Bold" w:cs="Arial,Bold"/>
                <w:b/>
                <w:bCs/>
              </w:rPr>
            </w:pPr>
            <w:r>
              <w:rPr>
                <w:rFonts w:ascii="Arial,Bold" w:hAnsi="Arial,Bold" w:cs="Arial,Bold"/>
                <w:b/>
                <w:bCs/>
              </w:rPr>
              <w:t>TECHNIQUE/MEASURE</w:t>
            </w:r>
          </w:p>
        </w:tc>
        <w:tc xmlns:tara="kcentrix:tara" tara:rowspan="1" tara:colspan="1">
          <w:tcPr>
            <w:tcW w:w="3374" w:type="dxa"/>
            <w:shd w:val="clear" w:color="auto" w:fill="DBE5F1"/>
          </w:tcPr>
          <w:p w14:paraId="0925B15F" w14:textId="77777777">
            <w:pPr>
              <w:rPr>
                <w:rFonts w:ascii="Arial,Bold" w:hAnsi="Arial,Bold" w:cs="Arial,Bold"/>
                <w:b/>
                <w:bCs/>
              </w:rPr>
            </w:pPr>
            <w:r>
              <w:rPr>
                <w:rFonts w:ascii="Arial,Bold" w:hAnsi="Arial,Bold" w:cs="Arial,Bold"/>
                <w:b/>
                <w:bCs/>
              </w:rPr>
              <w:t>App</w:t>
            </w:r>
          </w:p>
        </w:tc>
        <w:tc xmlns:tara="kcentrix:tara" tara:rowspan="1" tara:colspan="1">
          <w:tcPr>
            <w:tcW w:w="697" w:type="dxa"/>
            <w:shd w:val="clear" w:color="auto" w:fill="DBE5F1"/>
          </w:tcPr>
          <w:p w14:paraId="06123B45" w14:textId="77777777">
            <w:pPr>
              <w:rPr>
                <w:rFonts w:ascii="Arial,Bold" w:hAnsi="Arial,Bold" w:cs="Arial,Bold"/>
                <w:b/>
                <w:bCs/>
              </w:rPr>
            </w:pPr>
            <w:r>
              <w:rPr>
                <w:rFonts w:ascii="Arial,Bold" w:hAnsi="Arial,Bold" w:cs="Arial,Bold"/>
                <w:b/>
                <w:bCs/>
              </w:rPr>
              <w:t>SIL 4</w:t>
            </w:r>
          </w:p>
        </w:tc>
      </w:tr>
      <w:tr w14:paraId="10CE3462" w14:textId="77777777">
        <w:tc xmlns:tara="kcentrix:tara" tara:rowspan="1" tara:colspan="1">
          <w:tcPr>
            <w:tcW w:w="5319" w:type="dxa"/>
          </w:tcPr>
          <w:p w14:paraId="1A9CB509" w14:textId="77777777">
            <w:r>
              <w:rPr>
                <w:rFonts w:cs="Arial"/>
              </w:rPr>
              <w:t>1. Functional Block Diagrams</w:t>
            </w:r>
          </w:p>
        </w:tc>
        <w:tc xmlns:tara="kcentrix:tara" tara:rowspan="4" tara:colspan="1">
          <w:tcPr>
            <w:tcW w:w="3374" w:type="dxa"/>
            <w:vMerge w:val="restart"/>
          </w:tcPr>
          <w:p w14:paraId="08D9DFE2" w14:textId="3E5A2D28">
            <w:pPr>
              <w:autoSpaceDE w:val="0"/>
              <w:autoSpaceDN w:val="0"/>
              <w:adjustRightInd w:val="0"/>
              <w:jc w:val="center"/>
              <w:rPr>
                <w:rFonts w:cs="Arial"/>
              </w:rPr>
            </w:pPr>
            <w:r>
              <w:rPr>
                <w:rFonts w:cs="Arial"/>
              </w:rPr>
              <w:t>N/A</w:t>
            </w:r>
          </w:p>
        </w:tc>
        <w:tc xmlns:tara="kcentrix:tara" tara:rowspan="1" tara:colspan="1">
          <w:tcPr>
            <w:tcW w:w="697" w:type="dxa"/>
            <w:vAlign w:val="center"/>
          </w:tcPr>
          <w:p w14:paraId="296E8AC3" w14:textId="77777777">
            <w:pPr>
              <w:autoSpaceDE w:val="0"/>
              <w:autoSpaceDN w:val="0"/>
              <w:adjustRightInd w:val="0"/>
              <w:rPr>
                <w:rFonts w:cs="Arial"/>
              </w:rPr>
            </w:pPr>
            <w:r>
              <w:rPr>
                <w:rFonts w:cs="Arial"/>
              </w:rPr>
              <w:t xml:space="preserve">R </w:t>
            </w:r>
          </w:p>
        </w:tc>
      </w:tr>
      <w:tr w14:paraId="721BF546" w14:textId="77777777">
        <w:tc xmlns:tara="kcentrix:tara" tara:rowspan="1" tara:colspan="1">
          <w:tcPr>
            <w:tcW w:w="5319" w:type="dxa"/>
          </w:tcPr>
          <w:p w14:paraId="51BC4966" w14:textId="77777777">
            <w:r>
              <w:rPr>
                <w:rFonts w:cs="Arial"/>
              </w:rPr>
              <w:t>2. Sequential Function Charts</w:t>
            </w:r>
          </w:p>
        </w:tc>
        <w:tc>
          <w:tcPr>
            <w:tcW w:w="3374" w:type="dxa"/>
            <w:vMerge/>
          </w:tcPr>
          <w:p w14:paraId="3F58B7EE" w14:textId="1642CFAB">
            <w:pPr>
              <w:autoSpaceDE w:val="0"/>
              <w:autoSpaceDN w:val="0"/>
              <w:adjustRightInd w:val="0"/>
              <w:jc w:val="center"/>
              <w:rPr>
                <w:rFonts w:cs="Arial"/>
              </w:rPr>
            </w:pPr>
          </w:p>
        </w:tc>
        <w:tc xmlns:tara="kcentrix:tara" tara:rowspan="1" tara:colspan="1">
          <w:tcPr>
            <w:tcW w:w="697" w:type="dxa"/>
            <w:vAlign w:val="center"/>
          </w:tcPr>
          <w:p w14:paraId="4994F230" w14:textId="77777777">
            <w:pPr>
              <w:autoSpaceDE w:val="0"/>
              <w:autoSpaceDN w:val="0"/>
              <w:adjustRightInd w:val="0"/>
              <w:rPr>
                <w:rFonts w:cs="Arial"/>
              </w:rPr>
            </w:pPr>
            <w:r>
              <w:rPr>
                <w:rFonts w:cs="Arial"/>
              </w:rPr>
              <w:t xml:space="preserve">HR </w:t>
            </w:r>
          </w:p>
        </w:tc>
      </w:tr>
      <w:tr w14:paraId="59C3F298" w14:textId="77777777">
        <w:tc xmlns:tara="kcentrix:tara" tara:rowspan="1" tara:colspan="1">
          <w:tcPr>
            <w:tcW w:w="5319" w:type="dxa"/>
          </w:tcPr>
          <w:p w14:paraId="359D7677" w14:textId="77777777">
            <w:r>
              <w:rPr>
                <w:rFonts w:cs="Arial"/>
              </w:rPr>
              <w:t>3. Ladder Diagrams</w:t>
            </w:r>
          </w:p>
        </w:tc>
        <w:tc>
          <w:tcPr>
            <w:tcW w:w="3374" w:type="dxa"/>
            <w:vMerge/>
          </w:tcPr>
          <w:p w14:paraId="74D68CC4" w14:textId="633B3DD5">
            <w:pPr>
              <w:autoSpaceDE w:val="0"/>
              <w:autoSpaceDN w:val="0"/>
              <w:adjustRightInd w:val="0"/>
              <w:jc w:val="center"/>
              <w:rPr>
                <w:rFonts w:cs="Arial"/>
              </w:rPr>
            </w:pPr>
          </w:p>
        </w:tc>
        <w:tc xmlns:tara="kcentrix:tara" tara:rowspan="1" tara:colspan="1">
          <w:tcPr>
            <w:tcW w:w="697" w:type="dxa"/>
            <w:vAlign w:val="center"/>
          </w:tcPr>
          <w:p w14:paraId="65E33DBA" w14:textId="77777777">
            <w:pPr>
              <w:autoSpaceDE w:val="0"/>
              <w:autoSpaceDN w:val="0"/>
              <w:adjustRightInd w:val="0"/>
              <w:rPr>
                <w:rFonts w:cs="Arial"/>
              </w:rPr>
            </w:pPr>
            <w:r>
              <w:rPr>
                <w:rFonts w:cs="Arial"/>
              </w:rPr>
              <w:t xml:space="preserve">R </w:t>
            </w:r>
          </w:p>
        </w:tc>
      </w:tr>
      <w:tr w14:paraId="2AAE1D20" w14:textId="77777777">
        <w:tc xmlns:tara="kcentrix:tara" tara:rowspan="1" tara:colspan="1">
          <w:tcPr>
            <w:tcW w:w="5319" w:type="dxa"/>
          </w:tcPr>
          <w:p w14:paraId="4D3E8BE2" w14:textId="77777777">
            <w:r>
              <w:rPr>
                <w:rFonts w:cs="Arial"/>
              </w:rPr>
              <w:t>4. State Charts</w:t>
            </w:r>
          </w:p>
        </w:tc>
        <w:tc>
          <w:tcPr>
            <w:tcW w:w="3374" w:type="dxa"/>
            <w:vMerge/>
          </w:tcPr>
          <w:p w14:paraId="73892EB2" w14:textId="6D51D5A8">
            <w:pPr>
              <w:autoSpaceDE w:val="0"/>
              <w:autoSpaceDN w:val="0"/>
              <w:adjustRightInd w:val="0"/>
              <w:jc w:val="center"/>
              <w:rPr>
                <w:rFonts w:cs="Arial"/>
              </w:rPr>
            </w:pPr>
          </w:p>
        </w:tc>
        <w:tc xmlns:tara="kcentrix:tara" tara:rowspan="1" tara:colspan="1">
          <w:tcPr>
            <w:tcW w:w="697" w:type="dxa"/>
            <w:vAlign w:val="center"/>
          </w:tcPr>
          <w:p w14:paraId="70D15B72" w14:textId="77777777">
            <w:pPr>
              <w:autoSpaceDE w:val="0"/>
              <w:autoSpaceDN w:val="0"/>
              <w:adjustRightInd w:val="0"/>
              <w:rPr>
                <w:rFonts w:cs="Arial"/>
              </w:rPr>
            </w:pPr>
            <w:r>
              <w:rPr>
                <w:rFonts w:cs="Arial"/>
              </w:rPr>
              <w:t xml:space="preserve">HR </w:t>
            </w:r>
          </w:p>
        </w:tc>
      </w:tr>
    </w:tbl>
    <w:p w14:paraId="74A02013" w14:textId="1B49FB6C">
      <w:pPr>
        <w:spacing w:before="180" w:after="240"/>
        <w:jc w:val="center"/>
        <w:rPr>
          <w:b/>
        </w:rPr>
      </w:pPr>
      <w:bookmarkStart w:name="_Toc74738043" w:id="359"/>
      <w:bookmarkStart w:name="_Toc164937849" w:id="360"/>
      <w:r>
        <w:rPr>
          <w:b/>
        </w:rPr>
        <w:lastRenderedPageBreak/>
        <w:t xml:space="preserve">Table A. </w:t>
      </w:r>
      <w:r>
        <w:rPr>
          <w:b/>
        </w:rPr>
        <w:fldChar w:fldCharType="begin"/>
      </w:r>
      <w:r>
        <w:rPr>
          <w:b/>
        </w:rPr>
        <w:instrText xml:space="preserve"> SEQ Table_A. \* ARABIC </w:instrText>
      </w:r>
      <w:r>
        <w:rPr>
          <w:b/>
        </w:rPr>
        <w:fldChar w:fldCharType="separate"/>
      </w:r>
      <w:r>
        <w:rPr>
          <w:b/>
        </w:rPr>
        <w:t>8</w:t>
      </w:r>
      <w:r>
        <w:rPr>
          <w:b/>
        </w:rPr>
        <w:fldChar w:fldCharType="end"/>
      </w:r>
      <w:r>
        <w:rPr>
          <w:b/>
        </w:rPr>
        <w:t xml:space="preserve"> - Diagrammatic Languages for Application Algorithms</w:t>
      </w:r>
      <w:bookmarkEnd w:id="359"/>
      <w:r>
        <w:rPr>
          <w:b/>
        </w:rPr>
        <w:t xml:space="preserve"> (EN 50128:2011 – A.16)</w:t>
      </w:r>
      <w:bookmarkEnd w:id="360"/>
    </w:p>
    <w:p w14:paraId="3DFB75BC" w14:textId="77777777">
      <w:pPr>
        <w:spacing w:before="180" w:after="240"/>
        <w:jc w:val="center"/>
        <w:rPr>
          <w:b/>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9"/>
        <w:gridCol w:w="3374"/>
        <w:gridCol w:w="697"/>
      </w:tblGrid>
      <w:tr w14:paraId="7D948F48" w14:textId="77777777">
        <w:tc xmlns:tara="kcentrix:tara" tara:rowspan="1" tara:colspan="1">
          <w:tcPr>
            <w:tcW w:w="5495" w:type="dxa"/>
            <w:shd w:val="clear" w:color="auto" w:fill="DBE5F1"/>
            <w:vAlign w:val="center"/>
          </w:tcPr>
          <w:p w14:paraId="72E07872" w14:textId="77777777">
            <w:pPr>
              <w:rPr>
                <w:rFonts w:ascii="Arial,Bold" w:hAnsi="Arial,Bold" w:cs="Arial,Bold"/>
                <w:b/>
                <w:bCs/>
              </w:rPr>
            </w:pPr>
            <w:r>
              <w:rPr>
                <w:rFonts w:ascii="Arial,Bold" w:hAnsi="Arial,Bold" w:cs="Arial,Bold"/>
                <w:b/>
                <w:bCs/>
              </w:rPr>
              <w:t>TECHNIQUE/MEASURE</w:t>
            </w:r>
          </w:p>
        </w:tc>
        <w:tc xmlns:tara="kcentrix:tara" tara:rowspan="1" tara:colspan="1">
          <w:tcPr>
            <w:tcW w:w="3544" w:type="dxa"/>
            <w:shd w:val="clear" w:color="auto" w:fill="DBE5F1"/>
          </w:tcPr>
          <w:p w14:paraId="2879B4BD" w14:textId="77777777">
            <w:pPr>
              <w:rPr>
                <w:rFonts w:ascii="Arial,Bold" w:hAnsi="Arial,Bold" w:cs="Arial,Bold"/>
                <w:b/>
                <w:bCs/>
              </w:rPr>
            </w:pPr>
            <w:r>
              <w:rPr>
                <w:rFonts w:ascii="Arial,Bold" w:hAnsi="Arial,Bold" w:cs="Arial,Bold"/>
                <w:b/>
                <w:bCs/>
              </w:rPr>
              <w:t>App</w:t>
            </w:r>
          </w:p>
        </w:tc>
        <w:tc xmlns:tara="kcentrix:tara" tara:rowspan="1" tara:colspan="1">
          <w:tcPr>
            <w:tcW w:w="708" w:type="dxa"/>
            <w:shd w:val="clear" w:color="auto" w:fill="DBE5F1"/>
          </w:tcPr>
          <w:p w14:paraId="60176BEF" w14:textId="77777777">
            <w:pPr>
              <w:rPr>
                <w:rFonts w:ascii="Arial,Bold" w:hAnsi="Arial,Bold" w:cs="Arial,Bold"/>
                <w:b/>
                <w:bCs/>
              </w:rPr>
            </w:pPr>
            <w:r>
              <w:rPr>
                <w:rFonts w:ascii="Arial,Bold" w:hAnsi="Arial,Bold" w:cs="Arial,Bold"/>
                <w:b/>
                <w:bCs/>
              </w:rPr>
              <w:t>SIL 4</w:t>
            </w:r>
          </w:p>
        </w:tc>
      </w:tr>
      <w:tr w14:paraId="43A19B0D" w14:textId="77777777">
        <w:tc xmlns:tara="kcentrix:tara" tara:rowspan="1" tara:colspan="1">
          <w:tcPr>
            <w:tcW w:w="5495" w:type="dxa"/>
          </w:tcPr>
          <w:p w14:paraId="4749A6BB" w14:textId="77777777">
            <w:r>
              <w:rPr>
                <w:rFonts w:cs="Arial"/>
              </w:rPr>
              <w:t>1. Data Modelling</w:t>
            </w:r>
          </w:p>
        </w:tc>
        <w:tc xmlns:tara="kcentrix:tara" tara:rowspan="1" tara:colspan="1">
          <w:tcPr>
            <w:tcW w:w="3544" w:type="dxa"/>
            <w:vAlign w:val="center"/>
          </w:tcPr>
          <w:p w14:paraId="6F8E2B39" w14:textId="77777777">
            <w:pPr>
              <w:jc w:val="center"/>
            </w:pPr>
            <w:r>
              <w:t>No</w:t>
            </w:r>
          </w:p>
        </w:tc>
        <w:tc xmlns:tara="kcentrix:tara" tara:rowspan="1" tara:colspan="1">
          <w:tcPr>
            <w:tcW w:w="708" w:type="dxa"/>
            <w:vAlign w:val="center"/>
          </w:tcPr>
          <w:p w14:paraId="3C1D1B00" w14:textId="77777777">
            <w:pPr>
              <w:autoSpaceDE w:val="0"/>
              <w:autoSpaceDN w:val="0"/>
              <w:adjustRightInd w:val="0"/>
              <w:rPr>
                <w:rFonts w:cs="Arial"/>
              </w:rPr>
            </w:pPr>
            <w:r>
              <w:rPr>
                <w:rFonts w:cs="Arial"/>
              </w:rPr>
              <w:t xml:space="preserve">HR </w:t>
            </w:r>
          </w:p>
        </w:tc>
      </w:tr>
      <w:tr w14:paraId="4D02DB54" w14:textId="77777777">
        <w:tc xmlns:tara="kcentrix:tara" tara:rowspan="1" tara:colspan="1">
          <w:tcPr>
            <w:tcW w:w="5495" w:type="dxa"/>
          </w:tcPr>
          <w:p w14:paraId="29C62993" w14:textId="77777777">
            <w:r>
              <w:rPr>
                <w:rFonts w:cs="Arial"/>
              </w:rPr>
              <w:t>2. Data Flow Diagrams</w:t>
            </w:r>
          </w:p>
        </w:tc>
        <w:tc xmlns:tara="kcentrix:tara" tara:rowspan="1" tara:colspan="1">
          <w:tcPr>
            <w:tcW w:w="3544" w:type="dxa"/>
            <w:vAlign w:val="center"/>
          </w:tcPr>
          <w:p w14:paraId="3235BCCD" w14:textId="77777777">
            <w:pPr>
              <w:jc w:val="center"/>
            </w:pPr>
            <w:r>
              <w:t>No</w:t>
            </w:r>
          </w:p>
        </w:tc>
        <w:tc xmlns:tara="kcentrix:tara" tara:rowspan="1" tara:colspan="1">
          <w:tcPr>
            <w:tcW w:w="708" w:type="dxa"/>
            <w:vAlign w:val="center"/>
          </w:tcPr>
          <w:p w14:paraId="5298DA7D" w14:textId="77777777">
            <w:pPr>
              <w:autoSpaceDE w:val="0"/>
              <w:autoSpaceDN w:val="0"/>
              <w:adjustRightInd w:val="0"/>
              <w:rPr>
                <w:rFonts w:cs="Arial"/>
              </w:rPr>
            </w:pPr>
            <w:r>
              <w:rPr>
                <w:rFonts w:cs="Arial"/>
              </w:rPr>
              <w:t xml:space="preserve">HR </w:t>
            </w:r>
          </w:p>
        </w:tc>
      </w:tr>
      <w:tr w14:paraId="16253C58" w14:textId="77777777">
        <w:tc xmlns:tara="kcentrix:tara" tara:rowspan="1" tara:colspan="1">
          <w:tcPr>
            <w:tcW w:w="5495" w:type="dxa"/>
          </w:tcPr>
          <w:p w14:paraId="01A51144" w14:textId="77777777">
            <w:r>
              <w:rPr>
                <w:rFonts w:cs="Arial"/>
              </w:rPr>
              <w:t>3. Control Flow Diagrams</w:t>
            </w:r>
          </w:p>
        </w:tc>
        <w:tc xmlns:tara="kcentrix:tara" tara:rowspan="1" tara:colspan="1">
          <w:tcPr>
            <w:tcW w:w="3544" w:type="dxa"/>
            <w:vAlign w:val="center"/>
          </w:tcPr>
          <w:p w14:paraId="349418D3" w14:textId="77777777">
            <w:pPr>
              <w:jc w:val="center"/>
            </w:pPr>
            <w:r>
              <w:t>No</w:t>
            </w:r>
          </w:p>
        </w:tc>
        <w:tc xmlns:tara="kcentrix:tara" tara:rowspan="1" tara:colspan="1">
          <w:tcPr>
            <w:tcW w:w="708" w:type="dxa"/>
            <w:vAlign w:val="center"/>
          </w:tcPr>
          <w:p w14:paraId="30891632" w14:textId="77777777">
            <w:pPr>
              <w:autoSpaceDE w:val="0"/>
              <w:autoSpaceDN w:val="0"/>
              <w:adjustRightInd w:val="0"/>
              <w:rPr>
                <w:rFonts w:cs="Arial"/>
              </w:rPr>
            </w:pPr>
            <w:r>
              <w:rPr>
                <w:rFonts w:cs="Arial"/>
              </w:rPr>
              <w:t xml:space="preserve">HR </w:t>
            </w:r>
          </w:p>
        </w:tc>
      </w:tr>
      <w:tr w14:paraId="21F43C69" w14:textId="77777777">
        <w:tc xmlns:tara="kcentrix:tara" tara:rowspan="1" tara:colspan="1">
          <w:tcPr>
            <w:tcW w:w="5495" w:type="dxa"/>
          </w:tcPr>
          <w:p w14:paraId="2D88B255" w14:textId="77777777">
            <w:pPr>
              <w:autoSpaceDE w:val="0"/>
              <w:autoSpaceDN w:val="0"/>
              <w:adjustRightInd w:val="0"/>
              <w:rPr>
                <w:rFonts w:cs="Arial"/>
              </w:rPr>
            </w:pPr>
            <w:r>
              <w:rPr>
                <w:rFonts w:cs="Arial"/>
              </w:rPr>
              <w:t>4. Finite State Machines or State Transition</w:t>
            </w:r>
          </w:p>
          <w:p w14:paraId="702E251B" w14:textId="77777777">
            <w:r>
              <w:rPr>
                <w:rFonts w:cs="Arial"/>
              </w:rPr>
              <w:t>Diagrams</w:t>
            </w:r>
          </w:p>
        </w:tc>
        <w:tc xmlns:tara="kcentrix:tara" tara:rowspan="1" tara:colspan="1">
          <w:tcPr>
            <w:tcW w:w="3544" w:type="dxa"/>
            <w:vAlign w:val="center"/>
          </w:tcPr>
          <w:p w14:paraId="3552642C" w14:textId="77777777">
            <w:pPr>
              <w:jc w:val="center"/>
            </w:pPr>
            <w:r>
              <w:t>No</w:t>
            </w:r>
          </w:p>
        </w:tc>
        <w:tc xmlns:tara="kcentrix:tara" tara:rowspan="1" tara:colspan="1">
          <w:tcPr>
            <w:tcW w:w="708" w:type="dxa"/>
          </w:tcPr>
          <w:p w14:paraId="34D9C8AC" w14:textId="77777777">
            <w:pPr>
              <w:autoSpaceDE w:val="0"/>
              <w:autoSpaceDN w:val="0"/>
              <w:adjustRightInd w:val="0"/>
              <w:rPr>
                <w:rFonts w:cs="Arial"/>
              </w:rPr>
            </w:pPr>
            <w:r>
              <w:rPr>
                <w:rFonts w:cs="Arial"/>
              </w:rPr>
              <w:t xml:space="preserve">HR </w:t>
            </w:r>
          </w:p>
        </w:tc>
      </w:tr>
      <w:tr w14:paraId="7FD6FBDC" w14:textId="77777777">
        <w:tc xmlns:tara="kcentrix:tara" tara:rowspan="1" tara:colspan="1">
          <w:tcPr>
            <w:tcW w:w="5495" w:type="dxa"/>
          </w:tcPr>
          <w:p w14:paraId="31BE5E63" w14:textId="77777777">
            <w:r>
              <w:rPr>
                <w:rFonts w:cs="Arial"/>
              </w:rPr>
              <w:t>5. Time Petri Nets</w:t>
            </w:r>
          </w:p>
        </w:tc>
        <w:tc xmlns:tara="kcentrix:tara" tara:rowspan="1" tara:colspan="1">
          <w:tcPr>
            <w:tcW w:w="3544" w:type="dxa"/>
            <w:vAlign w:val="center"/>
          </w:tcPr>
          <w:p w14:paraId="6F37D86C" w14:textId="77777777">
            <w:pPr>
              <w:jc w:val="center"/>
            </w:pPr>
            <w:r>
              <w:t>No</w:t>
            </w:r>
          </w:p>
        </w:tc>
        <w:tc xmlns:tara="kcentrix:tara" tara:rowspan="1" tara:colspan="1">
          <w:tcPr>
            <w:tcW w:w="708" w:type="dxa"/>
            <w:vAlign w:val="center"/>
          </w:tcPr>
          <w:p w14:paraId="4C76ACFB" w14:textId="77777777">
            <w:pPr>
              <w:autoSpaceDE w:val="0"/>
              <w:autoSpaceDN w:val="0"/>
              <w:adjustRightInd w:val="0"/>
              <w:rPr>
                <w:rFonts w:cs="Arial"/>
              </w:rPr>
            </w:pPr>
            <w:r>
              <w:rPr>
                <w:rFonts w:cs="Arial"/>
              </w:rPr>
              <w:t xml:space="preserve">HR </w:t>
            </w:r>
          </w:p>
        </w:tc>
      </w:tr>
      <w:tr w14:paraId="7C7E4601" w14:textId="77777777">
        <w:tc xmlns:tara="kcentrix:tara" tara:rowspan="1" tara:colspan="1">
          <w:tcPr>
            <w:tcW w:w="5495" w:type="dxa"/>
          </w:tcPr>
          <w:p w14:paraId="75892F97" w14:textId="77777777">
            <w:r>
              <w:rPr>
                <w:rFonts w:cs="Arial"/>
              </w:rPr>
              <w:t>6. Decision/Truth Tables</w:t>
            </w:r>
          </w:p>
        </w:tc>
        <w:tc xmlns:tara="kcentrix:tara" tara:rowspan="1" tara:colspan="1">
          <w:tcPr>
            <w:tcW w:w="3544" w:type="dxa"/>
            <w:vAlign w:val="center"/>
          </w:tcPr>
          <w:p w14:paraId="2AF399AF" w14:textId="77777777">
            <w:pPr>
              <w:jc w:val="center"/>
            </w:pPr>
            <w:r>
              <w:t>No</w:t>
            </w:r>
          </w:p>
        </w:tc>
        <w:tc xmlns:tara="kcentrix:tara" tara:rowspan="1" tara:colspan="1">
          <w:tcPr>
            <w:tcW w:w="708" w:type="dxa"/>
            <w:vAlign w:val="center"/>
          </w:tcPr>
          <w:p w14:paraId="5E5BA2B8" w14:textId="77777777">
            <w:pPr>
              <w:autoSpaceDE w:val="0"/>
              <w:autoSpaceDN w:val="0"/>
              <w:adjustRightInd w:val="0"/>
              <w:rPr>
                <w:rFonts w:cs="Arial"/>
              </w:rPr>
            </w:pPr>
            <w:r>
              <w:rPr>
                <w:rFonts w:cs="Arial"/>
              </w:rPr>
              <w:t xml:space="preserve">HR </w:t>
            </w:r>
          </w:p>
        </w:tc>
      </w:tr>
      <w:tr w14:paraId="59DB4423" w14:textId="77777777">
        <w:tc xmlns:tara="kcentrix:tara" tara:rowspan="1" tara:colspan="1">
          <w:tcPr>
            <w:tcW w:w="5495" w:type="dxa"/>
          </w:tcPr>
          <w:p w14:paraId="13509A6A" w14:textId="77777777">
            <w:r>
              <w:rPr>
                <w:rFonts w:cs="Arial"/>
              </w:rPr>
              <w:t>7. Formal Methods</w:t>
            </w:r>
          </w:p>
        </w:tc>
        <w:tc xmlns:tara="kcentrix:tara" tara:rowspan="1" tara:colspan="1">
          <w:tcPr>
            <w:tcW w:w="3544" w:type="dxa"/>
            <w:vAlign w:val="center"/>
          </w:tcPr>
          <w:p w14:paraId="16408657" w14:textId="77777777">
            <w:pPr>
              <w:jc w:val="center"/>
            </w:pPr>
            <w:r>
              <w:t>Yes</w:t>
            </w:r>
          </w:p>
        </w:tc>
        <w:tc xmlns:tara="kcentrix:tara" tara:rowspan="1" tara:colspan="1">
          <w:tcPr>
            <w:tcW w:w="708" w:type="dxa"/>
            <w:vAlign w:val="center"/>
          </w:tcPr>
          <w:p w14:paraId="446E6310" w14:textId="77777777">
            <w:pPr>
              <w:autoSpaceDE w:val="0"/>
              <w:autoSpaceDN w:val="0"/>
              <w:adjustRightInd w:val="0"/>
              <w:rPr>
                <w:rFonts w:cs="Arial"/>
              </w:rPr>
            </w:pPr>
            <w:r>
              <w:rPr>
                <w:rFonts w:cs="Arial"/>
              </w:rPr>
              <w:t xml:space="preserve">HR </w:t>
            </w:r>
          </w:p>
        </w:tc>
      </w:tr>
      <w:tr w14:paraId="28C08C75" w14:textId="77777777">
        <w:tc xmlns:tara="kcentrix:tara" tara:rowspan="1" tara:colspan="1">
          <w:tcPr>
            <w:tcW w:w="5495" w:type="dxa"/>
          </w:tcPr>
          <w:p w14:paraId="4BD1DF10" w14:textId="77777777">
            <w:r>
              <w:rPr>
                <w:rFonts w:cs="Arial"/>
              </w:rPr>
              <w:t>8. Performance Modelling</w:t>
            </w:r>
          </w:p>
        </w:tc>
        <w:tc xmlns:tara="kcentrix:tara" tara:rowspan="1" tara:colspan="1">
          <w:tcPr>
            <w:tcW w:w="3544" w:type="dxa"/>
            <w:vAlign w:val="center"/>
          </w:tcPr>
          <w:p w14:paraId="4D673550" w14:textId="77777777">
            <w:pPr>
              <w:jc w:val="center"/>
            </w:pPr>
            <w:r>
              <w:t>No</w:t>
            </w:r>
          </w:p>
        </w:tc>
        <w:tc xmlns:tara="kcentrix:tara" tara:rowspan="1" tara:colspan="1">
          <w:tcPr>
            <w:tcW w:w="708" w:type="dxa"/>
            <w:vAlign w:val="center"/>
          </w:tcPr>
          <w:p w14:paraId="0B75295D" w14:textId="77777777">
            <w:pPr>
              <w:autoSpaceDE w:val="0"/>
              <w:autoSpaceDN w:val="0"/>
              <w:adjustRightInd w:val="0"/>
              <w:rPr>
                <w:rFonts w:cs="Arial"/>
              </w:rPr>
            </w:pPr>
            <w:r>
              <w:rPr>
                <w:rFonts w:cs="Arial"/>
              </w:rPr>
              <w:t xml:space="preserve">HR </w:t>
            </w:r>
          </w:p>
        </w:tc>
      </w:tr>
      <w:tr w14:paraId="41687EEF" w14:textId="77777777">
        <w:tc xmlns:tara="kcentrix:tara" tara:rowspan="1" tara:colspan="1">
          <w:tcPr>
            <w:tcW w:w="5495" w:type="dxa"/>
          </w:tcPr>
          <w:p w14:paraId="7DD93CC4" w14:textId="77777777">
            <w:r>
              <w:rPr>
                <w:rFonts w:cs="Arial"/>
              </w:rPr>
              <w:t>9. Prototyping/Animation</w:t>
            </w:r>
          </w:p>
        </w:tc>
        <w:tc xmlns:tara="kcentrix:tara" tara:rowspan="1" tara:colspan="1">
          <w:tcPr>
            <w:tcW w:w="3544" w:type="dxa"/>
            <w:vAlign w:val="center"/>
          </w:tcPr>
          <w:p w14:paraId="11FD2A5C" w14:textId="77777777">
            <w:pPr>
              <w:jc w:val="center"/>
            </w:pPr>
            <w:r>
              <w:t>No</w:t>
            </w:r>
          </w:p>
        </w:tc>
        <w:tc xmlns:tara="kcentrix:tara" tara:rowspan="1" tara:colspan="1">
          <w:tcPr>
            <w:tcW w:w="708" w:type="dxa"/>
            <w:vAlign w:val="center"/>
          </w:tcPr>
          <w:p w14:paraId="384EC857" w14:textId="77777777">
            <w:pPr>
              <w:autoSpaceDE w:val="0"/>
              <w:autoSpaceDN w:val="0"/>
              <w:adjustRightInd w:val="0"/>
              <w:rPr>
                <w:rFonts w:cs="Arial"/>
              </w:rPr>
            </w:pPr>
            <w:r>
              <w:rPr>
                <w:rFonts w:cs="Arial"/>
              </w:rPr>
              <w:t xml:space="preserve">R </w:t>
            </w:r>
          </w:p>
        </w:tc>
      </w:tr>
      <w:tr w14:paraId="1B1C8626" w14:textId="77777777">
        <w:tc xmlns:tara="kcentrix:tara" tara:rowspan="1" tara:colspan="1">
          <w:tcPr>
            <w:tcW w:w="5495" w:type="dxa"/>
          </w:tcPr>
          <w:p w14:paraId="60DA5BAF" w14:textId="77777777">
            <w:r>
              <w:rPr>
                <w:rFonts w:cs="Arial"/>
              </w:rPr>
              <w:t>10. Structure Diagrams</w:t>
            </w:r>
          </w:p>
        </w:tc>
        <w:tc xmlns:tara="kcentrix:tara" tara:rowspan="1" tara:colspan="1">
          <w:tcPr>
            <w:tcW w:w="3544" w:type="dxa"/>
            <w:vAlign w:val="center"/>
          </w:tcPr>
          <w:p w14:paraId="33FC1FA4" w14:textId="77777777">
            <w:pPr>
              <w:jc w:val="center"/>
            </w:pPr>
            <w:r>
              <w:t>No</w:t>
            </w:r>
          </w:p>
        </w:tc>
        <w:tc xmlns:tara="kcentrix:tara" tara:rowspan="1" tara:colspan="1">
          <w:tcPr>
            <w:tcW w:w="708" w:type="dxa"/>
            <w:vAlign w:val="center"/>
          </w:tcPr>
          <w:p w14:paraId="6A56B2F6" w14:textId="77777777">
            <w:pPr>
              <w:autoSpaceDE w:val="0"/>
              <w:autoSpaceDN w:val="0"/>
              <w:adjustRightInd w:val="0"/>
              <w:rPr>
                <w:rFonts w:cs="Arial"/>
              </w:rPr>
            </w:pPr>
            <w:r>
              <w:rPr>
                <w:rFonts w:cs="Arial"/>
              </w:rPr>
              <w:t xml:space="preserve">HR </w:t>
            </w:r>
          </w:p>
        </w:tc>
      </w:tr>
      <w:tr w14:paraId="2A7ABEE3" w14:textId="77777777">
        <w:tc xmlns:tara="kcentrix:tara" tara:rowspan="1" tara:colspan="1">
          <w:tcPr>
            <w:tcW w:w="5495" w:type="dxa"/>
          </w:tcPr>
          <w:p w14:paraId="3053202B" w14:textId="77777777">
            <w:r>
              <w:rPr>
                <w:rFonts w:cs="Arial"/>
              </w:rPr>
              <w:t>11. Sequence Diagrams</w:t>
            </w:r>
          </w:p>
        </w:tc>
        <w:tc xmlns:tara="kcentrix:tara" tara:rowspan="1" tara:colspan="1">
          <w:tcPr>
            <w:tcW w:w="3544" w:type="dxa"/>
            <w:vAlign w:val="center"/>
          </w:tcPr>
          <w:p w14:paraId="0005EC97" w14:textId="77777777">
            <w:pPr>
              <w:jc w:val="center"/>
            </w:pPr>
            <w:r>
              <w:t>No</w:t>
            </w:r>
          </w:p>
        </w:tc>
        <w:tc xmlns:tara="kcentrix:tara" tara:rowspan="1" tara:colspan="1">
          <w:tcPr>
            <w:tcW w:w="708" w:type="dxa"/>
            <w:vAlign w:val="center"/>
          </w:tcPr>
          <w:p w14:paraId="7E51FD98" w14:textId="77777777">
            <w:pPr>
              <w:autoSpaceDE w:val="0"/>
              <w:autoSpaceDN w:val="0"/>
              <w:adjustRightInd w:val="0"/>
              <w:rPr>
                <w:rFonts w:cs="Arial"/>
              </w:rPr>
            </w:pPr>
            <w:r>
              <w:rPr>
                <w:rFonts w:cs="Arial"/>
              </w:rPr>
              <w:t xml:space="preserve">HR </w:t>
            </w:r>
          </w:p>
        </w:tc>
      </w:tr>
      <w:tr w14:paraId="73AE6ECC" w14:textId="77777777">
        <w:tc xmlns:tara="kcentrix:tara" tara:rowspan="1" tara:colspan="3">
          <w:tcPr>
            <w:tcW w:w="9747" w:type="dxa"/>
            <w:gridSpan w:val="3"/>
          </w:tcPr>
          <w:p w14:paraId="41F9C5E2" w14:textId="77777777">
            <w:pPr>
              <w:autoSpaceDE w:val="0"/>
              <w:autoSpaceDN w:val="0"/>
              <w:adjustRightInd w:val="0"/>
              <w:rPr>
                <w:rFonts w:cs="Arial"/>
              </w:rPr>
            </w:pPr>
            <w:r>
              <w:rPr>
                <w:rFonts w:cs="Arial"/>
              </w:rPr>
              <w:t>Requirements:</w:t>
            </w:r>
          </w:p>
          <w:p w14:paraId="26294A84" w14:textId="77777777">
            <w:pPr>
              <w:autoSpaceDE w:val="0"/>
              <w:autoSpaceDN w:val="0"/>
              <w:adjustRightInd w:val="0"/>
              <w:rPr>
                <w:rFonts w:cs="Arial"/>
              </w:rPr>
            </w:pPr>
            <w:r>
              <w:rPr>
                <w:rFonts w:cs="Arial"/>
              </w:rPr>
              <w:t>1) A modelling guideline shall be defined and used.</w:t>
            </w:r>
          </w:p>
          <w:p w14:paraId="191C7482" w14:textId="77777777">
            <w:pPr>
              <w:autoSpaceDE w:val="0"/>
              <w:autoSpaceDN w:val="0"/>
              <w:adjustRightInd w:val="0"/>
              <w:rPr>
                <w:rFonts w:cs="Arial"/>
              </w:rPr>
            </w:pPr>
            <w:r>
              <w:rPr>
                <w:rFonts w:cs="Arial"/>
              </w:rPr>
              <w:t>2) At least one of the HR techniques shall be chosen</w:t>
            </w:r>
          </w:p>
        </w:tc>
      </w:tr>
    </w:tbl>
    <w:p w14:paraId="05DD8492" w14:textId="54B6CC08">
      <w:pPr>
        <w:spacing w:before="180" w:after="240"/>
        <w:jc w:val="center"/>
        <w:rPr>
          <w:b/>
        </w:rPr>
      </w:pPr>
      <w:bookmarkStart w:name="_Toc74738044" w:id="361"/>
      <w:bookmarkStart w:name="_Toc164937850" w:id="362"/>
      <w:r>
        <w:rPr>
          <w:b/>
        </w:rPr>
        <w:t xml:space="preserve">Table A. </w:t>
      </w:r>
      <w:r>
        <w:rPr>
          <w:b/>
        </w:rPr>
        <w:fldChar w:fldCharType="begin"/>
      </w:r>
      <w:r>
        <w:rPr>
          <w:b/>
        </w:rPr>
        <w:instrText xml:space="preserve"> SEQ Table_A. \* ARABIC </w:instrText>
      </w:r>
      <w:r>
        <w:rPr>
          <w:b/>
        </w:rPr>
        <w:fldChar w:fldCharType="separate"/>
      </w:r>
      <w:r>
        <w:rPr>
          <w:b/>
        </w:rPr>
        <w:t>9</w:t>
      </w:r>
      <w:r>
        <w:rPr>
          <w:b/>
        </w:rPr>
        <w:fldChar w:fldCharType="end"/>
      </w:r>
      <w:r>
        <w:rPr>
          <w:b/>
        </w:rPr>
        <w:t xml:space="preserve"> – Modelling</w:t>
      </w:r>
      <w:bookmarkEnd w:id="361"/>
      <w:r>
        <w:rPr>
          <w:b/>
        </w:rPr>
        <w:t xml:space="preserve"> (EN 50128:2011 - A.17)</w:t>
      </w:r>
      <w:bookmarkEnd w:id="36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9"/>
        <w:gridCol w:w="3374"/>
        <w:gridCol w:w="697"/>
      </w:tblGrid>
      <w:tr w14:paraId="75EB07C3" w14:textId="77777777">
        <w:tc xmlns:tara="kcentrix:tara" tara:rowspan="1" tara:colspan="1">
          <w:tcPr>
            <w:tcW w:w="5319" w:type="dxa"/>
            <w:shd w:val="clear" w:color="auto" w:fill="DBE5F1"/>
            <w:vAlign w:val="center"/>
          </w:tcPr>
          <w:p w14:paraId="1E337D47" w14:textId="77777777">
            <w:pPr>
              <w:rPr>
                <w:rFonts w:ascii="Arial,Bold" w:hAnsi="Arial,Bold" w:cs="Arial,Bold"/>
                <w:b/>
                <w:bCs/>
              </w:rPr>
            </w:pPr>
            <w:r>
              <w:rPr>
                <w:rFonts w:ascii="Arial,Bold" w:hAnsi="Arial,Bold" w:cs="Arial,Bold"/>
                <w:b/>
                <w:bCs/>
              </w:rPr>
              <w:t>TECHNIQUE/MEASURE</w:t>
            </w:r>
          </w:p>
        </w:tc>
        <w:tc xmlns:tara="kcentrix:tara" tara:rowspan="1" tara:colspan="1">
          <w:tcPr>
            <w:tcW w:w="3374" w:type="dxa"/>
            <w:shd w:val="clear" w:color="auto" w:fill="DBE5F1"/>
          </w:tcPr>
          <w:p w14:paraId="3859D506" w14:textId="77777777">
            <w:pPr>
              <w:rPr>
                <w:rFonts w:ascii="Arial,Bold" w:hAnsi="Arial,Bold" w:cs="Arial,Bold"/>
                <w:b/>
                <w:bCs/>
              </w:rPr>
            </w:pPr>
            <w:r>
              <w:rPr>
                <w:rFonts w:ascii="Arial,Bold" w:hAnsi="Arial,Bold" w:cs="Arial,Bold"/>
                <w:b/>
                <w:bCs/>
              </w:rPr>
              <w:t>App</w:t>
            </w:r>
          </w:p>
        </w:tc>
        <w:tc xmlns:tara="kcentrix:tara" tara:rowspan="1" tara:colspan="1">
          <w:tcPr>
            <w:tcW w:w="697" w:type="dxa"/>
            <w:shd w:val="clear" w:color="auto" w:fill="DBE5F1"/>
          </w:tcPr>
          <w:p w14:paraId="694E24EA" w14:textId="77777777">
            <w:pPr>
              <w:rPr>
                <w:rFonts w:ascii="Arial,Bold" w:hAnsi="Arial,Bold" w:cs="Arial,Bold"/>
                <w:b/>
                <w:bCs/>
              </w:rPr>
            </w:pPr>
            <w:r>
              <w:rPr>
                <w:rFonts w:ascii="Arial,Bold" w:hAnsi="Arial,Bold" w:cs="Arial,Bold"/>
                <w:b/>
                <w:bCs/>
              </w:rPr>
              <w:t>SIL 4</w:t>
            </w:r>
          </w:p>
        </w:tc>
      </w:tr>
      <w:tr w14:paraId="1664AA0C" w14:textId="77777777">
        <w:tc xmlns:tara="kcentrix:tara" tara:rowspan="1" tara:colspan="1">
          <w:tcPr>
            <w:tcW w:w="5319" w:type="dxa"/>
          </w:tcPr>
          <w:p w14:paraId="5495AD1D" w14:textId="77777777">
            <w:pPr>
              <w:autoSpaceDE w:val="0"/>
              <w:autoSpaceDN w:val="0"/>
              <w:adjustRightInd w:val="0"/>
              <w:rPr>
                <w:rFonts w:cs="Arial"/>
              </w:rPr>
            </w:pPr>
            <w:r>
              <w:rPr>
                <w:rFonts w:cs="Arial"/>
              </w:rPr>
              <w:t>1. Traceability of the concept of the application</w:t>
            </w:r>
          </w:p>
          <w:p w14:paraId="0D1F1352" w14:textId="77777777">
            <w:r>
              <w:rPr>
                <w:rFonts w:cs="Arial"/>
              </w:rPr>
              <w:t>domain to the classes of the architecture</w:t>
            </w:r>
          </w:p>
        </w:tc>
        <w:tc xmlns:tara="kcentrix:tara" tara:rowspan="3" tara:colspan="1">
          <w:tcPr>
            <w:tcW w:w="3374" w:type="dxa"/>
            <w:vMerge w:val="restart"/>
          </w:tcPr>
          <w:p w14:paraId="7C34E5D6" w14:textId="4163F96B">
            <w:pPr>
              <w:autoSpaceDE w:val="0"/>
              <w:autoSpaceDN w:val="0"/>
              <w:adjustRightInd w:val="0"/>
              <w:jc w:val="center"/>
              <w:rPr>
                <w:rFonts w:cs="Arial"/>
              </w:rPr>
            </w:pPr>
            <w:r>
              <w:rPr>
                <w:rFonts w:cs="Arial"/>
              </w:rPr>
              <w:t>N/A</w:t>
            </w:r>
          </w:p>
        </w:tc>
        <w:tc xmlns:tara="kcentrix:tara" tara:rowspan="1" tara:colspan="1">
          <w:tcPr>
            <w:tcW w:w="697" w:type="dxa"/>
          </w:tcPr>
          <w:p w14:paraId="146233AA" w14:textId="77777777">
            <w:pPr>
              <w:autoSpaceDE w:val="0"/>
              <w:autoSpaceDN w:val="0"/>
              <w:adjustRightInd w:val="0"/>
              <w:rPr>
                <w:rFonts w:cs="Arial"/>
              </w:rPr>
            </w:pPr>
            <w:r>
              <w:rPr>
                <w:rFonts w:cs="Arial"/>
              </w:rPr>
              <w:t xml:space="preserve">HR </w:t>
            </w:r>
          </w:p>
        </w:tc>
      </w:tr>
      <w:tr w14:paraId="53675546" w14:textId="77777777">
        <w:tc xmlns:tara="kcentrix:tara" tara:rowspan="1" tara:colspan="1">
          <w:tcPr>
            <w:tcW w:w="5319" w:type="dxa"/>
          </w:tcPr>
          <w:p w14:paraId="2EDC450F" w14:textId="77777777">
            <w:pPr>
              <w:autoSpaceDE w:val="0"/>
              <w:autoSpaceDN w:val="0"/>
              <w:adjustRightInd w:val="0"/>
              <w:rPr>
                <w:rFonts w:cs="Arial"/>
              </w:rPr>
            </w:pPr>
            <w:r>
              <w:rPr>
                <w:rFonts w:cs="Arial"/>
              </w:rPr>
              <w:t>2. Use of suitable frames, commonly used</w:t>
            </w:r>
          </w:p>
          <w:p w14:paraId="53521ADA" w14:textId="77777777">
            <w:r>
              <w:rPr>
                <w:rFonts w:cs="Arial"/>
              </w:rPr>
              <w:lastRenderedPageBreak/>
              <w:t>combinations of classes and design patterns</w:t>
            </w:r>
          </w:p>
        </w:tc>
        <w:tc>
          <w:tcPr>
            <w:tcW w:w="3374" w:type="dxa"/>
            <w:vMerge/>
          </w:tcPr>
          <w:p w14:paraId="0FDD0533" w14:textId="38285ECB">
            <w:pPr>
              <w:autoSpaceDE w:val="0"/>
              <w:autoSpaceDN w:val="0"/>
              <w:adjustRightInd w:val="0"/>
              <w:jc w:val="center"/>
              <w:rPr>
                <w:rFonts w:cs="Arial"/>
              </w:rPr>
            </w:pPr>
          </w:p>
        </w:tc>
        <w:tc xmlns:tara="kcentrix:tara" tara:rowspan="1" tara:colspan="1">
          <w:tcPr>
            <w:tcW w:w="697" w:type="dxa"/>
          </w:tcPr>
          <w:p w14:paraId="2D1D2D80" w14:textId="77777777">
            <w:pPr>
              <w:autoSpaceDE w:val="0"/>
              <w:autoSpaceDN w:val="0"/>
              <w:adjustRightInd w:val="0"/>
              <w:rPr>
                <w:rFonts w:cs="Arial"/>
              </w:rPr>
            </w:pPr>
            <w:r>
              <w:rPr>
                <w:rFonts w:cs="Arial"/>
              </w:rPr>
              <w:t xml:space="preserve">HR </w:t>
            </w:r>
          </w:p>
        </w:tc>
      </w:tr>
      <w:tr w14:paraId="231D5552" w14:textId="77777777">
        <w:tc xmlns:tara="kcentrix:tara" tara:rowspan="1" tara:colspan="1">
          <w:tcPr>
            <w:tcW w:w="5319" w:type="dxa"/>
          </w:tcPr>
          <w:p w14:paraId="3E3F4D19" w14:textId="77777777">
            <w:r>
              <w:rPr>
                <w:rFonts w:cs="Arial"/>
              </w:rPr>
              <w:t>3. Object Oriented Detailed Design</w:t>
            </w:r>
          </w:p>
        </w:tc>
        <w:tc>
          <w:tcPr>
            <w:tcW w:w="3374" w:type="dxa"/>
            <w:vMerge/>
          </w:tcPr>
          <w:p w14:paraId="1D7D9CCA" w14:textId="01FB4301">
            <w:pPr>
              <w:autoSpaceDE w:val="0"/>
              <w:autoSpaceDN w:val="0"/>
              <w:adjustRightInd w:val="0"/>
              <w:jc w:val="center"/>
              <w:rPr>
                <w:rFonts w:cs="Arial"/>
              </w:rPr>
            </w:pPr>
          </w:p>
        </w:tc>
        <w:tc xmlns:tara="kcentrix:tara" tara:rowspan="1" tara:colspan="1">
          <w:tcPr>
            <w:tcW w:w="697" w:type="dxa"/>
          </w:tcPr>
          <w:p w14:paraId="76F4A9A7" w14:textId="77777777">
            <w:pPr>
              <w:autoSpaceDE w:val="0"/>
              <w:autoSpaceDN w:val="0"/>
              <w:adjustRightInd w:val="0"/>
              <w:rPr>
                <w:rFonts w:cs="Arial"/>
              </w:rPr>
            </w:pPr>
            <w:r>
              <w:rPr>
                <w:rFonts w:cs="Arial"/>
              </w:rPr>
              <w:t xml:space="preserve">HR </w:t>
            </w:r>
          </w:p>
        </w:tc>
      </w:tr>
      <w:tr w14:paraId="56D92867" w14:textId="77777777">
        <w:tc xmlns:tara="kcentrix:tara" tara:rowspan="1" tara:colspan="3">
          <w:tcPr>
            <w:tcW w:w="9390" w:type="dxa"/>
            <w:gridSpan w:val="3"/>
          </w:tcPr>
          <w:p w14:paraId="375EE2C3" w14:textId="77777777">
            <w:pPr>
              <w:autoSpaceDE w:val="0"/>
              <w:autoSpaceDN w:val="0"/>
              <w:adjustRightInd w:val="0"/>
              <w:rPr>
                <w:rFonts w:cs="Arial"/>
              </w:rPr>
            </w:pPr>
            <w:r>
              <w:rPr>
                <w:rFonts w:cs="Arial"/>
              </w:rPr>
              <w:t>Requirement:</w:t>
            </w:r>
          </w:p>
          <w:p w14:paraId="4E2E209D" w14:textId="77777777">
            <w:pPr>
              <w:autoSpaceDE w:val="0"/>
              <w:autoSpaceDN w:val="0"/>
              <w:adjustRightInd w:val="0"/>
              <w:rPr>
                <w:rFonts w:cs="Arial"/>
              </w:rPr>
            </w:pPr>
          </w:p>
          <w:p w14:paraId="5AA615B4" w14:textId="77777777">
            <w:pPr>
              <w:autoSpaceDE w:val="0"/>
              <w:autoSpaceDN w:val="0"/>
              <w:adjustRightInd w:val="0"/>
              <w:rPr>
                <w:rFonts w:cs="Arial"/>
              </w:rPr>
            </w:pPr>
            <w:r>
              <w:rPr>
                <w:rFonts w:cs="Arial"/>
              </w:rPr>
              <w:t>1) When using existing frames and design patterns, the requirements of pre-existing software apply to these frames and patterns.</w:t>
            </w:r>
          </w:p>
          <w:p w14:paraId="309B7F18" w14:textId="77777777">
            <w:pPr>
              <w:autoSpaceDE w:val="0"/>
              <w:autoSpaceDN w:val="0"/>
              <w:adjustRightInd w:val="0"/>
              <w:rPr>
                <w:rFonts w:cs="Arial"/>
              </w:rPr>
            </w:pPr>
          </w:p>
          <w:p w14:paraId="58679A5A" w14:textId="77777777">
            <w:pPr>
              <w:autoSpaceDE w:val="0"/>
              <w:autoSpaceDN w:val="0"/>
              <w:adjustRightInd w:val="0"/>
              <w:rPr>
                <w:rFonts w:cs="Arial"/>
              </w:rPr>
            </w:pPr>
            <w:r>
              <w:rPr>
                <w:rFonts w:cs="Arial"/>
              </w:rPr>
              <w:t>NOTE 1 The object-oriented approach presents information differently from procedural approaches, the following list contains recommendations that need specific consideration:</w:t>
            </w:r>
          </w:p>
          <w:p w14:paraId="19995859" w14:textId="77777777">
            <w:pPr>
              <w:autoSpaceDE w:val="0"/>
              <w:autoSpaceDN w:val="0"/>
              <w:adjustRightInd w:val="0"/>
              <w:rPr>
                <w:rFonts w:cs="Arial"/>
              </w:rPr>
            </w:pPr>
            <w:r>
              <w:rPr>
                <w:rFonts w:cs="Arial"/>
              </w:rPr>
              <w:t>- understanding class hierarchies, and identification of the software function(s) that will be executed upon the invocation of a given method (including when using an existing class library);</w:t>
            </w:r>
          </w:p>
          <w:p w14:paraId="2ADF0628" w14:textId="77777777">
            <w:pPr>
              <w:autoSpaceDE w:val="0"/>
              <w:autoSpaceDN w:val="0"/>
              <w:adjustRightInd w:val="0"/>
              <w:rPr>
                <w:rFonts w:cs="Arial"/>
              </w:rPr>
            </w:pPr>
            <w:r>
              <w:rPr>
                <w:rFonts w:cs="Arial"/>
              </w:rPr>
              <w:t>- structure-based testing (Table A.13). Traceability from application domain to class architecture is less important.</w:t>
            </w:r>
          </w:p>
          <w:p w14:paraId="48FBEC5F" w14:textId="77777777">
            <w:pPr>
              <w:autoSpaceDE w:val="0"/>
              <w:autoSpaceDN w:val="0"/>
              <w:adjustRightInd w:val="0"/>
              <w:rPr>
                <w:rFonts w:cs="Arial"/>
              </w:rPr>
            </w:pPr>
          </w:p>
          <w:p w14:paraId="03A7C910" w14:textId="77777777">
            <w:pPr>
              <w:autoSpaceDE w:val="0"/>
              <w:autoSpaceDN w:val="0"/>
              <w:adjustRightInd w:val="0"/>
              <w:rPr>
                <w:rFonts w:cs="Arial"/>
              </w:rPr>
            </w:pPr>
            <w:r>
              <w:rPr>
                <w:rFonts w:cs="Arial"/>
              </w:rPr>
              <w:t>NOTE 2 For a part of the intended software a frame might exist from pre-existing software that has successfully solved a similar task and that is well known to the development personnel. Then use of that frame is recommended.</w:t>
            </w:r>
          </w:p>
        </w:tc>
      </w:tr>
    </w:tbl>
    <w:p w14:paraId="63EFDD18" w14:textId="47291946">
      <w:pPr>
        <w:spacing w:before="180" w:after="240"/>
        <w:jc w:val="center"/>
        <w:rPr>
          <w:b/>
        </w:rPr>
      </w:pPr>
      <w:bookmarkStart w:name="_Toc74738045" w:id="363"/>
      <w:bookmarkStart w:name="_Toc164937851" w:id="364"/>
      <w:r>
        <w:rPr>
          <w:b/>
        </w:rPr>
        <w:t xml:space="preserve">Table A. </w:t>
      </w:r>
      <w:r>
        <w:rPr>
          <w:b/>
        </w:rPr>
        <w:fldChar w:fldCharType="begin"/>
      </w:r>
      <w:r>
        <w:rPr>
          <w:b/>
        </w:rPr>
        <w:instrText xml:space="preserve"> SEQ Table_A. \* ARABIC </w:instrText>
      </w:r>
      <w:r>
        <w:rPr>
          <w:b/>
        </w:rPr>
        <w:fldChar w:fldCharType="separate"/>
      </w:r>
      <w:r>
        <w:rPr>
          <w:b/>
        </w:rPr>
        <w:t>10</w:t>
      </w:r>
      <w:r>
        <w:rPr>
          <w:b/>
        </w:rPr>
        <w:fldChar w:fldCharType="end"/>
      </w:r>
      <w:r>
        <w:rPr>
          <w:b/>
        </w:rPr>
        <w:t xml:space="preserve"> - Object Oriented Software Architecture</w:t>
      </w:r>
      <w:bookmarkEnd w:id="363"/>
      <w:r>
        <w:rPr>
          <w:b/>
        </w:rPr>
        <w:t xml:space="preserve"> (EN 50128:2011 – A.22)</w:t>
      </w:r>
      <w:bookmarkEnd w:id="36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9"/>
        <w:gridCol w:w="3240"/>
        <w:gridCol w:w="831"/>
      </w:tblGrid>
      <w:tr w14:paraId="44D49FE2" w14:textId="77777777">
        <w:tc xmlns:tara="kcentrix:tara" tara:rowspan="1" tara:colspan="1">
          <w:tcPr>
            <w:tcW w:w="5319" w:type="dxa"/>
            <w:shd w:val="clear" w:color="auto" w:fill="DBE5F1"/>
            <w:vAlign w:val="center"/>
          </w:tcPr>
          <w:p w14:paraId="0401CE38" w14:textId="77777777">
            <w:pPr>
              <w:rPr>
                <w:rFonts w:ascii="Arial,Bold" w:hAnsi="Arial,Bold" w:cs="Arial,Bold"/>
                <w:b/>
                <w:bCs/>
              </w:rPr>
            </w:pPr>
            <w:r>
              <w:rPr>
                <w:rFonts w:ascii="Arial,Bold" w:hAnsi="Arial,Bold" w:cs="Arial,Bold"/>
                <w:b/>
                <w:bCs/>
              </w:rPr>
              <w:t>TECHNIQUE/MEASURE</w:t>
            </w:r>
          </w:p>
        </w:tc>
        <w:tc xmlns:tara="kcentrix:tara" tara:rowspan="1" tara:colspan="1">
          <w:tcPr>
            <w:tcW w:w="3240" w:type="dxa"/>
            <w:shd w:val="clear" w:color="auto" w:fill="DBE5F1"/>
          </w:tcPr>
          <w:p w14:paraId="5450EE6B" w14:textId="77777777">
            <w:pPr>
              <w:rPr>
                <w:rFonts w:ascii="Arial,Bold" w:hAnsi="Arial,Bold" w:cs="Arial,Bold"/>
                <w:b/>
                <w:bCs/>
              </w:rPr>
            </w:pPr>
            <w:r>
              <w:rPr>
                <w:rFonts w:ascii="Arial,Bold" w:hAnsi="Arial,Bold" w:cs="Arial,Bold"/>
                <w:b/>
                <w:bCs/>
              </w:rPr>
              <w:t>App</w:t>
            </w:r>
          </w:p>
        </w:tc>
        <w:tc xmlns:tara="kcentrix:tara" tara:rowspan="1" tara:colspan="1">
          <w:tcPr>
            <w:tcW w:w="831" w:type="dxa"/>
            <w:shd w:val="clear" w:color="auto" w:fill="DBE5F1"/>
          </w:tcPr>
          <w:p w14:paraId="3FD761ED" w14:textId="77777777">
            <w:pPr>
              <w:rPr>
                <w:rFonts w:ascii="Arial,Bold" w:hAnsi="Arial,Bold" w:cs="Arial,Bold"/>
                <w:b/>
                <w:bCs/>
              </w:rPr>
            </w:pPr>
            <w:r>
              <w:rPr>
                <w:rFonts w:ascii="Arial,Bold" w:hAnsi="Arial,Bold" w:cs="Arial,Bold"/>
                <w:b/>
                <w:bCs/>
              </w:rPr>
              <w:t>SIL 4</w:t>
            </w:r>
          </w:p>
        </w:tc>
      </w:tr>
      <w:tr w14:paraId="67B4E2FD" w14:textId="77777777">
        <w:tc xmlns:tara="kcentrix:tara" tara:rowspan="1" tara:colspan="1">
          <w:tcPr>
            <w:tcW w:w="5319" w:type="dxa"/>
          </w:tcPr>
          <w:p w14:paraId="2C067253" w14:textId="77777777">
            <w:r>
              <w:rPr>
                <w:rFonts w:cs="Arial"/>
              </w:rPr>
              <w:t>1. Classes should have only one objective</w:t>
            </w:r>
          </w:p>
        </w:tc>
        <w:tc xmlns:tara="kcentrix:tara" tara:rowspan="6" tara:colspan="1">
          <w:tcPr>
            <w:tcW w:w="3240" w:type="dxa"/>
            <w:vMerge w:val="restart"/>
            <w:vAlign w:val="center"/>
          </w:tcPr>
          <w:p w14:paraId="0E5CB019" w14:textId="7C008F60">
            <w:pPr>
              <w:jc w:val="center"/>
            </w:pPr>
            <w:r>
              <w:t>N/A</w:t>
            </w:r>
          </w:p>
        </w:tc>
        <w:tc xmlns:tara="kcentrix:tara" tara:rowspan="1" tara:colspan="1">
          <w:tcPr>
            <w:tcW w:w="831" w:type="dxa"/>
            <w:vAlign w:val="center"/>
          </w:tcPr>
          <w:p w14:paraId="14DC6FAC" w14:textId="77777777">
            <w:pPr>
              <w:autoSpaceDE w:val="0"/>
              <w:autoSpaceDN w:val="0"/>
              <w:adjustRightInd w:val="0"/>
              <w:rPr>
                <w:rFonts w:cs="Arial"/>
              </w:rPr>
            </w:pPr>
            <w:r>
              <w:rPr>
                <w:rFonts w:cs="Arial"/>
              </w:rPr>
              <w:t xml:space="preserve">HR </w:t>
            </w:r>
          </w:p>
        </w:tc>
      </w:tr>
      <w:tr w14:paraId="10E7333E" w14:textId="77777777">
        <w:tc xmlns:tara="kcentrix:tara" tara:rowspan="1" tara:colspan="1">
          <w:tcPr>
            <w:tcW w:w="5319" w:type="dxa"/>
          </w:tcPr>
          <w:p w14:paraId="2174E505" w14:textId="77777777">
            <w:pPr>
              <w:autoSpaceDE w:val="0"/>
              <w:autoSpaceDN w:val="0"/>
              <w:adjustRightInd w:val="0"/>
              <w:rPr>
                <w:rFonts w:cs="Arial"/>
              </w:rPr>
            </w:pPr>
            <w:r>
              <w:rPr>
                <w:rFonts w:cs="Arial"/>
              </w:rPr>
              <w:t>2. Inheritance used only if the derived class is a</w:t>
            </w:r>
          </w:p>
          <w:p w14:paraId="1C82B3E1" w14:textId="77777777">
            <w:r>
              <w:rPr>
                <w:rFonts w:cs="Arial"/>
              </w:rPr>
              <w:t>refinement of its basic class</w:t>
            </w:r>
          </w:p>
        </w:tc>
        <w:tc>
          <w:tcPr>
            <w:tcW w:w="3240" w:type="dxa"/>
            <w:vMerge/>
            <w:vAlign w:val="center"/>
          </w:tcPr>
          <w:p w14:paraId="5D3B8804" w14:textId="62E3B4A8">
            <w:pPr>
              <w:jc w:val="center"/>
            </w:pPr>
          </w:p>
        </w:tc>
        <w:tc xmlns:tara="kcentrix:tara" tara:rowspan="1" tara:colspan="1">
          <w:tcPr>
            <w:tcW w:w="831" w:type="dxa"/>
          </w:tcPr>
          <w:p w14:paraId="4FDDF405" w14:textId="77777777">
            <w:pPr>
              <w:autoSpaceDE w:val="0"/>
              <w:autoSpaceDN w:val="0"/>
              <w:adjustRightInd w:val="0"/>
              <w:rPr>
                <w:rFonts w:cs="Arial"/>
              </w:rPr>
            </w:pPr>
            <w:r>
              <w:rPr>
                <w:rFonts w:cs="Arial"/>
              </w:rPr>
              <w:t xml:space="preserve">HR </w:t>
            </w:r>
          </w:p>
        </w:tc>
      </w:tr>
      <w:tr w14:paraId="26974C91" w14:textId="77777777">
        <w:tc xmlns:tara="kcentrix:tara" tara:rowspan="1" tara:colspan="1">
          <w:tcPr>
            <w:tcW w:w="5319" w:type="dxa"/>
          </w:tcPr>
          <w:p w14:paraId="10A599AF" w14:textId="77777777">
            <w:r>
              <w:rPr>
                <w:rFonts w:cs="Arial"/>
              </w:rPr>
              <w:t>3. Depth of inheritance limited by coding standards</w:t>
            </w:r>
          </w:p>
        </w:tc>
        <w:tc>
          <w:tcPr>
            <w:tcW w:w="3240" w:type="dxa"/>
            <w:vMerge/>
            <w:vAlign w:val="center"/>
          </w:tcPr>
          <w:p w14:paraId="3C057EFA" w14:textId="09BC11A3">
            <w:pPr>
              <w:jc w:val="center"/>
            </w:pPr>
          </w:p>
        </w:tc>
        <w:tc xmlns:tara="kcentrix:tara" tara:rowspan="1" tara:colspan="1">
          <w:tcPr>
            <w:tcW w:w="831" w:type="dxa"/>
          </w:tcPr>
          <w:p w14:paraId="39E523B3" w14:textId="77777777">
            <w:pPr>
              <w:autoSpaceDE w:val="0"/>
              <w:autoSpaceDN w:val="0"/>
              <w:adjustRightInd w:val="0"/>
              <w:rPr>
                <w:rFonts w:cs="Arial"/>
              </w:rPr>
            </w:pPr>
            <w:r>
              <w:rPr>
                <w:rFonts w:cs="Arial"/>
              </w:rPr>
              <w:t xml:space="preserve">HR </w:t>
            </w:r>
          </w:p>
        </w:tc>
      </w:tr>
      <w:tr w14:paraId="0F8329A1" w14:textId="77777777">
        <w:tc xmlns:tara="kcentrix:tara" tara:rowspan="1" tara:colspan="1">
          <w:tcPr>
            <w:tcW w:w="5319" w:type="dxa"/>
          </w:tcPr>
          <w:p w14:paraId="1561158B" w14:textId="77777777">
            <w:pPr>
              <w:autoSpaceDE w:val="0"/>
              <w:autoSpaceDN w:val="0"/>
              <w:adjustRightInd w:val="0"/>
              <w:rPr>
                <w:rFonts w:cs="Arial"/>
              </w:rPr>
            </w:pPr>
            <w:r>
              <w:rPr>
                <w:rFonts w:cs="Arial"/>
              </w:rPr>
              <w:t>4. Overriding of operations (methods) under strict</w:t>
            </w:r>
          </w:p>
          <w:p w14:paraId="4884382F" w14:textId="77777777">
            <w:r>
              <w:rPr>
                <w:rFonts w:cs="Arial"/>
              </w:rPr>
              <w:t>control</w:t>
            </w:r>
          </w:p>
        </w:tc>
        <w:tc>
          <w:tcPr>
            <w:tcW w:w="3240" w:type="dxa"/>
            <w:vMerge/>
            <w:vAlign w:val="center"/>
          </w:tcPr>
          <w:p w14:paraId="136C2FE1" w14:textId="20AF3561">
            <w:pPr>
              <w:jc w:val="center"/>
            </w:pPr>
          </w:p>
        </w:tc>
        <w:tc xmlns:tara="kcentrix:tara" tara:rowspan="1" tara:colspan="1">
          <w:tcPr>
            <w:tcW w:w="831" w:type="dxa"/>
          </w:tcPr>
          <w:p w14:paraId="3875852F" w14:textId="77777777">
            <w:pPr>
              <w:autoSpaceDE w:val="0"/>
              <w:autoSpaceDN w:val="0"/>
              <w:adjustRightInd w:val="0"/>
              <w:rPr>
                <w:rFonts w:cs="Arial"/>
              </w:rPr>
            </w:pPr>
            <w:r>
              <w:rPr>
                <w:rFonts w:cs="Arial"/>
              </w:rPr>
              <w:t xml:space="preserve">HR </w:t>
            </w:r>
          </w:p>
        </w:tc>
      </w:tr>
      <w:tr w14:paraId="42F5DA0E" w14:textId="77777777">
        <w:tc xmlns:tara="kcentrix:tara" tara:rowspan="1" tara:colspan="1">
          <w:tcPr>
            <w:tcW w:w="5319" w:type="dxa"/>
          </w:tcPr>
          <w:p w14:paraId="35E0B8E4" w14:textId="77777777">
            <w:pPr>
              <w:autoSpaceDE w:val="0"/>
              <w:autoSpaceDN w:val="0"/>
              <w:adjustRightInd w:val="0"/>
              <w:rPr>
                <w:rFonts w:cs="Arial"/>
              </w:rPr>
            </w:pPr>
            <w:r>
              <w:rPr>
                <w:rFonts w:cs="Arial"/>
              </w:rPr>
              <w:t>5. Multiple inheritance used only for interface</w:t>
            </w:r>
          </w:p>
          <w:p w14:paraId="0921CD89" w14:textId="77777777">
            <w:r>
              <w:rPr>
                <w:rFonts w:cs="Arial"/>
              </w:rPr>
              <w:t>classes</w:t>
            </w:r>
          </w:p>
        </w:tc>
        <w:tc>
          <w:tcPr>
            <w:tcW w:w="3240" w:type="dxa"/>
            <w:vMerge/>
            <w:vAlign w:val="center"/>
          </w:tcPr>
          <w:p w14:paraId="70D6B7EA" w14:textId="21A05647">
            <w:pPr>
              <w:jc w:val="center"/>
            </w:pPr>
          </w:p>
        </w:tc>
        <w:tc xmlns:tara="kcentrix:tara" tara:rowspan="1" tara:colspan="1">
          <w:tcPr>
            <w:tcW w:w="831" w:type="dxa"/>
          </w:tcPr>
          <w:p w14:paraId="785A8038" w14:textId="77777777">
            <w:pPr>
              <w:autoSpaceDE w:val="0"/>
              <w:autoSpaceDN w:val="0"/>
              <w:adjustRightInd w:val="0"/>
              <w:rPr>
                <w:rFonts w:cs="Arial"/>
              </w:rPr>
            </w:pPr>
            <w:r>
              <w:rPr>
                <w:rFonts w:cs="Arial"/>
              </w:rPr>
              <w:t xml:space="preserve">HR </w:t>
            </w:r>
          </w:p>
        </w:tc>
      </w:tr>
      <w:tr w14:paraId="14E48148" w14:textId="77777777">
        <w:tc xmlns:tara="kcentrix:tara" tara:rowspan="1" tara:colspan="1">
          <w:tcPr>
            <w:tcW w:w="5319" w:type="dxa"/>
          </w:tcPr>
          <w:p w14:paraId="6CBB32B6" w14:textId="77777777">
            <w:r>
              <w:rPr>
                <w:rFonts w:cs="Arial"/>
              </w:rPr>
              <w:lastRenderedPageBreak/>
              <w:t>6. Inheritance from unknown classes</w:t>
            </w:r>
          </w:p>
        </w:tc>
        <w:tc>
          <w:tcPr>
            <w:tcW w:w="3240" w:type="dxa"/>
            <w:vMerge/>
            <w:vAlign w:val="center"/>
          </w:tcPr>
          <w:p w14:paraId="649551F9" w14:textId="604D1FDB">
            <w:pPr>
              <w:jc w:val="center"/>
            </w:pPr>
          </w:p>
        </w:tc>
        <w:tc xmlns:tara="kcentrix:tara" tara:rowspan="1" tara:colspan="1">
          <w:tcPr>
            <w:tcW w:w="831" w:type="dxa"/>
            <w:vAlign w:val="center"/>
          </w:tcPr>
          <w:p w14:paraId="4F769FFD" w14:textId="77777777">
            <w:pPr>
              <w:autoSpaceDE w:val="0"/>
              <w:autoSpaceDN w:val="0"/>
              <w:adjustRightInd w:val="0"/>
              <w:rPr>
                <w:rFonts w:cs="Arial"/>
              </w:rPr>
            </w:pPr>
            <w:r>
              <w:rPr>
                <w:rFonts w:cs="Arial"/>
              </w:rPr>
              <w:t xml:space="preserve">NR </w:t>
            </w:r>
          </w:p>
        </w:tc>
      </w:tr>
      <w:tr w14:paraId="75402782" w14:textId="77777777">
        <w:tc xmlns:tara="kcentrix:tara" tara:rowspan="1" tara:colspan="3">
          <w:tcPr>
            <w:tcW w:w="9390" w:type="dxa"/>
            <w:gridSpan w:val="3"/>
          </w:tcPr>
          <w:p w14:paraId="1D406EDD" w14:textId="77777777">
            <w:pPr>
              <w:autoSpaceDE w:val="0"/>
              <w:autoSpaceDN w:val="0"/>
              <w:adjustRightInd w:val="0"/>
              <w:rPr>
                <w:rFonts w:cs="Arial"/>
              </w:rPr>
            </w:pPr>
            <w:r>
              <w:rPr>
                <w:rFonts w:cs="Arial"/>
              </w:rPr>
              <w:t>Requirements:</w:t>
            </w:r>
          </w:p>
          <w:p w14:paraId="4BE9E79B" w14:textId="77777777">
            <w:pPr>
              <w:autoSpaceDE w:val="0"/>
              <w:autoSpaceDN w:val="0"/>
              <w:adjustRightInd w:val="0"/>
              <w:rPr>
                <w:rFonts w:cs="Arial"/>
              </w:rPr>
            </w:pPr>
            <w:r>
              <w:rPr>
                <w:rFonts w:cs="Arial"/>
              </w:rPr>
              <w:t>1) One class is characterized by having one responsibility, i.e. taking care of closely connected data and the operations on these data.</w:t>
            </w:r>
          </w:p>
          <w:p w14:paraId="6766FE8C" w14:textId="77777777">
            <w:pPr>
              <w:autoSpaceDE w:val="0"/>
              <w:autoSpaceDN w:val="0"/>
              <w:adjustRightInd w:val="0"/>
              <w:rPr>
                <w:rFonts w:cs="Arial"/>
              </w:rPr>
            </w:pPr>
            <w:r>
              <w:rPr>
                <w:rFonts w:cs="Arial"/>
              </w:rPr>
              <w:t>2) Care is required to avoid circular dependencies between objects.</w:t>
            </w:r>
          </w:p>
        </w:tc>
      </w:tr>
    </w:tbl>
    <w:p w14:paraId="3938A096" w14:textId="1D01AA47">
      <w:pPr>
        <w:spacing w:before="180" w:after="240"/>
        <w:jc w:val="center"/>
        <w:rPr>
          <w:b/>
        </w:rPr>
      </w:pPr>
      <w:bookmarkStart w:name="_Toc74738046" w:id="365"/>
      <w:bookmarkStart w:name="_Toc164937852" w:id="366"/>
      <w:r>
        <w:rPr>
          <w:b/>
        </w:rPr>
        <w:t xml:space="preserve">Table A. </w:t>
      </w:r>
      <w:r>
        <w:rPr>
          <w:b/>
        </w:rPr>
        <w:fldChar w:fldCharType="begin"/>
      </w:r>
      <w:r>
        <w:rPr>
          <w:b/>
        </w:rPr>
        <w:instrText xml:space="preserve"> SEQ Table_A. \* ARABIC </w:instrText>
      </w:r>
      <w:r>
        <w:rPr>
          <w:b/>
        </w:rPr>
        <w:fldChar w:fldCharType="separate"/>
      </w:r>
      <w:r>
        <w:rPr>
          <w:b/>
        </w:rPr>
        <w:t>11</w:t>
      </w:r>
      <w:r>
        <w:rPr>
          <w:b/>
        </w:rPr>
        <w:fldChar w:fldCharType="end"/>
      </w:r>
      <w:r>
        <w:rPr>
          <w:b/>
        </w:rPr>
        <w:t xml:space="preserve"> - Object Oriented Detailed Design</w:t>
      </w:r>
      <w:bookmarkEnd w:id="365"/>
      <w:r>
        <w:rPr>
          <w:b/>
        </w:rPr>
        <w:t xml:space="preserve"> (EN 50128:2011 – A.23)</w:t>
      </w:r>
      <w:bookmarkEnd w:id="366"/>
    </w:p>
    <w:p w14:paraId="4C7565CB" w14:textId="77777777"/>
    <w:p w14:paraId="4ECF0BA4"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16"/>
        <w:gridCol w:w="3243"/>
        <w:gridCol w:w="831"/>
      </w:tblGrid>
      <w:tr w14:paraId="30D41FAA" w14:textId="77777777">
        <w:tc xmlns:tara="kcentrix:tara" tara:rowspan="1" tara:colspan="1">
          <w:tcPr>
            <w:tcW w:w="5495" w:type="dxa"/>
            <w:shd w:val="clear" w:color="auto" w:fill="DBE5F1"/>
            <w:vAlign w:val="center"/>
          </w:tcPr>
          <w:p w14:paraId="77FE65D2" w14:textId="77777777">
            <w:pPr>
              <w:rPr>
                <w:rFonts w:ascii="Arial,Bold" w:hAnsi="Arial,Bold" w:cs="Arial,Bold"/>
                <w:b/>
                <w:bCs/>
              </w:rPr>
            </w:pPr>
            <w:r>
              <w:rPr>
                <w:rFonts w:ascii="Arial,Bold" w:hAnsi="Arial,Bold" w:cs="Arial,Bold"/>
                <w:b/>
                <w:bCs/>
              </w:rPr>
              <w:br w:type="page"/>
              <w:t>TECHNIQUE/MEASURE</w:t>
            </w:r>
          </w:p>
        </w:tc>
        <w:tc xmlns:tara="kcentrix:tara" tara:rowspan="1" tara:colspan="1">
          <w:tcPr>
            <w:tcW w:w="3402" w:type="dxa"/>
            <w:shd w:val="clear" w:color="auto" w:fill="DBE5F1"/>
          </w:tcPr>
          <w:p w14:paraId="759521EC" w14:textId="77777777">
            <w:pPr>
              <w:rPr>
                <w:rFonts w:ascii="Arial,Bold" w:hAnsi="Arial,Bold" w:cs="Arial,Bold"/>
                <w:b/>
                <w:bCs/>
              </w:rPr>
            </w:pPr>
            <w:r>
              <w:rPr>
                <w:rFonts w:ascii="Arial,Bold" w:hAnsi="Arial,Bold" w:cs="Arial,Bold"/>
                <w:b/>
                <w:bCs/>
              </w:rPr>
              <w:t>App</w:t>
            </w:r>
          </w:p>
        </w:tc>
        <w:tc xmlns:tara="kcentrix:tara" tara:rowspan="1" tara:colspan="1">
          <w:tcPr>
            <w:tcW w:w="850" w:type="dxa"/>
            <w:shd w:val="clear" w:color="auto" w:fill="DBE5F1"/>
          </w:tcPr>
          <w:p w14:paraId="754345A7" w14:textId="77777777">
            <w:pPr>
              <w:rPr>
                <w:rFonts w:ascii="Arial,Bold" w:hAnsi="Arial,Bold" w:cs="Arial,Bold"/>
                <w:b/>
                <w:bCs/>
              </w:rPr>
            </w:pPr>
            <w:r>
              <w:rPr>
                <w:rFonts w:ascii="Arial,Bold" w:hAnsi="Arial,Bold" w:cs="Arial,Bold"/>
                <w:b/>
                <w:bCs/>
              </w:rPr>
              <w:t>SIL 4</w:t>
            </w:r>
          </w:p>
        </w:tc>
      </w:tr>
      <w:tr w14:paraId="279DDFFF" w14:textId="77777777">
        <w:tc xmlns:tara="kcentrix:tara" tara:rowspan="1" tara:colspan="1">
          <w:tcPr>
            <w:tcW w:w="5495" w:type="dxa"/>
          </w:tcPr>
          <w:p w14:paraId="54CF8A4F" w14:textId="77777777">
            <w:r>
              <w:rPr>
                <w:rFonts w:cs="Arial"/>
                <w:lang w:eastAsia="de-AT"/>
              </w:rPr>
              <w:t>1. Tabular Specification Methods</w:t>
            </w:r>
          </w:p>
        </w:tc>
        <w:tc xmlns:tara="kcentrix:tara" tara:rowspan="9" tara:colspan="1">
          <w:tcPr>
            <w:tcW w:w="3402" w:type="dxa"/>
            <w:vMerge w:val="restart"/>
          </w:tcPr>
          <w:p w14:paraId="38F9D277" w14:textId="77777777">
            <w:pPr>
              <w:autoSpaceDE w:val="0"/>
              <w:autoSpaceDN w:val="0"/>
              <w:adjustRightInd w:val="0"/>
              <w:rPr>
                <w:rFonts w:cs="Arial"/>
              </w:rPr>
            </w:pPr>
          </w:p>
          <w:p w14:paraId="630BE9EF" w14:textId="77777777">
            <w:pPr>
              <w:autoSpaceDE w:val="0"/>
              <w:autoSpaceDN w:val="0"/>
              <w:adjustRightInd w:val="0"/>
              <w:rPr>
                <w:rFonts w:cs="Arial"/>
              </w:rPr>
            </w:pPr>
          </w:p>
          <w:p w14:paraId="5B1A5355" w14:textId="120A6C88">
            <w:pPr>
              <w:autoSpaceDE w:val="0"/>
              <w:autoSpaceDN w:val="0"/>
              <w:adjustRightInd w:val="0"/>
              <w:jc w:val="center"/>
              <w:rPr>
                <w:rFonts w:cs="Arial"/>
              </w:rPr>
            </w:pPr>
            <w:r>
              <w:rPr>
                <w:rFonts w:cs="Arial"/>
              </w:rPr>
              <w:t xml:space="preserve">Refer to IVP </w:t>
            </w:r>
            <w:r>
              <w:rPr>
                <w:rFonts w:cs="Arial"/>
              </w:rPr>
              <w:fldChar w:fldCharType="begin"/>
            </w:r>
            <w:r>
              <w:rPr>
                <w:rFonts w:cs="Arial"/>
              </w:rPr>
              <w:instrText xml:space="preserve"> REF IVP \h </w:instrText>
            </w:r>
            <w:r>
              <w:rPr>
                <w:rFonts w:cs="Arial"/>
              </w:rPr>
            </w:r>
            <w:r>
              <w:rPr>
                <w:rFonts w:cs="Arial"/>
              </w:rPr>
              <w:fldChar w:fldCharType="separate"/>
            </w:r>
            <w:r>
              <w:t>[6]</w:t>
            </w:r>
            <w:r>
              <w:rPr>
                <w:rFonts w:cs="Arial"/>
              </w:rPr>
              <w:fldChar w:fldCharType="end"/>
            </w:r>
            <w:r>
              <w:rPr>
                <w:rFonts w:cs="Arial"/>
              </w:rPr>
              <w:t>,</w:t>
            </w:r>
          </w:p>
        </w:tc>
        <w:tc xmlns:tara="kcentrix:tara" tara:rowspan="1" tara:colspan="1">
          <w:tcPr>
            <w:tcW w:w="850" w:type="dxa"/>
            <w:vAlign w:val="center"/>
          </w:tcPr>
          <w:p w14:paraId="1BFBD818" w14:textId="77777777">
            <w:pPr>
              <w:autoSpaceDE w:val="0"/>
              <w:autoSpaceDN w:val="0"/>
              <w:adjustRightInd w:val="0"/>
              <w:rPr>
                <w:rFonts w:cs="Arial"/>
              </w:rPr>
            </w:pPr>
            <w:r>
              <w:rPr>
                <w:rFonts w:cs="Arial"/>
              </w:rPr>
              <w:t xml:space="preserve">R </w:t>
            </w:r>
          </w:p>
        </w:tc>
      </w:tr>
      <w:tr w14:paraId="5C69B76A" w14:textId="77777777">
        <w:tc xmlns:tara="kcentrix:tara" tara:rowspan="1" tara:colspan="1">
          <w:tcPr>
            <w:tcW w:w="5495" w:type="dxa"/>
          </w:tcPr>
          <w:p w14:paraId="6EA6F3DA" w14:textId="77777777">
            <w:r>
              <w:rPr>
                <w:rFonts w:cs="Arial"/>
                <w:lang w:eastAsia="de-AT"/>
              </w:rPr>
              <w:t>2. Application specific language</w:t>
            </w:r>
          </w:p>
        </w:tc>
        <w:tc>
          <w:tcPr>
            <w:tcW w:w="3402" w:type="dxa"/>
            <w:vMerge/>
          </w:tcPr>
          <w:p w14:paraId="15E5F792" w14:textId="77777777">
            <w:pPr>
              <w:autoSpaceDE w:val="0"/>
              <w:autoSpaceDN w:val="0"/>
              <w:adjustRightInd w:val="0"/>
              <w:rPr>
                <w:rFonts w:cs="Arial"/>
              </w:rPr>
            </w:pPr>
          </w:p>
        </w:tc>
        <w:tc xmlns:tara="kcentrix:tara" tara:rowspan="1" tara:colspan="1">
          <w:tcPr>
            <w:tcW w:w="850" w:type="dxa"/>
            <w:vAlign w:val="center"/>
          </w:tcPr>
          <w:p w14:paraId="32575BCE" w14:textId="77777777">
            <w:pPr>
              <w:autoSpaceDE w:val="0"/>
              <w:autoSpaceDN w:val="0"/>
              <w:adjustRightInd w:val="0"/>
              <w:rPr>
                <w:rFonts w:cs="Arial"/>
              </w:rPr>
            </w:pPr>
            <w:r>
              <w:rPr>
                <w:rFonts w:cs="Arial"/>
              </w:rPr>
              <w:t xml:space="preserve">R </w:t>
            </w:r>
          </w:p>
        </w:tc>
      </w:tr>
      <w:tr w14:paraId="07D05EDE" w14:textId="77777777">
        <w:tc xmlns:tara="kcentrix:tara" tara:rowspan="1" tara:colspan="1">
          <w:tcPr>
            <w:tcW w:w="5495" w:type="dxa"/>
          </w:tcPr>
          <w:p w14:paraId="5EAE4595" w14:textId="77777777">
            <w:pPr>
              <w:rPr>
                <w:rFonts w:cs="Arial"/>
              </w:rPr>
            </w:pPr>
            <w:r>
              <w:rPr>
                <w:rFonts w:cs="Arial"/>
                <w:lang w:eastAsia="de-AT"/>
              </w:rPr>
              <w:t>3. Simulation</w:t>
            </w:r>
          </w:p>
        </w:tc>
        <w:tc>
          <w:tcPr>
            <w:tcW w:w="3402" w:type="dxa"/>
            <w:vMerge/>
          </w:tcPr>
          <w:p w14:paraId="5EB04A6E" w14:textId="77777777">
            <w:pPr>
              <w:autoSpaceDE w:val="0"/>
              <w:autoSpaceDN w:val="0"/>
              <w:adjustRightInd w:val="0"/>
              <w:rPr>
                <w:rFonts w:cs="Arial"/>
              </w:rPr>
            </w:pPr>
          </w:p>
        </w:tc>
        <w:tc xmlns:tara="kcentrix:tara" tara:rowspan="1" tara:colspan="1">
          <w:tcPr>
            <w:tcW w:w="850" w:type="dxa"/>
            <w:vAlign w:val="center"/>
          </w:tcPr>
          <w:p w14:paraId="2C244DFB" w14:textId="77777777">
            <w:pPr>
              <w:autoSpaceDE w:val="0"/>
              <w:autoSpaceDN w:val="0"/>
              <w:adjustRightInd w:val="0"/>
              <w:rPr>
                <w:rFonts w:cs="Arial"/>
              </w:rPr>
            </w:pPr>
            <w:r>
              <w:rPr>
                <w:rFonts w:cs="Arial"/>
              </w:rPr>
              <w:t>HR</w:t>
            </w:r>
          </w:p>
        </w:tc>
      </w:tr>
      <w:tr w14:paraId="0471861A" w14:textId="77777777">
        <w:tc xmlns:tara="kcentrix:tara" tara:rowspan="1" tara:colspan="1">
          <w:tcPr>
            <w:tcW w:w="5495" w:type="dxa"/>
          </w:tcPr>
          <w:p w14:paraId="5FD42577" w14:textId="77777777">
            <w:pPr>
              <w:rPr>
                <w:rFonts w:cs="Arial"/>
              </w:rPr>
            </w:pPr>
            <w:r>
              <w:rPr>
                <w:rFonts w:cs="Arial"/>
                <w:lang w:eastAsia="de-AT"/>
              </w:rPr>
              <w:t>4. Functional testing</w:t>
            </w:r>
          </w:p>
        </w:tc>
        <w:tc>
          <w:tcPr>
            <w:tcW w:w="3402" w:type="dxa"/>
            <w:vMerge/>
          </w:tcPr>
          <w:p w14:paraId="68AE369F" w14:textId="77777777">
            <w:pPr>
              <w:autoSpaceDE w:val="0"/>
              <w:autoSpaceDN w:val="0"/>
              <w:adjustRightInd w:val="0"/>
              <w:rPr>
                <w:rFonts w:cs="Arial"/>
              </w:rPr>
            </w:pPr>
          </w:p>
        </w:tc>
        <w:tc xmlns:tara="kcentrix:tara" tara:rowspan="1" tara:colspan="1">
          <w:tcPr>
            <w:tcW w:w="850" w:type="dxa"/>
            <w:vAlign w:val="center"/>
          </w:tcPr>
          <w:p w14:paraId="7E725D48" w14:textId="77777777">
            <w:pPr>
              <w:autoSpaceDE w:val="0"/>
              <w:autoSpaceDN w:val="0"/>
              <w:adjustRightInd w:val="0"/>
              <w:rPr>
                <w:rFonts w:cs="Arial"/>
              </w:rPr>
            </w:pPr>
            <w:r>
              <w:rPr>
                <w:rFonts w:cs="Arial"/>
              </w:rPr>
              <w:t>M</w:t>
            </w:r>
          </w:p>
        </w:tc>
      </w:tr>
      <w:tr w14:paraId="1E3B58E7" w14:textId="77777777">
        <w:tc xmlns:tara="kcentrix:tara" tara:rowspan="1" tara:colspan="1">
          <w:tcPr>
            <w:tcW w:w="5495" w:type="dxa"/>
          </w:tcPr>
          <w:p w14:paraId="12323923" w14:textId="77777777">
            <w:pPr>
              <w:rPr>
                <w:rFonts w:cs="Arial"/>
              </w:rPr>
            </w:pPr>
            <w:r>
              <w:rPr>
                <w:rFonts w:cs="Arial"/>
                <w:lang w:eastAsia="de-AT"/>
              </w:rPr>
              <w:t>5. Checklists</w:t>
            </w:r>
          </w:p>
        </w:tc>
        <w:tc>
          <w:tcPr>
            <w:tcW w:w="3402" w:type="dxa"/>
            <w:vMerge/>
          </w:tcPr>
          <w:p w14:paraId="2BC6B534" w14:textId="77777777">
            <w:pPr>
              <w:autoSpaceDE w:val="0"/>
              <w:autoSpaceDN w:val="0"/>
              <w:adjustRightInd w:val="0"/>
              <w:rPr>
                <w:rFonts w:cs="Arial"/>
              </w:rPr>
            </w:pPr>
          </w:p>
        </w:tc>
        <w:tc xmlns:tara="kcentrix:tara" tara:rowspan="1" tara:colspan="1">
          <w:tcPr>
            <w:tcW w:w="850" w:type="dxa"/>
            <w:vAlign w:val="center"/>
          </w:tcPr>
          <w:p w14:paraId="01225C4B" w14:textId="77777777">
            <w:pPr>
              <w:autoSpaceDE w:val="0"/>
              <w:autoSpaceDN w:val="0"/>
              <w:adjustRightInd w:val="0"/>
              <w:rPr>
                <w:rFonts w:cs="Arial"/>
              </w:rPr>
            </w:pPr>
            <w:r>
              <w:rPr>
                <w:rFonts w:cs="Arial"/>
              </w:rPr>
              <w:t>M</w:t>
            </w:r>
          </w:p>
        </w:tc>
      </w:tr>
      <w:tr w14:paraId="49E59732" w14:textId="77777777">
        <w:tc xmlns:tara="kcentrix:tara" tara:rowspan="1" tara:colspan="1">
          <w:tcPr>
            <w:tcW w:w="5495" w:type="dxa"/>
          </w:tcPr>
          <w:p w14:paraId="65CE5D79" w14:textId="77777777">
            <w:pPr>
              <w:rPr>
                <w:rFonts w:cs="Arial"/>
                <w:lang w:eastAsia="de-AT"/>
              </w:rPr>
            </w:pPr>
            <w:r>
              <w:rPr>
                <w:rFonts w:cs="Arial"/>
                <w:lang w:eastAsia="de-AT"/>
              </w:rPr>
              <w:t>6. Fagan inspection</w:t>
            </w:r>
          </w:p>
        </w:tc>
        <w:tc>
          <w:tcPr>
            <w:tcW w:w="3402" w:type="dxa"/>
            <w:vMerge/>
          </w:tcPr>
          <w:p w14:paraId="38E4E235" w14:textId="77777777">
            <w:pPr>
              <w:autoSpaceDE w:val="0"/>
              <w:autoSpaceDN w:val="0"/>
              <w:adjustRightInd w:val="0"/>
              <w:rPr>
                <w:rFonts w:cs="Arial"/>
              </w:rPr>
            </w:pPr>
          </w:p>
        </w:tc>
        <w:tc xmlns:tara="kcentrix:tara" tara:rowspan="1" tara:colspan="1">
          <w:tcPr>
            <w:tcW w:w="850" w:type="dxa"/>
            <w:vAlign w:val="center"/>
          </w:tcPr>
          <w:p w14:paraId="3FC6D4FC" w14:textId="77777777">
            <w:pPr>
              <w:autoSpaceDE w:val="0"/>
              <w:autoSpaceDN w:val="0"/>
              <w:adjustRightInd w:val="0"/>
              <w:rPr>
                <w:rFonts w:cs="Arial"/>
              </w:rPr>
            </w:pPr>
            <w:r>
              <w:rPr>
                <w:rFonts w:cs="Arial"/>
              </w:rPr>
              <w:t>R</w:t>
            </w:r>
          </w:p>
        </w:tc>
      </w:tr>
      <w:tr w14:paraId="79297B56" w14:textId="77777777">
        <w:tc xmlns:tara="kcentrix:tara" tara:rowspan="1" tara:colspan="1">
          <w:tcPr>
            <w:tcW w:w="5495" w:type="dxa"/>
          </w:tcPr>
          <w:p w14:paraId="07E6363B" w14:textId="77777777">
            <w:pPr>
              <w:rPr>
                <w:rFonts w:cs="Arial"/>
                <w:lang w:eastAsia="de-AT"/>
              </w:rPr>
            </w:pPr>
            <w:r>
              <w:rPr>
                <w:rFonts w:cs="Arial"/>
                <w:lang w:eastAsia="de-AT"/>
              </w:rPr>
              <w:t>7. Formal design reviews</w:t>
            </w:r>
          </w:p>
        </w:tc>
        <w:tc>
          <w:tcPr>
            <w:tcW w:w="3402" w:type="dxa"/>
            <w:vMerge/>
          </w:tcPr>
          <w:p w14:paraId="25BB197A" w14:textId="77777777">
            <w:pPr>
              <w:autoSpaceDE w:val="0"/>
              <w:autoSpaceDN w:val="0"/>
              <w:adjustRightInd w:val="0"/>
              <w:rPr>
                <w:rFonts w:cs="Arial"/>
              </w:rPr>
            </w:pPr>
          </w:p>
        </w:tc>
        <w:tc xmlns:tara="kcentrix:tara" tara:rowspan="1" tara:colspan="1">
          <w:tcPr>
            <w:tcW w:w="850" w:type="dxa"/>
            <w:vAlign w:val="center"/>
          </w:tcPr>
          <w:p w14:paraId="15CD1EF6" w14:textId="77777777">
            <w:pPr>
              <w:autoSpaceDE w:val="0"/>
              <w:autoSpaceDN w:val="0"/>
              <w:adjustRightInd w:val="0"/>
              <w:rPr>
                <w:rFonts w:cs="Arial"/>
              </w:rPr>
            </w:pPr>
            <w:r>
              <w:rPr>
                <w:rFonts w:cs="Arial"/>
              </w:rPr>
              <w:t>HR</w:t>
            </w:r>
          </w:p>
        </w:tc>
      </w:tr>
      <w:tr w14:paraId="2B3E8AF7" w14:textId="77777777">
        <w:tc xmlns:tara="kcentrix:tara" tara:rowspan="1" tara:colspan="1">
          <w:tcPr>
            <w:tcW w:w="5495" w:type="dxa"/>
          </w:tcPr>
          <w:p w14:paraId="476D8662" w14:textId="77777777">
            <w:pPr>
              <w:rPr>
                <w:rFonts w:cs="Arial"/>
                <w:lang w:eastAsia="de-AT"/>
              </w:rPr>
            </w:pPr>
            <w:r>
              <w:rPr>
                <w:rFonts w:cs="Arial"/>
                <w:lang w:eastAsia="de-AT"/>
              </w:rPr>
              <w:t>8. Formal proof of correctness (of data)</w:t>
            </w:r>
          </w:p>
        </w:tc>
        <w:tc>
          <w:tcPr>
            <w:tcW w:w="3402" w:type="dxa"/>
            <w:vMerge/>
          </w:tcPr>
          <w:p w14:paraId="4FC9260E" w14:textId="77777777">
            <w:pPr>
              <w:autoSpaceDE w:val="0"/>
              <w:autoSpaceDN w:val="0"/>
              <w:adjustRightInd w:val="0"/>
              <w:rPr>
                <w:rFonts w:cs="Arial"/>
              </w:rPr>
            </w:pPr>
          </w:p>
        </w:tc>
        <w:tc xmlns:tara="kcentrix:tara" tara:rowspan="1" tara:colspan="1">
          <w:tcPr>
            <w:tcW w:w="850" w:type="dxa"/>
            <w:vAlign w:val="center"/>
          </w:tcPr>
          <w:p w14:paraId="72C5D9B9" w14:textId="77777777">
            <w:pPr>
              <w:autoSpaceDE w:val="0"/>
              <w:autoSpaceDN w:val="0"/>
              <w:adjustRightInd w:val="0"/>
              <w:rPr>
                <w:rFonts w:cs="Arial"/>
              </w:rPr>
            </w:pPr>
            <w:r>
              <w:rPr>
                <w:rFonts w:cs="Arial"/>
              </w:rPr>
              <w:t>HR</w:t>
            </w:r>
          </w:p>
        </w:tc>
      </w:tr>
      <w:tr w14:paraId="45B86EB9" w14:textId="77777777">
        <w:tc xmlns:tara="kcentrix:tara" tara:rowspan="1" tara:colspan="1">
          <w:tcPr>
            <w:tcW w:w="5495" w:type="dxa"/>
          </w:tcPr>
          <w:p w14:paraId="1965E9D8" w14:textId="77777777">
            <w:pPr>
              <w:rPr>
                <w:rFonts w:cs="Arial"/>
                <w:lang w:eastAsia="de-AT"/>
              </w:rPr>
            </w:pPr>
            <w:r>
              <w:rPr>
                <w:rFonts w:cs="Arial"/>
                <w:lang w:eastAsia="de-AT"/>
              </w:rPr>
              <w:t>9. Walkthrough</w:t>
            </w:r>
          </w:p>
        </w:tc>
        <w:tc>
          <w:tcPr>
            <w:tcW w:w="3402" w:type="dxa"/>
            <w:vMerge/>
          </w:tcPr>
          <w:p w14:paraId="75C8BB36" w14:textId="77777777">
            <w:pPr>
              <w:autoSpaceDE w:val="0"/>
              <w:autoSpaceDN w:val="0"/>
              <w:adjustRightInd w:val="0"/>
              <w:rPr>
                <w:rFonts w:cs="Arial"/>
              </w:rPr>
            </w:pPr>
          </w:p>
        </w:tc>
        <w:tc xmlns:tara="kcentrix:tara" tara:rowspan="1" tara:colspan="1">
          <w:tcPr>
            <w:tcW w:w="850" w:type="dxa"/>
            <w:vAlign w:val="center"/>
          </w:tcPr>
          <w:p w14:paraId="30C30C37" w14:textId="77777777">
            <w:pPr>
              <w:autoSpaceDE w:val="0"/>
              <w:autoSpaceDN w:val="0"/>
              <w:adjustRightInd w:val="0"/>
              <w:rPr>
                <w:rFonts w:cs="Arial"/>
              </w:rPr>
            </w:pPr>
            <w:r>
              <w:rPr>
                <w:rFonts w:cs="Arial"/>
              </w:rPr>
              <w:t>HR</w:t>
            </w:r>
          </w:p>
        </w:tc>
      </w:tr>
      <w:tr w14:paraId="18A58CDD" w14:textId="77777777">
        <w:tc xmlns:tara="kcentrix:tara" tara:rowspan="1" tara:colspan="3">
          <w:tcPr>
            <w:tcW w:w="9747" w:type="dxa"/>
            <w:gridSpan w:val="3"/>
          </w:tcPr>
          <w:p w14:paraId="4F7C99C1" w14:textId="77777777">
            <w:pPr>
              <w:autoSpaceDE w:val="0"/>
              <w:autoSpaceDN w:val="0"/>
              <w:adjustRightInd w:val="0"/>
              <w:rPr>
                <w:rFonts w:cs="Arial"/>
                <w:lang w:eastAsia="de-AT"/>
              </w:rPr>
            </w:pPr>
            <w:r>
              <w:rPr>
                <w:rFonts w:cs="Arial"/>
                <w:lang w:eastAsia="de-AT"/>
              </w:rPr>
              <w:t>Requirements:</w:t>
            </w:r>
          </w:p>
          <w:p w14:paraId="7A236630" w14:textId="77777777">
            <w:pPr>
              <w:autoSpaceDE w:val="0"/>
              <w:autoSpaceDN w:val="0"/>
              <w:adjustRightInd w:val="0"/>
              <w:rPr>
                <w:rFonts w:cs="Arial"/>
                <w:lang w:eastAsia="de-AT"/>
              </w:rPr>
            </w:pPr>
            <w:r>
              <w:rPr>
                <w:rFonts w:cs="Arial"/>
                <w:lang w:eastAsia="de-AT"/>
              </w:rPr>
              <w:t>1) For Software Safety Integrity Level 1 and 2 an approved combination of techniques is 1 and 4.</w:t>
            </w:r>
          </w:p>
          <w:p w14:paraId="3B1440EA" w14:textId="77777777">
            <w:pPr>
              <w:autoSpaceDE w:val="0"/>
              <w:autoSpaceDN w:val="0"/>
              <w:adjustRightInd w:val="0"/>
              <w:rPr>
                <w:rFonts w:cs="Arial"/>
                <w:lang w:eastAsia="de-AT"/>
              </w:rPr>
            </w:pPr>
            <w:r>
              <w:rPr>
                <w:rFonts w:cs="Arial"/>
                <w:lang w:eastAsia="de-AT"/>
              </w:rPr>
              <w:t>2) For Software Safety Integrity Level 3 and 4 the approved combinations of techniques are 1, 4, 5 and 7 or</w:t>
            </w:r>
          </w:p>
          <w:p w14:paraId="130B260E" w14:textId="77777777">
            <w:pPr>
              <w:autoSpaceDE w:val="0"/>
              <w:autoSpaceDN w:val="0"/>
              <w:adjustRightInd w:val="0"/>
              <w:rPr>
                <w:rFonts w:cs="Arial"/>
                <w:lang w:eastAsia="de-AT"/>
              </w:rPr>
            </w:pPr>
            <w:r>
              <w:rPr>
                <w:rFonts w:cs="Arial"/>
                <w:lang w:eastAsia="de-AT"/>
              </w:rPr>
              <w:t>2, 3 and 6.</w:t>
            </w:r>
          </w:p>
          <w:p w14:paraId="2DBFA0C8" w14:textId="77777777">
            <w:pPr>
              <w:autoSpaceDE w:val="0"/>
              <w:autoSpaceDN w:val="0"/>
              <w:adjustRightInd w:val="0"/>
              <w:rPr>
                <w:rFonts w:cs="Arial"/>
                <w:lang w:eastAsia="de-AT"/>
              </w:rPr>
            </w:pPr>
          </w:p>
          <w:p w14:paraId="2B87ED40" w14:textId="77777777">
            <w:pPr>
              <w:autoSpaceDE w:val="0"/>
              <w:autoSpaceDN w:val="0"/>
              <w:adjustRightInd w:val="0"/>
              <w:rPr>
                <w:rFonts w:cs="Arial"/>
                <w:lang w:eastAsia="de-AT"/>
              </w:rPr>
            </w:pPr>
            <w:r>
              <w:rPr>
                <w:rFonts w:cs="Arial"/>
                <w:lang w:eastAsia="de-AT"/>
              </w:rPr>
              <w:lastRenderedPageBreak/>
              <w:t>NOTE The description of the reference D.29 is on programs while technique 8 in this context applies to formal proof of the correctness of data.</w:t>
            </w:r>
          </w:p>
        </w:tc>
      </w:tr>
    </w:tbl>
    <w:p w14:paraId="2219C13F" w14:textId="48A064EB">
      <w:pPr>
        <w:spacing w:before="180" w:after="240"/>
        <w:jc w:val="center"/>
        <w:rPr>
          <w:b/>
        </w:rPr>
      </w:pPr>
      <w:bookmarkStart w:name="_Toc164937853" w:id="367"/>
      <w:r>
        <w:rPr>
          <w:b/>
        </w:rPr>
        <w:lastRenderedPageBreak/>
        <w:t xml:space="preserve">Table A. </w:t>
      </w:r>
      <w:r>
        <w:rPr>
          <w:b/>
        </w:rPr>
        <w:fldChar w:fldCharType="begin"/>
      </w:r>
      <w:r>
        <w:rPr>
          <w:b/>
        </w:rPr>
        <w:instrText xml:space="preserve"> SEQ Table_A. \* ARABIC </w:instrText>
      </w:r>
      <w:r>
        <w:rPr>
          <w:b/>
        </w:rPr>
        <w:fldChar w:fldCharType="separate"/>
      </w:r>
      <w:r>
        <w:rPr>
          <w:b/>
        </w:rPr>
        <w:t>12</w:t>
      </w:r>
      <w:r>
        <w:rPr>
          <w:b/>
        </w:rPr>
        <w:fldChar w:fldCharType="end"/>
      </w:r>
      <w:r>
        <w:rPr>
          <w:b/>
        </w:rPr>
        <w:t xml:space="preserve"> - Data Preparation Techniques (EN 50128:2011 A.11 - 8.4)</w:t>
      </w:r>
      <w:bookmarkEnd w:id="367"/>
    </w:p>
    <w:p w14:paraId="511741E3" w14:textId="77777777"/>
    <w:p w14:paraId="04477D8E" w14:textId="77777777"/>
    <w:p w14:paraId="45A86D21" w14:textId="77777777"/>
    <w:p w14:paraId="696F5BD5" w14:textId="77777777"/>
    <w:p w14:paraId="7022FA34" w14:textId="77777777">
      <w:pPr>
        <w:jc w:val="center"/>
        <w:outlineLvl w:val="0"/>
        <w:rPr>
          <w:b/>
        </w:rPr>
      </w:pPr>
      <w:bookmarkStart w:name="_Toc241843994" w:id="369"/>
      <w:r>
        <w:rPr>
          <w:b/>
        </w:rPr>
        <w:t>END OF DOCUMENT</w:t>
      </w:r>
      <w:bookmarkEnd w:id="369"/>
    </w:p>
    <w:p w14:paraId="08E59873" w14:textId="77777777">
      <w:pPr>
        <w:jc w:val="center"/>
        <w:outlineLvl w:val="0"/>
      </w:pPr>
      <w:r>
        <w:rPr>
          <w:b/>
        </w:rPr>
        <w:t xml:space="preserve"> </w:t>
      </w:r>
    </w:p>
    <w:p w14:paraId="6B163B7B" w14:textId="77777777">
      <w:r>
        <w:rPr>
          <w:b/>
        </w:rPr>
        <w:t xml:space="preserve"> </w:t>
      </w:r>
    </w:p>
    <w:p w14:paraId="4EF4D75E" w14:textId="77777777"/>
    <w:sectPr>
      <w:headerReference w:type="even" r:id="rId26"/>
      <w:headerReference w:type="default" r:id="rId27"/>
      <w:footerReference w:type="even" r:id="rId28"/>
      <w:headerReference w:type="first" r:id="rId29"/>
      <w:footerReference w:type="first" r:id="rId30"/>
      <w:pgSz w:w="11906" w:h="16838" w:code="9"/>
      <w:pgMar w:top="1253" w:right="1253" w:bottom="562" w:left="1253" w:header="432" w:footer="288" w:gutter="0"/>
      <w:cols w:space="720"/>
      <w:docGrid w:linePitch="360"/>
    </w:sectPr>
  </w:body>
</w:document>
</file>

<file path=word/comments.xml><?xml version="1.0" encoding="utf-8"?>
<w:comments xmlns:aml="http://schemas.microsoft.com/aml/2001/core" xmlns:tara="kcentrix:tara" xmlns:msxsl="urn:schemas-microsoft-com:xsl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w:comment xmlns:w="http://schemas.openxmlformats.org/wordprocessingml/2006/main" w:initials="GM-C" w:author="GRONAU Manfred - Contractor" w:date="2026-10-06T15:40:55+2" w:id="2556548">
    <w:p>
      <w:pPr>
        <w:pStyle w:val="CommentText"/>
        <w:ind w:start="0"/>
        <w:bidi w:val="0"/>
      </w:pPr>
      <w:r>
        <w:rPr>
          <w:rStyle w:val="CommentReference"/>
        </w:rPr>
        <w:annotationRef/>
      </w:r>
      <w:r>
        <w:rPr>
          <w:b/>
          <w:bCs/>
          <w:rtl w:val="0"/>
          <w:lang w:val="en-GB"/>
        </w:rPr>
        <w:t>General comment (80)  by GRONAU Manfred - Contractor (6 Okt 2026 15:40)</w:t>
      </w:r>
    </w:p>
    <w:p>
      <w:pPr>
        <w:pStyle w:val="CommentText"/>
        <w:ind w:start="0"/>
      </w:pPr>
      <w:r>
        <w:t>Please remove/replace all unneccesary combination of RBC/DAKO --&gt; This is the ETCS L2 - Generic Application ! It is always misleading to make this detail in documents where this is not required.</w:t>
        <w:br/>
        <w:t/>
        <w:br/>
        <w:t>The exception would be the HIS, if we need/want/have to replace it.</w:t>
      </w:r>
    </w:p>
  </w:comment>
  <w:comment xmlns:w="http://schemas.openxmlformats.org/wordprocessingml/2006/main" w:initials="GM-C" w:author="GRONAU Manfred - Contractor" w:date="2026-10-06T09:47:46+2" w:id="2556233">
    <w:p>
      <w:pPr>
        <w:pStyle w:val="CommentText"/>
        <w:ind w:start="0"/>
        <w:bidi w:val="0"/>
      </w:pPr>
      <w:r>
        <w:rPr>
          <w:rStyle w:val="CommentReference"/>
        </w:rPr>
        <w:annotationRef/>
      </w:r>
      <w:r>
        <w:rPr>
          <w:b/>
          <w:bCs/>
          <w:rtl w:val="0"/>
          <w:lang w:val="en-GB"/>
        </w:rPr>
        <w:t>General comment (61)  by GRONAU Manfred - Contractor (6 Okt 2026 9:47)</w:t>
      </w:r>
    </w:p>
    <w:p>
      <w:pPr>
        <w:pStyle w:val="CommentText"/>
        <w:ind w:start="0"/>
      </w:pPr>
      <w:r>
        <w:t>Why do we have here a "strange" structure ?</w:t>
        <w:br/>
        <w:t/>
        <w:br/>
        <w:t>
1) Scope as chapter (1) ok</w:t>
        <w:br/>
        <w:t/>
        <w:br/>
        <w:t>
2) references? --&gt; someone in between as chapter 12(?) most probably this was/is a chapter 2 at the beginning.</w:t>
        <w:br/>
        <w:t/>
        <w:br/>
        <w:t>
3) History, the detail as [2]: was/is part of chapter (1) in the beginning, not as chapter 11.</w:t>
        <w:br/>
        <w:t/>
        <w:br/>
        <w:t>
the rest of the structure does not really give a good separation of the two solutions that are planned</w:t>
        <w:br/>
        <w:t/>
        <w:br/>
        <w:t/>
        <w:br/>
        <w:t>
the correct template will help in this context:</w:t>
        <w:br/>
        <w:t>
83530274-DDQ-AUT-EN-002</w:t>
        <w:br/>
        <w:t/>
        <w:br/>
        <w:t>https://hitachigroupeur.sharepoint.com/:w:/s/OTH_FR_GTS_TOL_DEPT_Management_System/IQDio88_IKG3QY98FFql5UzTAcL6-4-dDko8LSyUGuLVs-4?e=RVgrR4</w:t>
      </w:r>
    </w:p>
  </w:comment>
  <w:comment xmlns:w="http://schemas.openxmlformats.org/wordprocessingml/2006/main" w:initials="DD-C" w:author="DAYLAN Derya - Contractor" w:date="2026-10-06T08:39:54+2" w:id="2556125">
    <w:p>
      <w:pPr>
        <w:pStyle w:val="CommentText"/>
        <w:ind w:start="0"/>
        <w:bidi w:val="0"/>
      </w:pPr>
      <w:r>
        <w:rPr>
          <w:rStyle w:val="CommentReference"/>
        </w:rPr>
        <w:annotationRef/>
      </w:r>
      <w:r>
        <w:rPr>
          <w:b/>
          <w:bCs/>
          <w:rtl w:val="0"/>
          <w:lang w:val="en-GB"/>
        </w:rPr>
        <w:t>Comment (56)  by DAYLAN Derya - Contractor (6 Okt 2026 8:39)</w:t>
      </w:r>
    </w:p>
    <w:p>
      <w:pPr>
        <w:pStyle w:val="CommentText"/>
        <w:ind w:start="0"/>
      </w:pPr>
      <w:r>
        <w:t>Hitachi Rail Austria GmbH</w:t>
      </w:r>
    </w:p>
  </w:comment>
  <w:comment xmlns:w="http://schemas.openxmlformats.org/wordprocessingml/2006/main" w:initials="SG" w:author="SOOS Gabor" w:date="2026-10-02T16:39:52+2" w:id="2555568">
    <w:p>
      <w:pPr>
        <w:pStyle w:val="CommentText"/>
        <w:ind w:start="0"/>
        <w:bidi w:val="0"/>
      </w:pPr>
      <w:r>
        <w:rPr>
          <w:rStyle w:val="CommentReference"/>
        </w:rPr>
        <w:annotationRef/>
      </w:r>
      <w:r>
        <w:rPr>
          <w:b/>
          <w:bCs/>
          <w:rtl w:val="0"/>
          <w:lang w:val="en-GB"/>
        </w:rPr>
        <w:t>Comment (18)  by SOOS Gabor (2 Okt 2026 16:39)</w:t>
      </w:r>
    </w:p>
    <w:p>
      <w:pPr>
        <w:pStyle w:val="CommentText"/>
        <w:ind w:start="0"/>
      </w:pPr>
      <w:r>
        <w:t>Maybe it would be good to add an abbreviatons subchapter</w:t>
      </w:r>
    </w:p>
  </w:comment>
  <w:comment xmlns:w="http://schemas.openxmlformats.org/wordprocessingml/2006/main" w:initials="HB" w:author="HOFSTETTER Bernhard" w:date="2026-10-05T06:58:17+2" w:id="2555649">
    <w:p>
      <w:pPr>
        <w:pStyle w:val="CommentText"/>
        <w:ind w:start="0"/>
        <w:bidi w:val="0"/>
      </w:pPr>
      <w:r>
        <w:rPr>
          <w:rStyle w:val="CommentReference"/>
        </w:rPr>
        <w:annotationRef/>
      </w:r>
      <w:r>
        <w:rPr>
          <w:b/>
          <w:bCs/>
          <w:rtl w:val="0"/>
          <w:lang w:val="en-GB"/>
        </w:rPr>
        <w:t>Comment (35)  by HOFSTETTER Bernhard (5 Okt 2026 6:58)</w:t>
      </w:r>
    </w:p>
    <w:p>
      <w:pPr>
        <w:pStyle w:val="CommentText"/>
        <w:ind w:start="0"/>
      </w:pPr>
      <w:r>
        <w:t>Is Telecom missing here?</w:t>
        <w:br/>
        <w:t>The project consists of three solutions: ETCS, interlocking and telecom.</w:t>
      </w:r>
    </w:p>
  </w:comment>
  <w:comment xmlns:w="http://schemas.openxmlformats.org/wordprocessingml/2006/main" w:initials="SG" w:author="SOOS Gabor" w:date="2026-10-02T16:40:23+2" w:id="2555569">
    <w:p>
      <w:pPr>
        <w:pStyle w:val="CommentText"/>
        <w:ind w:start="0"/>
        <w:bidi w:val="0"/>
      </w:pPr>
      <w:r>
        <w:rPr>
          <w:rStyle w:val="CommentReference"/>
        </w:rPr>
        <w:annotationRef/>
      </w:r>
      <w:r>
        <w:rPr>
          <w:b/>
          <w:bCs/>
          <w:rtl w:val="0"/>
          <w:lang w:val="en-GB"/>
        </w:rPr>
        <w:t>Comment (19)  by SOOS Gabor (2 Okt 2026 16:40)</w:t>
      </w:r>
    </w:p>
    <w:p>
      <w:pPr>
        <w:pStyle w:val="CommentText"/>
        <w:ind w:start="0"/>
      </w:pPr>
      <w:r>
        <w:t>Does the "ZIVD IL" solution also include AzLM?</w:t>
      </w:r>
    </w:p>
  </w:comment>
  <w:comment xmlns:w="http://schemas.openxmlformats.org/wordprocessingml/2006/main" w:initials="GM-C" w:author="GRONAU Manfred - Contractor" w:date="2026-10-06T09:55:00+2" w:id="2556248">
    <w:p>
      <w:pPr>
        <w:pStyle w:val="CommentText"/>
        <w:ind w:start="0"/>
        <w:bidi w:val="0"/>
      </w:pPr>
      <w:r>
        <w:rPr>
          <w:rStyle w:val="CommentReference"/>
        </w:rPr>
        <w:annotationRef/>
      </w:r>
      <w:r>
        <w:rPr>
          <w:b/>
          <w:bCs/>
          <w:rtl w:val="0"/>
          <w:lang w:val="en-GB"/>
        </w:rPr>
        <w:t>Proposed Change (64)  by GRONAU Manfred - Contractor (6 Okt 2026 9:55)</w:t>
      </w:r>
    </w:p>
    <w:p>
      <w:pPr>
        <w:pStyle w:val="CommentText"/>
        <w:ind w:start="0"/>
      </w:pPr>
      <w:r>
        <w:t>Since we are having a SEMP, it is no longer a proposal but the goal of the solution to replace EL1 with EL2.</w:t>
      </w:r>
    </w:p>
  </w:comment>
  <w:comment xmlns:w="http://schemas.openxmlformats.org/wordprocessingml/2006/main" w:initials="GM-C" w:author="GRONAU Manfred - Contractor" w:date="2026-10-06T09:57:04+2" w:id="2556255">
    <w:p>
      <w:pPr>
        <w:pStyle w:val="CommentText"/>
        <w:ind w:start="0"/>
        <w:bidi w:val="0"/>
      </w:pPr>
      <w:r>
        <w:rPr>
          <w:rStyle w:val="CommentReference"/>
        </w:rPr>
        <w:annotationRef/>
      </w:r>
      <w:r>
        <w:rPr>
          <w:b/>
          <w:bCs/>
          <w:rtl w:val="0"/>
          <w:lang w:val="en-GB"/>
        </w:rPr>
        <w:t>Comment (65)  by GRONAU Manfred - Contractor (6 Okt 2026 9:57)</w:t>
      </w:r>
    </w:p>
    <w:p>
      <w:pPr>
        <w:pStyle w:val="CommentText"/>
        <w:ind w:start="0"/>
      </w:pPr>
      <w:r>
        <w:t>PLease make two different enumerations for the two solutions. This sentence is a mixture without order and is a little misleading. Try to use no details here (AKF?), just main areas or systems, no components, especially since their list is not complete.</w:t>
      </w:r>
    </w:p>
  </w:comment>
  <w:comment xmlns:w="http://schemas.openxmlformats.org/wordprocessingml/2006/main" w:initials="GM-C" w:author="GRONAU Manfred - Contractor" w:date="2026-10-06T09:54:14+2" w:id="2556244">
    <w:p>
      <w:pPr>
        <w:pStyle w:val="CommentText"/>
        <w:ind w:start="0"/>
        <w:bidi w:val="0"/>
      </w:pPr>
      <w:r>
        <w:rPr>
          <w:rStyle w:val="CommentReference"/>
        </w:rPr>
        <w:annotationRef/>
      </w:r>
      <w:r>
        <w:rPr>
          <w:b/>
          <w:bCs/>
          <w:rtl w:val="0"/>
          <w:lang w:val="en-GB"/>
        </w:rPr>
        <w:t>Comment (63)  by GRONAU Manfred - Contractor (6 Okt 2026 9:54)</w:t>
      </w:r>
    </w:p>
    <w:p>
      <w:pPr>
        <w:pStyle w:val="CommentText"/>
        <w:ind w:start="0"/>
      </w:pPr>
      <w:r>
        <w:t>although it may be obvious: Please use the station name. In the sentence bevore we only talk about a "track".</w:t>
      </w:r>
    </w:p>
  </w:comment>
  <w:comment xmlns:w="http://schemas.openxmlformats.org/wordprocessingml/2006/main" w:initials="GM-C" w:author="GRONAU Manfred - Contractor" w:date="2026-10-06T15:28:56+2" w:id="2556542">
    <w:p>
      <w:pPr>
        <w:pStyle w:val="CommentText"/>
        <w:ind w:start="0"/>
        <w:bidi w:val="0"/>
      </w:pPr>
      <w:r>
        <w:rPr>
          <w:rStyle w:val="CommentReference"/>
        </w:rPr>
        <w:annotationRef/>
      </w:r>
      <w:r>
        <w:rPr>
          <w:b/>
          <w:bCs/>
          <w:rtl w:val="0"/>
          <w:lang w:val="en-GB"/>
        </w:rPr>
        <w:t>Comment (76)  by GRONAU Manfred - Contractor (6 Okt 2026 15:28)</w:t>
      </w:r>
    </w:p>
    <w:p>
      <w:pPr>
        <w:pStyle w:val="CommentText"/>
        <w:ind w:start="0"/>
      </w:pPr>
      <w:r>
        <w:t>In relation of being affected this would only be a two item list:</w:t>
        <w:br/>
        <w:t/>
        <w:br/>
        <w:t>
- Interlocking </w:t>
        <w:br/>
        <w:t>
- ETCS L2</w:t>
        <w:br/>
        <w:t/>
        <w:br/>
        <w:t>
So it may be an idea to keep it that simple here and the detailed scope comes in the related chapters. Actually this is a random list of "systems". In the context of the standard it is IxL &amp; ETCS.</w:t>
        <w:br/>
        <w:t>Please align</w:t>
      </w:r>
    </w:p>
  </w:comment>
  <w:comment xmlns:w="http://schemas.openxmlformats.org/wordprocessingml/2006/main" w:initials="GM-C" w:author="GRONAU Manfred - Contractor" w:date="2026-10-06T09:57:49+2" w:id="2556258">
    <w:p>
      <w:pPr>
        <w:pStyle w:val="CommentText"/>
        <w:ind w:start="0"/>
        <w:bidi w:val="0"/>
      </w:pPr>
      <w:r>
        <w:rPr>
          <w:rStyle w:val="CommentReference"/>
        </w:rPr>
        <w:annotationRef/>
      </w:r>
      <w:r>
        <w:rPr>
          <w:b/>
          <w:bCs/>
          <w:rtl w:val="0"/>
          <w:lang w:val="en-GB"/>
        </w:rPr>
        <w:t>Comment (66)  by GRONAU Manfred - Contractor (6 Okt 2026 9:57)</w:t>
      </w:r>
    </w:p>
    <w:p>
      <w:pPr>
        <w:pStyle w:val="CommentText"/>
        <w:ind w:start="0"/>
      </w:pPr>
      <w:r>
        <w:t>as already stated: Two solutions, two chapters</w:t>
      </w:r>
    </w:p>
  </w:comment>
  <w:comment xmlns:w="http://schemas.openxmlformats.org/wordprocessingml/2006/main" w:initials="SG" w:author="SOOS Gabor" w:date="2026-10-02T16:41:00+2" w:id="2555570">
    <w:p>
      <w:pPr>
        <w:pStyle w:val="CommentText"/>
        <w:ind w:start="0"/>
        <w:bidi w:val="0"/>
      </w:pPr>
      <w:r>
        <w:rPr>
          <w:rStyle w:val="CommentReference"/>
        </w:rPr>
        <w:annotationRef/>
      </w:r>
      <w:r>
        <w:rPr>
          <w:b/>
          <w:bCs/>
          <w:rtl w:val="0"/>
          <w:lang w:val="en-GB"/>
        </w:rPr>
        <w:t>Comment (20)  by SOOS Gabor (2 Okt 2026 16:41)</w:t>
      </w:r>
    </w:p>
    <w:p>
      <w:pPr>
        <w:pStyle w:val="CommentText"/>
        <w:ind w:start="0"/>
      </w:pPr>
      <w:r>
        <w:t>Axle counter systems are effected too</w:t>
      </w:r>
    </w:p>
  </w:comment>
  <w:comment xmlns:w="http://schemas.openxmlformats.org/wordprocessingml/2006/main" w:initials="GM-C" w:author="GRONAU Manfred - Contractor" w:date="2026-10-06T15:24:30+2" w:id="2556538">
    <w:p>
      <w:pPr>
        <w:pStyle w:val="CommentText"/>
        <w:ind w:start="0"/>
        <w:bidi w:val="0"/>
      </w:pPr>
      <w:r>
        <w:rPr>
          <w:rStyle w:val="CommentReference"/>
        </w:rPr>
        <w:annotationRef/>
      </w:r>
      <w:r>
        <w:rPr>
          <w:b/>
          <w:bCs/>
          <w:rtl w:val="0"/>
          <w:lang w:val="en-GB"/>
        </w:rPr>
        <w:t>Comment (75)  by GRONAU Manfred - Contractor (6 Okt 2026 15:24)</w:t>
      </w:r>
    </w:p>
    <w:p>
      <w:pPr>
        <w:pStyle w:val="CommentText"/>
        <w:ind w:start="0"/>
      </w:pPr>
      <w:r>
        <w:t>ELEKTRA ? --&gt; we use both, ELEKTRA 1 &amp; ELEKTRA 2 so please clearly do not use only ELEKTRA.</w:t>
      </w:r>
    </w:p>
  </w:comment>
  <w:comment xmlns:w="http://schemas.openxmlformats.org/wordprocessingml/2006/main" w:initials="GM-C" w:author="GRONAU Manfred - Contractor" w:date="2026-10-06T15:32:58+2" w:id="2556544">
    <w:p>
      <w:pPr>
        <w:pStyle w:val="CommentText"/>
        <w:ind w:start="0"/>
        <w:bidi w:val="0"/>
      </w:pPr>
      <w:r>
        <w:rPr>
          <w:rStyle w:val="CommentReference"/>
        </w:rPr>
        <w:annotationRef/>
      </w:r>
      <w:r>
        <w:rPr>
          <w:b/>
          <w:bCs/>
          <w:rtl w:val="0"/>
          <w:lang w:val="en-GB"/>
        </w:rPr>
        <w:t>Comment (77)  by GRONAU Manfred - Contractor (6 Okt 2026 15:32)</w:t>
      </w:r>
    </w:p>
    <w:p>
      <w:pPr>
        <w:pStyle w:val="CommentText"/>
        <w:ind w:start="0"/>
      </w:pPr>
      <w:r>
        <w:t>compare to #76: Keep it also simple here, for example:</w:t>
        <w:br/>
        <w:t>
- Update ELEKTRA 1 in station Zalaszentiván to ELEKTRA 2</w:t>
        <w:br/>
        <w:t>
   - adding the new track including signals and points</w:t>
        <w:br/>
        <w:t>
- Update of ETCS L2 </w:t>
        <w:br/>
        <w:t>
   - update of TSS data related to the new track</w:t>
        <w:br/>
        <w:t/>
        <w:br/>
        <w:t>
currently this is also a mix of deliverables and documents (which are part of a delivery anyway)</w:t>
        <w:br/>
        <w:t/>
        <w:br/>
        <w:t>And again: two chapters</w:t>
      </w:r>
    </w:p>
  </w:comment>
  <w:comment xmlns:w="http://schemas.openxmlformats.org/wordprocessingml/2006/main" w:initials="HB" w:author="HOFSTETTER Bernhard" w:date="2026-10-05T06:54:53+2" w:id="2555648">
    <w:p>
      <w:pPr>
        <w:pStyle w:val="CommentText"/>
        <w:ind w:start="0"/>
        <w:bidi w:val="0"/>
      </w:pPr>
      <w:r>
        <w:rPr>
          <w:rStyle w:val="CommentReference"/>
        </w:rPr>
        <w:annotationRef/>
      </w:r>
      <w:r>
        <w:rPr>
          <w:b/>
          <w:bCs/>
          <w:rtl w:val="0"/>
          <w:lang w:val="en-GB"/>
        </w:rPr>
        <w:t>Comment (34)  by HOFSTETTER Bernhard (5 Okt 2026 6:54)</w:t>
      </w:r>
    </w:p>
    <w:p>
      <w:pPr>
        <w:pStyle w:val="CommentText"/>
        <w:ind w:start="0"/>
      </w:pPr>
      <w:r>
        <w:t>Always use “solution” instead of “project”: solution-specific</w:t>
      </w:r>
    </w:p>
  </w:comment>
  <w:comment xmlns:w="http://schemas.openxmlformats.org/wordprocessingml/2006/main" w:initials="GM-C" w:author="GRONAU Manfred - Contractor" w:date="2026-10-06T15:43:09+2" w:id="2556549">
    <w:p>
      <w:pPr>
        <w:pStyle w:val="CommentText"/>
        <w:ind w:start="0"/>
        <w:bidi w:val="0"/>
      </w:pPr>
      <w:r>
        <w:rPr>
          <w:rStyle w:val="CommentReference"/>
        </w:rPr>
        <w:annotationRef/>
      </w:r>
      <w:r>
        <w:rPr>
          <w:b/>
          <w:bCs/>
          <w:rtl w:val="0"/>
          <w:lang w:val="en-GB"/>
        </w:rPr>
        <w:t>Comment (81)  by GRONAU Manfred - Contractor (6 Okt 2026 15:43)</w:t>
      </w:r>
    </w:p>
    <w:p>
      <w:pPr>
        <w:pStyle w:val="CommentText"/>
        <w:ind w:start="0"/>
      </w:pPr>
      <w:r>
        <w:t>or(?) We should already know if we have to modify signals, if not then this would be part of an analysis.</w:t>
      </w:r>
    </w:p>
  </w:comment>
  <w:comment xmlns:w="http://schemas.openxmlformats.org/wordprocessingml/2006/main" w:initials="GM-C" w:author="GRONAU Manfred - Contractor" w:date="2026-10-06T15:34:13+2" w:id="2556545">
    <w:p>
      <w:pPr>
        <w:pStyle w:val="CommentText"/>
        <w:ind w:start="0"/>
        <w:bidi w:val="0"/>
      </w:pPr>
      <w:r>
        <w:rPr>
          <w:rStyle w:val="CommentReference"/>
        </w:rPr>
        <w:annotationRef/>
      </w:r>
      <w:r>
        <w:rPr>
          <w:b/>
          <w:bCs/>
          <w:rtl w:val="0"/>
          <w:lang w:val="en-GB"/>
        </w:rPr>
        <w:t>Comment (78)  by GRONAU Manfred - Contractor (6 Okt 2026 15:34)</w:t>
      </w:r>
    </w:p>
    <w:p>
      <w:pPr>
        <w:pStyle w:val="CommentText"/>
        <w:ind w:start="0"/>
      </w:pPr>
      <w:r>
        <w:t>I suggest to remove this chapter completly, the overview was already in 1.4. The details have to come later anyway, so it would be a duplicate list.</w:t>
      </w:r>
    </w:p>
  </w:comment>
  <w:comment xmlns:w="http://schemas.openxmlformats.org/wordprocessingml/2006/main" w:initials="GM-C" w:author="GRONAU Manfred - Contractor" w:date="2026-10-06T15:38:35+2" w:id="2556547">
    <w:p>
      <w:pPr>
        <w:pStyle w:val="CommentText"/>
        <w:ind w:start="0"/>
        <w:bidi w:val="0"/>
      </w:pPr>
      <w:r>
        <w:rPr>
          <w:rStyle w:val="CommentReference"/>
        </w:rPr>
        <w:annotationRef/>
      </w:r>
      <w:r>
        <w:rPr>
          <w:b/>
          <w:bCs/>
          <w:rtl w:val="0"/>
          <w:lang w:val="en-GB"/>
        </w:rPr>
        <w:t>Comment (79)  by GRONAU Manfred - Contractor (6 Okt 2026 15:38)</w:t>
      </w:r>
    </w:p>
    <w:p>
      <w:pPr>
        <w:pStyle w:val="CommentText"/>
        <w:ind w:start="0"/>
      </w:pPr>
      <w:r>
        <w:t>again: two chapters, and simple here.</w:t>
        <w:br/>
        <w:t/>
        <w:br/>
        <w:t>
I assume with interlocking we also re-use something ?</w:t>
        <w:br/>
        <w:t/>
        <w:br/>
        <w:t>
AS502A is already final detail... as a result of the requirements in the design of the application.</w:t>
        <w:br/>
        <w:t/>
        <w:br/>
        <w:t>The semp is defining the scope as requirements - We should avoid definitions that we already made in relation to the final design and is not explicitl requested by the customer</w:t>
      </w:r>
    </w:p>
  </w:comment>
  <w:comment xmlns:w="http://schemas.openxmlformats.org/wordprocessingml/2006/main" w:initials="GM-C" w:author="GRONAU Manfred - Contractor" w:date="2026-10-06T15:44:53+2" w:id="2556551">
    <w:p>
      <w:pPr>
        <w:pStyle w:val="CommentText"/>
        <w:ind w:start="0"/>
        <w:bidi w:val="0"/>
      </w:pPr>
      <w:r>
        <w:rPr>
          <w:rStyle w:val="CommentReference"/>
        </w:rPr>
        <w:annotationRef/>
      </w:r>
      <w:r>
        <w:rPr>
          <w:b/>
          <w:bCs/>
          <w:rtl w:val="0"/>
          <w:lang w:val="en-GB"/>
        </w:rPr>
        <w:t>Comment (83)  by GRONAU Manfred - Contractor (6 Okt 2026 15:44)</w:t>
      </w:r>
    </w:p>
    <w:p>
      <w:pPr>
        <w:pStyle w:val="CommentText"/>
        <w:ind w:start="0"/>
      </w:pPr>
      <w:r>
        <w:t>CSM --&gt; add to the abbreviations</w:t>
      </w:r>
    </w:p>
  </w:comment>
  <w:comment xmlns:w="http://schemas.openxmlformats.org/wordprocessingml/2006/main" w:initials="GM-C" w:author="GRONAU Manfred - Contractor" w:date="2026-10-06T15:44:36+2" w:id="2556550">
    <w:p>
      <w:pPr>
        <w:pStyle w:val="CommentText"/>
        <w:ind w:start="0"/>
        <w:bidi w:val="0"/>
      </w:pPr>
      <w:r>
        <w:rPr>
          <w:rStyle w:val="CommentReference"/>
        </w:rPr>
        <w:annotationRef/>
      </w:r>
      <w:r>
        <w:rPr>
          <w:b/>
          <w:bCs/>
          <w:rtl w:val="0"/>
          <w:lang w:val="en-GB"/>
        </w:rPr>
        <w:t>Comment (82)  by GRONAU Manfred - Contractor (6 Okt 2026 15:44)</w:t>
      </w:r>
    </w:p>
    <w:p>
      <w:pPr>
        <w:pStyle w:val="CommentText"/>
        <w:ind w:start="0"/>
      </w:pPr>
      <w:r>
        <w:t>This is not in the scope of the DVA.</w:t>
      </w:r>
    </w:p>
  </w:comment>
  <w:comment xmlns:w="http://schemas.openxmlformats.org/wordprocessingml/2006/main" w:initials="GM-C" w:author="GRONAU Manfred - Contractor" w:date="2026-10-06T15:48:14+2" w:id="2556553">
    <w:p>
      <w:pPr>
        <w:pStyle w:val="CommentText"/>
        <w:ind w:start="0"/>
        <w:bidi w:val="0"/>
      </w:pPr>
      <w:r>
        <w:rPr>
          <w:rStyle w:val="CommentReference"/>
        </w:rPr>
        <w:annotationRef/>
      </w:r>
      <w:r>
        <w:rPr>
          <w:b/>
          <w:bCs/>
          <w:rtl w:val="0"/>
          <w:lang w:val="en-GB"/>
        </w:rPr>
        <w:t>Comment (84)  by GRONAU Manfred - Contractor (6 Okt 2026 15:48)</w:t>
      </w:r>
    </w:p>
    <w:p>
      <w:pPr>
        <w:pStyle w:val="CommentText"/>
        <w:ind w:start="0"/>
      </w:pPr>
      <w:r>
        <w:t>see #82 --&gt; The DvA is a solely technical document and does not care about the asessment at all.</w:t>
        <w:br/>
        <w:t>I sugest to not formulate this as "scope"rather as "the customer is responsible for the alignment with the DeBo and NoBo ?</w:t>
      </w:r>
    </w:p>
  </w:comment>
  <w:comment xmlns:w="http://schemas.openxmlformats.org/wordprocessingml/2006/main" w:initials="DD-C" w:author="DAYLAN Derya - Contractor" w:date="2026-10-05T16:32:37+2" w:id="2555927">
    <w:p>
      <w:pPr>
        <w:pStyle w:val="CommentText"/>
        <w:ind w:start="0"/>
        <w:bidi w:val="0"/>
      </w:pPr>
      <w:r>
        <w:rPr>
          <w:rStyle w:val="CommentReference"/>
        </w:rPr>
        <w:annotationRef/>
      </w:r>
      <w:r>
        <w:rPr>
          <w:b/>
          <w:bCs/>
          <w:rtl w:val="0"/>
          <w:lang w:val="en-GB"/>
        </w:rPr>
        <w:t>Comment (43)  by DAYLAN Derya - Contractor (5 Okt 2026 16:32)</w:t>
      </w:r>
    </w:p>
    <w:p>
      <w:pPr>
        <w:pStyle w:val="CommentText"/>
        <w:ind w:start="0"/>
      </w:pPr>
      <w:r>
        <w:t>for both solutions?</w:t>
      </w:r>
    </w:p>
  </w:comment>
  <w:comment xmlns:w="http://schemas.openxmlformats.org/wordprocessingml/2006/main" w:initials="HB" w:author="HOFSTETTER Bernhard" w:date="2026-10-05T07:03:25+2" w:id="2555650">
    <w:p>
      <w:pPr>
        <w:pStyle w:val="CommentText"/>
        <w:ind w:start="0"/>
        <w:bidi w:val="0"/>
      </w:pPr>
      <w:r>
        <w:rPr>
          <w:rStyle w:val="CommentReference"/>
        </w:rPr>
        <w:annotationRef/>
      </w:r>
      <w:r>
        <w:rPr>
          <w:b/>
          <w:bCs/>
          <w:rtl w:val="0"/>
          <w:lang w:val="en-GB"/>
        </w:rPr>
        <w:t>Comment (36)  by HOFSTETTER Bernhard (5 Okt 2026 7:03)</w:t>
      </w:r>
    </w:p>
    <w:p>
      <w:pPr>
        <w:pStyle w:val="CommentText"/>
        <w:ind w:start="0"/>
      </w:pPr>
      <w:r>
        <w:t>See table 5: Excluded from project scope.</w:t>
      </w:r>
    </w:p>
  </w:comment>
  <w:comment xmlns:w="http://schemas.openxmlformats.org/wordprocessingml/2006/main" w:initials="SG" w:author="SOOS Gabor" w:date="2026-10-02T16:44:04+2" w:id="2555573">
    <w:p>
      <w:pPr>
        <w:pStyle w:val="CommentText"/>
        <w:ind w:start="0"/>
        <w:bidi w:val="0"/>
      </w:pPr>
      <w:r>
        <w:rPr>
          <w:rStyle w:val="CommentReference"/>
        </w:rPr>
        <w:annotationRef/>
      </w:r>
      <w:r>
        <w:rPr>
          <w:b/>
          <w:bCs/>
          <w:rtl w:val="0"/>
          <w:lang w:val="en-GB"/>
        </w:rPr>
        <w:t>Comment (22)  by SOOS Gabor (2 Okt 2026 16:44)</w:t>
      </w:r>
    </w:p>
    <w:p>
      <w:pPr>
        <w:pStyle w:val="CommentText"/>
        <w:ind w:start="0"/>
      </w:pPr>
      <w:r>
        <w:t>We are constructing an ELEKTRA2 IXL! We dont deliver PC cabinet!</w:t>
      </w:r>
    </w:p>
  </w:comment>
  <w:comment xmlns:w="http://schemas.openxmlformats.org/wordprocessingml/2006/main" w:initials="HG" w:author="HAMMER Georg" w:date="2026-10-06T09:49:24+2" w:id="2556237">
    <w:p>
      <w:pPr>
        <w:pStyle w:val="CommentText"/>
        <w:ind w:start="0"/>
        <w:bidi w:val="0"/>
      </w:pPr>
      <w:r>
        <w:rPr>
          <w:rStyle w:val="CommentReference"/>
        </w:rPr>
        <w:annotationRef/>
      </w:r>
      <w:r>
        <w:rPr>
          <w:b/>
          <w:bCs/>
          <w:rtl w:val="0"/>
          <w:lang w:val="en-GB"/>
        </w:rPr>
        <w:t>Proposed Change (62)  by HAMMER Georg (6 Okt 2026 9:49)</w:t>
      </w:r>
    </w:p>
    <w:p xmlns:aml="http://schemas.microsoft.com/aml/2001/core" xmlns:tara="kcentrix:tara" xmlns:msxsl="urn:schemas-microsoft-com:xslt">
      <w:pPr/>
      <w:r>
        <w:rPr>
          <w:rFonts w:ascii="Arial" w:hAnsi="Arial" w:cs="Arial"/>
          <w:sz w:val="20"/>
          <w:szCs w:val="20"/>
          <w:b w:val="off"/>
          <w:u w:val="none"/>
          <w:em w:val="false"/>
        </w:rPr>
        <w:t xml:space="preserve">Add positioning balises before points 101 and 111. </w:t>
      </w:r>
    </w:p>
    <w:p>
      <w:pPr>
        <w:pStyle w:val="CommentText"/>
        <w:ind w:start="0"/>
      </w:pPr>
      <w:r>
        <w:t>No repositioning in L2</w:t>
      </w:r>
    </w:p>
  </w:comment>
  <w:comment xmlns:w="http://schemas.openxmlformats.org/wordprocessingml/2006/main" w:initials="SG" w:author="SOOS Gabor" w:date="2026-10-02T16:48:03+2" w:id="2555580">
    <w:p>
      <w:pPr>
        <w:pStyle w:val="CommentText"/>
        <w:ind w:start="0"/>
        <w:bidi w:val="0"/>
      </w:pPr>
      <w:r>
        <w:rPr>
          <w:rStyle w:val="CommentReference"/>
        </w:rPr>
        <w:annotationRef/>
      </w:r>
      <w:r>
        <w:rPr>
          <w:b/>
          <w:bCs/>
          <w:rtl w:val="0"/>
          <w:lang w:val="en-GB"/>
        </w:rPr>
        <w:t>Comment (27)  by SOOS Gabor (2 Okt 2026 16:48)</w:t>
      </w:r>
    </w:p>
    <w:p>
      <w:pPr>
        <w:pStyle w:val="CommentText"/>
        <w:ind w:start="0"/>
      </w:pPr>
      <w:r>
        <w:t>What does survey meaning in this case?</w:t>
      </w:r>
    </w:p>
  </w:comment>
  <w:comment xmlns:w="http://schemas.openxmlformats.org/wordprocessingml/2006/main" w:initials="SG" w:author="SOOS Gabor" w:date="2026-10-02T17:56:22+2" w:id="2555601">
    <w:p>
      <w:pPr>
        <w:pStyle w:val="CommentText"/>
        <w:ind w:start="0"/>
        <w:bidi w:val="0"/>
      </w:pPr>
      <w:r>
        <w:rPr>
          <w:rStyle w:val="CommentReference"/>
        </w:rPr>
        <w:annotationRef/>
      </w:r>
      <w:r>
        <w:rPr>
          <w:b/>
          <w:bCs/>
          <w:rtl w:val="0"/>
          <w:lang w:val="en-GB"/>
        </w:rPr>
        <w:t>Comment (29)  by SOOS Gabor (2 Okt 2026 17:56)</w:t>
      </w:r>
    </w:p>
    <w:p>
      <w:pPr>
        <w:pStyle w:val="CommentText"/>
        <w:ind w:start="0"/>
      </w:pPr>
      <w:r>
        <w:t>This role does not exist in DDQS. There is IVM and VQM</w:t>
      </w:r>
    </w:p>
  </w:comment>
  <w:comment xmlns:w="http://schemas.openxmlformats.org/wordprocessingml/2006/main" w:initials="SG" w:author="SOOS Gabor" w:date="2026-10-02T17:57:58+2" w:id="2555603">
    <w:p>
      <w:pPr>
        <w:pStyle w:val="CommentText"/>
        <w:ind w:start="0"/>
        <w:bidi w:val="0"/>
      </w:pPr>
      <w:r>
        <w:rPr>
          <w:rStyle w:val="CommentReference"/>
        </w:rPr>
        <w:annotationRef/>
      </w:r>
      <w:r>
        <w:rPr>
          <w:b/>
          <w:bCs/>
          <w:rtl w:val="0"/>
          <w:lang w:val="en-GB"/>
        </w:rPr>
        <w:t>Comment (31)  by SOOS Gabor (2 Okt 2026 17:57)</w:t>
      </w:r>
    </w:p>
    <w:p>
      <w:pPr>
        <w:pStyle w:val="CommentText"/>
        <w:ind w:start="0"/>
      </w:pPr>
      <w:r>
        <w:t>In case of A3 we cant speak about baseline, the A3 doesnt have any site specific software</w:t>
      </w:r>
    </w:p>
  </w:comment>
  <w:comment xmlns:w="http://schemas.openxmlformats.org/wordprocessingml/2006/main" w:initials="HG" w:author="HAMMER Georg" w:date="2026-10-06T10:45:10+2" w:id="2556301">
    <w:p>
      <w:pPr>
        <w:pStyle w:val="CommentText"/>
        <w:ind w:start="0"/>
        <w:bidi w:val="0"/>
      </w:pPr>
      <w:r>
        <w:rPr>
          <w:rStyle w:val="CommentReference"/>
        </w:rPr>
        <w:annotationRef/>
      </w:r>
      <w:r>
        <w:rPr>
          <w:b/>
          <w:bCs/>
          <w:rtl w:val="0"/>
          <w:lang w:val="en-GB"/>
        </w:rPr>
        <w:t>Comment (68)  by HAMMER Georg (6 Okt 2026 10:45)</w:t>
      </w:r>
    </w:p>
    <w:p>
      <w:pPr>
        <w:pStyle w:val="CommentText"/>
        <w:ind w:start="0"/>
      </w:pPr>
      <w:r>
        <w:t>Header row missing</w:t>
      </w:r>
    </w:p>
  </w:comment>
  <w:comment xmlns:w="http://schemas.openxmlformats.org/wordprocessingml/2006/main" w:initials="HG" w:author="HAMMER Georg" w:date="2026-10-06T10:42:39+2" w:id="2556298">
    <w:p>
      <w:pPr>
        <w:pStyle w:val="CommentText"/>
        <w:ind w:start="0"/>
        <w:bidi w:val="0"/>
      </w:pPr>
      <w:r>
        <w:rPr>
          <w:rStyle w:val="CommentReference"/>
        </w:rPr>
        <w:annotationRef/>
      </w:r>
      <w:r>
        <w:rPr>
          <w:b/>
          <w:bCs/>
          <w:rtl w:val="0"/>
          <w:lang w:val="en-GB"/>
        </w:rPr>
        <w:t>Comment (67)  by HAMMER Georg (6 Okt 2026 10:42)</w:t>
      </w:r>
    </w:p>
    <w:p>
      <w:pPr>
        <w:pStyle w:val="CommentText"/>
        <w:ind w:start="0"/>
      </w:pPr>
      <w:r>
        <w:t>6?</w:t>
      </w:r>
    </w:p>
  </w:comment>
  <w:comment xmlns:w="http://schemas.openxmlformats.org/wordprocessingml/2006/main" w:initials="TI" w:author="TOROK Imre" w:date="2026-10-05T16:38:06+2" w:id="2555931">
    <w:p>
      <w:pPr>
        <w:pStyle w:val="CommentText"/>
        <w:ind w:start="0"/>
        <w:bidi w:val="0"/>
      </w:pPr>
      <w:r>
        <w:rPr>
          <w:rStyle w:val="CommentReference"/>
        </w:rPr>
        <w:annotationRef/>
      </w:r>
      <w:r>
        <w:rPr>
          <w:b/>
          <w:bCs/>
          <w:rtl w:val="0"/>
          <w:lang w:val="en-GB"/>
        </w:rPr>
        <w:t>Comment (46)  by TOROK Imre (5 Okt 2026 16:38)</w:t>
      </w:r>
    </w:p>
    <w:p>
      <w:pPr>
        <w:pStyle w:val="CommentText"/>
        <w:ind w:start="0"/>
      </w:pPr>
      <w:r>
        <w:t>HIS 2.15 corresponds to VEZIR interface and would require new IPC 2015 HW! It is supposed to keep HIS 2.4.0.10</w:t>
      </w:r>
    </w:p>
  </w:comment>
  <w:comment xmlns:w="http://schemas.openxmlformats.org/wordprocessingml/2006/main" w:initials="SG" w:author="SOOS Gabor" w:date="2026-10-02T17:59:32+2" w:id="2555605">
    <w:p>
      <w:pPr>
        <w:pStyle w:val="CommentText"/>
        <w:ind w:start="0"/>
        <w:bidi w:val="0"/>
      </w:pPr>
      <w:r>
        <w:rPr>
          <w:rStyle w:val="CommentReference"/>
        </w:rPr>
        <w:annotationRef/>
      </w:r>
      <w:r>
        <w:rPr>
          <w:b/>
          <w:bCs/>
          <w:rtl w:val="0"/>
          <w:lang w:val="en-GB"/>
        </w:rPr>
        <w:t>Comment (33)  by SOOS Gabor (2 Okt 2026 17:59)</w:t>
      </w:r>
    </w:p>
    <w:p>
      <w:pPr>
        <w:pStyle w:val="CommentText"/>
        <w:ind w:start="0"/>
      </w:pPr>
      <w:r>
        <w:t>If we mention the balises, maybe we should mention the LEUs too</w:t>
      </w:r>
    </w:p>
  </w:comment>
  <w:comment xmlns:w="http://schemas.openxmlformats.org/wordprocessingml/2006/main" w:initials="UJ" w:author="UJHELYI Janos" w:date="2026-10-02T15:45:53+2" w:id="2555541">
    <w:p>
      <w:pPr>
        <w:pStyle w:val="CommentText"/>
        <w:ind w:start="0"/>
        <w:bidi w:val="0"/>
      </w:pPr>
      <w:r>
        <w:rPr>
          <w:rStyle w:val="CommentReference"/>
        </w:rPr>
        <w:annotationRef/>
      </w:r>
      <w:r>
        <w:rPr>
          <w:b/>
          <w:bCs/>
          <w:rtl w:val="0"/>
          <w:lang w:val="en-GB"/>
        </w:rPr>
        <w:t>Comment (9)  by UJHELYI Janos (2 Okt 2026 15:45)</w:t>
      </w:r>
    </w:p>
    <w:p>
      <w:pPr>
        <w:pStyle w:val="CommentText"/>
        <w:ind w:start="0"/>
      </w:pPr>
      <w:r>
        <w:t>This is for ETCS only, for IXL 3BU_61906_0002_QMAPA / 04 RL is to be used</w:t>
      </w:r>
    </w:p>
  </w:comment>
  <w:comment xmlns:w="http://schemas.openxmlformats.org/wordprocessingml/2006/main" w:initials="HG" w:author="HAMMER Georg" w:date="2026-10-06T10:55:36+2" w:id="2556322">
    <w:p>
      <w:pPr>
        <w:pStyle w:val="CommentText"/>
        <w:ind w:start="0"/>
        <w:bidi w:val="0"/>
      </w:pPr>
      <w:r>
        <w:rPr>
          <w:rStyle w:val="CommentReference"/>
        </w:rPr>
        <w:annotationRef/>
      </w:r>
      <w:r>
        <w:rPr>
          <w:b/>
          <w:bCs/>
          <w:rtl w:val="0"/>
          <w:lang w:val="en-GB"/>
        </w:rPr>
        <w:t>Comment (69)  by HAMMER Georg (6 Okt 2026 10:55)</w:t>
      </w:r>
    </w:p>
    <w:p>
      <w:pPr>
        <w:pStyle w:val="CommentText"/>
        <w:ind w:start="0"/>
      </w:pPr>
      <w:r>
        <w:t>Table has no caption</w:t>
      </w:r>
    </w:p>
  </w:comment>
  <w:comment xmlns:w="http://schemas.openxmlformats.org/wordprocessingml/2006/main" w:initials="HG" w:author="HAMMER Georg" w:date="2026-10-06T10:55:59+2" w:id="2556324">
    <w:p>
      <w:pPr>
        <w:pStyle w:val="CommentText"/>
        <w:ind w:start="0"/>
        <w:bidi w:val="0"/>
      </w:pPr>
      <w:r>
        <w:rPr>
          <w:rStyle w:val="CommentReference"/>
        </w:rPr>
        <w:annotationRef/>
      </w:r>
      <w:r>
        <w:rPr>
          <w:b/>
          <w:bCs/>
          <w:rtl w:val="0"/>
          <w:lang w:val="en-GB"/>
        </w:rPr>
        <w:t>Comment (70)  by HAMMER Georg (6 Okt 2026 10:55)</w:t>
      </w:r>
    </w:p>
    <w:p>
      <w:pPr>
        <w:pStyle w:val="CommentText"/>
        <w:ind w:start="0"/>
      </w:pPr>
      <w:r>
        <w:t>Table has no caption</w:t>
      </w:r>
    </w:p>
  </w:comment>
  <w:comment xmlns:w="http://schemas.openxmlformats.org/wordprocessingml/2006/main" w:initials="HG" w:author="HAMMER Georg" w:date="2026-10-06T10:57:17+2" w:id="2556329">
    <w:p>
      <w:pPr>
        <w:pStyle w:val="CommentText"/>
        <w:ind w:start="0"/>
        <w:bidi w:val="0"/>
      </w:pPr>
      <w:r>
        <w:rPr>
          <w:rStyle w:val="CommentReference"/>
        </w:rPr>
        <w:annotationRef/>
      </w:r>
      <w:r>
        <w:rPr>
          <w:b/>
          <w:bCs/>
          <w:rtl w:val="0"/>
          <w:lang w:val="en-GB"/>
        </w:rPr>
        <w:t>Comment (71)  by HAMMER Georg (6 Okt 2026 10:57)</w:t>
      </w:r>
    </w:p>
    <w:p>
      <w:pPr>
        <w:pStyle w:val="CommentText"/>
        <w:ind w:start="0"/>
      </w:pPr>
      <w:r>
        <w:t>Table 5 says zs-or_01.06</w:t>
      </w:r>
    </w:p>
  </w:comment>
  <w:comment xmlns:w="http://schemas.openxmlformats.org/wordprocessingml/2006/main" w:initials="SR" w:author="SZALAY Robert" w:date="2026-10-02T14:45:07+2" w:id="2555507">
    <w:p>
      <w:pPr>
        <w:pStyle w:val="CommentText"/>
        <w:ind w:start="0"/>
        <w:bidi w:val="0"/>
      </w:pPr>
      <w:r>
        <w:rPr>
          <w:rStyle w:val="CommentReference"/>
        </w:rPr>
        <w:annotationRef/>
      </w:r>
      <w:r>
        <w:rPr>
          <w:b/>
          <w:bCs/>
          <w:rtl w:val="0"/>
          <w:lang w:val="en-GB"/>
        </w:rPr>
        <w:t>Comment (1)  by SZALAY Robert (2 Okt 2026 14:45)</w:t>
      </w:r>
    </w:p>
    <w:p>
      <w:pPr>
        <w:pStyle w:val="CommentText"/>
        <w:ind w:start="0"/>
      </w:pPr>
      <w:r>
        <w:t>This document will be Released only if the listed documents are in RL state.</w:t>
      </w:r>
    </w:p>
    <w:p>
      <w:pPr>
        <w:pStyle w:val="CommentText"/>
        <w:ind w:start="567"/>
        <w:bidi w:val="0"/>
      </w:pPr>
      <w:r/>
      <w:r>
        <w:rPr>
          <w:b/>
          <w:bCs/>
          <w:rtl w:val="0"/>
          <w:lang w:val="en-GB"/>
        </w:rPr>
        <w:t>DAYLAN Derya - Contractor (2 Okt 2026 14:59)</w:t>
      </w:r>
    </w:p>
    <w:p>
      <w:pPr>
        <w:pStyle w:val="CommentText"/>
        <w:ind w:start="567"/>
      </w:pPr>
      <w:r>
        <w:t>The docs cannot be released before the SEMP release. for SOR these shall be in initial state So you can write "latest" or a note, that they will be released after the SEMP.</w:t>
        <w:br/>
        <w:t/>
        <w:br/>
        <w:t>SEMP shall be released before the QMP etc, SEMP is input doc for these docs. SZALAY Robert</w:t>
      </w:r>
    </w:p>
  </w:comment>
  <w:comment xmlns:w="http://schemas.openxmlformats.org/wordprocessingml/2006/main" w:initials="UJ" w:author="UJHELYI Janos" w:date="2026-10-02T15:48:19+2" w:id="2555542">
    <w:p>
      <w:pPr>
        <w:pStyle w:val="CommentText"/>
        <w:ind w:start="0"/>
        <w:bidi w:val="0"/>
      </w:pPr>
      <w:r>
        <w:rPr>
          <w:rStyle w:val="CommentReference"/>
        </w:rPr>
        <w:annotationRef/>
      </w:r>
      <w:r>
        <w:rPr>
          <w:b/>
          <w:bCs/>
          <w:rtl w:val="0"/>
          <w:lang w:val="en-GB"/>
        </w:rPr>
        <w:t>Comment (10)  by UJHELYI Janos (2 Okt 2026 15:48)</w:t>
      </w:r>
    </w:p>
    <w:p>
      <w:pPr>
        <w:pStyle w:val="CommentText"/>
        <w:ind w:start="0"/>
      </w:pPr>
      <w:r>
        <w:t>Please add to the list Generic Configuration Management Plan (CMP) for Hungarian operational Customer Projects ELEKTRA + AzLM + A6221-A3 as well! </w:t>
        <w:br/>
        <w:t>3BU_61906_0002_QMAPA / 04 RL</w:t>
      </w:r>
    </w:p>
  </w:comment>
  <w:comment xmlns:w="http://schemas.openxmlformats.org/wordprocessingml/2006/main" w:initials="DD-C" w:author="DAYLAN Derya - Contractor" w:date="2026-10-02T15:02:47+2" w:id="2555526">
    <w:p>
      <w:pPr>
        <w:pStyle w:val="CommentText"/>
        <w:ind w:start="0"/>
        <w:bidi w:val="0"/>
      </w:pPr>
      <w:r>
        <w:rPr>
          <w:rStyle w:val="CommentReference"/>
        </w:rPr>
        <w:annotationRef/>
      </w:r>
      <w:r>
        <w:rPr>
          <w:b/>
          <w:bCs/>
          <w:rtl w:val="0"/>
          <w:lang w:val="en-GB"/>
        </w:rPr>
        <w:t>Comment (4)  by DAYLAN Derya - Contractor (2 Okt 2026 15:02)</w:t>
      </w:r>
    </w:p>
    <w:p>
      <w:pPr>
        <w:pStyle w:val="CommentText"/>
        <w:ind w:start="0"/>
      </w:pPr>
      <w:r>
        <w:t>Please include the 50716</w:t>
      </w:r>
    </w:p>
  </w:comment>
  <w:comment xmlns:w="http://schemas.openxmlformats.org/wordprocessingml/2006/main" w:initials="HB" w:author="HOFSTETTER Bernhard" w:date="2026-10-06T08:24:15+2" w:id="2556104">
    <w:p>
      <w:pPr>
        <w:pStyle w:val="CommentText"/>
        <w:ind w:start="0"/>
        <w:bidi w:val="0"/>
      </w:pPr>
      <w:r>
        <w:rPr>
          <w:rStyle w:val="CommentReference"/>
        </w:rPr>
        <w:annotationRef/>
      </w:r>
      <w:r>
        <w:rPr>
          <w:b/>
          <w:bCs/>
          <w:rtl w:val="0"/>
          <w:lang w:val="en-GB"/>
        </w:rPr>
        <w:t>Comment (50)  by HOFSTETTER Bernhard (6 Okt 2026 8:24)</w:t>
      </w:r>
    </w:p>
    <w:p>
      <w:pPr>
        <w:pStyle w:val="CommentText"/>
        <w:ind w:start="0"/>
      </w:pPr>
      <w:r>
        <w:t>Outdated! Valid standard is EN 50716:2023 (see comment #4).</w:t>
        <w:br/>
        <w:t>Please check the entire content.</w:t>
      </w:r>
    </w:p>
  </w:comment>
  <w:comment xmlns:w="http://schemas.openxmlformats.org/wordprocessingml/2006/main" w:initials="UJ" w:author="UJHELYI Janos" w:date="2026-10-02T16:00:58+2" w:id="2555546">
    <w:p>
      <w:pPr>
        <w:pStyle w:val="CommentText"/>
        <w:ind w:start="0"/>
        <w:bidi w:val="0"/>
      </w:pPr>
      <w:r>
        <w:rPr>
          <w:rStyle w:val="CommentReference"/>
        </w:rPr>
        <w:annotationRef/>
      </w:r>
      <w:r>
        <w:rPr>
          <w:b/>
          <w:bCs/>
          <w:rtl w:val="0"/>
          <w:lang w:val="en-GB"/>
        </w:rPr>
        <w:t>Comment (11)  by UJHELYI Janos (2 Okt 2026 16:00)</w:t>
      </w:r>
    </w:p>
    <w:p>
      <w:pPr>
        <w:pStyle w:val="CommentText"/>
        <w:ind w:start="0"/>
      </w:pPr>
      <w:r>
        <w:t>Valid only until 30.10.2006!</w:t>
      </w:r>
    </w:p>
  </w:comment>
  <w:comment xmlns:w="http://schemas.openxmlformats.org/wordprocessingml/2006/main" w:initials="HB" w:author="HOFSTETTER Bernhard" w:date="2026-10-06T08:26:04+2" w:id="2556107">
    <w:p>
      <w:pPr>
        <w:pStyle w:val="CommentText"/>
        <w:ind w:start="0"/>
        <w:bidi w:val="0"/>
      </w:pPr>
      <w:r>
        <w:rPr>
          <w:rStyle w:val="CommentReference"/>
        </w:rPr>
        <w:annotationRef/>
      </w:r>
      <w:r>
        <w:rPr>
          <w:b/>
          <w:bCs/>
          <w:rtl w:val="0"/>
          <w:lang w:val="en-GB"/>
        </w:rPr>
        <w:t>Comment (51)  by HOFSTETTER Bernhard (6 Okt 2026 8:26)</w:t>
      </w:r>
    </w:p>
    <w:p>
      <w:pPr>
        <w:pStyle w:val="CommentText"/>
        <w:ind w:start="0"/>
      </w:pPr>
      <w:r>
        <w:t>TSI 2023 is the currently valid version.</w:t>
      </w:r>
    </w:p>
  </w:comment>
  <w:comment xmlns:w="http://schemas.openxmlformats.org/wordprocessingml/2006/main" w:initials="DD-C" w:author="DAYLAN Derya - Contractor" w:date="2026-10-02T15:06:10+2" w:id="2555529">
    <w:p>
      <w:pPr>
        <w:pStyle w:val="CommentText"/>
        <w:ind w:start="0"/>
        <w:bidi w:val="0"/>
      </w:pPr>
      <w:r>
        <w:rPr>
          <w:rStyle w:val="CommentReference"/>
        </w:rPr>
        <w:annotationRef/>
      </w:r>
      <w:r>
        <w:rPr>
          <w:b/>
          <w:bCs/>
          <w:rtl w:val="0"/>
          <w:lang w:val="en-GB"/>
        </w:rPr>
        <w:t>Comment (6)  by DAYLAN Derya - Contractor (2 Okt 2026 15:06)</w:t>
      </w:r>
    </w:p>
    <w:p>
      <w:pPr>
        <w:pStyle w:val="CommentText"/>
        <w:ind w:start="0"/>
      </w:pPr>
      <w:r>
        <w:t>Please discuss with PAPP Gabor where to put deputies in the table. Maybe only in PMP, but we need the deputy resources.</w:t>
      </w:r>
    </w:p>
  </w:comment>
  <w:comment xmlns:w="http://schemas.openxmlformats.org/wordprocessingml/2006/main" w:initials="SR" w:author="SZALAY Robert" w:date="2026-10-02T15:08:23+2" w:id="2555530">
    <w:p>
      <w:pPr>
        <w:pStyle w:val="CommentText"/>
        <w:ind w:start="0"/>
        <w:bidi w:val="0"/>
      </w:pPr>
      <w:r>
        <w:rPr>
          <w:rStyle w:val="CommentReference"/>
        </w:rPr>
        <w:annotationRef/>
      </w:r>
      <w:r>
        <w:rPr>
          <w:b/>
          <w:bCs/>
          <w:rtl w:val="0"/>
          <w:lang w:val="en-GB"/>
        </w:rPr>
        <w:t>Comment (7)  by SZALAY Robert (2 Okt 2026 15:08)</w:t>
      </w:r>
    </w:p>
    <w:p>
      <w:pPr>
        <w:pStyle w:val="CommentText"/>
        <w:ind w:start="0"/>
      </w:pPr>
      <w:r>
        <w:t>Missing Roles for AZLM: Datprep Soos, Teszt: Kukk, Verif, Szonyi</w:t>
      </w:r>
    </w:p>
  </w:comment>
  <w:comment xmlns:w="http://schemas.openxmlformats.org/wordprocessingml/2006/main" w:initials="DD-C" w:author="DAYLAN Derya - Contractor" w:date="2026-10-02T15:03:23+2" w:id="2555528">
    <w:p>
      <w:pPr>
        <w:pStyle w:val="CommentText"/>
        <w:ind w:start="0"/>
        <w:bidi w:val="0"/>
      </w:pPr>
      <w:r>
        <w:rPr>
          <w:rStyle w:val="CommentReference"/>
        </w:rPr>
        <w:annotationRef/>
      </w:r>
      <w:r>
        <w:rPr>
          <w:b/>
          <w:bCs/>
          <w:rtl w:val="0"/>
          <w:lang w:val="en-GB"/>
        </w:rPr>
        <w:t>Comment (5)  by DAYLAN Derya - Contractor (2 Okt 2026 15:03)</w:t>
      </w:r>
    </w:p>
    <w:p>
      <w:pPr>
        <w:pStyle w:val="CommentText"/>
        <w:ind w:start="0"/>
      </w:pPr>
      <w:r>
        <w:t>Please nominate VER</w:t>
      </w:r>
    </w:p>
  </w:comment>
  <w:comment xmlns:w="http://schemas.openxmlformats.org/wordprocessingml/2006/main" w:initials="HB" w:author="HOFSTETTER Bernhard" w:date="2026-10-06T08:21:10+2" w:id="2556100">
    <w:p>
      <w:pPr>
        <w:pStyle w:val="CommentText"/>
        <w:ind w:start="0"/>
        <w:bidi w:val="0"/>
      </w:pPr>
      <w:r>
        <w:rPr>
          <w:rStyle w:val="CommentReference"/>
        </w:rPr>
        <w:annotationRef/>
      </w:r>
      <w:r>
        <w:rPr>
          <w:b/>
          <w:bCs/>
          <w:rtl w:val="0"/>
          <w:lang w:val="en-GB"/>
        </w:rPr>
        <w:t>Proposed Change (49)  by HOFSTETTER Bernhard (6 Okt 2026 8:21)</w:t>
      </w:r>
    </w:p>
    <w:p>
      <w:pPr>
        <w:pStyle w:val="CommentText"/>
        <w:ind w:start="0"/>
      </w:pPr>
      <w:r>
        <w:t>Delete this line.</w:t>
      </w:r>
    </w:p>
  </w:comment>
  <w:comment xmlns:w="http://schemas.openxmlformats.org/wordprocessingml/2006/main" w:initials="HG" w:author="HAMMER Georg" w:date="2026-10-06T11:24:20+2" w:id="2556342">
    <w:p>
      <w:pPr>
        <w:pStyle w:val="CommentText"/>
        <w:ind w:start="0"/>
        <w:bidi w:val="0"/>
      </w:pPr>
      <w:r>
        <w:rPr>
          <w:rStyle w:val="CommentReference"/>
        </w:rPr>
        <w:annotationRef/>
      </w:r>
      <w:r>
        <w:rPr>
          <w:b/>
          <w:bCs/>
          <w:rtl w:val="0"/>
          <w:lang w:val="en-GB"/>
        </w:rPr>
        <w:t>Comment (72)  by HAMMER Georg (6 Okt 2026 11:24)</w:t>
      </w:r>
    </w:p>
    <w:p>
      <w:pPr>
        <w:pStyle w:val="CommentText"/>
        <w:ind w:start="0"/>
      </w:pPr>
      <w:r>
        <w:t>Table 1 says V-Híd Network Kft. is contractor</w:t>
      </w:r>
    </w:p>
  </w:comment>
  <w:comment xmlns:w="http://schemas.openxmlformats.org/wordprocessingml/2006/main" w:initials="HB" w:author="HOFSTETTER Bernhard" w:date="2026-10-06T08:42:03+2" w:id="2556128">
    <w:p>
      <w:pPr>
        <w:pStyle w:val="CommentText"/>
        <w:ind w:start="0"/>
        <w:bidi w:val="0"/>
      </w:pPr>
      <w:r>
        <w:rPr>
          <w:rStyle w:val="CommentReference"/>
        </w:rPr>
        <w:annotationRef/>
      </w:r>
      <w:r>
        <w:rPr>
          <w:b/>
          <w:bCs/>
          <w:rtl w:val="0"/>
          <w:lang w:val="en-GB"/>
        </w:rPr>
        <w:t>Comment (57)  by HOFSTETTER Bernhard (6 Okt 2026 8:42)</w:t>
      </w:r>
    </w:p>
    <w:p>
      <w:pPr>
        <w:pStyle w:val="CommentText"/>
        <w:ind w:start="0"/>
      </w:pPr>
      <w:r>
        <w:t>ZIVD and both ETCS and IXL</w:t>
      </w:r>
    </w:p>
  </w:comment>
  <w:comment xmlns:w="http://schemas.openxmlformats.org/wordprocessingml/2006/main" w:initials="DD-C" w:author="DAYLAN Derya - Contractor" w:date="2026-10-06T08:42:35+2" w:id="2556129">
    <w:p>
      <w:pPr>
        <w:pStyle w:val="CommentText"/>
        <w:ind w:start="0"/>
        <w:bidi w:val="0"/>
      </w:pPr>
      <w:r>
        <w:rPr>
          <w:rStyle w:val="CommentReference"/>
        </w:rPr>
        <w:annotationRef/>
      </w:r>
      <w:r>
        <w:rPr>
          <w:b/>
          <w:bCs/>
          <w:rtl w:val="0"/>
          <w:lang w:val="en-GB"/>
        </w:rPr>
        <w:t>Comment (58)  by DAYLAN Derya - Contractor (6 Okt 2026 8:42)</w:t>
      </w:r>
    </w:p>
    <w:p>
      <w:pPr>
        <w:pStyle w:val="CommentText"/>
        <w:ind w:start="0"/>
      </w:pPr>
      <w:r>
        <w:t>GTS?</w:t>
      </w:r>
    </w:p>
  </w:comment>
  <w:comment xmlns:w="http://schemas.openxmlformats.org/wordprocessingml/2006/main" w:initials="HB" w:author="HOFSTETTER Bernhard" w:date="2026-10-05T07:48:26+2" w:id="2555654">
    <w:p>
      <w:pPr>
        <w:pStyle w:val="CommentText"/>
        <w:ind w:start="0"/>
        <w:bidi w:val="0"/>
      </w:pPr>
      <w:r>
        <w:rPr>
          <w:rStyle w:val="CommentReference"/>
        </w:rPr>
        <w:annotationRef/>
      </w:r>
      <w:r>
        <w:rPr>
          <w:b/>
          <w:bCs/>
          <w:rtl w:val="0"/>
          <w:lang w:val="en-GB"/>
        </w:rPr>
        <w:t>Comment (37)  by HOFSTETTER Bernhard (5 Okt 2026 7:48)</w:t>
      </w:r>
    </w:p>
    <w:p>
      <w:pPr>
        <w:pStyle w:val="CommentText"/>
        <w:ind w:start="0"/>
      </w:pPr>
      <w:r>
        <w:t>TestRail not used.</w:t>
      </w:r>
    </w:p>
  </w:comment>
  <w:comment xmlns:w="http://schemas.openxmlformats.org/wordprocessingml/2006/main" w:initials="HB" w:author="HOFSTETTER Bernhard" w:date="2026-10-06T08:49:28+2" w:id="2556133">
    <w:p>
      <w:pPr>
        <w:pStyle w:val="CommentText"/>
        <w:ind w:start="0"/>
        <w:bidi w:val="0"/>
      </w:pPr>
      <w:r>
        <w:rPr>
          <w:rStyle w:val="CommentReference"/>
        </w:rPr>
        <w:annotationRef/>
      </w:r>
      <w:r>
        <w:rPr>
          <w:b/>
          <w:bCs/>
          <w:rtl w:val="0"/>
          <w:lang w:val="en-GB"/>
        </w:rPr>
        <w:t>Comment (59)  by HOFSTETTER Bernhard (6 Okt 2026 8:49)</w:t>
      </w:r>
    </w:p>
    <w:p>
      <w:pPr>
        <w:pStyle w:val="CommentText"/>
        <w:ind w:start="0"/>
      </w:pPr>
      <w:r>
        <w:t>What are TRR1-LAB and TRR1-FIELD? I have never done that before.</w:t>
        <w:br/>
        <w:t/>
        <w:br/>
        <w:t>Are these MS lists valid for ETCS and IXL?</w:t>
      </w:r>
    </w:p>
  </w:comment>
  <w:comment xmlns:w="http://schemas.openxmlformats.org/wordprocessingml/2006/main" w:initials="HB" w:author="HOFSTETTER Bernhard" w:date="2026-10-06T09:02:07+2" w:id="2556162">
    <w:p>
      <w:pPr>
        <w:pStyle w:val="CommentText"/>
        <w:ind w:start="0"/>
        <w:bidi w:val="0"/>
      </w:pPr>
      <w:r>
        <w:rPr>
          <w:rStyle w:val="CommentReference"/>
        </w:rPr>
        <w:annotationRef/>
      </w:r>
      <w:r>
        <w:rPr>
          <w:b/>
          <w:bCs/>
          <w:rtl w:val="0"/>
          <w:lang w:val="en-GB"/>
        </w:rPr>
        <w:t>Comment (60)  by HOFSTETTER Bernhard (6 Okt 2026 9:02)</w:t>
      </w:r>
    </w:p>
    <w:p>
      <w:pPr>
        <w:pStyle w:val="CommentText"/>
        <w:ind w:start="0"/>
      </w:pPr>
      <w:r>
        <w:t>ETCS and IXL solutions have different MS sequences.</w:t>
        <w:br/>
        <w:t/>
        <w:br/>
        <w:t>I can hardly see the differences between ETCS and IXL throughout the entire document - especially in Chapter 15.</w:t>
      </w:r>
    </w:p>
  </w:comment>
  <w:comment xmlns:w="http://schemas.openxmlformats.org/wordprocessingml/2006/main" w:initials="HG" w:author="HAMMER Georg" w:date="2026-10-06T11:34:52+2" w:id="2556354">
    <w:p>
      <w:pPr>
        <w:pStyle w:val="CommentText"/>
        <w:ind w:start="0"/>
        <w:bidi w:val="0"/>
      </w:pPr>
      <w:r>
        <w:rPr>
          <w:rStyle w:val="CommentReference"/>
        </w:rPr>
        <w:annotationRef/>
      </w:r>
      <w:r>
        <w:rPr>
          <w:b/>
          <w:bCs/>
          <w:rtl w:val="0"/>
          <w:lang w:val="en-GB"/>
        </w:rPr>
        <w:t>Comment (73)  by HAMMER Georg (6 Okt 2026 11:34)</w:t>
      </w:r>
    </w:p>
    <w:p>
      <w:pPr>
        <w:pStyle w:val="CommentText"/>
        <w:ind w:start="0"/>
      </w:pPr>
      <w:r>
        <w:t>Caption missing</w:t>
      </w:r>
    </w:p>
  </w:comment>
  <w:comment xmlns:w="http://schemas.openxmlformats.org/wordprocessingml/2006/main" w:initials="UJ" w:author="UJHELYI Janos" w:date="2026-10-05T10:38:49+2" w:id="2555737">
    <w:p>
      <w:pPr>
        <w:pStyle w:val="CommentText"/>
        <w:ind w:start="0"/>
        <w:bidi w:val="0"/>
      </w:pPr>
      <w:r>
        <w:rPr>
          <w:rStyle w:val="CommentReference"/>
        </w:rPr>
        <w:annotationRef/>
      </w:r>
      <w:r>
        <w:rPr>
          <w:b/>
          <w:bCs/>
          <w:rtl w:val="0"/>
          <w:lang w:val="en-GB"/>
        </w:rPr>
        <w:t>Comment (39)  by UJHELYI Janos (5 Okt 2026 10:38)</w:t>
      </w:r>
    </w:p>
    <w:p>
      <w:pPr>
        <w:pStyle w:val="CommentText"/>
        <w:ind w:start="0"/>
      </w:pPr>
      <w:r>
        <w:t>Please add PIU and THO to the list of abbreviations!</w:t>
      </w:r>
    </w:p>
  </w:comment>
  <w:comment xmlns:w="http://schemas.openxmlformats.org/wordprocessingml/2006/main" w:initials="HB" w:author="HOFSTETTER Bernhard" w:date="2026-10-06T08:31:56+2" w:id="2556119">
    <w:p>
      <w:pPr>
        <w:pStyle w:val="CommentText"/>
        <w:ind w:start="0"/>
        <w:bidi w:val="0"/>
      </w:pPr>
      <w:r>
        <w:rPr>
          <w:rStyle w:val="CommentReference"/>
        </w:rPr>
        <w:annotationRef/>
      </w:r>
      <w:r>
        <w:rPr>
          <w:b/>
          <w:bCs/>
          <w:rtl w:val="0"/>
          <w:lang w:val="en-GB"/>
        </w:rPr>
        <w:t>Comment (53)  by HOFSTETTER Bernhard (6 Okt 2026 8:31)</w:t>
      </w:r>
    </w:p>
    <w:p>
      <w:pPr>
        <w:pStyle w:val="CommentText"/>
        <w:ind w:start="0"/>
      </w:pPr>
      <w:r>
        <w:t>See comment #50.</w:t>
        <w:br/>
        <w:t>Please check tables A.* in accordance with 50716 and update the data accordingly.</w:t>
      </w:r>
    </w:p>
  </w:comment>
  <w:comment xmlns:w="http://schemas.openxmlformats.org/wordprocessingml/2006/main" w:initials="HG" w:author="HAMMER Georg" w:date="2026-10-06T11:38:00+2" w:id="2556360">
    <w:p>
      <w:pPr>
        <w:pStyle w:val="CommentText"/>
        <w:ind w:start="0"/>
        <w:bidi w:val="0"/>
      </w:pPr>
      <w:r>
        <w:rPr>
          <w:rStyle w:val="CommentReference"/>
        </w:rPr>
        <w:annotationRef/>
      </w:r>
      <w:r>
        <w:rPr>
          <w:b/>
          <w:bCs/>
          <w:rtl w:val="0"/>
          <w:lang w:val="en-GB"/>
        </w:rPr>
        <w:t>Comment (74)  by HAMMER Georg (6 Okt 2026 11:38)</w:t>
      </w:r>
    </w:p>
    <w:p>
      <w:pPr>
        <w:pStyle w:val="CommentText"/>
        <w:ind w:start="0"/>
      </w:pPr>
      <w:r>
        <w:t>ZIVD</w:t>
      </w:r>
    </w:p>
  </w:comment>
  <w:comment xmlns:w="http://schemas.openxmlformats.org/wordprocessingml/2006/main" w:initials="HB" w:author="HOFSTETTER Bernhard" w:date="2026-10-06T08:28:59+2" w:id="2556113">
    <w:p>
      <w:pPr>
        <w:pStyle w:val="CommentText"/>
        <w:ind w:start="0"/>
        <w:bidi w:val="0"/>
      </w:pPr>
      <w:r>
        <w:rPr>
          <w:rStyle w:val="CommentReference"/>
        </w:rPr>
        <w:annotationRef/>
      </w:r>
      <w:r>
        <w:rPr>
          <w:b/>
          <w:bCs/>
          <w:rtl w:val="0"/>
          <w:lang w:val="en-GB"/>
        </w:rPr>
        <w:t>Comment (52)  by HOFSTETTER Bernhard (6 Okt 2026 8:28)</w:t>
      </w:r>
    </w:p>
    <w:p>
      <w:pPr>
        <w:pStyle w:val="CommentText"/>
        <w:ind w:start="0"/>
      </w:pPr>
      <w:r>
        <w:t>IVP and TP incorrect. Docs not specified in REF table.</w:t>
      </w:r>
    </w:p>
  </w:comment>
  <w:comment xmlns:w="http://schemas.openxmlformats.org/wordprocessingml/2006/main" w:initials="UJ" w:author="UJHELYI Janos" w:date="2026-10-05T10:44:58+2" w:id="2555743">
    <w:p>
      <w:pPr>
        <w:pStyle w:val="CommentText"/>
        <w:ind w:start="0"/>
        <w:bidi w:val="0"/>
      </w:pPr>
      <w:r>
        <w:rPr>
          <w:rStyle w:val="CommentReference"/>
        </w:rPr>
        <w:annotationRef/>
      </w:r>
      <w:r>
        <w:rPr>
          <w:b/>
          <w:bCs/>
          <w:rtl w:val="0"/>
          <w:lang w:val="en-GB"/>
        </w:rPr>
        <w:t>Comment (40)  by UJHELYI Janos (5 Okt 2026 10:44)</w:t>
      </w:r>
    </w:p>
    <w:p>
      <w:pPr>
        <w:pStyle w:val="CommentText"/>
        <w:ind w:start="0"/>
      </w:pPr>
      <w:r>
        <w:t>reference error</w:t>
      </w:r>
    </w:p>
  </w:comment>
</w:comments>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AAB166" w14:textId="77777777">
      <w:pPr>
        <w:spacing w:after="0" w:line="240" w:lineRule="auto"/>
      </w:pPr>
      <w:r>
        <w:separator/>
      </w:r>
    </w:p>
    <w:p w14:paraId="07646688" w14:textId="77777777"/>
    <w:p w14:paraId="31BE2608" w14:textId="77777777"/>
    <w:p w14:paraId="66C5C457" w14:textId="77777777"/>
    <w:p w14:paraId="4C0A29BA" w14:textId="77777777"/>
  </w:endnote>
  <w:endnote w:type="continuationSeparator" w:id="0">
    <w:p w14:paraId="503B0CB4" w14:textId="77777777">
      <w:pPr>
        <w:spacing w:after="0" w:line="240" w:lineRule="auto"/>
      </w:pPr>
      <w:r>
        <w:continuationSeparator/>
      </w:r>
    </w:p>
    <w:p w14:paraId="0463324E" w14:textId="77777777"/>
    <w:p w14:paraId="6C8D96CD" w14:textId="77777777"/>
    <w:p w14:paraId="0EDF26B8" w14:textId="77777777"/>
    <w:p w14:paraId="21DD1838" w14:textId="77777777"/>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82560" w14:textId="77777777">
    <w:pPr>
      <w:pStyle w:val="Footer"/>
    </w:pPr>
  </w:p>
</w:ftr>
</file>

<file path=word/footer2.xml><?xml version="1.0" encoding="utf-8"?>
<w:ftr xmlns:w="http://schemas.openxmlformats.org/wordprocessingml/2006/main" xmlns:a="http://schemas.openxmlformats.org/drawingml/2006/main"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14:paraId="32483B7D" w14:textId="77777777">
      <w:trPr>
        <w:jc w:val="center"/>
      </w:trPr>
      <w:tc>
        <w:tcPr>
          <w:tcW w:w="5400" w:type="dxa"/>
          <w:gridSpan w:val="2"/>
          <w:tcBorders>
            <w:top w:val="nil"/>
            <w:left w:val="nil"/>
            <w:bottom w:val="single" w:color="auto" w:sz="4" w:space="0"/>
            <w:right w:val="nil"/>
          </w:tcBorders>
          <w:vAlign w:val="center"/>
        </w:tcPr>
        <w:p w14:paraId="71E79D2F" w14:textId="77777777">
          <w:pPr>
            <w:spacing w:before="0" w:after="0"/>
            <w:jc w:val="center"/>
            <w:rPr>
              <w:rFonts w:ascii="Century Gothic" w:hAnsi="Century Gothic"/>
              <w:b/>
            </w:rPr>
          </w:pPr>
          <w:r>
            <w:rPr>
              <w:rFonts w:ascii="Century Gothic" w:hAnsi="Century Gothic"/>
              <w:b/>
            </w:rPr>
            <mc:AlternateContent>
              <mc:Choice Requires="wps">
                <w:drawing>
                  <wp:anchor distT="0" distB="0" distL="114300" distR="114300" simplePos="0" relativeHeight="251661824" behindDoc="0" locked="0" layoutInCell="0" allowOverlap="1" wp14:editId="0A38F292" wp14:anchorId="59E03AB4">
                    <wp:simplePos x="0" y="0"/>
                    <wp:positionH relativeFrom="page">
                      <wp:posOffset>0</wp:posOffset>
                    </wp:positionH>
                    <wp:positionV relativeFrom="page">
                      <wp:posOffset>10189210</wp:posOffset>
                    </wp:positionV>
                    <wp:extent cx="7560310" cy="311785"/>
                    <wp:effectExtent l="0" t="0" r="0" b="12065"/>
                    <wp:wrapNone/>
                    <wp:docPr id="5" name="MSIPCM9a5846b8858d844b6fe9b3ea" descr="{&quot;HashCode&quot;:685452435,&quot;Height&quot;:841.0,&quot;Width&quot;:595.0,&quot;Placement&quot;:&quot;Footer&quot;,&quot;Index&quot;:&quot;Primary&quot;,&quot;Section&quot;:1,&quot;Top&quot;:0.0,&quot;Left&quot;:0.0}"/>
                    <wp:cNvGraphicFramePr/>
                    <a:graphic>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w="6350">
                                  <a:solidFill>
                                    <a:prstClr val="black"/>
                                  </a:solidFill>
                                </a14:hiddenLine>
                              </a:ext>
                            </a:extLst>
                          </wps:spPr>
                          <wps:txbx>
                            <w:txbxContent>
                              <w:p w14:paraId="4408F780" w14:textId="77777777">
                                <w:pPr>
                                  <w:spacing w:before="0" w:after="0"/>
                                  <w:jc w:val="center"/>
                                  <w:rPr>
                                    <w:rFonts w:ascii="Arial Black" w:hAnsi="Arial Black"/>
                                    <w:color w:val="76923C"/>
                                  </w:rPr>
                                </w:pPr>
                                <w:r>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w14:anchorId="59E03AB4">
                    <v:stroke joinstyle="miter"/>
                    <v:path gradientshapeok="t" o:connecttype="rect"/>
                  </v:shapetype>
                  <v:shape id="MSIPCM9a5846b8858d844b6fe9b3ea" style="position:absolute;left:0;text-align:left;margin-left:0;margin-top:802.3pt;width:595.3pt;height:24.55pt;z-index:251661824;visibility:visible;mso-wrap-style:square;mso-wrap-distance-left:9pt;mso-wrap-distance-top:0;mso-wrap-distance-right:9pt;mso-wrap-distance-bottom:0;mso-position-horizontal:absolute;mso-position-horizontal-relative:page;mso-position-vertical:absolute;mso-position-vertical-relative:page;v-text-anchor:bottom" alt="{&quot;HashCode&quot;:685452435,&quot;Height&quot;:841.0,&quot;Width&quot;:595.0,&quot;Placement&quot;:&quot;Foot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">
                    <v:textbox inset=",0,,0">
                      <w:txbxContent>
                        <w:p w14:paraId="4408F780" w14:textId="77777777">
                          <w:pPr>
                            <w:spacing w:before="0" w:after="0"/>
                            <w:jc w:val="center"/>
                            <w:rPr>
                              <w:rFonts w:ascii="Arial Black" w:hAnsi="Arial Black"/>
                              <w:color w:val="76923C"/>
                            </w:rPr>
                          </w:pPr>
                          <w:r>
                            <w:rPr>
                              <w:rFonts w:ascii="Arial Black" w:hAnsi="Arial Black"/>
                              <w:color w:val="76923C"/>
                            </w:rPr>
                            <w:t>{Hitachi Rail – Internal}</w:t>
                          </w:r>
                        </w:p>
                      </w:txbxContent>
                    </v:textbox>
                    <w10:wrap anchorx="page" anchory="page"/>
                  </v:shape>
                </w:pict>
              </mc:Fallback>
            </mc:AlternateContent>
            <w:t xml:space="preserve">NOT EXPORT CONTROLLED </w:t>
          </w:r>
        </w:p>
        <w:p w14:paraId="5D860C7C" w14:textId="77777777">
          <w:pPr>
            <w:tabs>
              <w:tab w:val="center" w:pos="4680"/>
              <w:tab w:val="right" w:pos="9360"/>
            </w:tabs>
            <w:spacing w:before="0" w:after="0" w:line="240" w:lineRule="auto"/>
            <w:jc w:val="center"/>
            <w:rPr>
              <w:b/>
              <w:color w:val="auto"/>
              <w:szCs w:val="12"/>
            </w:rPr>
          </w:pPr>
        </w:p>
      </w:tc>
      <w:tc>
        <w:tcPr>
          <w:tcW w:w="5040" w:type="dxa"/>
          <w:gridSpan w:val="3"/>
          <w:tcBorders>
            <w:top w:val="nil"/>
            <w:left w:val="nil"/>
            <w:bottom w:val="single" w:color="auto" w:sz="4" w:space="0"/>
            <w:right w:val="nil"/>
          </w:tcBorders>
          <w:vAlign w:val="center"/>
        </w:tcPr>
        <w:p w14:paraId="7A99C6FD" w14:textId="77777777">
          <w:pPr>
            <w:spacing w:before="0" w:after="0"/>
            <w:jc w:val="center"/>
            <w:rPr>
              <w:rFonts w:ascii="Cambria" w:hAnsi="Cambria" w:cs="Cambria"/>
              <w:sz w:val="4"/>
              <w:szCs w:val="4"/>
              <w:lang w:eastAsia="ja-JP"/>
            </w:rPr>
          </w:pPr>
        </w:p>
        <w:p w14:paraId="7873BEDC" w14:textId="77777777">
          <w:pPr>
            <w:pStyle w:val="Default"/>
            <w:jc w:val="center"/>
            <w:rPr>
              <w:rFonts w:cs="Times New Roman"/>
              <w:b/>
              <w:bCs/>
              <w:color w:val="76923C"/>
              <w:sz w:val="20"/>
              <w:szCs w:val="20"/>
              <w:lang w:val="en-GB"/>
            </w:rPr>
          </w:pPr>
          <w:r>
            <w:rPr>
              <w:rFonts w:cs="Times New Roman"/>
              <w:b/>
              <w:bCs/>
              <w:color w:val="76923C"/>
              <w:sz w:val="20"/>
              <w:szCs w:val="20"/>
              <w:lang w:val="en-GB"/>
            </w:rPr>
            <w:t>Hitachi Rail – Internal</w:t>
          </w:r>
        </w:p>
        <w:p w14:paraId="0B6DEDF1" w14:textId="77777777">
          <w:pPr>
            <w:spacing w:before="0" w:after="0"/>
            <w:jc w:val="center"/>
            <w:rPr>
              <w:b/>
              <w:bCs/>
              <w:color w:val="00B050"/>
              <w:sz w:val="4"/>
              <w:szCs w:val="4"/>
            </w:rPr>
          </w:pPr>
          <w:r>
            <w:rPr>
              <w:b/>
              <w:bCs/>
              <w:color w:val="00B050"/>
              <w:sz w:val="4"/>
              <w:szCs w:val="4"/>
            </w:rPr>
            <w:t xml:space="preserve"> </w:t>
          </w:r>
        </w:p>
        <w:p w14:paraId="134DFF4F" w14:textId="77777777">
          <w:pPr>
            <w:tabs>
              <w:tab w:val="center" w:pos="4680"/>
              <w:tab w:val="right" w:pos="9360"/>
            </w:tabs>
            <w:spacing w:before="0" w:after="0" w:line="240" w:lineRule="auto"/>
            <w:jc w:val="center"/>
            <w:rPr>
              <w:b/>
              <w:color w:val="auto"/>
              <w:sz w:val="18"/>
              <w:szCs w:val="12"/>
            </w:rPr>
          </w:pPr>
        </w:p>
      </w:tc>
    </w:tr>
    <w:tr w14:paraId="113F9EAC"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181EF052" w14:textId="77777777">
          <w:pPr>
            <w:spacing w:before="0" w:after="0" w:line="240" w:lineRule="atLeast"/>
            <w:ind w:hanging="221"/>
            <w:jc w:val="center"/>
            <w:rPr>
              <w:rFonts w:cs="Arial"/>
              <w:b/>
              <w:color w:val="auto"/>
              <w:szCs w:val="12"/>
            </w:rPr>
          </w:pPr>
          <w:r>
            <w:rPr>
              <w:rFonts w:cs="Arial"/>
              <w:b/>
              <w:color w:val="auto"/>
              <w:szCs w:val="12"/>
            </w:rPr>
            <w:t>Document Identifier Radical</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75F63F52" w14:textId="77777777">
          <w:pPr>
            <w:spacing w:before="0" w:after="0" w:line="240" w:lineRule="atLeast"/>
            <w:jc w:val="center"/>
            <w:rPr>
              <w:rFonts w:cs="Arial"/>
              <w:b/>
              <w:color w:val="auto"/>
              <w:szCs w:val="12"/>
            </w:rPr>
          </w:pPr>
          <w:r>
            <w:rPr>
              <w:rFonts w:cs="Arial"/>
              <w:b/>
              <w:color w:val="auto"/>
              <w:szCs w:val="12"/>
            </w:rPr>
            <w:t>DTC</w:t>
          </w:r>
        </w:p>
      </w:tc>
      <w:tc>
        <w:tcPr>
          <w:tcW w:w="3150" w:type="dxa"/>
          <w:tcBorders>
            <w:top w:val="single" w:color="auto" w:sz="4" w:space="0"/>
            <w:left w:val="single" w:color="auto" w:sz="4" w:space="0"/>
            <w:bottom w:val="single" w:color="auto" w:sz="4" w:space="0"/>
            <w:right w:val="single" w:color="auto" w:sz="4" w:space="0"/>
          </w:tcBorders>
          <w:vAlign w:val="center"/>
        </w:tcPr>
        <w:p w14:paraId="02E81C36" w14:textId="77777777">
          <w:pPr>
            <w:spacing w:before="0" w:after="0" w:line="240" w:lineRule="atLeast"/>
            <w:ind w:left="371" w:hanging="354"/>
            <w:jc w:val="center"/>
            <w:rPr>
              <w:rFonts w:cs="Arial"/>
              <w:b/>
              <w:color w:val="auto"/>
              <w:szCs w:val="12"/>
            </w:rPr>
          </w:pPr>
          <w:r>
            <w:rPr>
              <w:rFonts w:cs="Arial"/>
              <w:b/>
              <w:color w:val="auto"/>
              <w:szCs w:val="12"/>
            </w:rPr>
            <w:t>Enterprise Identifier</w:t>
          </w:r>
        </w:p>
      </w:tc>
      <w:tc>
        <w:tcPr>
          <w:tcW w:w="1620"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1D8EFAFE" w14:textId="77777777">
          <w:pPr>
            <w:spacing w:before="0" w:after="0" w:line="240" w:lineRule="atLeast"/>
            <w:jc w:val="center"/>
            <w:rPr>
              <w:rFonts w:cs="Arial"/>
              <w:b/>
              <w:color w:val="auto"/>
              <w:szCs w:val="12"/>
            </w:rPr>
          </w:pPr>
          <w:r>
            <w:rPr>
              <w:rFonts w:cs="Arial"/>
              <w:b/>
              <w:color w:val="auto"/>
              <w:szCs w:val="12"/>
            </w:rPr>
            <w:t>Revision</w:t>
          </w:r>
        </w:p>
      </w:tc>
    </w:tr>
    <w:tr w14:paraId="2A1DF7E8" w14:textId="77777777">
      <w:trPr>
        <w:jc w:val="center"/>
      </w:trPr>
      <w:tc>
        <w:tcPr>
          <w:tcW w:w="3780" w:type="dxa"/>
          <w:tcBorders>
            <w:top w:val="single" w:color="auto" w:sz="4" w:space="0"/>
            <w:left w:val="single" w:color="auto" w:sz="4" w:space="0"/>
            <w:bottom w:val="single" w:color="auto" w:sz="4" w:space="0"/>
            <w:right w:val="single" w:color="auto" w:sz="4" w:space="0"/>
          </w:tcBorders>
          <w:vAlign w:val="center"/>
        </w:tcPr>
        <w:p w14:paraId="50B6E009" w14:textId="5F49C47A">
          <w:pPr>
            <w:tabs>
              <w:tab w:val="center" w:pos="4680"/>
              <w:tab w:val="right" w:pos="9360"/>
            </w:tabs>
            <w:spacing w:before="0" w:after="0" w:line="240" w:lineRule="auto"/>
            <w:jc w:val="center"/>
            <w:rPr>
              <w:rFonts w:cs="Arial"/>
            </w:rPr>
          </w:pPr>
          <w:r>
            <w:rPr>
              <w:rFonts w:cs="Arial"/>
            </w:rPr>
            <w:t>N/A</w:t>
          </w:r>
        </w:p>
      </w:tc>
      <w:tc>
        <w:tcPr>
          <w:tcW w:w="1890" w:type="dxa"/>
          <w:gridSpan w:val="2"/>
          <w:tcBorders>
            <w:top w:val="single" w:color="auto" w:sz="4" w:space="0"/>
            <w:left w:val="single" w:color="auto" w:sz="4" w:space="0"/>
            <w:bottom w:val="single" w:color="auto" w:sz="4" w:space="0"/>
            <w:right w:val="single" w:color="auto" w:sz="4" w:space="0"/>
          </w:tcBorders>
          <w:vAlign w:val="center"/>
        </w:tcPr>
        <w:p w14:paraId="12BD91EA" w14:textId="0E3F2902">
          <w:pPr>
            <w:tabs>
              <w:tab w:val="center" w:pos="4680"/>
              <w:tab w:val="right" w:pos="9360"/>
            </w:tabs>
            <w:spacing w:before="0" w:after="0" w:line="240" w:lineRule="auto"/>
            <w:jc w:val="center"/>
            <w:rPr>
              <w:rFonts w:cs="Arial"/>
            </w:rPr>
          </w:pPr>
          <w:r>
            <w:rPr>
              <w:rFonts w:cs="Arial"/>
            </w:rPr>
            <w:t>554</w:t>
          </w:r>
        </w:p>
      </w:tc>
      <w:tc>
        <w:tcPr>
          <w:tcW w:w="3150" w:type="dxa"/>
          <w:tcBorders>
            <w:top w:val="single" w:color="auto" w:sz="4" w:space="0"/>
            <w:left w:val="single" w:color="auto" w:sz="4" w:space="0"/>
            <w:bottom w:val="single" w:color="auto" w:sz="4" w:space="0"/>
            <w:right w:val="single" w:color="auto" w:sz="4" w:space="0"/>
          </w:tcBorders>
        </w:tcPr>
        <w:p w14:paraId="0D936CEB" w14:textId="7445EE4D">
          <w:pPr>
            <w:tabs>
              <w:tab w:val="center" w:pos="4680"/>
              <w:tab w:val="right" w:pos="9360"/>
            </w:tabs>
            <w:spacing w:before="0" w:after="0" w:line="240" w:lineRule="auto"/>
            <w:jc w:val="center"/>
            <w:rPr>
              <w:rFonts w:cs="Arial"/>
            </w:rPr>
          </w:pPr>
          <w:r>
            <w:rPr>
              <w:rFonts w:cs="Arial"/>
            </w:rPr>
            <w:t>16282-0241</w:t>
          </w:r>
        </w:p>
      </w:tc>
      <w:tc>
        <w:tcPr>
          <w:tcW w:w="1620" w:type="dxa"/>
          <w:tcBorders>
            <w:top w:val="single" w:color="auto" w:sz="4" w:space="0"/>
            <w:left w:val="single" w:color="auto" w:sz="4" w:space="0"/>
            <w:right w:val="single" w:color="auto" w:sz="4" w:space="0"/>
          </w:tcBorders>
          <w:tcMar>
            <w:left w:w="57" w:type="dxa"/>
            <w:right w:w="57" w:type="dxa"/>
          </w:tcMar>
          <w:vAlign w:val="center"/>
        </w:tcPr>
        <w:p w14:paraId="6BC61B9B" w14:textId="4A9D7258">
          <w:pPr>
            <w:tabs>
              <w:tab w:val="center" w:pos="4680"/>
              <w:tab w:val="right" w:pos="9360"/>
            </w:tabs>
            <w:spacing w:before="0" w:after="0" w:line="240" w:lineRule="auto"/>
            <w:jc w:val="center"/>
            <w:rPr>
              <w:rFonts w:cs="Arial"/>
              <w:sz w:val="16"/>
            </w:rPr>
          </w:pPr>
          <w:r>
            <w:rPr>
              <w:rFonts w:cs="Arial"/>
            </w:rPr>
            <w:t>01 PD 01</w:t>
          </w:r>
        </w:p>
      </w:tc>
    </w:tr>
    <w:tr w14:paraId="0189876D" w14:textId="77777777">
      <w:trPr>
        <w:jc w:val="center"/>
      </w:trPr>
      <w:tc>
        <w:tcPr>
          <w:tcW w:w="10440" w:type="dxa"/>
          <w:gridSpan w:val="5"/>
          <w:tcBorders>
            <w:top w:val="single" w:color="auto" w:sz="4" w:space="0"/>
            <w:left w:val="single" w:color="auto" w:sz="4" w:space="0"/>
            <w:bottom w:val="single" w:color="auto" w:sz="4" w:space="0"/>
            <w:right w:val="single" w:color="auto" w:sz="4" w:space="0"/>
          </w:tcBorders>
          <w:vAlign w:val="center"/>
        </w:tcPr>
        <w:p w14:paraId="5ABC36A7" w14:textId="5090614A">
          <w:pPr>
            <w:tabs>
              <w:tab w:val="left" w:pos="2255"/>
            </w:tabs>
            <w:spacing w:before="0" w:after="0" w:line="240" w:lineRule="atLeast"/>
            <w:jc w:val="center"/>
            <w:rPr>
              <w:rFonts w:cs="Arial"/>
              <w:color w:val="auto"/>
              <w:sz w:val="16"/>
              <w:szCs w:val="18"/>
            </w:rPr>
          </w:pPr>
          <w:r>
            <w:rPr>
              <w:rFonts w:cs="Arial"/>
            </w:rPr>
            <w:t>3BU 61914 0002 DPAPA</w:t>
          </w:r>
        </w:p>
      </w:tc>
    </w:tr>
  </w:tbl>
  <w:p w14:paraId="141D2383" w14:textId="77777777">
    <w:pPr>
      <w:spacing w:before="60" w:after="0" w:line="240" w:lineRule="auto"/>
      <w:contextualSpacing/>
      <w:rPr>
        <w:color w:val="auto"/>
        <w:sz w:val="6"/>
        <w:szCs w:val="12"/>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14:paraId="07AC9361" w14:textId="77777777">
      <w:trPr>
        <w:trHeight w:val="311"/>
        <w:jc w:val="center"/>
      </w:trPr>
      <w:tc>
        <w:tcPr>
          <w:tcW w:w="192" w:type="dxa"/>
          <w:vMerge w:val="restart"/>
          <w:vAlign w:val="bottom"/>
        </w:tcPr>
        <w:p w14:paraId="3CE813EF" w14:textId="77777777">
          <w:pPr>
            <w:spacing w:before="0" w:after="0" w:line="240" w:lineRule="auto"/>
            <w:jc w:val="left"/>
            <w:rPr>
              <w:rFonts w:eastAsia="Calibri" w:cs="Times New Roman"/>
              <w:color w:val="auto"/>
              <w:sz w:val="12"/>
              <w:szCs w:val="12"/>
            </w:rPr>
          </w:pPr>
        </w:p>
      </w:tc>
      <w:tc>
        <w:tcPr>
          <w:tcW w:w="10014" w:type="dxa"/>
          <w:gridSpan w:val="3"/>
          <w:vAlign w:val="center"/>
        </w:tcPr>
        <w:p w14:paraId="2E5197C5" w14:textId="3499BD06">
          <w:pPr>
            <w:tabs>
              <w:tab w:val="center" w:pos="4536"/>
              <w:tab w:val="right" w:pos="9072"/>
            </w:tabs>
            <w:spacing w:before="0" w:after="0" w:line="240" w:lineRule="auto"/>
            <w:jc w:val="center"/>
            <w:rPr>
              <w:rFonts w:eastAsia="Calibri" w:cs="Times New Roman"/>
              <w:color w:val="auto"/>
              <w:sz w:val="18"/>
              <w:szCs w:val="18"/>
            </w:rPr>
          </w:pPr>
          <w:r>
            <w:rPr>
              <w:sz w:val="14"/>
              <w:szCs w:val="14"/>
            </w:rPr>
            <w:t>This document is not to be reproduced, modified, adapted, published, neither translated in any material form in whole or in part nor disclosed to any third party without the prior written permission of Hitachi. © 2026 Hitachi Rail Ltd, All rights reserved</w:t>
          </w:r>
        </w:p>
      </w:tc>
      <w:tc>
        <w:tcPr>
          <w:tcW w:w="229" w:type="dxa"/>
          <w:vMerge w:val="restart"/>
          <w:vAlign w:val="bottom"/>
        </w:tcPr>
        <w:p w14:paraId="0B383DEE" w14:textId="77777777">
          <w:pPr>
            <w:spacing w:before="0" w:after="0" w:line="240" w:lineRule="auto"/>
            <w:jc w:val="right"/>
            <w:rPr>
              <w:rFonts w:eastAsia="Calibri" w:cs="Times New Roman"/>
              <w:color w:val="auto"/>
              <w:sz w:val="12"/>
              <w:szCs w:val="12"/>
            </w:rPr>
          </w:pPr>
          <w:r>
            <w:rPr>
              <w:sz w:val="14"/>
              <w:szCs w:val="14"/>
            </w:rPr>
            <w:t>.</w:t>
          </w:r>
        </w:p>
      </w:tc>
    </w:tr>
    <w:tr w14:paraId="01E4CBD6" w14:textId="77777777">
      <w:trPr>
        <w:trHeight w:val="311"/>
        <w:jc w:val="center"/>
      </w:trPr>
      <w:tc>
        <w:tcPr>
          <w:tcW w:w="192" w:type="dxa"/>
          <w:vMerge/>
          <w:vAlign w:val="center"/>
        </w:tcPr>
        <w:p w14:paraId="029EA165" w14:textId="77777777">
          <w:pPr>
            <w:spacing w:before="0" w:after="0" w:line="240" w:lineRule="auto"/>
            <w:jc w:val="left"/>
            <w:rPr>
              <w:rFonts w:eastAsia="Calibri" w:cs="Times New Roman"/>
              <w:color w:val="auto"/>
              <w:sz w:val="14"/>
              <w:szCs w:val="14"/>
            </w:rPr>
          </w:pPr>
        </w:p>
      </w:tc>
      <w:tc>
        <w:tcPr>
          <w:tcW w:w="3338" w:type="dxa"/>
          <w:vAlign w:val="center"/>
        </w:tcPr>
        <w:p w14:paraId="1AA2592A" w14:textId="5E3C1D20">
          <w:pPr>
            <w:spacing w:before="0" w:after="0" w:line="240" w:lineRule="auto"/>
            <w:jc w:val="left"/>
            <w:rPr>
              <w:rFonts w:ascii="Century Gothic" w:hAnsi="Century Gothic"/>
              <w:b/>
            </w:rPr>
          </w:pPr>
          <w:r>
            <w:rPr>
              <w:rFonts w:eastAsia="Calibri" w:cs="Times New Roman"/>
              <w:color w:val="auto"/>
              <w:sz w:val="14"/>
              <w:szCs w:val="14"/>
            </w:rPr>
            <w:t>90000138-DOC-GRP-EN 006</w:t>
          </w:r>
        </w:p>
      </w:tc>
      <w:tc>
        <w:tcPr>
          <w:tcW w:w="3338" w:type="dxa"/>
          <w:vAlign w:val="center"/>
        </w:tcPr>
        <w:p w14:paraId="61435FF3" w14:textId="77777777">
          <w:pPr>
            <w:spacing w:before="0" w:after="0" w:line="240" w:lineRule="auto"/>
            <w:jc w:val="center"/>
            <w:rPr>
              <w:rFonts w:ascii="Century Gothic" w:hAnsi="Century Gothic"/>
              <w:b/>
            </w:rPr>
          </w:pPr>
          <w:r>
            <w:rPr>
              <w:rFonts w:eastAsia="Times New Roman" w:cs="Times New Roman"/>
              <w:color w:val="auto"/>
              <w:kern w:val="0"/>
              <w:sz w:val="22"/>
              <w:szCs w:val="18"/>
              <w:lang w:eastAsia="fr-FR"/>
            </w:rPr>
            <w:fldChar w:fldCharType="begin"/>
          </w:r>
          <w:r>
            <w:rPr>
              <w:rFonts w:eastAsia="Times New Roman" w:cs="Times New Roman"/>
              <w:color w:val="auto"/>
              <w:kern w:val="0"/>
              <w:szCs w:val="18"/>
              <w:lang w:eastAsia="fr-FR"/>
            </w:rPr>
            <w:instrText xml:space="preserve"> PAGE </w:instrText>
          </w:r>
          <w:r>
            <w:rPr>
              <w:rFonts w:eastAsia="Times New Roman" w:cs="Times New Roman"/>
              <w:color w:val="auto"/>
              <w:kern w:val="0"/>
              <w:sz w:val="22"/>
              <w:szCs w:val="18"/>
              <w:lang w:eastAsia="fr-FR"/>
            </w:rPr>
            <w:fldChar w:fldCharType="separate"/>
          </w:r>
          <w:r>
            <w:rPr>
              <w:rFonts w:eastAsia="Times New Roman" w:cs="Times New Roman"/>
              <w:color w:val="auto"/>
              <w:kern w:val="0"/>
              <w:szCs w:val="18"/>
              <w:lang w:eastAsia="fr-FR"/>
            </w:rPr>
            <w:t>2</w:t>
          </w:r>
          <w:r>
            <w:rPr>
              <w:rFonts w:eastAsia="Times New Roman" w:cs="Times New Roman"/>
              <w:color w:val="auto"/>
              <w:kern w:val="0"/>
              <w:sz w:val="22"/>
              <w:szCs w:val="18"/>
              <w:lang w:eastAsia="fr-FR"/>
            </w:rPr>
            <w:fldChar w:fldCharType="end"/>
          </w:r>
          <w:r>
            <w:rPr>
              <w:rFonts w:eastAsia="Times New Roman" w:cs="Times New Roman"/>
              <w:color w:val="auto"/>
              <w:kern w:val="0"/>
              <w:szCs w:val="18"/>
              <w:lang w:eastAsia="fr-FR"/>
            </w:rPr>
            <w:t xml:space="preserve"> / </w:t>
          </w:r>
          <w:r>
            <w:rPr>
              <w:rFonts w:eastAsia="Times New Roman" w:cs="Times New Roman"/>
              <w:color w:val="auto"/>
              <w:kern w:val="0"/>
              <w:sz w:val="22"/>
              <w:szCs w:val="18"/>
              <w:lang w:eastAsia="fr-FR"/>
            </w:rPr>
            <w:fldChar w:fldCharType="begin"/>
          </w:r>
          <w:r>
            <w:rPr>
              <w:rFonts w:eastAsia="Times New Roman" w:cs="Times New Roman"/>
              <w:color w:val="auto"/>
              <w:kern w:val="0"/>
              <w:szCs w:val="18"/>
              <w:lang w:eastAsia="fr-FR"/>
            </w:rPr>
            <w:instrText xml:space="preserve"> NUMPAGES </w:instrText>
          </w:r>
          <w:r>
            <w:rPr>
              <w:rFonts w:eastAsia="Times New Roman" w:cs="Times New Roman"/>
              <w:color w:val="auto"/>
              <w:kern w:val="0"/>
              <w:sz w:val="22"/>
              <w:szCs w:val="18"/>
              <w:lang w:eastAsia="fr-FR"/>
            </w:rPr>
            <w:fldChar w:fldCharType="separate"/>
          </w:r>
          <w:r>
            <w:rPr>
              <w:rFonts w:eastAsia="Times New Roman" w:cs="Times New Roman"/>
              <w:color w:val="auto"/>
              <w:kern w:val="0"/>
              <w:szCs w:val="18"/>
              <w:lang w:eastAsia="fr-FR"/>
            </w:rPr>
            <w:t>10</w:t>
          </w:r>
          <w:r>
            <w:rPr>
              <w:rFonts w:eastAsia="Times New Roman" w:cs="Times New Roman"/>
              <w:color w:val="auto"/>
              <w:kern w:val="0"/>
              <w:sz w:val="22"/>
              <w:szCs w:val="18"/>
              <w:lang w:eastAsia="fr-FR"/>
            </w:rPr>
            <w:fldChar w:fldCharType="end"/>
          </w:r>
        </w:p>
      </w:tc>
      <w:tc>
        <w:tcPr>
          <w:tcW w:w="3338" w:type="dxa"/>
          <w:vAlign w:val="center"/>
        </w:tcPr>
        <w:p w14:paraId="70C4C6E4" w14:textId="77777777">
          <w:pPr>
            <w:spacing w:before="0" w:after="0" w:line="240" w:lineRule="auto"/>
            <w:jc w:val="center"/>
            <w:rPr>
              <w:rFonts w:ascii="Century Gothic" w:hAnsi="Century Gothic"/>
              <w:b/>
            </w:rPr>
          </w:pPr>
        </w:p>
      </w:tc>
      <w:tc>
        <w:tcPr>
          <w:tcW w:w="229" w:type="dxa"/>
          <w:vMerge/>
          <w:vAlign w:val="center"/>
        </w:tcPr>
        <w:p w14:paraId="480EFBF5" w14:textId="77777777">
          <w:pPr>
            <w:spacing w:before="0" w:after="0" w:line="240" w:lineRule="auto"/>
            <w:jc w:val="right"/>
            <w:rPr>
              <w:sz w:val="14"/>
              <w:szCs w:val="14"/>
            </w:rPr>
          </w:pPr>
        </w:p>
      </w:tc>
    </w:tr>
  </w:tbl>
  <w:p w14:paraId="416C7E73" w14:textId="77777777">
    <w:pPr>
      <w:tabs>
        <w:tab w:val="center" w:pos="4680"/>
        <w:tab w:val="right" w:pos="9360"/>
      </w:tabs>
      <w:spacing w:before="0" w:after="0" w:line="240" w:lineRule="auto"/>
    </w:pPr>
  </w:p>
  <w:p w14:paraId="7A3BD3F9" w14:textId="77777777"/>
</w:ftr>
</file>

<file path=word/footer3.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D3BC0" w14:textId="77777777">
    <w:pPr>
      <w:pStyle w:val="Footer"/>
    </w:pPr>
  </w:p>
</w:ftr>
</file>

<file path=word/footer4.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13861" w14:textId="77777777">
    <w:pPr>
      <w:pStyle w:val="Footer"/>
    </w:pPr>
  </w:p>
</w:ftr>
</file>

<file path=word/footer5.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086FD" w14:textId="77777777">
    <w:pPr>
      <w:pStyle w:val="Footer"/>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997CB8" w14:textId="77777777">
      <w:pPr>
        <w:spacing w:after="0" w:line="240" w:lineRule="auto"/>
      </w:pPr>
      <w:r>
        <w:separator/>
      </w:r>
    </w:p>
    <w:p w14:paraId="3E52A8DD" w14:textId="77777777"/>
    <w:p w14:paraId="0424F03E" w14:textId="77777777"/>
    <w:p w14:paraId="182138B7" w14:textId="77777777"/>
    <w:p w14:paraId="4D89952E" w14:textId="77777777"/>
  </w:footnote>
  <w:footnote w:type="continuationSeparator" w:id="0">
    <w:p w14:paraId="7C63EE98" w14:textId="77777777">
      <w:pPr>
        <w:spacing w:after="0" w:line="240" w:lineRule="auto"/>
      </w:pPr>
      <w:r>
        <w:continuationSeparator/>
      </w:r>
    </w:p>
    <w:p w14:paraId="20C52A77" w14:textId="77777777"/>
    <w:p w14:paraId="46FAEAC7" w14:textId="77777777"/>
    <w:p w14:paraId="230D9C14" w14:textId="77777777"/>
    <w:p w14:paraId="5C295F31" w14:textId="77777777"/>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D0F75" w14:textId="77777777">
    <w:pPr>
      <w:pStyle w:val="Header"/>
    </w:pPr>
  </w:p>
</w:hdr>
</file>

<file path=word/header2.xml><?xml version="1.0" encoding="utf-8"?>
<w:hdr xmlns:w="http://schemas.openxmlformats.org/wordprocessingml/2006/main" xmlns:a="http://schemas.openxmlformats.org/drawingml/2006/main"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14:paraId="241E4705" w14:textId="77777777">
      <w:tc>
        <w:tcPr>
          <w:tcW w:w="7205" w:type="dxa"/>
        </w:tcPr>
        <w:p w14:paraId="1E44AD0C" w14:textId="24409B56">
          <w:pPr>
            <w:spacing w:before="240" w:after="60" w:line="220" w:lineRule="exact"/>
            <w:rPr>
              <w:rFonts w:ascii="HelveticaNeueLT Std" w:hAnsi="HelveticaNeueLT Std"/>
              <w:sz w:val="21"/>
              <w:szCs w:val="21"/>
              <w:lang w:val="fr-FR"/>
            </w:rPr>
          </w:pPr>
          <w:r>
            <w:rPr>
              <w:rStyle w:val="commenttext0"/>
            </w:rPr>
            <w:t>Hitachi Rail Austria GmbH</w:t>
          </w:r>
          <w:r>
            <w:rPr>
              <w:rFonts w:ascii="HelveticaNeueLT Std" w:hAnsi="HelveticaNeueLT Std"/>
              <w:sz w:val="21"/>
              <w:szCs w:val="21"/>
              <w:lang w:val="fr-FR"/>
            </w:rPr>
            <mc:AlternateContent>
              <mc:Choice Requires="wps">
                <w:drawing>
                  <wp:anchor distT="0" distB="0" distL="114300" distR="114300" simplePos="0" relativeHeight="251659776" behindDoc="0" locked="0" layoutInCell="0" allowOverlap="1" wp14:editId="29B33381" wp14:anchorId="68AF5740">
                    <wp:simplePos x="0" y="0"/>
                    <wp:positionH relativeFrom="page">
                      <wp:posOffset>0</wp:posOffset>
                    </wp:positionH>
                    <wp:positionV relativeFrom="page">
                      <wp:posOffset>190500</wp:posOffset>
                    </wp:positionV>
                    <wp:extent cx="7560310" cy="311785"/>
                    <wp:effectExtent l="0" t="0" r="0" b="12065"/>
                    <wp:wrapNone/>
                    <wp:docPr id="1" name="MSIPCM5bda4193aa0ff4b6dd2f686c" descr="{&quot;HashCode&quot;:263689622,&quot;Height&quot;:841.0,&quot;Width&quot;:595.0,&quot;Placement&quot;:&quot;Header&quot;,&quot;Index&quot;:&quot;Primary&quot;,&quot;Section&quot;:1,&quot;Top&quot;:0.0,&quot;Left&quot;:0.0}"/>
                    <wp:cNvGraphicFramePr/>
                    <a:graphic>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w="6350">
                                  <a:solidFill>
                                    <a:prstClr val="black"/>
                                  </a:solidFill>
                                </a14:hiddenLine>
                              </a:ext>
                            </a:extLst>
                          </wps:spPr>
                          <wps:txbx>
                            <w:txbxContent>
                              <w:p w14:paraId="5D5EF536" w14:textId="77777777">
                                <w:pPr>
                                  <w:spacing w:before="0" w:after="0"/>
                                  <w:jc w:val="left"/>
                                  <w:rPr>
                                    <w:rFonts w:ascii="Arial Black" w:hAnsi="Arial Black"/>
                                    <w:color w:val="76923C"/>
                                  </w:rPr>
                                </w:pPr>
                                <w:r>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68AF5740">
                    <v:stroke joinstyle="miter"/>
                    <v:path gradientshapeok="t" o:connecttype="rect"/>
                  </v:shapetype>
                  <v:shape id="MSIPCM5bda4193aa0ff4b6dd2f686c" style="position:absolute;left:0;text-align:left;margin-left:0;margin-top:15pt;width:595.3pt;height:24.55pt;z-index:251659776;visibility:visible;mso-wrap-style:square;mso-wrap-distance-left:9pt;mso-wrap-distance-top:0;mso-wrap-distance-right:9pt;mso-wrap-distance-bottom:0;mso-position-horizontal:absolute;mso-position-horizontal-relative:page;mso-position-vertical:absolute;mso-position-vertical-relative:page;v-text-anchor:top" alt="{&quot;HashCode&quot;:263689622,&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bZ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">
                    <v:textbox inset="20pt,0,,0">
                      <w:txbxContent>
                        <w:p w14:paraId="5D5EF536" w14:textId="77777777">
                          <w:pPr>
                            <w:spacing w:before="0" w:after="0"/>
                            <w:jc w:val="left"/>
                            <w:rPr>
                              <w:rFonts w:ascii="Arial Black" w:hAnsi="Arial Black"/>
                              <w:color w:val="76923C"/>
                            </w:rPr>
                          </w:pPr>
                          <w:r>
                            <w:rPr>
                              <w:rFonts w:ascii="Arial Black" w:hAnsi="Arial Black"/>
                              <w:color w:val="76923C"/>
                            </w:rPr>
                            <w:t xml:space="preserve"> </w:t>
                          </w:r>
                        </w:p>
                      </w:txbxContent>
                    </v:textbox>
                    <w10:wrap anchorx="page" anchory="page"/>
                  </v:shape>
                </w:pict>
              </mc:Fallback>
            </mc:AlternateContent>
          </w:r>
        </w:p>
        <w:p w14:paraId="4BAF6D71" w14:textId="77777777">
          <w:pPr>
            <w:spacing w:before="60" w:after="60" w:line="220" w:lineRule="exact"/>
            <w:rPr>
              <w:rFonts w:ascii="HelveticaNeueLT Std" w:hAnsi="HelveticaNeueLT Std"/>
              <w:sz w:val="21"/>
              <w:szCs w:val="21"/>
              <w:lang w:val="fr-FR"/>
            </w:rPr>
          </w:pPr>
          <w:hyperlink w:history="1" r:id="rId1">
            <w:r>
              <w:rPr>
                <w:rStyle w:val="Hyperlink"/>
                <w:rFonts w:ascii="HelveticaNeueLT Std" w:hAnsi="HelveticaNeueLT Std"/>
                <w:sz w:val="21"/>
                <w:szCs w:val="21"/>
                <w:lang w:val="fr-FR"/>
              </w:rPr>
              <w:t>www.hitachirail.com</w:t>
            </w:r>
          </w:hyperlink>
        </w:p>
      </w:tc>
      <w:tc>
        <w:tcPr>
          <w:tcW w:w="2985" w:type="dxa"/>
        </w:tcPr>
        <w:p w14:paraId="2406635A" w14:textId="1B36E0EB">
          <w:pPr>
            <w:spacing w:before="0" w:after="0" w:line="240" w:lineRule="auto"/>
            <w:ind w:right="-364"/>
            <w:jc w:val="right"/>
            <w:rPr>
              <w:rFonts w:ascii="HelveticaNeueLT Std" w:hAnsi="HelveticaNeueLT Std"/>
              <w:sz w:val="21"/>
              <w:szCs w:val="21"/>
            </w:rPr>
          </w:pPr>
          <w:r>
            <w:rPr>
              <w:rFonts w:ascii="HelveticaNeueLT Std" w:hAnsi="HelveticaNeueLT Std"/>
              <w:sz w:val="21"/>
              <w:szCs w:val="21"/>
            </w:rPr>
            <w:drawing>
              <wp:inline distT="0" distB="0" distL="0" distR="0" wp14:anchorId="235F4860" wp14:editId="19685CC6">
                <wp:extent cx="1792224" cy="585216"/>
                <wp:effectExtent l="0" t="0" r="0" b="0"/>
                <wp:docPr id="3" name="Picture 12"/>
                <wp:cNvGraphicFramePr>
                  <a:graphicFrameLocks noChangeAspect="1"/>
                </wp:cNvGraphicFramePr>
                <a:graphic>
                  <a:graphicData uri="http://schemas.openxmlformats.org/drawingml/2006/picture">
                    <pic:pic>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38973DB2" w14:textId="77777777">
    <w:pPr>
      <w:pStyle w:val="Header"/>
      <w:spacing w:before="0" w:after="0" w:line="240" w:lineRule="auto"/>
      <w:rPr>
        <w:sz w:val="12"/>
        <w:szCs w:val="12"/>
      </w:rPr>
    </w:pPr>
  </w:p>
  <w:p w14:paraId="1D2695F4" w14:textId="77777777"/>
</w:hdr>
</file>

<file path=word/header3.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27DB1" w14:textId="77777777">
    <w:pPr>
      <w:pStyle w:val="Header"/>
    </w:pPr>
  </w:p>
</w:hdr>
</file>

<file path=word/header4.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305E92" w14:textId="77777777">
    <w:pPr>
      <w:pStyle w:val="Header"/>
    </w:pPr>
  </w:p>
</w:hdr>
</file>

<file path=word/header5.xml><?xml version="1.0" encoding="utf-8"?>
<w:hdr xmlns:w="http://schemas.openxmlformats.org/wordprocessingml/2006/main" xmlns:a="http://schemas.openxmlformats.org/drawingml/2006/main"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color="auto" w:sz="0" w:space="0"/>
        <w:left w:val="none" w:color="auto" w:sz="0" w:space="0"/>
        <w:bottom w:val="single" w:color="FF0000" w:sz="18" w:space="0"/>
        <w:right w:val="none" w:color="auto" w:sz="0" w:space="0"/>
        <w:insideH w:val="none" w:color="auto" w:sz="0" w:space="0"/>
        <w:insideV w:val="none" w:color="auto" w:sz="0" w:space="0"/>
      </w:tblBorders>
      <w:tblLook w:val="04A0" w:firstRow="1" w:lastRow="0" w:firstColumn="1" w:lastColumn="0" w:noHBand="0" w:noVBand="1"/>
    </w:tblPr>
    <w:tblGrid>
      <w:gridCol w:w="6862"/>
      <w:gridCol w:w="3038"/>
    </w:tblGrid>
    <w:tr w14:paraId="26470DB6" w14:textId="77777777">
      <w:trPr>
        <w:trHeight w:val="851"/>
      </w:trPr>
      <w:tc>
        <w:tcPr>
          <w:tcW w:w="6984" w:type="dxa"/>
          <w:vAlign w:val="center"/>
        </w:tcPr>
        <w:p w14:paraId="14CBA2D5" w14:textId="4C7E5D56">
          <w:pPr>
            <w:pStyle w:val="Headerbar"/>
            <w:pBdr>
              <w:bottom w:val="none" w:color="auto" w:sz="0" w:space="0"/>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0800" behindDoc="0" locked="0" layoutInCell="0" allowOverlap="1" wp14:editId="6B2F627C" wp14:anchorId="3EB970F6">
                    <wp:simplePos x="0" y="0"/>
                    <wp:positionH relativeFrom="page">
                      <wp:posOffset>0</wp:posOffset>
                    </wp:positionH>
                    <wp:positionV relativeFrom="page">
                      <wp:posOffset>190500</wp:posOffset>
                    </wp:positionV>
                    <wp:extent cx="7560310" cy="311785"/>
                    <wp:effectExtent l="0" t="0" r="0" b="12065"/>
                    <wp:wrapNone/>
                    <wp:docPr id="4" name="MSIPCM3a4642b89f0fcd88942f7911" descr="{&quot;HashCode&quot;:263689622,&quot;Height&quot;:841.0,&quot;Width&quot;:595.0,&quot;Placement&quot;:&quot;Header&quot;,&quot;Index&quot;:&quot;Primary&quot;,&quot;Section&quot;:2,&quot;Top&quot;:0.0,&quot;Left&quot;:0.0}"/>
                    <wp:cNvGraphicFramePr/>
                    <a:graphic>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w="6350">
                                  <a:solidFill>
                                    <a:prstClr val="black"/>
                                  </a:solidFill>
                                </a14:hiddenLine>
                              </a:ext>
                            </a:extLst>
                          </wps:spPr>
                          <wps:txbx>
                            <w:txbxContent>
                              <w:p w14:paraId="0BF813C3" w14:textId="77777777">
                                <w:pPr>
                                  <w:spacing w:before="0" w:after="0"/>
                                  <w:jc w:val="left"/>
                                  <w:rPr>
                                    <w:rFonts w:ascii="Arial Black" w:hAnsi="Arial Black"/>
                                    <w:color w:val="76923C"/>
                                  </w:rPr>
                                </w:pPr>
                                <w:r>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3EB970F6">
                    <v:stroke joinstyle="miter"/>
                    <v:path gradientshapeok="t" o:connecttype="rect"/>
                  </v:shapetype>
                  <v:shape id="MSIPCM3a4642b89f0fcd88942f7911" style="position:absolute;margin-left:0;margin-top:15pt;width:595.3pt;height:24.55pt;z-index:251660800;visibility:visible;mso-wrap-style:square;mso-wrap-distance-left:9pt;mso-wrap-distance-top:0;mso-wrap-distance-right:9pt;mso-wrap-distance-bottom:0;mso-position-horizontal:absolute;mso-position-horizontal-relative:page;mso-position-vertical:absolute;mso-position-vertical-relative:page;v-text-anchor:top" alt="{&quot;HashCode&quot;:263689622,&quot;Height&quot;:841.0,&quot;Width&quot;:595.0,&quot;Placement&quot;:&quot;Header&quot;,&quot;Index&quot;:&quot;Primary&quot;,&quot;Section&quot;:2,&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">
                    <v:textbox inset="20pt,0,,0">
                      <w:txbxContent>
                        <w:p w14:paraId="0BF813C3" w14:textId="77777777">
                          <w:pPr>
                            <w:spacing w:before="0" w:after="0"/>
                            <w:jc w:val="left"/>
                            <w:rPr>
                              <w:rFonts w:ascii="Arial Black" w:hAnsi="Arial Black"/>
                              <w:color w:val="76923C"/>
                            </w:rPr>
                          </w:pPr>
                          <w:r>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HelveticaNeueLT Std" w:hAnsi="HelveticaNeueLT Std"/>
                  <w:sz w:val="24"/>
                  <w:szCs w:val="32"/>
                </w:rPr>
                <w:t>System Engineering Management Plan</w:t>
              </w:r>
            </w:sdtContent>
          </w:sdt>
        </w:p>
      </w:tc>
      <w:tc>
        <w:tcPr>
          <w:tcW w:w="2916" w:type="dxa"/>
          <w:vAlign w:val="center"/>
        </w:tcPr>
        <w:p w14:paraId="6332933A" w14:textId="45BFC472">
          <w:pPr>
            <w:pStyle w:val="Headerbar"/>
            <w:pBdr>
              <w:bottom w:val="none" w:color="auto" w:sz="0" w:space="0"/>
            </w:pBdr>
            <w:shd w:val="clear" w:color="auto" w:fill="auto"/>
            <w:jc w:val="right"/>
          </w:pPr>
          <w:r>
            <w:rPr>
              <w:rFonts w:ascii="HelveticaNeueLT Std" w:hAnsi="HelveticaNeueLT Std"/>
              <w:sz w:val="21"/>
              <w:szCs w:val="21"/>
            </w:rPr>
            <w:drawing>
              <wp:inline distT="0" distB="0" distL="0" distR="0" wp14:anchorId="68E03289" wp14:editId="7BFFABE6">
                <wp:extent cx="1792224" cy="585216"/>
                <wp:effectExtent l="0" t="0" r="0" b="0"/>
                <wp:docPr id="9" name="Picture 12"/>
                <wp:cNvGraphicFramePr>
                  <a:graphicFrameLocks noChangeAspect="1"/>
                </wp:cNvGraphicFramePr>
                <a:graphic>
                  <a:graphicData uri="http://schemas.openxmlformats.org/drawingml/2006/picture">
                    <pic:pic>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0EE5B957" w14:textId="77777777"/>
</w:hdr>
</file>

<file path=word/header6.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1FC00" w14:textId="77777777">
    <w:pPr>
      <w:pStyle w:val="Header"/>
    </w:pPr>
  </w:p>
</w:hdr>
</file>

<file path=word/numbering.xml><?xml version="1.0" encoding="utf-8"?>
<w:numbering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06750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6780AD0"/>
    <w:lvl w:ilvl="0">
      <w:start w:val="1"/>
      <w:numFmt w:val="decimal"/>
      <w:pStyle w:val="ListNumber3"/>
      <w:lvlText w:val="%1."/>
      <w:lvlJc w:val="left"/>
      <w:pPr>
        <w:tabs>
          <w:tab w:val="num" w:pos="502"/>
        </w:tabs>
        <w:ind w:left="502" w:hanging="360"/>
      </w:pPr>
    </w:lvl>
  </w:abstractNum>
  <w:abstractNum w:abstractNumId="2" w15:restartNumberingAfterBreak="0">
    <w:nsid w:val="FFFFFF80"/>
    <w:multiLevelType w:val="singleLevel"/>
    <w:tmpl w:val="B6E8615A"/>
    <w:styleLink w:val="1ai1"/>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10A00C4"/>
    <w:multiLevelType w:val="hybridMultilevel"/>
    <w:tmpl w:val="75C8F4A8"/>
    <w:lvl w:ilvl="0" w:tplc="AF8CFF24">
      <w:start w:val="1"/>
      <w:numFmt w:val="bullet"/>
      <w:pStyle w:val="List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2FB7738"/>
    <w:multiLevelType w:val="multilevel"/>
    <w:tmpl w:val="A9521D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7"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8"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9"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0"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8176617"/>
    <w:multiLevelType w:val="multilevel"/>
    <w:tmpl w:val="3466B6E4"/>
    <w:lvl w:ilvl="0">
      <w:start w:val="1"/>
      <w:numFmt w:val="bullet"/>
      <w:lvlText w:val=""/>
      <w:lvlJc w:val="left"/>
      <w:pPr>
        <w:tabs>
          <w:tab w:val="num" w:pos="0"/>
        </w:tabs>
        <w:ind w:left="0" w:firstLine="0"/>
      </w:pPr>
      <w:rPr>
        <w:rFonts w:ascii="Symbol" w:hAnsi="Symbol"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4"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5"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6"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7"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1" w15:restartNumberingAfterBreak="0">
    <w:nsid w:val="209D4D93"/>
    <w:multiLevelType w:val="singleLevel"/>
    <w:tmpl w:val="96F0E53E"/>
    <w:styleLink w:val="ArticleSection2"/>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2" w15:restartNumberingAfterBreak="0">
    <w:nsid w:val="27FD3EEE"/>
    <w:multiLevelType w:val="multilevel"/>
    <w:tmpl w:val="0409001F"/>
    <w:styleLink w:val="1ai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5"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26"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7" w15:restartNumberingAfterBreak="0">
    <w:nsid w:val="3B241693"/>
    <w:multiLevelType w:val="singleLevel"/>
    <w:tmpl w:val="F0941756"/>
    <w:lvl w:ilvl="0">
      <w:numFmt w:val="decimal"/>
      <w:pStyle w:val="enum2continue"/>
      <w:lvlText w:val="*"/>
      <w:lvlJc w:val="left"/>
    </w:lvl>
  </w:abstractNum>
  <w:abstractNum w:abstractNumId="28" w15:restartNumberingAfterBreak="0">
    <w:nsid w:val="3DB038E3"/>
    <w:multiLevelType w:val="multilevel"/>
    <w:tmpl w:val="5B48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0"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5F332FE"/>
    <w:multiLevelType w:val="hybridMultilevel"/>
    <w:tmpl w:val="2D3CD8FC"/>
    <w:lvl w:ilvl="0" w:tplc="320EB8C4">
      <w:start w:val="1"/>
      <w:numFmt w:val="bullet"/>
      <w:pStyle w:val="Textunordlist1"/>
      <w:lvlText w:val=""/>
      <w:lvlJc w:val="left"/>
      <w:pPr>
        <w:tabs>
          <w:tab w:val="num" w:pos="1474"/>
        </w:tabs>
        <w:ind w:left="1474" w:hanging="453"/>
      </w:pPr>
      <w:rPr>
        <w:rFonts w:ascii="Wingdings" w:hAnsi="Wingdings" w:cs="Times New Roman" w:hint="default"/>
        <w:sz w:val="16"/>
      </w:rPr>
    </w:lvl>
    <w:lvl w:ilvl="1" w:tplc="DF2296AC" w:tentative="1">
      <w:start w:val="1"/>
      <w:numFmt w:val="bullet"/>
      <w:lvlText w:val="o"/>
      <w:lvlJc w:val="left"/>
      <w:pPr>
        <w:tabs>
          <w:tab w:val="num" w:pos="2461"/>
        </w:tabs>
        <w:ind w:left="2461" w:hanging="360"/>
      </w:pPr>
      <w:rPr>
        <w:rFonts w:ascii="Courier New" w:hAnsi="Courier New" w:hint="default"/>
      </w:rPr>
    </w:lvl>
    <w:lvl w:ilvl="2" w:tplc="C1D8202A" w:tentative="1">
      <w:start w:val="1"/>
      <w:numFmt w:val="bullet"/>
      <w:lvlText w:val=""/>
      <w:lvlJc w:val="left"/>
      <w:pPr>
        <w:tabs>
          <w:tab w:val="num" w:pos="3181"/>
        </w:tabs>
        <w:ind w:left="3181" w:hanging="360"/>
      </w:pPr>
      <w:rPr>
        <w:rFonts w:ascii="Wingdings" w:hAnsi="Wingdings" w:hint="default"/>
      </w:rPr>
    </w:lvl>
    <w:lvl w:ilvl="3" w:tplc="4D38AB56">
      <w:start w:val="1"/>
      <w:numFmt w:val="bullet"/>
      <w:lvlText w:val=""/>
      <w:lvlJc w:val="left"/>
      <w:pPr>
        <w:tabs>
          <w:tab w:val="num" w:pos="3901"/>
        </w:tabs>
        <w:ind w:left="3901" w:hanging="360"/>
      </w:pPr>
      <w:rPr>
        <w:rFonts w:ascii="Symbol" w:hAnsi="Symbol" w:hint="default"/>
      </w:rPr>
    </w:lvl>
    <w:lvl w:ilvl="4" w:tplc="9EF6B994" w:tentative="1">
      <w:start w:val="1"/>
      <w:numFmt w:val="bullet"/>
      <w:lvlText w:val="o"/>
      <w:lvlJc w:val="left"/>
      <w:pPr>
        <w:tabs>
          <w:tab w:val="num" w:pos="4621"/>
        </w:tabs>
        <w:ind w:left="4621" w:hanging="360"/>
      </w:pPr>
      <w:rPr>
        <w:rFonts w:ascii="Courier New" w:hAnsi="Courier New" w:hint="default"/>
      </w:rPr>
    </w:lvl>
    <w:lvl w:ilvl="5" w:tplc="E370FF50" w:tentative="1">
      <w:start w:val="1"/>
      <w:numFmt w:val="bullet"/>
      <w:lvlText w:val=""/>
      <w:lvlJc w:val="left"/>
      <w:pPr>
        <w:tabs>
          <w:tab w:val="num" w:pos="5341"/>
        </w:tabs>
        <w:ind w:left="5341" w:hanging="360"/>
      </w:pPr>
      <w:rPr>
        <w:rFonts w:ascii="Wingdings" w:hAnsi="Wingdings" w:hint="default"/>
      </w:rPr>
    </w:lvl>
    <w:lvl w:ilvl="6" w:tplc="41189CB8" w:tentative="1">
      <w:start w:val="1"/>
      <w:numFmt w:val="bullet"/>
      <w:lvlText w:val=""/>
      <w:lvlJc w:val="left"/>
      <w:pPr>
        <w:tabs>
          <w:tab w:val="num" w:pos="6061"/>
        </w:tabs>
        <w:ind w:left="6061" w:hanging="360"/>
      </w:pPr>
      <w:rPr>
        <w:rFonts w:ascii="Symbol" w:hAnsi="Symbol" w:hint="default"/>
      </w:rPr>
    </w:lvl>
    <w:lvl w:ilvl="7" w:tplc="B37C07F2" w:tentative="1">
      <w:start w:val="1"/>
      <w:numFmt w:val="bullet"/>
      <w:lvlText w:val="o"/>
      <w:lvlJc w:val="left"/>
      <w:pPr>
        <w:tabs>
          <w:tab w:val="num" w:pos="6781"/>
        </w:tabs>
        <w:ind w:left="6781" w:hanging="360"/>
      </w:pPr>
      <w:rPr>
        <w:rFonts w:ascii="Courier New" w:hAnsi="Courier New" w:hint="default"/>
      </w:rPr>
    </w:lvl>
    <w:lvl w:ilvl="8" w:tplc="4CC0E80A" w:tentative="1">
      <w:start w:val="1"/>
      <w:numFmt w:val="bullet"/>
      <w:lvlText w:val=""/>
      <w:lvlJc w:val="left"/>
      <w:pPr>
        <w:tabs>
          <w:tab w:val="num" w:pos="7501"/>
        </w:tabs>
        <w:ind w:left="7501" w:hanging="360"/>
      </w:pPr>
      <w:rPr>
        <w:rFonts w:ascii="Wingdings" w:hAnsi="Wingdings" w:hint="default"/>
      </w:rPr>
    </w:lvl>
  </w:abstractNum>
  <w:abstractNum w:abstractNumId="32"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3" w15:restartNumberingAfterBreak="0">
    <w:nsid w:val="588E00E0"/>
    <w:multiLevelType w:val="multilevel"/>
    <w:tmpl w:val="581E12C4"/>
    <w:styleLink w:val="ArticleSection1"/>
    <w:lvl w:ilvl="0">
      <w:start w:val="1"/>
      <w:numFmt w:val="bullet"/>
      <w:lvlText w:val=""/>
      <w:lvlJc w:val="left"/>
      <w:pPr>
        <w:tabs>
          <w:tab w:val="num" w:pos="425"/>
        </w:tabs>
        <w:ind w:left="425" w:hanging="425"/>
      </w:pPr>
      <w:rPr>
        <w:rFonts w:ascii="Symbol" w:hAnsi="Symbol" w:hint="default"/>
        <w:b w:val="0"/>
        <w:i w:val="0"/>
        <w:color w:val="auto"/>
        <w:sz w:val="20"/>
      </w:rPr>
    </w:lvl>
    <w:lvl w:ilvl="1">
      <w:start w:val="1"/>
      <w:numFmt w:val="bullet"/>
      <w:lvlText w:val=""/>
      <w:lvlJc w:val="left"/>
      <w:pPr>
        <w:tabs>
          <w:tab w:val="num" w:pos="851"/>
        </w:tabs>
        <w:ind w:left="850" w:hanging="425"/>
      </w:pPr>
      <w:rPr>
        <w:rFonts w:ascii="Symbol" w:hAnsi="Symbol" w:hint="default"/>
        <w:color w:val="auto"/>
      </w:rPr>
    </w:lvl>
    <w:lvl w:ilvl="2">
      <w:start w:val="1"/>
      <w:numFmt w:val="bullet"/>
      <w:lvlText w:val=""/>
      <w:lvlJc w:val="left"/>
      <w:pPr>
        <w:tabs>
          <w:tab w:val="num" w:pos="1276"/>
        </w:tabs>
        <w:ind w:left="1275" w:hanging="425"/>
      </w:pPr>
      <w:rPr>
        <w:rFonts w:ascii="Symbol" w:hAnsi="Symbol" w:hint="default"/>
        <w:color w:val="auto"/>
      </w:rPr>
    </w:lvl>
    <w:lvl w:ilvl="3">
      <w:start w:val="1"/>
      <w:numFmt w:val="decimal"/>
      <w:lvlText w:val="%1.%2.%3.%4"/>
      <w:lvlJc w:val="left"/>
      <w:pPr>
        <w:tabs>
          <w:tab w:val="num" w:pos="2715"/>
        </w:tabs>
        <w:ind w:left="1700" w:hanging="425"/>
      </w:pPr>
      <w:rPr>
        <w:rFonts w:hint="default"/>
      </w:rPr>
    </w:lvl>
    <w:lvl w:ilvl="4">
      <w:start w:val="1"/>
      <w:numFmt w:val="decimal"/>
      <w:lvlText w:val="%1.%2.%3.%4.%5"/>
      <w:lvlJc w:val="left"/>
      <w:pPr>
        <w:tabs>
          <w:tab w:val="num" w:pos="3140"/>
        </w:tabs>
        <w:ind w:left="2125" w:hanging="425"/>
      </w:pPr>
      <w:rPr>
        <w:rFonts w:hint="default"/>
      </w:rPr>
    </w:lvl>
    <w:lvl w:ilvl="5">
      <w:start w:val="1"/>
      <w:numFmt w:val="decimal"/>
      <w:lvlText w:val="%1.%2.%3.%4.%5.%6"/>
      <w:lvlJc w:val="left"/>
      <w:pPr>
        <w:tabs>
          <w:tab w:val="num" w:pos="3565"/>
        </w:tabs>
        <w:ind w:left="2550" w:hanging="425"/>
      </w:pPr>
      <w:rPr>
        <w:rFonts w:hint="default"/>
      </w:rPr>
    </w:lvl>
    <w:lvl w:ilvl="6">
      <w:start w:val="1"/>
      <w:numFmt w:val="decimal"/>
      <w:lvlText w:val="%1.%2.%3.%4.%5.%6.%7"/>
      <w:lvlJc w:val="left"/>
      <w:pPr>
        <w:tabs>
          <w:tab w:val="num" w:pos="3990"/>
        </w:tabs>
        <w:ind w:left="2975" w:hanging="425"/>
      </w:pPr>
      <w:rPr>
        <w:rFonts w:hint="default"/>
      </w:rPr>
    </w:lvl>
    <w:lvl w:ilvl="7">
      <w:start w:val="1"/>
      <w:numFmt w:val="decimal"/>
      <w:lvlText w:val="%1.%2.%3.%4.%5.%6.%7.%8"/>
      <w:lvlJc w:val="left"/>
      <w:pPr>
        <w:tabs>
          <w:tab w:val="num" w:pos="4415"/>
        </w:tabs>
        <w:ind w:left="3400" w:hanging="425"/>
      </w:pPr>
      <w:rPr>
        <w:rFonts w:hint="default"/>
      </w:rPr>
    </w:lvl>
    <w:lvl w:ilvl="8">
      <w:start w:val="1"/>
      <w:numFmt w:val="none"/>
      <w:lvlText w:val=""/>
      <w:lvlJc w:val="left"/>
      <w:pPr>
        <w:tabs>
          <w:tab w:val="num" w:pos="4840"/>
        </w:tabs>
        <w:ind w:left="3825" w:hanging="425"/>
      </w:pPr>
      <w:rPr>
        <w:rFonts w:hint="default"/>
      </w:rPr>
    </w:lvl>
  </w:abstractNum>
  <w:abstractNum w:abstractNumId="34"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5" w15:restartNumberingAfterBreak="0">
    <w:nsid w:val="6231409C"/>
    <w:multiLevelType w:val="singleLevel"/>
    <w:tmpl w:val="9384B610"/>
    <w:styleLink w:val="1111112"/>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36"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55A01CC"/>
    <w:multiLevelType w:val="hybridMultilevel"/>
    <w:tmpl w:val="683886DA"/>
    <w:lvl w:ilvl="0" w:tplc="DEFC20B0">
      <w:start w:val="1"/>
      <w:numFmt w:val="upperLetter"/>
      <w:lvlText w:val="Appendix %1 :"/>
      <w:lvlJc w:val="left"/>
      <w:pPr>
        <w:tabs>
          <w:tab w:val="num" w:pos="1135"/>
        </w:tabs>
        <w:ind w:left="284" w:firstLine="0"/>
      </w:pPr>
      <w:rPr>
        <w:rFonts w:ascii="Arial" w:hAnsi="Arial" w:cs="Arial" w:hint="default"/>
        <w:b/>
        <w:i w:val="0"/>
        <w:caps/>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724C2F10" w:tentative="1">
      <w:start w:val="1"/>
      <w:numFmt w:val="lowerLetter"/>
      <w:lvlText w:val="%2."/>
      <w:lvlJc w:val="left"/>
      <w:pPr>
        <w:tabs>
          <w:tab w:val="num" w:pos="1440"/>
        </w:tabs>
        <w:ind w:left="1440" w:hanging="360"/>
      </w:pPr>
    </w:lvl>
    <w:lvl w:ilvl="2" w:tplc="E3DE3E5C" w:tentative="1">
      <w:start w:val="1"/>
      <w:numFmt w:val="lowerRoman"/>
      <w:lvlText w:val="%3."/>
      <w:lvlJc w:val="right"/>
      <w:pPr>
        <w:tabs>
          <w:tab w:val="num" w:pos="2160"/>
        </w:tabs>
        <w:ind w:left="2160" w:hanging="180"/>
      </w:pPr>
    </w:lvl>
    <w:lvl w:ilvl="3" w:tplc="9FDAE08C" w:tentative="1">
      <w:start w:val="1"/>
      <w:numFmt w:val="decimal"/>
      <w:lvlText w:val="%4."/>
      <w:lvlJc w:val="left"/>
      <w:pPr>
        <w:tabs>
          <w:tab w:val="num" w:pos="2880"/>
        </w:tabs>
        <w:ind w:left="2880" w:hanging="360"/>
      </w:pPr>
    </w:lvl>
    <w:lvl w:ilvl="4" w:tplc="0FCA1586" w:tentative="1">
      <w:start w:val="1"/>
      <w:numFmt w:val="lowerLetter"/>
      <w:lvlText w:val="%5."/>
      <w:lvlJc w:val="left"/>
      <w:pPr>
        <w:tabs>
          <w:tab w:val="num" w:pos="3600"/>
        </w:tabs>
        <w:ind w:left="3600" w:hanging="360"/>
      </w:pPr>
    </w:lvl>
    <w:lvl w:ilvl="5" w:tplc="1FB603F6" w:tentative="1">
      <w:start w:val="1"/>
      <w:numFmt w:val="lowerRoman"/>
      <w:lvlText w:val="%6."/>
      <w:lvlJc w:val="right"/>
      <w:pPr>
        <w:tabs>
          <w:tab w:val="num" w:pos="4320"/>
        </w:tabs>
        <w:ind w:left="4320" w:hanging="180"/>
      </w:pPr>
    </w:lvl>
    <w:lvl w:ilvl="6" w:tplc="3DB01716" w:tentative="1">
      <w:start w:val="1"/>
      <w:numFmt w:val="decimal"/>
      <w:lvlText w:val="%7."/>
      <w:lvlJc w:val="left"/>
      <w:pPr>
        <w:tabs>
          <w:tab w:val="num" w:pos="5040"/>
        </w:tabs>
        <w:ind w:left="5040" w:hanging="360"/>
      </w:pPr>
    </w:lvl>
    <w:lvl w:ilvl="7" w:tplc="F4C4CF1E" w:tentative="1">
      <w:start w:val="1"/>
      <w:numFmt w:val="lowerLetter"/>
      <w:lvlText w:val="%8."/>
      <w:lvlJc w:val="left"/>
      <w:pPr>
        <w:tabs>
          <w:tab w:val="num" w:pos="5760"/>
        </w:tabs>
        <w:ind w:left="5760" w:hanging="360"/>
      </w:pPr>
    </w:lvl>
    <w:lvl w:ilvl="8" w:tplc="594C3BB2" w:tentative="1">
      <w:start w:val="1"/>
      <w:numFmt w:val="lowerRoman"/>
      <w:lvlText w:val="%9."/>
      <w:lvlJc w:val="right"/>
      <w:pPr>
        <w:tabs>
          <w:tab w:val="num" w:pos="6480"/>
        </w:tabs>
        <w:ind w:left="6480" w:hanging="180"/>
      </w:pPr>
    </w:lvl>
  </w:abstractNum>
  <w:abstractNum w:abstractNumId="38" w15:restartNumberingAfterBreak="0">
    <w:nsid w:val="699D75D2"/>
    <w:multiLevelType w:val="hybridMultilevel"/>
    <w:tmpl w:val="7EFABEC2"/>
    <w:lvl w:ilvl="0" w:tplc="56848C68">
      <w:start w:val="1"/>
      <w:numFmt w:val="bullet"/>
      <w:pStyle w:val="Aideproprit"/>
      <w:lvlText w:val=""/>
      <w:lvlJc w:val="left"/>
      <w:pPr>
        <w:tabs>
          <w:tab w:val="num" w:pos="1371"/>
        </w:tabs>
        <w:ind w:left="1371" w:hanging="360"/>
      </w:pPr>
      <w:rPr>
        <w:rFonts w:ascii="Symbol" w:hAnsi="Symbol" w:hint="default"/>
        <w:effect w:val="none"/>
      </w:rPr>
    </w:lvl>
    <w:lvl w:ilvl="1" w:tplc="1B60A3A6">
      <w:start w:val="1"/>
      <w:numFmt w:val="bullet"/>
      <w:lvlText w:val="o"/>
      <w:lvlJc w:val="left"/>
      <w:pPr>
        <w:tabs>
          <w:tab w:val="num" w:pos="2091"/>
        </w:tabs>
        <w:ind w:left="2091" w:hanging="360"/>
      </w:pPr>
      <w:rPr>
        <w:rFonts w:ascii="Courier New" w:hAnsi="Courier New" w:hint="default"/>
      </w:rPr>
    </w:lvl>
    <w:lvl w:ilvl="2" w:tplc="CA94141A" w:tentative="1">
      <w:start w:val="1"/>
      <w:numFmt w:val="bullet"/>
      <w:lvlText w:val=""/>
      <w:lvlJc w:val="left"/>
      <w:pPr>
        <w:tabs>
          <w:tab w:val="num" w:pos="2811"/>
        </w:tabs>
        <w:ind w:left="2811" w:hanging="360"/>
      </w:pPr>
      <w:rPr>
        <w:rFonts w:ascii="Wingdings" w:hAnsi="Wingdings" w:hint="default"/>
      </w:rPr>
    </w:lvl>
    <w:lvl w:ilvl="3" w:tplc="8286C4C0" w:tentative="1">
      <w:start w:val="1"/>
      <w:numFmt w:val="bullet"/>
      <w:lvlText w:val=""/>
      <w:lvlJc w:val="left"/>
      <w:pPr>
        <w:tabs>
          <w:tab w:val="num" w:pos="3531"/>
        </w:tabs>
        <w:ind w:left="3531" w:hanging="360"/>
      </w:pPr>
      <w:rPr>
        <w:rFonts w:ascii="Symbol" w:hAnsi="Symbol" w:hint="default"/>
      </w:rPr>
    </w:lvl>
    <w:lvl w:ilvl="4" w:tplc="87845AD8" w:tentative="1">
      <w:start w:val="1"/>
      <w:numFmt w:val="bullet"/>
      <w:lvlText w:val="o"/>
      <w:lvlJc w:val="left"/>
      <w:pPr>
        <w:tabs>
          <w:tab w:val="num" w:pos="4251"/>
        </w:tabs>
        <w:ind w:left="4251" w:hanging="360"/>
      </w:pPr>
      <w:rPr>
        <w:rFonts w:ascii="Courier New" w:hAnsi="Courier New" w:hint="default"/>
      </w:rPr>
    </w:lvl>
    <w:lvl w:ilvl="5" w:tplc="63AE979C" w:tentative="1">
      <w:start w:val="1"/>
      <w:numFmt w:val="bullet"/>
      <w:lvlText w:val=""/>
      <w:lvlJc w:val="left"/>
      <w:pPr>
        <w:tabs>
          <w:tab w:val="num" w:pos="4971"/>
        </w:tabs>
        <w:ind w:left="4971" w:hanging="360"/>
      </w:pPr>
      <w:rPr>
        <w:rFonts w:ascii="Wingdings" w:hAnsi="Wingdings" w:hint="default"/>
      </w:rPr>
    </w:lvl>
    <w:lvl w:ilvl="6" w:tplc="D89A2DAC" w:tentative="1">
      <w:start w:val="1"/>
      <w:numFmt w:val="bullet"/>
      <w:lvlText w:val=""/>
      <w:lvlJc w:val="left"/>
      <w:pPr>
        <w:tabs>
          <w:tab w:val="num" w:pos="5691"/>
        </w:tabs>
        <w:ind w:left="5691" w:hanging="360"/>
      </w:pPr>
      <w:rPr>
        <w:rFonts w:ascii="Symbol" w:hAnsi="Symbol" w:hint="default"/>
      </w:rPr>
    </w:lvl>
    <w:lvl w:ilvl="7" w:tplc="AD24E3F8" w:tentative="1">
      <w:start w:val="1"/>
      <w:numFmt w:val="bullet"/>
      <w:lvlText w:val="o"/>
      <w:lvlJc w:val="left"/>
      <w:pPr>
        <w:tabs>
          <w:tab w:val="num" w:pos="6411"/>
        </w:tabs>
        <w:ind w:left="6411" w:hanging="360"/>
      </w:pPr>
      <w:rPr>
        <w:rFonts w:ascii="Courier New" w:hAnsi="Courier New" w:hint="default"/>
      </w:rPr>
    </w:lvl>
    <w:lvl w:ilvl="8" w:tplc="668A2B7C" w:tentative="1">
      <w:start w:val="1"/>
      <w:numFmt w:val="bullet"/>
      <w:lvlText w:val=""/>
      <w:lvlJc w:val="left"/>
      <w:pPr>
        <w:tabs>
          <w:tab w:val="num" w:pos="7131"/>
        </w:tabs>
        <w:ind w:left="7131" w:hanging="360"/>
      </w:pPr>
      <w:rPr>
        <w:rFonts w:ascii="Wingdings" w:hAnsi="Wingdings" w:hint="default"/>
      </w:rPr>
    </w:lvl>
  </w:abstractNum>
  <w:abstractNum w:abstractNumId="39" w15:restartNumberingAfterBreak="0">
    <w:nsid w:val="6F3A65A3"/>
    <w:multiLevelType w:val="hybridMultilevel"/>
    <w:tmpl w:val="F744A4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num w:numId="1">
    <w:abstractNumId w:val="2"/>
  </w:num>
  <w:num w:numId="2">
    <w:abstractNumId w:val="19"/>
  </w:num>
  <w:num w:numId="3">
    <w:abstractNumId w:val="23"/>
  </w:num>
  <w:num w:numId="4">
    <w:abstractNumId w:val="40"/>
  </w:num>
  <w:num w:numId="5">
    <w:abstractNumId w:val="6"/>
  </w:num>
  <w:num w:numId="6">
    <w:abstractNumId w:val="9"/>
  </w:num>
  <w:num w:numId="7">
    <w:abstractNumId w:val="13"/>
  </w:num>
  <w:num w:numId="8">
    <w:abstractNumId w:val="24"/>
  </w:num>
  <w:num w:numId="9">
    <w:abstractNumId w:val="26"/>
  </w:num>
  <w:num w:numId="10">
    <w:abstractNumId w:val="14"/>
  </w:num>
  <w:num w:numId="11">
    <w:abstractNumId w:val="18"/>
  </w:num>
  <w:num w:numId="12">
    <w:abstractNumId w:val="34"/>
  </w:num>
  <w:num w:numId="13">
    <w:abstractNumId w:val="29"/>
  </w:num>
  <w:num w:numId="14">
    <w:abstractNumId w:val="7"/>
  </w:num>
  <w:num w:numId="15">
    <w:abstractNumId w:val="17"/>
  </w:num>
  <w:num w:numId="16">
    <w:abstractNumId w:val="16"/>
  </w:num>
  <w:num w:numId="17">
    <w:abstractNumId w:val="32"/>
  </w:num>
  <w:num w:numId="18">
    <w:abstractNumId w:val="20"/>
  </w:num>
  <w:num w:numId="19">
    <w:abstractNumId w:val="36"/>
  </w:num>
  <w:num w:numId="20">
    <w:abstractNumId w:val="10"/>
  </w:num>
  <w:num w:numId="21">
    <w:abstractNumId w:val="33"/>
  </w:num>
  <w:num w:numId="22">
    <w:abstractNumId w:val="37"/>
  </w:num>
  <w:num w:numId="23">
    <w:abstractNumId w:val="35"/>
  </w:num>
  <w:num w:numId="24">
    <w:abstractNumId w:val="22"/>
  </w:num>
  <w:num w:numId="25">
    <w:abstractNumId w:val="30"/>
  </w:num>
  <w:num w:numId="26">
    <w:abstractNumId w:val="8"/>
  </w:num>
  <w:num w:numId="27">
    <w:abstractNumId w:val="38"/>
  </w:num>
  <w:num w:numId="28">
    <w:abstractNumId w:val="21"/>
  </w:num>
  <w:num w:numId="29">
    <w:abstractNumId w:val="11"/>
  </w:num>
  <w:num w:numId="30">
    <w:abstractNumId w:val="27"/>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31">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32">
    <w:abstractNumId w:val="1"/>
  </w:num>
  <w:num w:numId="33">
    <w:abstractNumId w:val="0"/>
  </w:num>
  <w:num w:numId="34">
    <w:abstractNumId w:val="25"/>
  </w:num>
  <w:num w:numId="35">
    <w:abstractNumId w:val="15"/>
  </w:num>
  <w:num w:numId="36">
    <w:abstractNumId w:val="41"/>
  </w:num>
  <w:num w:numId="37">
    <w:abstractNumId w:val="31"/>
  </w:num>
  <w:num w:numId="38">
    <w:abstractNumId w:val="39"/>
  </w:num>
  <w:num w:numId="39">
    <w:abstractNumId w:val="12"/>
  </w:num>
  <w:num w:numId="40">
    <w:abstractNumId w:val="4"/>
  </w:num>
  <w:num w:numId="41">
    <w:abstractNumId w:val="28"/>
  </w:num>
  <w:num w:numId="42">
    <w:abstractNumId w:val="5"/>
  </w:num>
  <w:numIdMacAtCleanup w:val="42"/>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it-IT" w:vendorID="64" w:dllVersion="4096" w:nlCheck="1" w:checkStyle="0"/>
  <w:activeWritingStyle w:appName="MSWord" w:lang="de-DE" w:vendorID="64" w:dllVersion="4096" w:nlCheck="1" w:checkStyle="0"/>
  <w:activeWritingStyle w:appName="MSWord" w:lang="tr-TR" w:vendorID="64" w:dllVersion="4096" w:nlCheck="1" w:checkStyle="0"/>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2646"/>
    <w:rsid w:val="000035A1"/>
    <w:rsid w:val="00007816"/>
    <w:rsid w:val="000150FA"/>
    <w:rsid w:val="00017A73"/>
    <w:rsid w:val="00020EE5"/>
    <w:rsid w:val="00025FF7"/>
    <w:rsid w:val="0003269D"/>
    <w:rsid w:val="00034CB7"/>
    <w:rsid w:val="000372F8"/>
    <w:rsid w:val="00040FB9"/>
    <w:rsid w:val="00041CBA"/>
    <w:rsid w:val="00042D05"/>
    <w:rsid w:val="0004643E"/>
    <w:rsid w:val="00047FA6"/>
    <w:rsid w:val="0005023D"/>
    <w:rsid w:val="00050C57"/>
    <w:rsid w:val="000511CC"/>
    <w:rsid w:val="00052332"/>
    <w:rsid w:val="00052A92"/>
    <w:rsid w:val="0005516F"/>
    <w:rsid w:val="00055824"/>
    <w:rsid w:val="00056556"/>
    <w:rsid w:val="00061C76"/>
    <w:rsid w:val="00062777"/>
    <w:rsid w:val="000739B3"/>
    <w:rsid w:val="00074CD8"/>
    <w:rsid w:val="000821DD"/>
    <w:rsid w:val="00082354"/>
    <w:rsid w:val="0008482B"/>
    <w:rsid w:val="0008530E"/>
    <w:rsid w:val="000876CC"/>
    <w:rsid w:val="000906D6"/>
    <w:rsid w:val="0009280D"/>
    <w:rsid w:val="000946F4"/>
    <w:rsid w:val="00094CA3"/>
    <w:rsid w:val="00094F46"/>
    <w:rsid w:val="00096FA4"/>
    <w:rsid w:val="000A030C"/>
    <w:rsid w:val="000A0614"/>
    <w:rsid w:val="000A1046"/>
    <w:rsid w:val="000A3ED6"/>
    <w:rsid w:val="000A4566"/>
    <w:rsid w:val="000B0472"/>
    <w:rsid w:val="000B55C4"/>
    <w:rsid w:val="000B7FAE"/>
    <w:rsid w:val="000C5AA0"/>
    <w:rsid w:val="000D6ADD"/>
    <w:rsid w:val="000D6BB4"/>
    <w:rsid w:val="000E0D76"/>
    <w:rsid w:val="000E1529"/>
    <w:rsid w:val="000E6976"/>
    <w:rsid w:val="000E6BDC"/>
    <w:rsid w:val="000E76CC"/>
    <w:rsid w:val="000F4BF0"/>
    <w:rsid w:val="0010533F"/>
    <w:rsid w:val="00106EB1"/>
    <w:rsid w:val="00113387"/>
    <w:rsid w:val="001148B6"/>
    <w:rsid w:val="00114C4B"/>
    <w:rsid w:val="001152F3"/>
    <w:rsid w:val="00122B12"/>
    <w:rsid w:val="00124F2A"/>
    <w:rsid w:val="00126572"/>
    <w:rsid w:val="00133338"/>
    <w:rsid w:val="0013335B"/>
    <w:rsid w:val="00133D7A"/>
    <w:rsid w:val="00133E68"/>
    <w:rsid w:val="00147C5F"/>
    <w:rsid w:val="00150E46"/>
    <w:rsid w:val="00155801"/>
    <w:rsid w:val="001565C3"/>
    <w:rsid w:val="00157820"/>
    <w:rsid w:val="00163F3A"/>
    <w:rsid w:val="001658B5"/>
    <w:rsid w:val="00171AAA"/>
    <w:rsid w:val="001747D4"/>
    <w:rsid w:val="00174FC5"/>
    <w:rsid w:val="001762D2"/>
    <w:rsid w:val="001766CF"/>
    <w:rsid w:val="00176C25"/>
    <w:rsid w:val="00180B90"/>
    <w:rsid w:val="001818D8"/>
    <w:rsid w:val="00181D6C"/>
    <w:rsid w:val="00184419"/>
    <w:rsid w:val="00184C27"/>
    <w:rsid w:val="001851E4"/>
    <w:rsid w:val="001867B5"/>
    <w:rsid w:val="00194FF0"/>
    <w:rsid w:val="00197D58"/>
    <w:rsid w:val="00197E54"/>
    <w:rsid w:val="00197ED8"/>
    <w:rsid w:val="001A3073"/>
    <w:rsid w:val="001A322B"/>
    <w:rsid w:val="001A4495"/>
    <w:rsid w:val="001A7B1E"/>
    <w:rsid w:val="001B2E2A"/>
    <w:rsid w:val="001C1E9D"/>
    <w:rsid w:val="001C5302"/>
    <w:rsid w:val="001C54B5"/>
    <w:rsid w:val="001C648D"/>
    <w:rsid w:val="001C7E56"/>
    <w:rsid w:val="001D0924"/>
    <w:rsid w:val="001D167B"/>
    <w:rsid w:val="001D20E7"/>
    <w:rsid w:val="001D56C5"/>
    <w:rsid w:val="001E3C48"/>
    <w:rsid w:val="001E3EC3"/>
    <w:rsid w:val="001E6259"/>
    <w:rsid w:val="001E62B4"/>
    <w:rsid w:val="001E72E5"/>
    <w:rsid w:val="001E7B48"/>
    <w:rsid w:val="001F01E5"/>
    <w:rsid w:val="001F146F"/>
    <w:rsid w:val="001F1CCB"/>
    <w:rsid w:val="001F4D7D"/>
    <w:rsid w:val="001F5655"/>
    <w:rsid w:val="00203803"/>
    <w:rsid w:val="002064C2"/>
    <w:rsid w:val="00210B34"/>
    <w:rsid w:val="00212393"/>
    <w:rsid w:val="002138C2"/>
    <w:rsid w:val="002142B3"/>
    <w:rsid w:val="002237A8"/>
    <w:rsid w:val="002238CA"/>
    <w:rsid w:val="00227768"/>
    <w:rsid w:val="002279BE"/>
    <w:rsid w:val="00230D0E"/>
    <w:rsid w:val="0023262A"/>
    <w:rsid w:val="00232C8D"/>
    <w:rsid w:val="00232F6C"/>
    <w:rsid w:val="00233E26"/>
    <w:rsid w:val="00236C66"/>
    <w:rsid w:val="00250525"/>
    <w:rsid w:val="00251D42"/>
    <w:rsid w:val="00251DF0"/>
    <w:rsid w:val="00254865"/>
    <w:rsid w:val="002555A8"/>
    <w:rsid w:val="002578A0"/>
    <w:rsid w:val="00260BE9"/>
    <w:rsid w:val="00267F0C"/>
    <w:rsid w:val="00275D53"/>
    <w:rsid w:val="002774B8"/>
    <w:rsid w:val="002779BE"/>
    <w:rsid w:val="00277DA7"/>
    <w:rsid w:val="00285F80"/>
    <w:rsid w:val="002911CC"/>
    <w:rsid w:val="0029270B"/>
    <w:rsid w:val="00292D8C"/>
    <w:rsid w:val="0029460E"/>
    <w:rsid w:val="0029503F"/>
    <w:rsid w:val="00295AA2"/>
    <w:rsid w:val="0029791D"/>
    <w:rsid w:val="002A1DDB"/>
    <w:rsid w:val="002A50DF"/>
    <w:rsid w:val="002A640F"/>
    <w:rsid w:val="002B07B4"/>
    <w:rsid w:val="002B5FC4"/>
    <w:rsid w:val="002C0FB5"/>
    <w:rsid w:val="002C210A"/>
    <w:rsid w:val="002C3750"/>
    <w:rsid w:val="002C3BC6"/>
    <w:rsid w:val="002C538D"/>
    <w:rsid w:val="002C5D59"/>
    <w:rsid w:val="002C6734"/>
    <w:rsid w:val="002D421B"/>
    <w:rsid w:val="002D612C"/>
    <w:rsid w:val="002D687D"/>
    <w:rsid w:val="002D6CC3"/>
    <w:rsid w:val="002E0C78"/>
    <w:rsid w:val="002E5186"/>
    <w:rsid w:val="002E560B"/>
    <w:rsid w:val="002E783D"/>
    <w:rsid w:val="002E7E4B"/>
    <w:rsid w:val="002F3034"/>
    <w:rsid w:val="002F3817"/>
    <w:rsid w:val="00305331"/>
    <w:rsid w:val="003073ED"/>
    <w:rsid w:val="00307905"/>
    <w:rsid w:val="00315A64"/>
    <w:rsid w:val="00316FD9"/>
    <w:rsid w:val="003176BC"/>
    <w:rsid w:val="003216E4"/>
    <w:rsid w:val="00323AF0"/>
    <w:rsid w:val="00326506"/>
    <w:rsid w:val="00333AC8"/>
    <w:rsid w:val="00335652"/>
    <w:rsid w:val="00337516"/>
    <w:rsid w:val="0034675B"/>
    <w:rsid w:val="00347BDD"/>
    <w:rsid w:val="003538D8"/>
    <w:rsid w:val="00354747"/>
    <w:rsid w:val="00355E30"/>
    <w:rsid w:val="00356CF1"/>
    <w:rsid w:val="00356F7F"/>
    <w:rsid w:val="00357667"/>
    <w:rsid w:val="00361500"/>
    <w:rsid w:val="0036224F"/>
    <w:rsid w:val="003629D5"/>
    <w:rsid w:val="00362E95"/>
    <w:rsid w:val="00363C28"/>
    <w:rsid w:val="003655F4"/>
    <w:rsid w:val="00366B00"/>
    <w:rsid w:val="0036752C"/>
    <w:rsid w:val="00370C7D"/>
    <w:rsid w:val="00372658"/>
    <w:rsid w:val="00375663"/>
    <w:rsid w:val="00375D67"/>
    <w:rsid w:val="00380725"/>
    <w:rsid w:val="003807FD"/>
    <w:rsid w:val="0038085B"/>
    <w:rsid w:val="003848BB"/>
    <w:rsid w:val="00385878"/>
    <w:rsid w:val="0038641D"/>
    <w:rsid w:val="0038689F"/>
    <w:rsid w:val="003949E2"/>
    <w:rsid w:val="003A10AA"/>
    <w:rsid w:val="003A3E3E"/>
    <w:rsid w:val="003A53CB"/>
    <w:rsid w:val="003A6786"/>
    <w:rsid w:val="003B0B0C"/>
    <w:rsid w:val="003B1269"/>
    <w:rsid w:val="003B1F71"/>
    <w:rsid w:val="003B697F"/>
    <w:rsid w:val="003B78FB"/>
    <w:rsid w:val="003C1DFD"/>
    <w:rsid w:val="003C23A5"/>
    <w:rsid w:val="003C4751"/>
    <w:rsid w:val="003C5799"/>
    <w:rsid w:val="003C625E"/>
    <w:rsid w:val="003C701F"/>
    <w:rsid w:val="003C7E3E"/>
    <w:rsid w:val="003D16AF"/>
    <w:rsid w:val="003D2822"/>
    <w:rsid w:val="003D2D67"/>
    <w:rsid w:val="003D6491"/>
    <w:rsid w:val="003D6C2F"/>
    <w:rsid w:val="003E51A6"/>
    <w:rsid w:val="003E522E"/>
    <w:rsid w:val="003E636B"/>
    <w:rsid w:val="003F0C1C"/>
    <w:rsid w:val="003F60A5"/>
    <w:rsid w:val="0040343D"/>
    <w:rsid w:val="00403576"/>
    <w:rsid w:val="00406A8F"/>
    <w:rsid w:val="00411CDA"/>
    <w:rsid w:val="00414D63"/>
    <w:rsid w:val="00414FFC"/>
    <w:rsid w:val="00415E89"/>
    <w:rsid w:val="00423227"/>
    <w:rsid w:val="00426471"/>
    <w:rsid w:val="0043108F"/>
    <w:rsid w:val="0043437C"/>
    <w:rsid w:val="00435295"/>
    <w:rsid w:val="0043596E"/>
    <w:rsid w:val="00436F93"/>
    <w:rsid w:val="0043773A"/>
    <w:rsid w:val="00437A68"/>
    <w:rsid w:val="004415CF"/>
    <w:rsid w:val="00444B35"/>
    <w:rsid w:val="00445DC4"/>
    <w:rsid w:val="00446C6B"/>
    <w:rsid w:val="004536AF"/>
    <w:rsid w:val="0045534F"/>
    <w:rsid w:val="00455BD5"/>
    <w:rsid w:val="00457166"/>
    <w:rsid w:val="004625D3"/>
    <w:rsid w:val="00463B82"/>
    <w:rsid w:val="00466CD3"/>
    <w:rsid w:val="004708EA"/>
    <w:rsid w:val="00470C29"/>
    <w:rsid w:val="00472B58"/>
    <w:rsid w:val="0047334A"/>
    <w:rsid w:val="00476176"/>
    <w:rsid w:val="00477D41"/>
    <w:rsid w:val="00480928"/>
    <w:rsid w:val="0048678A"/>
    <w:rsid w:val="004871C7"/>
    <w:rsid w:val="00492CA8"/>
    <w:rsid w:val="004953CC"/>
    <w:rsid w:val="004955AB"/>
    <w:rsid w:val="00496C9F"/>
    <w:rsid w:val="004A01C3"/>
    <w:rsid w:val="004A230D"/>
    <w:rsid w:val="004A35C5"/>
    <w:rsid w:val="004A4B64"/>
    <w:rsid w:val="004B2572"/>
    <w:rsid w:val="004B2BC9"/>
    <w:rsid w:val="004B4276"/>
    <w:rsid w:val="004C2857"/>
    <w:rsid w:val="004C28F3"/>
    <w:rsid w:val="004C63BC"/>
    <w:rsid w:val="004D02BE"/>
    <w:rsid w:val="004D0427"/>
    <w:rsid w:val="004D0B75"/>
    <w:rsid w:val="004D1502"/>
    <w:rsid w:val="004D3A6F"/>
    <w:rsid w:val="004D4593"/>
    <w:rsid w:val="004D5987"/>
    <w:rsid w:val="004F1F8F"/>
    <w:rsid w:val="004F2022"/>
    <w:rsid w:val="004F2C9F"/>
    <w:rsid w:val="004F69EB"/>
    <w:rsid w:val="005078D0"/>
    <w:rsid w:val="005107C1"/>
    <w:rsid w:val="0051148E"/>
    <w:rsid w:val="00514BB5"/>
    <w:rsid w:val="00514CB8"/>
    <w:rsid w:val="00516949"/>
    <w:rsid w:val="00522DCC"/>
    <w:rsid w:val="005233D2"/>
    <w:rsid w:val="00527A51"/>
    <w:rsid w:val="00527F94"/>
    <w:rsid w:val="00531428"/>
    <w:rsid w:val="005322F4"/>
    <w:rsid w:val="005326D0"/>
    <w:rsid w:val="005352E7"/>
    <w:rsid w:val="00536226"/>
    <w:rsid w:val="005521F0"/>
    <w:rsid w:val="0055487D"/>
    <w:rsid w:val="0055790D"/>
    <w:rsid w:val="005606F6"/>
    <w:rsid w:val="005609EF"/>
    <w:rsid w:val="00560A93"/>
    <w:rsid w:val="005617B5"/>
    <w:rsid w:val="00564541"/>
    <w:rsid w:val="0057260C"/>
    <w:rsid w:val="00574072"/>
    <w:rsid w:val="005744D6"/>
    <w:rsid w:val="00580596"/>
    <w:rsid w:val="005863AD"/>
    <w:rsid w:val="00591147"/>
    <w:rsid w:val="00591281"/>
    <w:rsid w:val="00593EDC"/>
    <w:rsid w:val="0059482F"/>
    <w:rsid w:val="00597F84"/>
    <w:rsid w:val="00597FB7"/>
    <w:rsid w:val="005A0623"/>
    <w:rsid w:val="005A15D6"/>
    <w:rsid w:val="005A2349"/>
    <w:rsid w:val="005A3AC0"/>
    <w:rsid w:val="005A4CFF"/>
    <w:rsid w:val="005A700B"/>
    <w:rsid w:val="005A7977"/>
    <w:rsid w:val="005B1115"/>
    <w:rsid w:val="005B4DA9"/>
    <w:rsid w:val="005B7610"/>
    <w:rsid w:val="005D0012"/>
    <w:rsid w:val="005E5DD1"/>
    <w:rsid w:val="005E74EB"/>
    <w:rsid w:val="005F1C62"/>
    <w:rsid w:val="005F2E98"/>
    <w:rsid w:val="00601573"/>
    <w:rsid w:val="006028CE"/>
    <w:rsid w:val="00603C29"/>
    <w:rsid w:val="00620DFD"/>
    <w:rsid w:val="00621158"/>
    <w:rsid w:val="006230E4"/>
    <w:rsid w:val="0062537B"/>
    <w:rsid w:val="0062687B"/>
    <w:rsid w:val="006309A6"/>
    <w:rsid w:val="0063518E"/>
    <w:rsid w:val="0063556F"/>
    <w:rsid w:val="00637AE0"/>
    <w:rsid w:val="00641215"/>
    <w:rsid w:val="006442F4"/>
    <w:rsid w:val="00644758"/>
    <w:rsid w:val="0064770D"/>
    <w:rsid w:val="00654E16"/>
    <w:rsid w:val="00657696"/>
    <w:rsid w:val="00661755"/>
    <w:rsid w:val="00661AA2"/>
    <w:rsid w:val="0066272C"/>
    <w:rsid w:val="00664107"/>
    <w:rsid w:val="006649BE"/>
    <w:rsid w:val="00664D7B"/>
    <w:rsid w:val="006656FB"/>
    <w:rsid w:val="00667D77"/>
    <w:rsid w:val="00670710"/>
    <w:rsid w:val="00672D6F"/>
    <w:rsid w:val="006741FB"/>
    <w:rsid w:val="006763AB"/>
    <w:rsid w:val="00676598"/>
    <w:rsid w:val="00680394"/>
    <w:rsid w:val="00681433"/>
    <w:rsid w:val="006857FC"/>
    <w:rsid w:val="00687DD7"/>
    <w:rsid w:val="006916D2"/>
    <w:rsid w:val="00691B9E"/>
    <w:rsid w:val="006926A9"/>
    <w:rsid w:val="006933AE"/>
    <w:rsid w:val="00693941"/>
    <w:rsid w:val="00693943"/>
    <w:rsid w:val="00697574"/>
    <w:rsid w:val="006A0BFD"/>
    <w:rsid w:val="006A13A9"/>
    <w:rsid w:val="006A1BC2"/>
    <w:rsid w:val="006A3868"/>
    <w:rsid w:val="006A67BF"/>
    <w:rsid w:val="006B0E68"/>
    <w:rsid w:val="006B5B59"/>
    <w:rsid w:val="006C0244"/>
    <w:rsid w:val="006C35EF"/>
    <w:rsid w:val="006C5241"/>
    <w:rsid w:val="006D086B"/>
    <w:rsid w:val="006D2AA8"/>
    <w:rsid w:val="006D5F81"/>
    <w:rsid w:val="006E635F"/>
    <w:rsid w:val="006F34A5"/>
    <w:rsid w:val="006F5C2F"/>
    <w:rsid w:val="006F64B8"/>
    <w:rsid w:val="0070009A"/>
    <w:rsid w:val="00701656"/>
    <w:rsid w:val="00703A7C"/>
    <w:rsid w:val="007076E5"/>
    <w:rsid w:val="0071431F"/>
    <w:rsid w:val="00715772"/>
    <w:rsid w:val="00716EE8"/>
    <w:rsid w:val="00726A06"/>
    <w:rsid w:val="00731D7A"/>
    <w:rsid w:val="00740146"/>
    <w:rsid w:val="007435DA"/>
    <w:rsid w:val="00747486"/>
    <w:rsid w:val="0075062E"/>
    <w:rsid w:val="00751C18"/>
    <w:rsid w:val="0075466E"/>
    <w:rsid w:val="00754CC6"/>
    <w:rsid w:val="00754E7F"/>
    <w:rsid w:val="00757A5C"/>
    <w:rsid w:val="007624C6"/>
    <w:rsid w:val="007625AC"/>
    <w:rsid w:val="007628EA"/>
    <w:rsid w:val="007662D4"/>
    <w:rsid w:val="00766EBD"/>
    <w:rsid w:val="00770BFB"/>
    <w:rsid w:val="0077146D"/>
    <w:rsid w:val="0077238A"/>
    <w:rsid w:val="00773B50"/>
    <w:rsid w:val="00775639"/>
    <w:rsid w:val="007803C4"/>
    <w:rsid w:val="007851FA"/>
    <w:rsid w:val="00786879"/>
    <w:rsid w:val="00790917"/>
    <w:rsid w:val="00792D05"/>
    <w:rsid w:val="00795365"/>
    <w:rsid w:val="007975F8"/>
    <w:rsid w:val="007B2D60"/>
    <w:rsid w:val="007B338A"/>
    <w:rsid w:val="007B4407"/>
    <w:rsid w:val="007B5F7A"/>
    <w:rsid w:val="007B63B1"/>
    <w:rsid w:val="007C132F"/>
    <w:rsid w:val="007C1850"/>
    <w:rsid w:val="007C31C5"/>
    <w:rsid w:val="007C38FE"/>
    <w:rsid w:val="007C4AD2"/>
    <w:rsid w:val="007C6423"/>
    <w:rsid w:val="007D0510"/>
    <w:rsid w:val="007D08F0"/>
    <w:rsid w:val="007D39D7"/>
    <w:rsid w:val="007E0CBF"/>
    <w:rsid w:val="007E10AF"/>
    <w:rsid w:val="007E2E38"/>
    <w:rsid w:val="007E46E0"/>
    <w:rsid w:val="007E6ABF"/>
    <w:rsid w:val="007E7D11"/>
    <w:rsid w:val="007F04DF"/>
    <w:rsid w:val="007F0813"/>
    <w:rsid w:val="007F1293"/>
    <w:rsid w:val="00804258"/>
    <w:rsid w:val="00804496"/>
    <w:rsid w:val="00810642"/>
    <w:rsid w:val="00811838"/>
    <w:rsid w:val="008128DD"/>
    <w:rsid w:val="00814A29"/>
    <w:rsid w:val="008218B6"/>
    <w:rsid w:val="0082499B"/>
    <w:rsid w:val="008278B7"/>
    <w:rsid w:val="008279E2"/>
    <w:rsid w:val="00830C68"/>
    <w:rsid w:val="008319F2"/>
    <w:rsid w:val="0083228F"/>
    <w:rsid w:val="0083340C"/>
    <w:rsid w:val="00833EC6"/>
    <w:rsid w:val="00835ADF"/>
    <w:rsid w:val="00840650"/>
    <w:rsid w:val="0084433C"/>
    <w:rsid w:val="0084465D"/>
    <w:rsid w:val="00844EE7"/>
    <w:rsid w:val="00846DE7"/>
    <w:rsid w:val="00853B57"/>
    <w:rsid w:val="008545AC"/>
    <w:rsid w:val="00862512"/>
    <w:rsid w:val="00863B33"/>
    <w:rsid w:val="008640A1"/>
    <w:rsid w:val="00864E2A"/>
    <w:rsid w:val="00866911"/>
    <w:rsid w:val="00866D89"/>
    <w:rsid w:val="008731F7"/>
    <w:rsid w:val="0088231A"/>
    <w:rsid w:val="00884F0D"/>
    <w:rsid w:val="008902B1"/>
    <w:rsid w:val="0089232B"/>
    <w:rsid w:val="00893132"/>
    <w:rsid w:val="00893553"/>
    <w:rsid w:val="008949FE"/>
    <w:rsid w:val="00896A85"/>
    <w:rsid w:val="008A1921"/>
    <w:rsid w:val="008A21AE"/>
    <w:rsid w:val="008A6597"/>
    <w:rsid w:val="008B1FDA"/>
    <w:rsid w:val="008B3FE5"/>
    <w:rsid w:val="008B43AE"/>
    <w:rsid w:val="008B4830"/>
    <w:rsid w:val="008B5E4C"/>
    <w:rsid w:val="008C36A8"/>
    <w:rsid w:val="008C5CB3"/>
    <w:rsid w:val="008C76C5"/>
    <w:rsid w:val="008D18E6"/>
    <w:rsid w:val="008D40AA"/>
    <w:rsid w:val="008D664F"/>
    <w:rsid w:val="008E0AD7"/>
    <w:rsid w:val="008E3316"/>
    <w:rsid w:val="008E604B"/>
    <w:rsid w:val="008E7C3C"/>
    <w:rsid w:val="008F12EA"/>
    <w:rsid w:val="008F1C5B"/>
    <w:rsid w:val="008F4879"/>
    <w:rsid w:val="008F54DD"/>
    <w:rsid w:val="008F597B"/>
    <w:rsid w:val="008F6184"/>
    <w:rsid w:val="008F6C5D"/>
    <w:rsid w:val="009002A0"/>
    <w:rsid w:val="00901E41"/>
    <w:rsid w:val="00901FE8"/>
    <w:rsid w:val="00902CE2"/>
    <w:rsid w:val="009038C8"/>
    <w:rsid w:val="00907823"/>
    <w:rsid w:val="00907A72"/>
    <w:rsid w:val="009122D4"/>
    <w:rsid w:val="00913E62"/>
    <w:rsid w:val="009146F5"/>
    <w:rsid w:val="00914BB3"/>
    <w:rsid w:val="009205B9"/>
    <w:rsid w:val="00920819"/>
    <w:rsid w:val="009211EC"/>
    <w:rsid w:val="009216F8"/>
    <w:rsid w:val="00921864"/>
    <w:rsid w:val="009227C6"/>
    <w:rsid w:val="00922A96"/>
    <w:rsid w:val="00924CC3"/>
    <w:rsid w:val="00925263"/>
    <w:rsid w:val="00926445"/>
    <w:rsid w:val="0092663D"/>
    <w:rsid w:val="00926ED2"/>
    <w:rsid w:val="009330E4"/>
    <w:rsid w:val="0093343A"/>
    <w:rsid w:val="00936E4F"/>
    <w:rsid w:val="009370EE"/>
    <w:rsid w:val="00937AF3"/>
    <w:rsid w:val="00942C77"/>
    <w:rsid w:val="00944786"/>
    <w:rsid w:val="0095200F"/>
    <w:rsid w:val="00956941"/>
    <w:rsid w:val="0096202E"/>
    <w:rsid w:val="009645E1"/>
    <w:rsid w:val="00972732"/>
    <w:rsid w:val="00980BF1"/>
    <w:rsid w:val="00984EF1"/>
    <w:rsid w:val="00993185"/>
    <w:rsid w:val="009943FC"/>
    <w:rsid w:val="009A0D9D"/>
    <w:rsid w:val="009A1740"/>
    <w:rsid w:val="009A191B"/>
    <w:rsid w:val="009A371F"/>
    <w:rsid w:val="009A510E"/>
    <w:rsid w:val="009A75CB"/>
    <w:rsid w:val="009A7762"/>
    <w:rsid w:val="009B3AD1"/>
    <w:rsid w:val="009B3C79"/>
    <w:rsid w:val="009B6021"/>
    <w:rsid w:val="009B774B"/>
    <w:rsid w:val="009C4841"/>
    <w:rsid w:val="009C4A45"/>
    <w:rsid w:val="009C551A"/>
    <w:rsid w:val="009C580D"/>
    <w:rsid w:val="009C6769"/>
    <w:rsid w:val="009C780D"/>
    <w:rsid w:val="009D17C9"/>
    <w:rsid w:val="009D24E6"/>
    <w:rsid w:val="009D460D"/>
    <w:rsid w:val="009E05CF"/>
    <w:rsid w:val="009E18DA"/>
    <w:rsid w:val="009E3F65"/>
    <w:rsid w:val="009E6F3C"/>
    <w:rsid w:val="009E7B7D"/>
    <w:rsid w:val="009F0F4B"/>
    <w:rsid w:val="009F2E93"/>
    <w:rsid w:val="009F45DF"/>
    <w:rsid w:val="009F7A5F"/>
    <w:rsid w:val="00A03EA5"/>
    <w:rsid w:val="00A04A27"/>
    <w:rsid w:val="00A1068D"/>
    <w:rsid w:val="00A10C1C"/>
    <w:rsid w:val="00A20B38"/>
    <w:rsid w:val="00A22BC6"/>
    <w:rsid w:val="00A246E0"/>
    <w:rsid w:val="00A24A00"/>
    <w:rsid w:val="00A259C5"/>
    <w:rsid w:val="00A25BED"/>
    <w:rsid w:val="00A25E4F"/>
    <w:rsid w:val="00A263C5"/>
    <w:rsid w:val="00A266F8"/>
    <w:rsid w:val="00A26AC9"/>
    <w:rsid w:val="00A30A18"/>
    <w:rsid w:val="00A32289"/>
    <w:rsid w:val="00A3580D"/>
    <w:rsid w:val="00A373E5"/>
    <w:rsid w:val="00A42A7D"/>
    <w:rsid w:val="00A42E21"/>
    <w:rsid w:val="00A45E07"/>
    <w:rsid w:val="00A4670B"/>
    <w:rsid w:val="00A46EF1"/>
    <w:rsid w:val="00A517CB"/>
    <w:rsid w:val="00A53AAC"/>
    <w:rsid w:val="00A55075"/>
    <w:rsid w:val="00A56491"/>
    <w:rsid w:val="00A564DB"/>
    <w:rsid w:val="00A56D8B"/>
    <w:rsid w:val="00A60C2F"/>
    <w:rsid w:val="00A61D24"/>
    <w:rsid w:val="00A62180"/>
    <w:rsid w:val="00A63FD6"/>
    <w:rsid w:val="00A667E8"/>
    <w:rsid w:val="00A66878"/>
    <w:rsid w:val="00A671B2"/>
    <w:rsid w:val="00A72609"/>
    <w:rsid w:val="00A7366D"/>
    <w:rsid w:val="00A81248"/>
    <w:rsid w:val="00A812FB"/>
    <w:rsid w:val="00A82B08"/>
    <w:rsid w:val="00A83571"/>
    <w:rsid w:val="00A83F25"/>
    <w:rsid w:val="00A854F3"/>
    <w:rsid w:val="00A87BAF"/>
    <w:rsid w:val="00A94578"/>
    <w:rsid w:val="00A95D9D"/>
    <w:rsid w:val="00AA1302"/>
    <w:rsid w:val="00AA2A9E"/>
    <w:rsid w:val="00AA6E72"/>
    <w:rsid w:val="00AB2EC3"/>
    <w:rsid w:val="00AB7149"/>
    <w:rsid w:val="00AC53A1"/>
    <w:rsid w:val="00AD038E"/>
    <w:rsid w:val="00AD04EA"/>
    <w:rsid w:val="00AD0DE0"/>
    <w:rsid w:val="00AD100E"/>
    <w:rsid w:val="00AD4124"/>
    <w:rsid w:val="00AD6527"/>
    <w:rsid w:val="00AD6BFC"/>
    <w:rsid w:val="00AE0D3B"/>
    <w:rsid w:val="00AE37D2"/>
    <w:rsid w:val="00AE4346"/>
    <w:rsid w:val="00AE46FD"/>
    <w:rsid w:val="00AE47BA"/>
    <w:rsid w:val="00AE7E3A"/>
    <w:rsid w:val="00AF06F4"/>
    <w:rsid w:val="00AF663D"/>
    <w:rsid w:val="00B00AFA"/>
    <w:rsid w:val="00B0368E"/>
    <w:rsid w:val="00B044A1"/>
    <w:rsid w:val="00B11FF4"/>
    <w:rsid w:val="00B14B8D"/>
    <w:rsid w:val="00B17D80"/>
    <w:rsid w:val="00B201F1"/>
    <w:rsid w:val="00B21442"/>
    <w:rsid w:val="00B216C1"/>
    <w:rsid w:val="00B22B21"/>
    <w:rsid w:val="00B2383A"/>
    <w:rsid w:val="00B33430"/>
    <w:rsid w:val="00B36EC1"/>
    <w:rsid w:val="00B407DC"/>
    <w:rsid w:val="00B4409C"/>
    <w:rsid w:val="00B467FF"/>
    <w:rsid w:val="00B5310C"/>
    <w:rsid w:val="00B56964"/>
    <w:rsid w:val="00B6119A"/>
    <w:rsid w:val="00B65DCD"/>
    <w:rsid w:val="00B73AD3"/>
    <w:rsid w:val="00B74982"/>
    <w:rsid w:val="00B74FBB"/>
    <w:rsid w:val="00B77CEC"/>
    <w:rsid w:val="00B77F38"/>
    <w:rsid w:val="00B821F1"/>
    <w:rsid w:val="00B8488B"/>
    <w:rsid w:val="00B84DF8"/>
    <w:rsid w:val="00B91667"/>
    <w:rsid w:val="00B9171B"/>
    <w:rsid w:val="00B92028"/>
    <w:rsid w:val="00B920E2"/>
    <w:rsid w:val="00B952BC"/>
    <w:rsid w:val="00B97EA6"/>
    <w:rsid w:val="00BA26F3"/>
    <w:rsid w:val="00BA4A4F"/>
    <w:rsid w:val="00BA4D07"/>
    <w:rsid w:val="00BA68E9"/>
    <w:rsid w:val="00BA791B"/>
    <w:rsid w:val="00BB6E3F"/>
    <w:rsid w:val="00BB718C"/>
    <w:rsid w:val="00BC2CAC"/>
    <w:rsid w:val="00BC3278"/>
    <w:rsid w:val="00BC3345"/>
    <w:rsid w:val="00BC6055"/>
    <w:rsid w:val="00BC72A1"/>
    <w:rsid w:val="00BD2107"/>
    <w:rsid w:val="00BD5C07"/>
    <w:rsid w:val="00BD5E30"/>
    <w:rsid w:val="00BD6C0D"/>
    <w:rsid w:val="00BE04AA"/>
    <w:rsid w:val="00BE051F"/>
    <w:rsid w:val="00BE220D"/>
    <w:rsid w:val="00BE3310"/>
    <w:rsid w:val="00BE4FB1"/>
    <w:rsid w:val="00BE6BA7"/>
    <w:rsid w:val="00BE6D08"/>
    <w:rsid w:val="00BF24C1"/>
    <w:rsid w:val="00BF44D0"/>
    <w:rsid w:val="00C021F6"/>
    <w:rsid w:val="00C06932"/>
    <w:rsid w:val="00C10DF5"/>
    <w:rsid w:val="00C118FE"/>
    <w:rsid w:val="00C11F43"/>
    <w:rsid w:val="00C12988"/>
    <w:rsid w:val="00C1308E"/>
    <w:rsid w:val="00C15F62"/>
    <w:rsid w:val="00C202AA"/>
    <w:rsid w:val="00C2043B"/>
    <w:rsid w:val="00C20BC9"/>
    <w:rsid w:val="00C23A5F"/>
    <w:rsid w:val="00C255D8"/>
    <w:rsid w:val="00C3001B"/>
    <w:rsid w:val="00C3104A"/>
    <w:rsid w:val="00C321C2"/>
    <w:rsid w:val="00C41541"/>
    <w:rsid w:val="00C440FE"/>
    <w:rsid w:val="00C52AE4"/>
    <w:rsid w:val="00C55739"/>
    <w:rsid w:val="00C607D7"/>
    <w:rsid w:val="00C61DB5"/>
    <w:rsid w:val="00C715E6"/>
    <w:rsid w:val="00C71EF4"/>
    <w:rsid w:val="00C72668"/>
    <w:rsid w:val="00C7497A"/>
    <w:rsid w:val="00C757DF"/>
    <w:rsid w:val="00C80B87"/>
    <w:rsid w:val="00C80E01"/>
    <w:rsid w:val="00C813E4"/>
    <w:rsid w:val="00C82DA3"/>
    <w:rsid w:val="00C84A25"/>
    <w:rsid w:val="00C87446"/>
    <w:rsid w:val="00C91B1B"/>
    <w:rsid w:val="00C93C8E"/>
    <w:rsid w:val="00C94DA9"/>
    <w:rsid w:val="00CA358A"/>
    <w:rsid w:val="00CB295B"/>
    <w:rsid w:val="00CB4105"/>
    <w:rsid w:val="00CC2B71"/>
    <w:rsid w:val="00CD051E"/>
    <w:rsid w:val="00CD1C54"/>
    <w:rsid w:val="00CD1E4A"/>
    <w:rsid w:val="00CD7749"/>
    <w:rsid w:val="00CD7B00"/>
    <w:rsid w:val="00CE2E5C"/>
    <w:rsid w:val="00CE4591"/>
    <w:rsid w:val="00CE57EF"/>
    <w:rsid w:val="00CF10A8"/>
    <w:rsid w:val="00CF2A8D"/>
    <w:rsid w:val="00CF68BF"/>
    <w:rsid w:val="00D044F0"/>
    <w:rsid w:val="00D061C2"/>
    <w:rsid w:val="00D10EA7"/>
    <w:rsid w:val="00D127B8"/>
    <w:rsid w:val="00D16611"/>
    <w:rsid w:val="00D16E73"/>
    <w:rsid w:val="00D17ED1"/>
    <w:rsid w:val="00D22548"/>
    <w:rsid w:val="00D256DB"/>
    <w:rsid w:val="00D26E6B"/>
    <w:rsid w:val="00D27AE6"/>
    <w:rsid w:val="00D306E6"/>
    <w:rsid w:val="00D33D15"/>
    <w:rsid w:val="00D34394"/>
    <w:rsid w:val="00D34B73"/>
    <w:rsid w:val="00D36A89"/>
    <w:rsid w:val="00D378E4"/>
    <w:rsid w:val="00D4080A"/>
    <w:rsid w:val="00D444B9"/>
    <w:rsid w:val="00D55965"/>
    <w:rsid w:val="00D56E55"/>
    <w:rsid w:val="00D62115"/>
    <w:rsid w:val="00D63445"/>
    <w:rsid w:val="00D63691"/>
    <w:rsid w:val="00D63B7A"/>
    <w:rsid w:val="00D7234F"/>
    <w:rsid w:val="00D72F04"/>
    <w:rsid w:val="00D80072"/>
    <w:rsid w:val="00D81926"/>
    <w:rsid w:val="00D864DF"/>
    <w:rsid w:val="00D86C68"/>
    <w:rsid w:val="00D904C0"/>
    <w:rsid w:val="00D907DA"/>
    <w:rsid w:val="00D933BD"/>
    <w:rsid w:val="00D957DA"/>
    <w:rsid w:val="00DA4243"/>
    <w:rsid w:val="00DA7F37"/>
    <w:rsid w:val="00DA7F48"/>
    <w:rsid w:val="00DB0DC2"/>
    <w:rsid w:val="00DB1274"/>
    <w:rsid w:val="00DB383E"/>
    <w:rsid w:val="00DB4D93"/>
    <w:rsid w:val="00DB684A"/>
    <w:rsid w:val="00DB6D7D"/>
    <w:rsid w:val="00DB7AC1"/>
    <w:rsid w:val="00DC22DF"/>
    <w:rsid w:val="00DC3167"/>
    <w:rsid w:val="00DC497B"/>
    <w:rsid w:val="00DC6948"/>
    <w:rsid w:val="00DC7E17"/>
    <w:rsid w:val="00DD2F23"/>
    <w:rsid w:val="00DD6D53"/>
    <w:rsid w:val="00DE1C5D"/>
    <w:rsid w:val="00DE62E8"/>
    <w:rsid w:val="00DF04A8"/>
    <w:rsid w:val="00DF4A5E"/>
    <w:rsid w:val="00DF7672"/>
    <w:rsid w:val="00E013AF"/>
    <w:rsid w:val="00E0478E"/>
    <w:rsid w:val="00E0616D"/>
    <w:rsid w:val="00E107F2"/>
    <w:rsid w:val="00E10CA9"/>
    <w:rsid w:val="00E10EE0"/>
    <w:rsid w:val="00E1404E"/>
    <w:rsid w:val="00E1703D"/>
    <w:rsid w:val="00E20C5D"/>
    <w:rsid w:val="00E23A20"/>
    <w:rsid w:val="00E31F87"/>
    <w:rsid w:val="00E41C0F"/>
    <w:rsid w:val="00E42ADD"/>
    <w:rsid w:val="00E439D7"/>
    <w:rsid w:val="00E479DE"/>
    <w:rsid w:val="00E510DD"/>
    <w:rsid w:val="00E52246"/>
    <w:rsid w:val="00E52557"/>
    <w:rsid w:val="00E55BB3"/>
    <w:rsid w:val="00E63C88"/>
    <w:rsid w:val="00E64A3E"/>
    <w:rsid w:val="00E65314"/>
    <w:rsid w:val="00E663BE"/>
    <w:rsid w:val="00E66B1F"/>
    <w:rsid w:val="00E66E28"/>
    <w:rsid w:val="00E702B0"/>
    <w:rsid w:val="00E72431"/>
    <w:rsid w:val="00E731A9"/>
    <w:rsid w:val="00E73CB2"/>
    <w:rsid w:val="00E7576F"/>
    <w:rsid w:val="00E75EC0"/>
    <w:rsid w:val="00E77358"/>
    <w:rsid w:val="00E851C0"/>
    <w:rsid w:val="00E8622D"/>
    <w:rsid w:val="00E909E2"/>
    <w:rsid w:val="00E90A89"/>
    <w:rsid w:val="00E924E7"/>
    <w:rsid w:val="00E93EAA"/>
    <w:rsid w:val="00E963B3"/>
    <w:rsid w:val="00E964EC"/>
    <w:rsid w:val="00E9686D"/>
    <w:rsid w:val="00EA17D8"/>
    <w:rsid w:val="00EA28A8"/>
    <w:rsid w:val="00EA465B"/>
    <w:rsid w:val="00EB2D43"/>
    <w:rsid w:val="00EC00D8"/>
    <w:rsid w:val="00EC1685"/>
    <w:rsid w:val="00EC1F15"/>
    <w:rsid w:val="00EC3E42"/>
    <w:rsid w:val="00EC5ACF"/>
    <w:rsid w:val="00ED25E9"/>
    <w:rsid w:val="00ED387E"/>
    <w:rsid w:val="00ED63E2"/>
    <w:rsid w:val="00ED6835"/>
    <w:rsid w:val="00EE1F80"/>
    <w:rsid w:val="00EE372F"/>
    <w:rsid w:val="00EE40F7"/>
    <w:rsid w:val="00EE47AC"/>
    <w:rsid w:val="00EF25C5"/>
    <w:rsid w:val="00EF5ADB"/>
    <w:rsid w:val="00EF6AF4"/>
    <w:rsid w:val="00F04B99"/>
    <w:rsid w:val="00F06BC4"/>
    <w:rsid w:val="00F11617"/>
    <w:rsid w:val="00F120BF"/>
    <w:rsid w:val="00F12D0A"/>
    <w:rsid w:val="00F13431"/>
    <w:rsid w:val="00F13FC5"/>
    <w:rsid w:val="00F14D25"/>
    <w:rsid w:val="00F15903"/>
    <w:rsid w:val="00F15AE0"/>
    <w:rsid w:val="00F15D10"/>
    <w:rsid w:val="00F22A97"/>
    <w:rsid w:val="00F326CB"/>
    <w:rsid w:val="00F32981"/>
    <w:rsid w:val="00F33943"/>
    <w:rsid w:val="00F35F14"/>
    <w:rsid w:val="00F35FBF"/>
    <w:rsid w:val="00F40879"/>
    <w:rsid w:val="00F42ADE"/>
    <w:rsid w:val="00F50435"/>
    <w:rsid w:val="00F53471"/>
    <w:rsid w:val="00F61A4D"/>
    <w:rsid w:val="00F675C0"/>
    <w:rsid w:val="00F706C1"/>
    <w:rsid w:val="00F734C8"/>
    <w:rsid w:val="00F74C64"/>
    <w:rsid w:val="00F76B29"/>
    <w:rsid w:val="00F77175"/>
    <w:rsid w:val="00F8102A"/>
    <w:rsid w:val="00F81757"/>
    <w:rsid w:val="00F872C9"/>
    <w:rsid w:val="00F91C84"/>
    <w:rsid w:val="00F92E0A"/>
    <w:rsid w:val="00FA6CAA"/>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 w:val="00FF3D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4D375755"/>
  <w15:docId w15:val="{AC9980E1-EC76-49EE-BDB1-DCAD477C2434}"/>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before="40" w:after="160" w:line="288" w:lineRule="auto"/>
      <w:jc w:val="both"/>
    </w:pPr>
    <w:rPr>
      <w:rFonts w:ascii="Arial" w:hAnsi="Arial"/>
      <w:color w:val="000000"/>
      <w:kern w:val="20"/>
      <w:lang w:val="en-GB" w:eastAsia="en-US"/>
    </w:rPr>
  </w:style>
  <w:style w:type="paragraph" w:styleId="Heading1">
    <w:name w:val="heading 1"/>
    <w:aliases w:val="TITLE1,Kapitel,h1,überschrift 1,H1,l1"/>
    <w:basedOn w:val="Normal"/>
    <w:next w:val="Text"/>
    <w:link w:val="Heading1Char"/>
    <w:qFormat/>
    <w:pPr>
      <w:keepNext/>
      <w:keepLines/>
      <w:pageBreakBefore/>
      <w:numPr>
        <w:numId w:val="42"/>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eastAsia="ja-JP"/>
    </w:rPr>
  </w:style>
  <w:style w:type="paragraph" w:styleId="Heading2">
    <w:name w:val="heading 2"/>
    <w:aliases w:val="TITLE2,Unterkapitel,Heading 21,h2,2,H2,subtitle2,1.1.1 heading,2 headline,h,headline,S&amp;R2,ERMH2,título 2,Unterkapitel Char"/>
    <w:basedOn w:val="Heading1"/>
    <w:next w:val="Text"/>
    <w:link w:val="Heading2Char"/>
    <w:autoRedefine/>
    <w:unhideWhenUsed/>
    <w:qFormat/>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H3,Heading v"/>
    <w:basedOn w:val="Heading2"/>
    <w:next w:val="Text"/>
    <w:link w:val="Heading3Char"/>
    <w:autoRedefine/>
    <w:unhideWhenUsed/>
    <w:qFormat/>
    <w:pPr>
      <w:numPr>
        <w:ilvl w:val="2"/>
      </w:numPr>
      <w:outlineLvl w:val="2"/>
    </w:pPr>
    <w:rPr>
      <w:bCs/>
    </w:rPr>
  </w:style>
  <w:style w:type="paragraph" w:styleId="Heading4">
    <w:name w:val="heading 4"/>
    <w:aliases w:val="TITLE4,h4,H4"/>
    <w:basedOn w:val="Heading3"/>
    <w:next w:val="Text"/>
    <w:link w:val="Heading4Char"/>
    <w:unhideWhenUsed/>
    <w:qFormat/>
    <w:pPr>
      <w:numPr>
        <w:ilvl w:val="3"/>
      </w:numPr>
      <w:tabs>
        <w:tab w:val="left" w:pos="1800"/>
      </w:tabs>
      <w:outlineLvl w:val="3"/>
    </w:pPr>
    <w:rPr>
      <w:bCs w:val="0"/>
      <w:iCs/>
    </w:rPr>
  </w:style>
  <w:style w:type="paragraph" w:styleId="Heading5">
    <w:name w:val="heading 5"/>
    <w:aliases w:val="TITLE5,h5,H5"/>
    <w:basedOn w:val="Heading4"/>
    <w:next w:val="Text"/>
    <w:link w:val="Heading5Char"/>
    <w:unhideWhenUsed/>
    <w:qFormat/>
    <w:pPr>
      <w:numPr>
        <w:ilvl w:val="4"/>
      </w:numPr>
      <w:outlineLvl w:val="4"/>
    </w:pPr>
  </w:style>
  <w:style w:type="paragraph" w:styleId="Heading6">
    <w:name w:val="heading 6"/>
    <w:aliases w:val="TITLE6,h6"/>
    <w:basedOn w:val="Heading5"/>
    <w:next w:val="Text"/>
    <w:link w:val="Heading6Char"/>
    <w:unhideWhenUsed/>
    <w:qFormat/>
    <w:pPr>
      <w:numPr>
        <w:ilvl w:val="5"/>
      </w:numPr>
      <w:outlineLvl w:val="5"/>
    </w:pPr>
    <w:rPr>
      <w:iCs w:val="0"/>
    </w:rPr>
  </w:style>
  <w:style w:type="paragraph" w:styleId="Heading7">
    <w:name w:val="heading 7"/>
    <w:aliases w:val="TITLE7,h7"/>
    <w:basedOn w:val="Heading6"/>
    <w:next w:val="Text"/>
    <w:link w:val="Heading7Char"/>
    <w:unhideWhenUsed/>
    <w:qFormat/>
    <w:pPr>
      <w:numPr>
        <w:ilvl w:val="6"/>
      </w:numPr>
      <w:outlineLvl w:val="6"/>
    </w:pPr>
  </w:style>
  <w:style w:type="paragraph" w:styleId="Heading8">
    <w:name w:val="heading 8"/>
    <w:aliases w:val="TITLE8,h8"/>
    <w:basedOn w:val="Heading7"/>
    <w:next w:val="Text"/>
    <w:link w:val="Heading8Char"/>
    <w:unhideWhenUsed/>
    <w:qFormat/>
    <w:pPr>
      <w:numPr>
        <w:ilvl w:val="7"/>
      </w:numPr>
      <w:outlineLvl w:val="7"/>
    </w:pPr>
  </w:style>
  <w:style w:type="paragraph" w:styleId="Heading9">
    <w:name w:val="heading 9"/>
    <w:aliases w:val="TITLE9,h9"/>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nhideWhenUsed/>
    <w:qFormat/>
    <w:pPr>
      <w:ind w:left="4252"/>
    </w:pPr>
  </w:style>
  <w:style w:type="character" w:customStyle="1" w:styleId="SignatureChar">
    <w:name w:val="Signature Char"/>
    <w:link w:val="Signature"/>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after="0" w:line="300" w:lineRule="atLeast"/>
      <w:ind w:left="720" w:hanging="720"/>
      <w:jc w:val="left"/>
    </w:pPr>
    <w:rPr>
      <w:rFonts w:eastAsia="Times New Roman" w:cs="Times New Roman"/>
      <w:caps/>
      <w:color w:val="auto"/>
      <w:spacing w:val="-3"/>
      <w:kern w:val="0"/>
      <w:sz w:val="22"/>
      <w:szCs w:val="22"/>
    </w:rPr>
  </w:style>
  <w:style w:type="paragraph" w:styleId="TOC2">
    <w:name w:val="toc 2"/>
    <w:basedOn w:val="Normal"/>
    <w:next w:val="Normal"/>
    <w:uiPriority w:val="39"/>
    <w:qFormat/>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pPr>
      <w:spacing w:after="0" w:line="240" w:lineRule="auto"/>
    </w:pPr>
    <w:rPr>
      <w:rFonts w:ascii="Tahoma" w:hAnsi="Tahoma" w:cs="Tahoma"/>
      <w:sz w:val="16"/>
    </w:rPr>
  </w:style>
  <w:style w:type="character" w:customStyle="1" w:styleId="BalloonTextChar">
    <w:name w:val="Balloon Text Char"/>
    <w:link w:val="BalloonText"/>
    <w:rPr>
      <w:rFonts w:ascii="Tahoma" w:hAnsi="Tahoma" w:cs="Tahoma"/>
      <w:sz w:val="16"/>
    </w:rPr>
  </w:style>
  <w:style w:type="character" w:customStyle="1" w:styleId="Heading1Char">
    <w:name w:val="Heading 1 Char"/>
    <w:aliases w:val="TITLE1 Char,Kapitel Char,h1 Char,überschrift 1 Char,H1 Char,l1 Char"/>
    <w:link w:val="Heading1"/>
    <w:rPr>
      <w:rFonts w:ascii="Arial Bold" w:hAnsi="Arial Bold"/>
      <w:b/>
      <w:caps/>
      <w:sz w:val="28"/>
      <w:szCs w:val="28"/>
      <w:lang w:val="en-GB" w:eastAsia="ja-JP"/>
    </w:rPr>
  </w:style>
  <w:style w:type="character" w:customStyle="1" w:styleId="Heading2Char">
    <w:name w:val="Heading 2 Char"/>
    <w:aliases w:val="TITLE2 Char,Unterkapitel Char1,Heading 21 Char,h2 Char,2 Char,H2 Char,subtitle2 Char,1.1.1 heading Char,2 headline Char,h Char,headline Char,S&amp;R2 Char,ERMH2 Char,título 2 Char,Unterkapitel Char Char"/>
    <w:link w:val="Heading2"/>
    <w:rPr>
      <w:rFonts w:ascii="Arial Bold" w:eastAsia="Times New Roman" w:hAnsi="Arial Bold" w:cs="Arial"/>
      <w:b/>
      <w:smallCaps/>
      <w:sz w:val="24"/>
      <w:szCs w:val="24"/>
      <w:lang w:val="en-GB" w:eastAsia="ja-JP"/>
    </w:rPr>
  </w:style>
  <w:style w:type="character" w:styleId="PlaceholderText">
    <w:name w:val="Placeholder Text"/>
    <w:uiPriority w:val="99"/>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jc w:val="left"/>
    </w:pPr>
    <w:rPr>
      <w:rFonts w:ascii="Arial gras" w:hAnsi="Arial gras"/>
      <w:b/>
      <w:caps/>
      <w:color w:val="000000" w:themeColor="text1"/>
      <w:kern w:val="0"/>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nhideWhenUsed/>
    <w:pPr>
      <w:spacing w:after="200"/>
      <w:ind w:firstLine="360"/>
    </w:pPr>
  </w:style>
  <w:style w:type="character" w:customStyle="1" w:styleId="BodyTextFirstIndentChar">
    <w:name w:val="Body Text First Indent Char"/>
    <w:basedOn w:val="BodyTextChar"/>
    <w:link w:val="BodyTextFirstIndent"/>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nhideWhenUsed/>
    <w:pPr>
      <w:spacing w:after="200"/>
      <w:ind w:firstLine="360"/>
    </w:pPr>
  </w:style>
  <w:style w:type="character" w:customStyle="1" w:styleId="BodyTextFirstIndent2Char">
    <w:name w:val="Body Text First Indent 2 Char"/>
    <w:basedOn w:val="BodyTextIndentChar"/>
    <w:link w:val="BodyTextFirstIndent2"/>
  </w:style>
  <w:style w:type="paragraph" w:styleId="BodyTextIndent2">
    <w:name w:val="Body Text Indent 2"/>
    <w:basedOn w:val="Normal"/>
    <w:link w:val="BodyTextIndent2Char"/>
    <w:unhideWhenUsed/>
    <w:pPr>
      <w:spacing w:after="120" w:line="480" w:lineRule="auto"/>
      <w:ind w:left="360"/>
    </w:pPr>
  </w:style>
  <w:style w:type="character" w:customStyle="1" w:styleId="BodyTextIndent2Char">
    <w:name w:val="Body Text Indent 2 Char"/>
    <w:basedOn w:val="DefaultParagraphFont"/>
    <w:link w:val="BodyTextIndent2"/>
  </w:style>
  <w:style w:type="paragraph" w:styleId="BodyTextIndent3">
    <w:name w:val="Body Text Indent 3"/>
    <w:basedOn w:val="Normal"/>
    <w:link w:val="BodyTextIndent3Char"/>
    <w:unhideWhenUsed/>
    <w:pPr>
      <w:spacing w:after="120"/>
      <w:ind w:left="360"/>
    </w:pPr>
    <w:rPr>
      <w:sz w:val="16"/>
    </w:rPr>
  </w:style>
  <w:style w:type="character" w:customStyle="1" w:styleId="BodyTextIndent3Char">
    <w:name w:val="Body Text Indent 3 Char"/>
    <w:link w:val="BodyTextIndent3"/>
    <w:rPr>
      <w:sz w:val="16"/>
    </w:rPr>
  </w:style>
  <w:style w:type="character" w:styleId="BookTitle">
    <w:name w:val="Book Title"/>
    <w:uiPriority w:val="33"/>
    <w:unhideWhenUsed/>
    <w:qFormat/>
    <w:rPr>
      <w:b/>
      <w:bCs/>
      <w:smallCaps/>
      <w:spacing w:val="5"/>
    </w:rPr>
  </w:style>
  <w:style w:type="paragraph" w:styleId="Caption">
    <w:name w:val="caption"/>
    <w:aliases w:val="Char Char"/>
    <w:basedOn w:val="Normal"/>
    <w:next w:val="Normal"/>
    <w:link w:val="CaptionChar"/>
    <w:unhideWhenUsed/>
    <w:qFormat/>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nhideWhenUsed/>
    <w:pPr>
      <w:spacing w:after="0" w:line="240" w:lineRule="auto"/>
      <w:ind w:left="4320"/>
    </w:pPr>
  </w:style>
  <w:style w:type="character" w:customStyle="1" w:styleId="ClosingChar">
    <w:name w:val="Closing Char"/>
    <w:basedOn w:val="DefaultParagraphFont"/>
    <w:link w:val="Closing"/>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rPr>
      <w:sz w:val="20"/>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nhideWhenUsed/>
  </w:style>
  <w:style w:type="character" w:customStyle="1" w:styleId="DateChar">
    <w:name w:val="Date Char"/>
    <w:basedOn w:val="DefaultParagraphFont"/>
    <w:link w:val="Date"/>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nhideWhenUsed/>
    <w:pPr>
      <w:spacing w:after="0" w:line="240" w:lineRule="auto"/>
    </w:pPr>
  </w:style>
  <w:style w:type="character" w:customStyle="1" w:styleId="E-mailSignatureChar">
    <w:name w:val="E-mail Signature Char"/>
    <w:basedOn w:val="DefaultParagraphFont"/>
    <w:link w:val="E-mailSignature"/>
  </w:style>
  <w:style w:type="character" w:styleId="Emphasis">
    <w:name w:val="Emphasis"/>
    <w:uiPriority w:val="20"/>
    <w:unhideWhenUsed/>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pPr>
      <w:spacing w:after="0" w:line="240" w:lineRule="auto"/>
    </w:pPr>
  </w:style>
  <w:style w:type="character" w:customStyle="1" w:styleId="EndnoteTextChar">
    <w:name w:val="Endnote Text Char"/>
    <w:link w:val="EndnoteText"/>
    <w:rPr>
      <w:sz w:val="20"/>
    </w:rPr>
  </w:style>
  <w:style w:type="paragraph" w:styleId="EnvelopeReturn">
    <w:name w:val="envelope return"/>
    <w:basedOn w:val="Normal"/>
    <w:unhideWhenUsed/>
    <w:pPr>
      <w:spacing w:after="0" w:line="240" w:lineRule="auto"/>
    </w:pPr>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unhideWhenUsed/>
    <w:rPr>
      <w:vertAlign w:val="superscript"/>
    </w:rPr>
  </w:style>
  <w:style w:type="paragraph" w:styleId="FootnoteText">
    <w:name w:val="footnote text"/>
    <w:basedOn w:val="Normal"/>
    <w:link w:val="FootnoteTextChar"/>
    <w:unhideWhenUsed/>
    <w:pPr>
      <w:spacing w:after="0" w:line="240" w:lineRule="auto"/>
    </w:pPr>
    <w:rPr>
      <w:color w:val="auto"/>
      <w:kern w:val="0"/>
      <w:lang w:eastAsia="ja-JP"/>
    </w:rPr>
  </w:style>
  <w:style w:type="character" w:customStyle="1" w:styleId="FootnoteTextChar">
    <w:name w:val="Footnote Text Char"/>
    <w:link w:val="FootnoteText"/>
    <w:rPr>
      <w:rFonts w:ascii="Arial" w:hAnsi="Arial"/>
      <w:lang w:eastAsia="ja-JP"/>
    </w:rPr>
  </w:style>
  <w:style w:type="character" w:customStyle="1" w:styleId="Heading3Char">
    <w:name w:val="Heading 3 Char"/>
    <w:aliases w:val="TITLE3 Char,Title 3 Char,h3 Char,H3 Char,Heading v Char"/>
    <w:link w:val="Heading3"/>
    <w:rPr>
      <w:rFonts w:ascii="Arial Bold" w:eastAsia="Times New Roman" w:hAnsi="Arial Bold" w:cs="Arial"/>
      <w:b/>
      <w:bCs/>
      <w:smallCaps/>
      <w:sz w:val="24"/>
      <w:szCs w:val="24"/>
      <w:lang w:val="en-GB" w:eastAsia="ja-JP"/>
    </w:rPr>
  </w:style>
  <w:style w:type="character" w:customStyle="1" w:styleId="Heading4Char">
    <w:name w:val="Heading 4 Char"/>
    <w:aliases w:val="TITLE4 Char,h4 Char,H4 Char"/>
    <w:link w:val="Heading4"/>
    <w:rPr>
      <w:rFonts w:ascii="Arial Bold" w:eastAsia="Times New Roman" w:hAnsi="Arial Bold" w:cs="Arial"/>
      <w:b/>
      <w:iCs/>
      <w:smallCaps/>
      <w:sz w:val="24"/>
      <w:szCs w:val="24"/>
      <w:lang w:val="en-GB" w:eastAsia="ja-JP"/>
    </w:rPr>
  </w:style>
  <w:style w:type="character" w:customStyle="1" w:styleId="Heading5Char">
    <w:name w:val="Heading 5 Char"/>
    <w:aliases w:val="TITLE5 Char,h5 Char,H5 Char"/>
    <w:link w:val="Heading5"/>
    <w:rPr>
      <w:rFonts w:ascii="Arial Bold" w:eastAsia="Times New Roman" w:hAnsi="Arial Bold" w:cs="Arial"/>
      <w:b/>
      <w:iCs/>
      <w:smallCaps/>
      <w:sz w:val="24"/>
      <w:szCs w:val="24"/>
      <w:lang w:val="en-GB" w:eastAsia="ja-JP"/>
    </w:rPr>
  </w:style>
  <w:style w:type="character" w:customStyle="1" w:styleId="Heading6Char">
    <w:name w:val="Heading 6 Char"/>
    <w:aliases w:val="TITLE6 Char,h6 Char"/>
    <w:link w:val="Heading6"/>
    <w:rPr>
      <w:rFonts w:ascii="Arial Bold" w:eastAsia="Times New Roman" w:hAnsi="Arial Bold" w:cs="Arial"/>
      <w:b/>
      <w:smallCaps/>
      <w:sz w:val="24"/>
      <w:szCs w:val="24"/>
      <w:lang w:val="en-GB" w:eastAsia="ja-JP"/>
    </w:rPr>
  </w:style>
  <w:style w:type="character" w:customStyle="1" w:styleId="Heading7Char">
    <w:name w:val="Heading 7 Char"/>
    <w:aliases w:val="TITLE7 Char,h7 Char"/>
    <w:link w:val="Heading7"/>
    <w:rPr>
      <w:rFonts w:ascii="Arial Bold" w:eastAsia="Times New Roman" w:hAnsi="Arial Bold" w:cs="Arial"/>
      <w:b/>
      <w:smallCaps/>
      <w:sz w:val="24"/>
      <w:szCs w:val="24"/>
      <w:lang w:val="en-GB" w:eastAsia="ja-JP"/>
    </w:rPr>
  </w:style>
  <w:style w:type="character" w:customStyle="1" w:styleId="Heading8Char">
    <w:name w:val="Heading 8 Char"/>
    <w:aliases w:val="TITLE8 Char,h8 Char"/>
    <w:link w:val="Heading8"/>
    <w:rPr>
      <w:rFonts w:ascii="Arial Bold" w:eastAsia="Times New Roman" w:hAnsi="Arial Bold" w:cs="Arial"/>
      <w:b/>
      <w:smallCaps/>
      <w:sz w:val="24"/>
      <w:szCs w:val="24"/>
      <w:lang w:val="en-GB" w:eastAsia="ja-JP"/>
    </w:rPr>
  </w:style>
  <w:style w:type="character" w:customStyle="1" w:styleId="Heading9Char">
    <w:name w:val="Heading 9 Char"/>
    <w:aliases w:val="TITLE9 Char,h9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nhideWhenUsed/>
  </w:style>
  <w:style w:type="paragraph" w:styleId="HTMLAddress">
    <w:name w:val="HTML Address"/>
    <w:basedOn w:val="Normal"/>
    <w:link w:val="HTMLAddressChar"/>
    <w:unhideWhenUsed/>
    <w:pPr>
      <w:spacing w:after="0" w:line="240" w:lineRule="auto"/>
    </w:pPr>
    <w:rPr>
      <w:i/>
      <w:iCs/>
    </w:rPr>
  </w:style>
  <w:style w:type="character" w:customStyle="1" w:styleId="HTMLAddressChar">
    <w:name w:val="HTML Address Char"/>
    <w:link w:val="HTMLAddress"/>
    <w:rPr>
      <w:i/>
      <w:iCs/>
    </w:rPr>
  </w:style>
  <w:style w:type="character" w:styleId="HTMLCite">
    <w:name w:val="HTML Cite"/>
    <w:unhideWhenUsed/>
    <w:rPr>
      <w:i/>
      <w:iCs/>
    </w:rPr>
  </w:style>
  <w:style w:type="character" w:styleId="HTMLCode">
    <w:name w:val="HTML Code"/>
    <w:unhideWhenUsed/>
    <w:rPr>
      <w:rFonts w:ascii="Consolas" w:hAnsi="Consolas" w:cs="Consolas"/>
      <w:sz w:val="20"/>
    </w:rPr>
  </w:style>
  <w:style w:type="character" w:styleId="HTMLDefinition">
    <w:name w:val="HTML Definition"/>
    <w:unhideWhenUsed/>
    <w:rPr>
      <w:i/>
      <w:iCs/>
    </w:rPr>
  </w:style>
  <w:style w:type="character" w:styleId="HTMLKeyboard">
    <w:name w:val="HTML Keyboard"/>
    <w:unhideWhenUsed/>
    <w:rPr>
      <w:rFonts w:ascii="Consolas" w:hAnsi="Consolas" w:cs="Consolas"/>
      <w:sz w:val="20"/>
    </w:rPr>
  </w:style>
  <w:style w:type="paragraph" w:styleId="HTMLPreformatted">
    <w:name w:val="HTML Preformatted"/>
    <w:basedOn w:val="Normal"/>
    <w:link w:val="HTMLPreformattedChar"/>
    <w:unhideWhenUsed/>
    <w:pPr>
      <w:spacing w:after="0" w:line="240" w:lineRule="auto"/>
    </w:pPr>
    <w:rPr>
      <w:rFonts w:ascii="Consolas" w:hAnsi="Consolas" w:cs="Consolas"/>
    </w:rPr>
  </w:style>
  <w:style w:type="character" w:customStyle="1" w:styleId="HTMLPreformattedChar">
    <w:name w:val="HTML Preformatted Char"/>
    <w:link w:val="HTMLPreformatted"/>
    <w:rPr>
      <w:rFonts w:ascii="Consolas" w:hAnsi="Consolas" w:cs="Consolas"/>
      <w:sz w:val="20"/>
    </w:rPr>
  </w:style>
  <w:style w:type="character" w:styleId="HTMLSample">
    <w:name w:val="HTML Sample"/>
    <w:unhideWhenUsed/>
    <w:rPr>
      <w:rFonts w:ascii="Consolas" w:hAnsi="Consolas" w:cs="Consolas"/>
      <w:sz w:val="24"/>
    </w:rPr>
  </w:style>
  <w:style w:type="character" w:styleId="HTMLTypewriter">
    <w:name w:val="HTML Typewriter"/>
    <w:unhideWhenUsed/>
    <w:rPr>
      <w:rFonts w:ascii="Consolas" w:hAnsi="Consolas" w:cs="Consolas"/>
      <w:sz w:val="20"/>
    </w:rPr>
  </w:style>
  <w:style w:type="character" w:styleId="HTMLVariable">
    <w:name w:val="HTML Variable"/>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nhideWhenUsed/>
    <w:pPr>
      <w:spacing w:after="0" w:line="240" w:lineRule="auto"/>
      <w:ind w:left="220" w:hanging="220"/>
    </w:pPr>
  </w:style>
  <w:style w:type="paragraph" w:styleId="Index2">
    <w:name w:val="index 2"/>
    <w:basedOn w:val="Normal"/>
    <w:next w:val="Normal"/>
    <w:autoRedefine/>
    <w:unhideWhenUsed/>
    <w:pPr>
      <w:spacing w:after="0" w:line="240" w:lineRule="auto"/>
      <w:ind w:left="440" w:hanging="220"/>
    </w:pPr>
  </w:style>
  <w:style w:type="paragraph" w:styleId="Index3">
    <w:name w:val="index 3"/>
    <w:basedOn w:val="Normal"/>
    <w:next w:val="Normal"/>
    <w:autoRedefine/>
    <w:unhideWhenUsed/>
    <w:pPr>
      <w:spacing w:after="0" w:line="240" w:lineRule="auto"/>
      <w:ind w:left="660" w:hanging="220"/>
    </w:pPr>
  </w:style>
  <w:style w:type="paragraph" w:styleId="Index4">
    <w:name w:val="index 4"/>
    <w:basedOn w:val="Normal"/>
    <w:next w:val="Normal"/>
    <w:autoRedefine/>
    <w:unhideWhenUsed/>
    <w:pPr>
      <w:spacing w:after="0" w:line="240" w:lineRule="auto"/>
      <w:ind w:left="880" w:hanging="220"/>
    </w:pPr>
  </w:style>
  <w:style w:type="paragraph" w:styleId="Index5">
    <w:name w:val="index 5"/>
    <w:basedOn w:val="Normal"/>
    <w:next w:val="Normal"/>
    <w:autoRedefine/>
    <w:unhideWhenUsed/>
    <w:pPr>
      <w:spacing w:after="0" w:line="240" w:lineRule="auto"/>
      <w:ind w:left="1100" w:hanging="220"/>
    </w:pPr>
  </w:style>
  <w:style w:type="paragraph" w:styleId="Index6">
    <w:name w:val="index 6"/>
    <w:basedOn w:val="Normal"/>
    <w:next w:val="Normal"/>
    <w:autoRedefine/>
    <w:unhideWhenUsed/>
    <w:pPr>
      <w:spacing w:after="0" w:line="240" w:lineRule="auto"/>
      <w:ind w:left="1320" w:hanging="220"/>
    </w:pPr>
  </w:style>
  <w:style w:type="paragraph" w:styleId="Index7">
    <w:name w:val="index 7"/>
    <w:basedOn w:val="Normal"/>
    <w:next w:val="Normal"/>
    <w:autoRedefine/>
    <w:unhideWhenUsed/>
    <w:pPr>
      <w:spacing w:after="0" w:line="240" w:lineRule="auto"/>
      <w:ind w:left="1540" w:hanging="220"/>
    </w:pPr>
  </w:style>
  <w:style w:type="paragraph" w:styleId="Index8">
    <w:name w:val="index 8"/>
    <w:basedOn w:val="Normal"/>
    <w:next w:val="Normal"/>
    <w:autoRedefine/>
    <w:unhideWhenUsed/>
    <w:pPr>
      <w:spacing w:after="0" w:line="240" w:lineRule="auto"/>
      <w:ind w:left="1760" w:hanging="220"/>
    </w:pPr>
  </w:style>
  <w:style w:type="paragraph" w:styleId="Index9">
    <w:name w:val="index 9"/>
    <w:basedOn w:val="Normal"/>
    <w:next w:val="Normal"/>
    <w:autoRedefine/>
    <w:unhideWhenUsed/>
    <w:pPr>
      <w:spacing w:after="0" w:line="240" w:lineRule="auto"/>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nhideWhenUsed/>
  </w:style>
  <w:style w:type="paragraph" w:styleId="List">
    <w:name w:val="List"/>
    <w:basedOn w:val="Normal"/>
    <w:unhideWhenUsed/>
    <w:pPr>
      <w:ind w:left="360" w:hanging="360"/>
      <w:contextualSpacing/>
    </w:pPr>
    <w:rPr>
      <w:color w:val="auto"/>
      <w:kern w:val="0"/>
      <w:lang w:eastAsia="ja-JP"/>
    </w:rPr>
  </w:style>
  <w:style w:type="paragraph" w:styleId="List2">
    <w:name w:val="List 2"/>
    <w:basedOn w:val="Normal"/>
    <w:unhideWhenUsed/>
    <w:pPr>
      <w:ind w:left="720" w:hanging="360"/>
      <w:contextualSpacing/>
    </w:pPr>
    <w:rPr>
      <w:color w:val="auto"/>
      <w:kern w:val="0"/>
      <w:lang w:eastAsia="ja-JP"/>
    </w:rPr>
  </w:style>
  <w:style w:type="paragraph" w:styleId="List3">
    <w:name w:val="List 3"/>
    <w:basedOn w:val="Normal"/>
    <w:unhideWhenUsed/>
    <w:pPr>
      <w:ind w:left="1080" w:hanging="360"/>
      <w:contextualSpacing/>
    </w:pPr>
    <w:rPr>
      <w:color w:val="auto"/>
      <w:kern w:val="0"/>
      <w:lang w:eastAsia="ja-JP"/>
    </w:rPr>
  </w:style>
  <w:style w:type="paragraph" w:styleId="List4">
    <w:name w:val="List 4"/>
    <w:basedOn w:val="Normal"/>
    <w:unhideWhenUsed/>
    <w:pPr>
      <w:ind w:left="1440" w:hanging="360"/>
      <w:contextualSpacing/>
    </w:pPr>
    <w:rPr>
      <w:color w:val="auto"/>
      <w:kern w:val="0"/>
      <w:lang w:eastAsia="ja-JP"/>
    </w:rPr>
  </w:style>
  <w:style w:type="paragraph" w:styleId="List5">
    <w:name w:val="List 5"/>
    <w:basedOn w:val="Normal"/>
    <w:unhideWhenUsed/>
    <w:pPr>
      <w:ind w:left="1800" w:hanging="360"/>
      <w:contextualSpacing/>
    </w:pPr>
    <w:rPr>
      <w:color w:val="auto"/>
      <w:kern w:val="0"/>
      <w:lang w:eastAsia="ja-JP"/>
    </w:rPr>
  </w:style>
  <w:style w:type="paragraph" w:styleId="ListBullet">
    <w:name w:val="List Bullet"/>
    <w:basedOn w:val="Text"/>
    <w:unhideWhenUsed/>
    <w:qFormat/>
    <w:pPr>
      <w:numPr>
        <w:numId w:val="40"/>
      </w:numPr>
      <w:spacing w:before="0" w:after="0"/>
    </w:pPr>
    <w:rPr>
      <w:sz w:val="20"/>
      <w:lang w:val="en-US" w:eastAsia="ja-JP"/>
    </w:rPr>
  </w:style>
  <w:style w:type="paragraph" w:styleId="ListBullet2">
    <w:name w:val="List Bullet 2"/>
    <w:basedOn w:val="ListNumber"/>
    <w:unhideWhenUsed/>
    <w:pPr>
      <w:tabs>
        <w:tab w:val="left" w:pos="1080"/>
      </w:tabs>
      <w:spacing w:after="120" w:line="300" w:lineRule="atLeast"/>
      <w:ind w:left="1080" w:hanging="540"/>
    </w:pPr>
  </w:style>
  <w:style w:type="paragraph" w:styleId="ListBullet3">
    <w:name w:val="List Bullet 3"/>
    <w:basedOn w:val="Normal"/>
    <w:unhideWhenUsed/>
    <w:pPr>
      <w:numPr>
        <w:ilvl w:val="2" numString="o " numFont="Courier New" isBullet="true"/>
        <w:numId w:val="3"/>
      </w:numPr>
      <w:spacing w:before="60" w:after="120" w:line="300" w:lineRule="atLeast"/>
      <w:ind w:left="1627" w:hanging="547"/>
      <w:contextualSpacing/>
      <w:jc w:val="left"/>
    </w:pPr>
    <w:rPr>
      <w:color w:val="auto"/>
      <w:kern w:val="0"/>
      <w:lang w:eastAsia="ja-JP"/>
    </w:rPr>
  </w:style>
  <w:style w:type="paragraph" w:styleId="ListBullet4">
    <w:name w:val="List Bullet 4"/>
    <w:basedOn w:val="Normal"/>
    <w:unhideWhenUsed/>
    <w:pPr>
      <w:numPr>
        <w:ilvl w:val="3" numString=" " numFont="Symbol" isBullet="true"/>
        <w:numId w:val="3"/>
      </w:numPr>
      <w:spacing w:before="60" w:after="60"/>
      <w:contextualSpacing/>
    </w:pPr>
    <w:rPr>
      <w:color w:val="auto"/>
      <w:kern w:val="0"/>
      <w:lang w:eastAsia="ja-JP"/>
    </w:rPr>
  </w:style>
  <w:style w:type="paragraph" w:styleId="ListBullet5">
    <w:name w:val="List Bullet 5"/>
    <w:basedOn w:val="Normal"/>
    <w:unhideWhenUsed/>
    <w:pPr>
      <w:numPr>
        <w:numId w:val="1"/>
      </w:numPr>
      <w:contextualSpacing/>
    </w:pPr>
    <w:rPr>
      <w:color w:val="auto"/>
      <w:kern w:val="0"/>
      <w:lang w:eastAsia="ja-JP"/>
    </w:rPr>
  </w:style>
  <w:style w:type="paragraph" w:styleId="ListContinue">
    <w:name w:val="List Continue"/>
    <w:basedOn w:val="Normal"/>
    <w:unhideWhenUsed/>
    <w:pPr>
      <w:spacing w:after="120"/>
      <w:ind w:left="360"/>
      <w:contextualSpacing/>
    </w:pPr>
  </w:style>
  <w:style w:type="paragraph" w:styleId="ListContinue2">
    <w:name w:val="List Continue 2"/>
    <w:basedOn w:val="Normal"/>
    <w:unhideWhenUsed/>
    <w:pPr>
      <w:spacing w:after="120"/>
      <w:ind w:left="720"/>
      <w:contextualSpacing/>
    </w:pPr>
  </w:style>
  <w:style w:type="paragraph" w:styleId="ListContinue3">
    <w:name w:val="List Continue 3"/>
    <w:basedOn w:val="Normal"/>
    <w:unhideWhenUsed/>
    <w:pPr>
      <w:spacing w:after="120"/>
      <w:ind w:left="1080"/>
      <w:contextualSpacing/>
    </w:pPr>
  </w:style>
  <w:style w:type="paragraph" w:styleId="ListContinue4">
    <w:name w:val="List Continue 4"/>
    <w:basedOn w:val="Normal"/>
    <w:unhideWhenUsed/>
    <w:pPr>
      <w:spacing w:after="120"/>
      <w:ind w:left="1440"/>
      <w:contextualSpacing/>
    </w:pPr>
  </w:style>
  <w:style w:type="paragraph" w:styleId="ListContinue5">
    <w:name w:val="List Continue 5"/>
    <w:basedOn w:val="Normal"/>
    <w:unhideWhenUsed/>
    <w:pPr>
      <w:spacing w:after="120"/>
      <w:ind w:left="1800"/>
      <w:contextualSpacing/>
    </w:pPr>
  </w:style>
  <w:style w:type="paragraph" w:styleId="ListNumber">
    <w:name w:val="List Number"/>
    <w:basedOn w:val="Normal"/>
    <w:qFormat/>
    <w:pPr>
      <w:numPr>
        <w:numId w:val="2"/>
      </w:numPr>
      <w:spacing w:before="60" w:after="60"/>
    </w:pPr>
    <w:rPr>
      <w:color w:val="auto"/>
      <w:kern w:val="0"/>
      <w:lang w:eastAsia="ja-JP"/>
    </w:rPr>
  </w:style>
  <w:style w:type="paragraph" w:styleId="ListNumber2">
    <w:name w:val="List Number 2"/>
    <w:basedOn w:val="ListNumber"/>
    <w:unhideWhenUsed/>
    <w:pPr>
      <w:numPr>
        <w:numId w:val="4"/>
      </w:numPr>
      <w:tabs>
        <w:tab w:val="left" w:pos="1701"/>
      </w:tabs>
      <w:spacing w:after="120" w:line="300" w:lineRule="atLeast"/>
    </w:pPr>
  </w:style>
  <w:style w:type="paragraph" w:customStyle="1" w:styleId="Tabletext">
    <w:name w:val="Table text"/>
    <w:basedOn w:val="Text"/>
    <w:qFormat/>
    <w:pPr>
      <w:spacing w:after="60" w:line="240" w:lineRule="atLeast"/>
      <w:ind w:left="0"/>
    </w:pPr>
    <w:rPr>
      <w:rFonts w:eastAsia="Arial Unicode MS"/>
      <w:sz w:val="20"/>
    </w:rPr>
  </w:style>
  <w:style w:type="paragraph" w:styleId="TOC3">
    <w:name w:val="toc 3"/>
    <w:basedOn w:val="Normal"/>
    <w:next w:val="Normal"/>
    <w:uiPriority w:val="39"/>
    <w:qFormat/>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pPr>
      <w:tabs>
        <w:tab w:val="center" w:pos="4536"/>
        <w:tab w:val="right" w:pos="9072"/>
      </w:tabs>
    </w:pPr>
    <w:rPr>
      <w:color w:val="auto"/>
      <w:kern w:val="0"/>
      <w:lang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nhideWhenUsed/>
    <w:pPr>
      <w:ind w:left="720"/>
    </w:pPr>
  </w:style>
  <w:style w:type="paragraph" w:styleId="NoteHeading">
    <w:name w:val="Note Heading"/>
    <w:basedOn w:val="Normal"/>
    <w:next w:val="Normal"/>
    <w:link w:val="NoteHeadingChar"/>
    <w:unhideWhenUsed/>
    <w:pPr>
      <w:spacing w:after="0" w:line="240" w:lineRule="auto"/>
    </w:pPr>
  </w:style>
  <w:style w:type="character" w:customStyle="1" w:styleId="NoteHeadingChar">
    <w:name w:val="Note Heading Char"/>
    <w:basedOn w:val="DefaultParagraphFont"/>
    <w:link w:val="NoteHeading"/>
  </w:style>
  <w:style w:type="character" w:styleId="PageNumber">
    <w:name w:val="page number"/>
    <w:basedOn w:val="DefaultParagraphFont"/>
    <w:unhideWhenUsed/>
  </w:style>
  <w:style w:type="paragraph" w:styleId="PlainText">
    <w:name w:val="Plain Text"/>
    <w:basedOn w:val="Normal"/>
    <w:link w:val="PlainTextChar"/>
    <w:unhideWhenUsed/>
    <w:pPr>
      <w:spacing w:after="0" w:line="240" w:lineRule="auto"/>
    </w:pPr>
    <w:rPr>
      <w:rFonts w:ascii="Consolas" w:hAnsi="Consolas" w:cs="Consolas"/>
      <w:sz w:val="21"/>
    </w:rPr>
  </w:style>
  <w:style w:type="character" w:customStyle="1" w:styleId="PlainTextChar">
    <w:name w:val="Plain Text Char"/>
    <w:link w:val="PlainText"/>
    <w:rPr>
      <w:rFonts w:ascii="Consolas" w:hAnsi="Consolas" w:cs="Consolas"/>
      <w:sz w:val="21"/>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style>
  <w:style w:type="character" w:customStyle="1" w:styleId="HeaderChar">
    <w:name w:val="Header Char"/>
    <w:link w:val="Header"/>
    <w:rPr>
      <w:rFonts w:ascii="Arial" w:hAnsi="Arial"/>
      <w:lang w:eastAsia="ja-JP"/>
    </w:rPr>
  </w:style>
  <w:style w:type="paragraph" w:styleId="Footer">
    <w:name w:val="footer"/>
    <w:basedOn w:val="Normal"/>
    <w:link w:val="FooterChar"/>
    <w:unhideWhenUsed/>
    <w:pPr>
      <w:spacing w:before="0" w:after="0" w:line="240" w:lineRule="atLeast"/>
      <w:jc w:val="center"/>
    </w:pPr>
    <w:rPr>
      <w:color w:val="auto"/>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pPr>
      <w:keepNext/>
      <w:ind w:left="0"/>
      <w:jc w:val="center"/>
    </w:pPr>
  </w:style>
  <w:style w:type="character" w:styleId="SubtleEmphasis">
    <w:name w:val="Subtle Emphasis"/>
    <w:uiPriority w:val="19"/>
    <w:unhideWhenUsed/>
    <w:qFormat/>
    <w:rPr>
      <w:i/>
      <w:iCs/>
      <w:color w:val="808080"/>
    </w:rPr>
  </w:style>
  <w:style w:type="character" w:styleId="SubtleReference">
    <w:name w:val="Subtle Reference"/>
    <w:uiPriority w:val="31"/>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pPr>
      <w:spacing w:after="0"/>
      <w:ind w:left="220" w:hanging="220"/>
    </w:pPr>
  </w:style>
  <w:style w:type="paragraph" w:styleId="TableofFigures">
    <w:name w:val="table of figures"/>
    <w:basedOn w:val="Normal"/>
    <w:next w:val="Normal"/>
    <w:uiPriority w:val="99"/>
    <w:unhideWhenUsed/>
    <w:pPr>
      <w:tabs>
        <w:tab w:val="left" w:pos="1440"/>
        <w:tab w:val="right" w:leader="dot" w:pos="9720"/>
      </w:tabs>
      <w:spacing w:before="0" w:after="0" w:line="300" w:lineRule="atLeast"/>
      <w:jc w:val="left"/>
    </w:pPr>
    <w:rPr>
      <w:sz w:val="22"/>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nhideWhenUsed/>
    <w:qFormat/>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pPr>
      <w:spacing w:before="120"/>
    </w:pPr>
    <w:rPr>
      <w:rFonts w:ascii="Calibri" w:eastAsia="Times New Roman" w:hAnsi="Calibri" w:cs="Cordia New"/>
      <w:b/>
      <w:bCs/>
      <w:sz w:val="24"/>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uiPriority w:val="3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rPr>
  </w:style>
  <w:style w:type="paragraph" w:styleId="TOCHeading">
    <w:name w:val="TOC Heading"/>
    <w:basedOn w:val="Heading1"/>
    <w:next w:val="Normal"/>
    <w:uiPriority w:val="3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nhideWhenUsed/>
    <w:pPr>
      <w:numPr>
        <w:ilvl w:val="3" numString="(1) "/>
        <w:numId w:val="2"/>
      </w:numPr>
      <w:spacing w:before="60" w:after="60"/>
    </w:pPr>
    <w:rPr>
      <w:color w:val="auto"/>
      <w:kern w:val="0"/>
      <w:lang w:eastAsia="ja-JP"/>
    </w:rPr>
  </w:style>
  <w:style w:type="paragraph" w:customStyle="1" w:styleId="Informationslgales-Pieddepage">
    <w:name w:val="Informations légales - Pied de page"/>
    <w:basedOn w:val="Normal"/>
    <w:link w:val="Informationslgales-PieddepageCar"/>
    <w:uiPriority w:val="9"/>
    <w:pPr>
      <w:spacing w:before="0" w:after="0"/>
      <w:ind w:left="-210"/>
      <w:contextualSpacing/>
      <w:jc w:val="center"/>
    </w:pPr>
    <w:rPr>
      <w:color w:val="333366"/>
      <w:sz w:val="12"/>
      <w:szCs w:val="12"/>
      <w:lang w:val="en-US"/>
    </w:rPr>
  </w:style>
  <w:style w:type="paragraph" w:customStyle="1" w:styleId="Appendix">
    <w:name w:val="Appendix"/>
    <w:basedOn w:val="Heading1"/>
    <w:next w:val="Normal"/>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2"/>
      <w:szCs w:val="12"/>
      <w:lang w:val="en-US" w:eastAsia="en-US"/>
    </w:rPr>
  </w:style>
  <w:style w:type="paragraph" w:customStyle="1" w:styleId="Text">
    <w:name w:val="Text"/>
    <w:qFormat/>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5"/>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6"/>
      </w:numPr>
    </w:pPr>
  </w:style>
  <w:style w:type="paragraph" w:customStyle="1" w:styleId="Paragraph">
    <w:name w:val="Paragraph"/>
    <w:basedOn w:val="BaseFormat"/>
    <w:link w:val="ParagraphChar"/>
    <w:qFormat/>
    <w:pPr>
      <w:spacing w:before="180" w:after="60"/>
      <w:jc w:val="both"/>
    </w:pPr>
    <w:rPr>
      <w:rFonts w:cs="Arial"/>
      <w:iCs/>
    </w:rPr>
  </w:style>
  <w:style w:type="paragraph" w:customStyle="1" w:styleId="BaseFormat">
    <w:name w:val=":BaseFormat"/>
    <w:link w:val="BaseFormatChar"/>
    <w:rPr>
      <w:rFonts w:ascii="Arial" w:eastAsia="Times New Roman" w:hAnsi="Arial" w:cs="Times New Roman"/>
      <w:szCs w:val="22"/>
      <w:lang w:val="en-GB" w:eastAsia="de-DE"/>
    </w:rPr>
  </w:style>
  <w:style w:type="character" w:customStyle="1" w:styleId="BaseFormatChar">
    <w:name w:val=":BaseFormat Char"/>
    <w:basedOn w:val="DefaultParagraphFont"/>
    <w:link w:val="BaseFormat"/>
    <w:rPr>
      <w:rFonts w:ascii="Arial" w:eastAsia="Times New Roman" w:hAnsi="Arial" w:cs="Times New Roman"/>
      <w:szCs w:val="22"/>
      <w:lang w:val="en-GB" w:eastAsia="de-DE"/>
    </w:rPr>
  </w:style>
  <w:style w:type="character" w:customStyle="1" w:styleId="ParagraphChar">
    <w:name w:val="Paragraph Char"/>
    <w:basedOn w:val="BaseFormatChar"/>
    <w:link w:val="Paragraph"/>
    <w:rPr>
      <w:rFonts w:ascii="Arial" w:eastAsia="Times New Roman" w:hAnsi="Arial" w:cs="Arial"/>
      <w:iCs/>
      <w:szCs w:val="22"/>
      <w:lang w:val="en-GB" w:eastAsia="de-DE"/>
    </w:rPr>
  </w:style>
  <w:style w:type="paragraph" w:customStyle="1" w:styleId="ChangeHistory">
    <w:name w:val=":ChangeHistory"/>
    <w:basedOn w:val="Normal"/>
    <w:uiPriority w:val="59"/>
    <w:semiHidden/>
    <w:qFormat/>
    <w:pPr>
      <w:keepNext/>
      <w:pageBreakBefore/>
      <w:spacing w:before="240" w:after="120" w:line="240" w:lineRule="auto"/>
      <w:jc w:val="left"/>
    </w:pPr>
    <w:rPr>
      <w:rFonts w:eastAsia="Times New Roman" w:cs="Arial"/>
      <w:b/>
      <w:bCs/>
      <w:iCs/>
      <w:color w:val="auto"/>
      <w:kern w:val="0"/>
      <w:szCs w:val="24"/>
      <w:lang w:eastAsia="de-DE"/>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uiPriority w:val="39"/>
    <w:pPr>
      <w:spacing w:before="0" w:after="0" w:line="240" w:lineRule="auto"/>
      <w:ind w:left="1600"/>
      <w:jc w:val="left"/>
    </w:pPr>
    <w:rPr>
      <w:rFonts w:eastAsia="Times New Roman" w:cs="Times New Roman"/>
      <w:color w:val="auto"/>
      <w:kern w:val="0"/>
      <w:lang w:eastAsia="fr-FR"/>
    </w:rPr>
  </w:style>
  <w:style w:type="character" w:customStyle="1" w:styleId="Terminology">
    <w:name w:val="Terminology"/>
    <w:rPr>
      <w:i/>
      <w:color w:val="800000"/>
      <w:lang w:val="en-US"/>
    </w:rPr>
  </w:style>
  <w:style w:type="paragraph" w:styleId="TOC5">
    <w:name w:val="toc 5"/>
    <w:basedOn w:val="Normal"/>
    <w:next w:val="Normal"/>
    <w:uiPriority w:val="39"/>
    <w:pPr>
      <w:spacing w:before="0" w:after="0" w:line="240" w:lineRule="auto"/>
      <w:ind w:left="800"/>
      <w:jc w:val="left"/>
    </w:pPr>
    <w:rPr>
      <w:rFonts w:eastAsia="Times New Roman" w:cs="Times New Roman"/>
      <w:color w:val="auto"/>
      <w:kern w:val="0"/>
      <w:sz w:val="18"/>
      <w:szCs w:val="18"/>
      <w:lang w:eastAsia="fr-FR"/>
    </w:rPr>
  </w:style>
  <w:style w:type="paragraph" w:styleId="TOC6">
    <w:name w:val="toc 6"/>
    <w:basedOn w:val="Normal"/>
    <w:next w:val="Normal"/>
    <w:uiPriority w:val="39"/>
    <w:pPr>
      <w:spacing w:before="0" w:after="0" w:line="240" w:lineRule="auto"/>
      <w:ind w:left="1000"/>
      <w:jc w:val="left"/>
    </w:pPr>
    <w:rPr>
      <w:rFonts w:eastAsia="Times New Roman" w:cs="Times New Roman"/>
      <w:color w:val="auto"/>
      <w:kern w:val="0"/>
      <w:sz w:val="18"/>
      <w:szCs w:val="18"/>
      <w:lang w:eastAsia="fr-FR"/>
    </w:rPr>
  </w:style>
  <w:style w:type="paragraph" w:styleId="TOC7">
    <w:name w:val="toc 7"/>
    <w:basedOn w:val="Normal"/>
    <w:next w:val="Normal"/>
    <w:uiPriority w:val="39"/>
    <w:pPr>
      <w:spacing w:before="0" w:after="0" w:line="240" w:lineRule="auto"/>
      <w:ind w:left="1200"/>
      <w:jc w:val="left"/>
    </w:pPr>
    <w:rPr>
      <w:rFonts w:eastAsia="Times New Roman" w:cs="Times New Roman"/>
      <w:color w:val="auto"/>
      <w:kern w:val="0"/>
      <w:sz w:val="18"/>
      <w:szCs w:val="18"/>
      <w:lang w:eastAsia="fr-FR"/>
    </w:rPr>
  </w:style>
  <w:style w:type="paragraph" w:styleId="TOC8">
    <w:name w:val="toc 8"/>
    <w:basedOn w:val="Normal"/>
    <w:next w:val="Normal"/>
    <w:uiPriority w:val="39"/>
    <w:pPr>
      <w:spacing w:before="0" w:after="0" w:line="240" w:lineRule="auto"/>
      <w:ind w:left="1400"/>
      <w:jc w:val="left"/>
    </w:pPr>
    <w:rPr>
      <w:rFonts w:eastAsia="Times New Roman" w:cs="Times New Roman"/>
      <w:color w:val="auto"/>
      <w:kern w:val="0"/>
      <w:sz w:val="18"/>
      <w:szCs w:val="18"/>
      <w:lang w:eastAsia="fr-FR"/>
    </w:rPr>
  </w:style>
  <w:style w:type="paragraph" w:customStyle="1" w:styleId="ULdash2">
    <w:name w:val="UL:dash:2"/>
    <w:basedOn w:val="ULdash1"/>
    <w:qFormat/>
    <w:pPr>
      <w:numPr>
        <w:ilvl w:val="1"/>
      </w:numPr>
      <w:tabs>
        <w:tab w:val="left" w:pos="851"/>
      </w:tabs>
      <w:ind w:left="1440" w:hanging="360"/>
      <w:contextualSpacing/>
    </w:pPr>
  </w:style>
  <w:style w:type="paragraph" w:customStyle="1" w:styleId="ULdash1">
    <w:name w:val="UL:dash:1"/>
    <w:basedOn w:val="Paragraph"/>
    <w:qFormat/>
    <w:pPr>
      <w:numPr>
        <w:numId w:val="15"/>
      </w:numPr>
      <w:tabs>
        <w:tab w:val="left" w:pos="426"/>
      </w:tabs>
      <w:spacing w:before="60"/>
      <w:ind w:left="1440" w:hanging="360"/>
    </w:pPr>
  </w:style>
  <w:style w:type="paragraph" w:customStyle="1" w:styleId="ULdash3">
    <w:name w:val="UL:dash:3"/>
    <w:basedOn w:val="ULdash2"/>
    <w:qFormat/>
    <w:pPr>
      <w:numPr>
        <w:ilvl w:val="2"/>
      </w:numPr>
      <w:tabs>
        <w:tab w:val="left" w:pos="1276"/>
      </w:tabs>
      <w:spacing w:before="0"/>
      <w:ind w:left="1276" w:hanging="360"/>
    </w:pPr>
  </w:style>
  <w:style w:type="paragraph" w:customStyle="1" w:styleId="OLnum1">
    <w:name w:val="OL:num:1"/>
    <w:basedOn w:val="Paragraph"/>
    <w:qFormat/>
    <w:pPr>
      <w:numPr>
        <w:numId w:val="12"/>
      </w:numPr>
      <w:tabs>
        <w:tab w:val="clear" w:pos="425"/>
      </w:tabs>
      <w:spacing w:before="60"/>
      <w:ind w:left="1080" w:hanging="360"/>
    </w:pPr>
  </w:style>
  <w:style w:type="paragraph" w:customStyle="1" w:styleId="OLroman3">
    <w:name w:val="OL:roman:3"/>
    <w:basedOn w:val="OLroman2"/>
    <w:qFormat/>
    <w:pPr>
      <w:numPr>
        <w:ilvl w:val="2"/>
      </w:numPr>
      <w:tabs>
        <w:tab w:val="clear" w:pos="1570"/>
      </w:tabs>
      <w:spacing w:before="0"/>
      <w:ind w:left="1276" w:hanging="360"/>
    </w:pPr>
  </w:style>
  <w:style w:type="paragraph" w:customStyle="1" w:styleId="OLroman2">
    <w:name w:val="OL:roman:2"/>
    <w:basedOn w:val="OLroman1"/>
    <w:qFormat/>
    <w:pPr>
      <w:numPr>
        <w:ilvl w:val="1"/>
      </w:numPr>
      <w:ind w:left="2520" w:hanging="360"/>
      <w:contextualSpacing/>
    </w:pPr>
  </w:style>
  <w:style w:type="paragraph" w:customStyle="1" w:styleId="OLroman1">
    <w:name w:val="OL:roman:1"/>
    <w:basedOn w:val="Paragraph"/>
    <w:qFormat/>
    <w:pPr>
      <w:numPr>
        <w:numId w:val="13"/>
      </w:numPr>
      <w:tabs>
        <w:tab w:val="clear" w:pos="720"/>
      </w:tabs>
      <w:spacing w:before="60"/>
      <w:ind w:left="1656" w:hanging="576"/>
    </w:pPr>
  </w:style>
  <w:style w:type="paragraph" w:customStyle="1" w:styleId="TitlePageClass">
    <w:name w:val=":TitlePage:Class"/>
    <w:basedOn w:val="Paragraph"/>
    <w:pPr>
      <w:spacing w:before="2400" w:after="1200"/>
      <w:jc w:val="center"/>
      <w:outlineLvl w:val="0"/>
    </w:pPr>
    <w:rPr>
      <w:b/>
      <w:sz w:val="24"/>
      <w:szCs w:val="24"/>
    </w:rPr>
  </w:style>
  <w:style w:type="paragraph" w:customStyle="1" w:styleId="Appendix1">
    <w:name w:val="Appendix 1"/>
    <w:basedOn w:val="Heading1"/>
    <w:next w:val="Paragraph"/>
    <w:pPr>
      <w:numPr>
        <w:numId w:val="7"/>
      </w:numPr>
      <w:pBdr>
        <w:bottom w:val="none" w:sz="0" w:space="0" w:color="auto"/>
      </w:pBdr>
      <w:tabs>
        <w:tab w:val="clear" w:pos="1080"/>
        <w:tab w:val="left" w:pos="578"/>
        <w:tab w:val="center" w:pos="4536"/>
        <w:tab w:val="right" w:pos="9072"/>
      </w:tabs>
      <w:spacing w:before="600" w:line="240"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pPr>
      <w:keepLines w:val="0"/>
      <w:numPr>
        <w:numId w:val="0"/>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pPr>
      <w:keepLines w:val="0"/>
      <w:numPr>
        <w:numId w:val="7"/>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pPr>
      <w:spacing w:before="60" w:after="60"/>
      <w:jc w:val="center"/>
    </w:pPr>
    <w:rPr>
      <w:sz w:val="18"/>
    </w:rPr>
  </w:style>
  <w:style w:type="paragraph" w:customStyle="1" w:styleId="EndOfDocument">
    <w:name w:val="EndOfDocument"/>
    <w:basedOn w:val="Paragraph"/>
    <w:pPr>
      <w:jc w:val="center"/>
    </w:pPr>
    <w:rPr>
      <w:b/>
      <w:bCs/>
      <w:caps/>
      <w:sz w:val="24"/>
      <w:szCs w:val="24"/>
    </w:rPr>
  </w:style>
  <w:style w:type="paragraph" w:customStyle="1" w:styleId="GuidanceText">
    <w:name w:val="Guidance:Text"/>
    <w:basedOn w:val="BaseFormat"/>
    <w:qFormat/>
    <w:pPr>
      <w:spacing w:before="60"/>
      <w:ind w:left="425"/>
      <w:jc w:val="both"/>
    </w:pPr>
    <w:rPr>
      <w:i/>
      <w:vanish/>
      <w:color w:val="FF6600"/>
      <w:sz w:val="18"/>
    </w:rPr>
  </w:style>
  <w:style w:type="paragraph" w:customStyle="1" w:styleId="GuidanceList1">
    <w:name w:val="Guidance:List:1"/>
    <w:basedOn w:val="GuidanceText"/>
    <w:pPr>
      <w:numPr>
        <w:numId w:val="8"/>
      </w:numPr>
      <w:tabs>
        <w:tab w:val="num" w:pos="1800"/>
      </w:tabs>
      <w:spacing w:before="0"/>
      <w:ind w:left="850" w:hanging="425"/>
      <w:jc w:val="left"/>
    </w:pPr>
  </w:style>
  <w:style w:type="paragraph" w:customStyle="1" w:styleId="OLalpha1">
    <w:name w:val="OL:alpha:1"/>
    <w:basedOn w:val="Paragraph"/>
    <w:qFormat/>
    <w:pPr>
      <w:numPr>
        <w:numId w:val="16"/>
      </w:numPr>
      <w:tabs>
        <w:tab w:val="clear" w:pos="425"/>
      </w:tabs>
      <w:spacing w:before="60"/>
      <w:ind w:left="2160" w:hanging="360"/>
    </w:pPr>
  </w:style>
  <w:style w:type="paragraph" w:customStyle="1" w:styleId="OLalpha2">
    <w:name w:val="OL:alpha:2"/>
    <w:basedOn w:val="OLalpha1"/>
    <w:qFormat/>
    <w:pPr>
      <w:numPr>
        <w:ilvl w:val="1"/>
      </w:numPr>
      <w:tabs>
        <w:tab w:val="clear" w:pos="850"/>
      </w:tabs>
      <w:ind w:left="2880" w:hanging="360"/>
      <w:contextualSpacing/>
    </w:pPr>
  </w:style>
  <w:style w:type="paragraph" w:customStyle="1" w:styleId="OLalpha3">
    <w:name w:val="OL:alpha:3"/>
    <w:basedOn w:val="OLalpha2"/>
    <w:qFormat/>
    <w:pPr>
      <w:numPr>
        <w:ilvl w:val="2"/>
      </w:numPr>
      <w:spacing w:before="0"/>
      <w:ind w:left="1276" w:hanging="360"/>
    </w:pPr>
  </w:style>
  <w:style w:type="paragraph" w:customStyle="1" w:styleId="OLnum2">
    <w:name w:val="OL:num:2"/>
    <w:basedOn w:val="OLnum1"/>
    <w:qFormat/>
    <w:pPr>
      <w:numPr>
        <w:ilvl w:val="1"/>
      </w:numPr>
      <w:ind w:left="1800" w:hanging="360"/>
      <w:contextualSpacing/>
    </w:pPr>
  </w:style>
  <w:style w:type="paragraph" w:customStyle="1" w:styleId="OLnum3">
    <w:name w:val="OL:num:3"/>
    <w:basedOn w:val="OLnum2"/>
    <w:qFormat/>
    <w:pPr>
      <w:numPr>
        <w:ilvl w:val="2"/>
      </w:numPr>
      <w:tabs>
        <w:tab w:val="clear" w:pos="1275"/>
      </w:tabs>
      <w:spacing w:before="0"/>
      <w:ind w:left="2520" w:hanging="360"/>
    </w:pPr>
  </w:style>
  <w:style w:type="paragraph" w:customStyle="1" w:styleId="Paragraph2">
    <w:name w:val="Paragraph:2"/>
    <w:basedOn w:val="Paragraph1"/>
    <w:qFormat/>
    <w:pPr>
      <w:ind w:left="851"/>
      <w:contextualSpacing/>
    </w:pPr>
  </w:style>
  <w:style w:type="paragraph" w:customStyle="1" w:styleId="Paragraph1">
    <w:name w:val="Paragraph:1"/>
    <w:basedOn w:val="Paragraph"/>
    <w:qFormat/>
    <w:pPr>
      <w:spacing w:before="60"/>
      <w:ind w:left="425"/>
    </w:pPr>
  </w:style>
  <w:style w:type="paragraph" w:customStyle="1" w:styleId="Paragraph3">
    <w:name w:val="Paragraph:3"/>
    <w:basedOn w:val="Paragraph2"/>
    <w:pPr>
      <w:spacing w:before="0"/>
      <w:ind w:left="1276"/>
    </w:pPr>
  </w:style>
  <w:style w:type="paragraph" w:customStyle="1" w:styleId="ULbullet1">
    <w:name w:val="UL:bullet:1"/>
    <w:basedOn w:val="Paragraph"/>
    <w:qFormat/>
    <w:pPr>
      <w:numPr>
        <w:numId w:val="14"/>
      </w:numPr>
      <w:spacing w:before="60"/>
      <w:ind w:left="1656" w:hanging="576"/>
    </w:pPr>
  </w:style>
  <w:style w:type="paragraph" w:customStyle="1" w:styleId="ULbullet2">
    <w:name w:val="UL:bullet:2"/>
    <w:basedOn w:val="ULbullet1"/>
    <w:qFormat/>
    <w:pPr>
      <w:numPr>
        <w:ilvl w:val="1"/>
      </w:numPr>
      <w:ind w:left="2520" w:hanging="360"/>
      <w:contextualSpacing/>
    </w:pPr>
  </w:style>
  <w:style w:type="paragraph" w:customStyle="1" w:styleId="ULbullet3">
    <w:name w:val="UL:bullet:3"/>
    <w:basedOn w:val="ULbullet2"/>
    <w:qFormat/>
    <w:pPr>
      <w:numPr>
        <w:ilvl w:val="2"/>
      </w:numPr>
      <w:tabs>
        <w:tab w:val="clear" w:pos="1276"/>
        <w:tab w:val="left" w:pos="851"/>
      </w:tabs>
      <w:ind w:left="1276" w:hanging="360"/>
    </w:pPr>
  </w:style>
  <w:style w:type="paragraph" w:customStyle="1" w:styleId="ULtriangle1">
    <w:name w:val="UL:triangle:1"/>
    <w:basedOn w:val="Paragraph"/>
    <w:uiPriority w:val="7"/>
    <w:qFormat/>
    <w:pPr>
      <w:numPr>
        <w:numId w:val="9"/>
      </w:numPr>
      <w:tabs>
        <w:tab w:val="num" w:pos="648"/>
      </w:tabs>
      <w:spacing w:before="60"/>
      <w:ind w:left="0" w:firstLine="288"/>
    </w:pPr>
  </w:style>
  <w:style w:type="paragraph" w:customStyle="1" w:styleId="ULtriangle2">
    <w:name w:val="UL:triangle:2"/>
    <w:basedOn w:val="ULtriangle1"/>
    <w:uiPriority w:val="7"/>
    <w:pPr>
      <w:numPr>
        <w:ilvl w:val="1"/>
      </w:numPr>
      <w:tabs>
        <w:tab w:val="left" w:pos="851"/>
        <w:tab w:val="num" w:pos="1440"/>
      </w:tabs>
      <w:ind w:left="1440" w:hanging="360"/>
      <w:contextualSpacing/>
    </w:pPr>
  </w:style>
  <w:style w:type="paragraph" w:customStyle="1" w:styleId="ULtriangle3">
    <w:name w:val="UL:triangle:3"/>
    <w:basedOn w:val="ULtriangle2"/>
    <w:uiPriority w:val="7"/>
    <w:pPr>
      <w:numPr>
        <w:ilvl w:val="2"/>
      </w:numPr>
      <w:tabs>
        <w:tab w:val="left" w:pos="1276"/>
        <w:tab w:val="num" w:pos="2160"/>
      </w:tabs>
      <w:spacing w:before="0"/>
      <w:ind w:left="1276" w:hanging="180"/>
    </w:pPr>
  </w:style>
  <w:style w:type="paragraph" w:customStyle="1" w:styleId="Warning">
    <w:name w:val="Warning"/>
    <w:basedOn w:val="Paragraph"/>
    <w:uiPriority w:val="4"/>
    <w:pPr>
      <w:keepLines/>
      <w:jc w:val="center"/>
    </w:pPr>
    <w:rPr>
      <w:b/>
      <w:i/>
      <w:iCs w:val="0"/>
      <w:color w:val="FF0000"/>
      <w:lang w:val="en-US" w:eastAsia="en-US"/>
    </w:rPr>
  </w:style>
  <w:style w:type="character" w:styleId="Strong">
    <w:name w:val="Strong"/>
    <w:uiPriority w:val="22"/>
    <w:qFormat/>
    <w:rPr>
      <w:b/>
      <w:bCs/>
      <w:lang w:val="en-US"/>
    </w:rPr>
  </w:style>
  <w:style w:type="paragraph" w:customStyle="1" w:styleId="DocumentInstructions">
    <w:name w:val="Document:Instructions"/>
    <w:basedOn w:val="Paragraph"/>
    <w:uiPriority w:val="60"/>
    <w:pPr>
      <w:spacing w:before="60"/>
      <w:jc w:val="center"/>
    </w:pPr>
    <w:rPr>
      <w:sz w:val="16"/>
    </w:rPr>
  </w:style>
  <w:style w:type="paragraph" w:customStyle="1" w:styleId="DocumentDesc">
    <w:name w:val="Document:Desc"/>
    <w:basedOn w:val="BaseFormat"/>
    <w:uiPriority w:val="60"/>
    <w:qFormat/>
    <w:pPr>
      <w:spacing w:before="60" w:after="60"/>
      <w:jc w:val="center"/>
    </w:pPr>
    <w:rPr>
      <w:b/>
    </w:rPr>
  </w:style>
  <w:style w:type="paragraph" w:customStyle="1" w:styleId="TitlePageTitle">
    <w:name w:val=":Title:Page:Title"/>
    <w:basedOn w:val="Normal"/>
    <w:uiPriority w:val="59"/>
    <w:semiHidden/>
    <w:qFormat/>
    <w:pPr>
      <w:spacing w:before="100" w:beforeAutospacing="1" w:after="0" w:line="240" w:lineRule="auto"/>
      <w:jc w:val="center"/>
    </w:pPr>
    <w:rPr>
      <w:rFonts w:eastAsia="Times New Roman" w:cs="Times New Roman"/>
      <w:b/>
      <w:color w:val="auto"/>
      <w:kern w:val="0"/>
      <w:sz w:val="48"/>
      <w:lang w:eastAsia="fr-FR"/>
    </w:rPr>
  </w:style>
  <w:style w:type="paragraph" w:customStyle="1" w:styleId="TitlePageProduct">
    <w:name w:val=":Title:Page:Product"/>
    <w:basedOn w:val="Normal"/>
    <w:uiPriority w:val="59"/>
    <w:semiHidden/>
    <w:qFormat/>
    <w:pPr>
      <w:spacing w:before="480" w:after="0" w:line="240" w:lineRule="auto"/>
      <w:jc w:val="center"/>
    </w:pPr>
    <w:rPr>
      <w:rFonts w:eastAsia="Times New Roman" w:cs="Times New Roman"/>
      <w:color w:val="auto"/>
      <w:kern w:val="0"/>
      <w:sz w:val="32"/>
      <w:lang w:eastAsia="fr-FR"/>
    </w:rPr>
  </w:style>
  <w:style w:type="paragraph" w:customStyle="1" w:styleId="TitlePageSubject">
    <w:name w:val=":Title:Page:Subject"/>
    <w:basedOn w:val="Normal"/>
    <w:uiPriority w:val="59"/>
    <w:semiHidden/>
    <w:qFormat/>
    <w:pPr>
      <w:spacing w:before="360" w:after="0" w:line="240" w:lineRule="auto"/>
      <w:jc w:val="center"/>
    </w:pPr>
    <w:rPr>
      <w:rFonts w:eastAsia="Times New Roman" w:cs="Times New Roman"/>
      <w:color w:val="auto"/>
      <w:kern w:val="0"/>
      <w:sz w:val="32"/>
      <w:lang w:eastAsia="fr-FR"/>
    </w:rPr>
  </w:style>
  <w:style w:type="paragraph" w:customStyle="1" w:styleId="TitlePageProgram">
    <w:name w:val=":Title:Page:Program"/>
    <w:basedOn w:val="TitlePageSubject"/>
    <w:uiPriority w:val="59"/>
    <w:semiHidden/>
    <w:qFormat/>
    <w:pPr>
      <w:spacing w:before="1080"/>
    </w:pPr>
  </w:style>
  <w:style w:type="paragraph" w:customStyle="1" w:styleId="GuidanceNote">
    <w:name w:val="Guidance:Note"/>
    <w:basedOn w:val="GuidanceText"/>
    <w:uiPriority w:val="19"/>
    <w:semiHidden/>
    <w:qFormat/>
    <w:pPr>
      <w:numPr>
        <w:numId w:val="10"/>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pPr>
      <w:numPr>
        <w:numId w:val="11"/>
      </w:numPr>
      <w:tabs>
        <w:tab w:val="left" w:pos="851"/>
      </w:tabs>
      <w:ind w:left="360" w:hanging="360"/>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ind w:left="720" w:hanging="360"/>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ind w:left="1080" w:hanging="360"/>
    </w:pPr>
  </w:style>
  <w:style w:type="paragraph" w:customStyle="1" w:styleId="GuidanceListNum3">
    <w:name w:val="Guidance:List:Num:3"/>
    <w:basedOn w:val="GuidanceListNum2"/>
    <w:uiPriority w:val="19"/>
    <w:semiHidden/>
    <w:pPr>
      <w:numPr>
        <w:ilvl w:val="2"/>
      </w:numPr>
      <w:ind w:left="851" w:hanging="426"/>
    </w:p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Pr>
      <w:rFonts w:ascii="Courier" w:eastAsia="Arial Unicode MS" w:hAnsi="Courier" w:cs="Arial"/>
      <w:iCs/>
      <w:szCs w:val="22"/>
      <w:lang w:val="en-GB" w:eastAsia="de-DE"/>
    </w:r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TableEntry">
    <w:name w:val="Table:Entry"/>
    <w:aliases w:val="Column Cell"/>
    <w:basedOn w:val="Paragraph"/>
    <w:link w:val="TableEntryChar"/>
    <w:uiPriority w:val="8"/>
    <w:qFormat/>
    <w:pPr>
      <w:spacing w:before="40" w:after="40"/>
      <w:jc w:val="left"/>
    </w:pPr>
    <w:rPr>
      <w:rFonts w:cs="Times New Roman"/>
      <w:iCs w:val="0"/>
      <w:sz w:val="18"/>
    </w:rPr>
  </w:style>
  <w:style w:type="paragraph" w:customStyle="1" w:styleId="TableEntryUL1">
    <w:name w:val="Table:Entry:UL:1"/>
    <w:basedOn w:val="TableEntry"/>
    <w:uiPriority w:val="11"/>
    <w:qFormat/>
    <w:pPr>
      <w:numPr>
        <w:numId w:val="17"/>
      </w:numPr>
      <w:ind w:left="720" w:hanging="360"/>
      <w:contextualSpacing/>
    </w:pPr>
  </w:style>
  <w:style w:type="paragraph" w:customStyle="1" w:styleId="NonNumberedHeader">
    <w:name w:val="NonNumberedHeader"/>
    <w:basedOn w:val="Paragraph"/>
    <w:next w:val="Paragraph"/>
    <w:uiPriority w:val="4"/>
    <w:qFormat/>
    <w:pPr>
      <w:keepNext/>
      <w:spacing w:before="360"/>
    </w:pPr>
    <w:rPr>
      <w:rFonts w:cs="Times New Roman"/>
      <w:b/>
      <w:iCs w:val="0"/>
      <w:sz w:val="22"/>
    </w:rPr>
  </w:style>
  <w:style w:type="paragraph" w:customStyle="1" w:styleId="TableEntryOL1">
    <w:name w:val="Table:Entry:OL:1"/>
    <w:basedOn w:val="TableEntry"/>
    <w:uiPriority w:val="11"/>
    <w:pPr>
      <w:numPr>
        <w:numId w:val="18"/>
      </w:numPr>
      <w:snapToGrid w:val="0"/>
      <w:spacing w:before="0"/>
      <w:ind w:left="1080" w:hanging="1080"/>
      <w:contextualSpacing/>
    </w:pPr>
    <w:rPr>
      <w:szCs w:val="18"/>
      <w:lang w:val="de-AT" w:eastAsia="fr-FR"/>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
    <w:pPr>
      <w:spacing w:before="60"/>
      <w:jc w:val="left"/>
    </w:pPr>
    <w:rPr>
      <w:rFonts w:cs="Times New Roman"/>
      <w:iCs w:val="0"/>
    </w:rPr>
  </w:style>
  <w:style w:type="paragraph" w:customStyle="1" w:styleId="Paragraph0">
    <w:name w:val="Paragraph:0"/>
    <w:basedOn w:val="Paragraph"/>
    <w:uiPriority w:val="3"/>
    <w:qFormat/>
    <w:pPr>
      <w:spacing w:before="60"/>
    </w:pPr>
  </w:style>
  <w:style w:type="paragraph" w:customStyle="1" w:styleId="TableCaptionTop">
    <w:name w:val="Table:Caption:Top"/>
    <w:basedOn w:val="Caption"/>
    <w:uiPriority w:val="11"/>
    <w:pPr>
      <w:keepNext/>
      <w:autoSpaceDE w:val="0"/>
      <w:autoSpaceDN w:val="0"/>
      <w:adjustRightInd w:val="0"/>
      <w:spacing w:before="240" w:after="120" w:line="240" w:lineRule="auto"/>
    </w:pPr>
    <w:rPr>
      <w:rFonts w:ascii="Arial" w:eastAsia="Arial Unicode MS" w:hAnsi="Arial" w:cs="Arial"/>
      <w:iCs/>
      <w:kern w:val="0"/>
      <w:sz w:val="20"/>
      <w:szCs w:val="20"/>
      <w:lang w:val="en-US" w:eastAsia="de-AT"/>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19"/>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rPr>
      <w:rFonts w:ascii="Arial" w:hAnsi="Arial"/>
      <w:dstrike w:val="0"/>
      <w:color w:val="auto"/>
      <w:sz w:val="20"/>
      <w:vertAlign w:val="baseline"/>
      <w:lang w:val="en-US"/>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itlePageTitle0">
    <w:name w:val=":TitlePage:Title"/>
    <w:basedOn w:val="Normal"/>
    <w:pPr>
      <w:spacing w:before="0" w:after="0" w:line="480" w:lineRule="auto"/>
      <w:jc w:val="center"/>
    </w:pPr>
    <w:rPr>
      <w:rFonts w:eastAsia="Times New Roman" w:cs="Arial"/>
      <w:b/>
      <w:color w:val="auto"/>
      <w:kern w:val="0"/>
      <w:sz w:val="36"/>
      <w:szCs w:val="36"/>
      <w:lang w:eastAsia="de-DE"/>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NoteText1Table">
    <w:name w:val="Note:Text:1:Table"/>
    <w:basedOn w:val="Paragraph1"/>
    <w:uiPriority w:val="13"/>
    <w:rPr>
      <w:rFonts w:eastAsia="Arial Unicode MS"/>
      <w:i/>
      <w:sz w:val="16"/>
      <w:szCs w:val="20"/>
    </w:rPr>
  </w:style>
  <w:style w:type="paragraph" w:styleId="Quote">
    <w:name w:val="Quote"/>
    <w:basedOn w:val="Paragraph"/>
    <w:next w:val="Normal"/>
    <w:link w:val="QuoteChar"/>
    <w:uiPriority w:val="29"/>
    <w:qFormat/>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29"/>
    <w:rPr>
      <w:rFonts w:ascii="Arial" w:eastAsia="Arial Unicode MS" w:hAnsi="Arial" w:cs="Arial"/>
      <w:i/>
      <w:color w:val="000000"/>
      <w:lang w:val="en-GB" w:eastAsia="de-DE"/>
    </w:rPr>
  </w:style>
  <w:style w:type="paragraph" w:customStyle="1" w:styleId="list0">
    <w:name w:val=":list"/>
    <w:basedOn w:val="Paragraph"/>
    <w:autoRedefine/>
    <w:rPr>
      <w:rFonts w:eastAsia="Arial Unicode MS"/>
      <w:szCs w:val="20"/>
    </w:rPr>
  </w:style>
  <w:style w:type="paragraph" w:customStyle="1" w:styleId="TableEntryUL2">
    <w:name w:val="Table:Entry:UL:2"/>
    <w:basedOn w:val="TableEntryUL1"/>
    <w:uiPriority w:val="11"/>
    <w:qFormat/>
    <w:pPr>
      <w:numPr>
        <w:ilvl w:val="1"/>
      </w:numPr>
      <w:tabs>
        <w:tab w:val="left" w:pos="426"/>
      </w:tabs>
      <w:spacing w:before="0"/>
      <w:ind w:left="1440" w:hanging="360"/>
    </w:pPr>
    <w:rPr>
      <w:bCs/>
      <w:szCs w:val="20"/>
      <w:lang w:eastAsia="de-AT"/>
    </w:rPr>
  </w:style>
  <w:style w:type="paragraph" w:customStyle="1" w:styleId="TableEntryOL2">
    <w:name w:val="Table:Entry:OL:2"/>
    <w:basedOn w:val="TableEntryOL1"/>
    <w:uiPriority w:val="11"/>
    <w:pPr>
      <w:numPr>
        <w:ilvl w:val="1"/>
      </w:numPr>
      <w:tabs>
        <w:tab w:val="left" w:pos="426"/>
      </w:tabs>
      <w:ind w:left="1080" w:hanging="1080"/>
    </w:pPr>
    <w:rPr>
      <w:rFonts w:cs="Arial"/>
      <w:lang w:val="en-GB"/>
    </w:rPr>
  </w:style>
  <w:style w:type="paragraph" w:customStyle="1" w:styleId="TemplateHeading">
    <w:name w:val=":Template:Heading"/>
    <w:basedOn w:val="Normal"/>
    <w:uiPriority w:val="59"/>
    <w:semiHidden/>
    <w:qFormat/>
    <w:pPr>
      <w:tabs>
        <w:tab w:val="left" w:pos="1276"/>
      </w:tabs>
      <w:spacing w:before="60" w:after="60" w:line="240" w:lineRule="auto"/>
      <w:jc w:val="center"/>
    </w:pPr>
    <w:rPr>
      <w:rFonts w:eastAsia="Times New Roman" w:cs="Times New Roman"/>
      <w:b/>
      <w:caps/>
      <w:color w:val="auto"/>
      <w:kern w:val="0"/>
      <w:lang w:eastAsia="de-DE"/>
    </w:rPr>
  </w:style>
  <w:style w:type="paragraph" w:customStyle="1" w:styleId="Templatetext">
    <w:name w:val=":Template:text"/>
    <w:basedOn w:val="Paragraph"/>
    <w:uiPriority w:val="59"/>
    <w:semiHidden/>
    <w:qFormat/>
    <w:pPr>
      <w:spacing w:before="60"/>
    </w:pPr>
    <w:rPr>
      <w:rFonts w:eastAsia="Arial Unicode MS"/>
      <w:szCs w:val="20"/>
    </w:rPr>
  </w:style>
  <w:style w:type="paragraph" w:customStyle="1" w:styleId="Appendix4">
    <w:name w:val="Appendix 4"/>
    <w:basedOn w:val="Heading4"/>
    <w:next w:val="Paragraph"/>
    <w:uiPriority w:val="16"/>
    <w:pPr>
      <w:keepLines w:val="0"/>
      <w:numPr>
        <w:ilvl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
    <w:basedOn w:val="TableEntry"/>
    <w:uiPriority w:val="11"/>
    <w:qFormat/>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pPr>
      <w:jc w:val="center"/>
    </w:pPr>
    <w:rPr>
      <w:bCs/>
      <w:szCs w:val="20"/>
      <w:lang w:eastAsia="de-AT"/>
    </w:rPr>
  </w:style>
  <w:style w:type="paragraph" w:customStyle="1" w:styleId="frametext">
    <w:name w:val=":frame:text"/>
    <w:basedOn w:val="Normal"/>
    <w:autoRedefine/>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ANNEXE">
    <w:name w:val="ANNEXE"/>
    <w:basedOn w:val="Normal"/>
    <w:autoRedefine/>
    <w:pPr>
      <w:pageBreakBefore/>
      <w:numPr>
        <w:numId w:val="20"/>
      </w:numPr>
      <w:spacing w:before="120" w:after="120" w:line="240" w:lineRule="auto"/>
      <w:jc w:val="center"/>
    </w:pPr>
    <w:rPr>
      <w:rFonts w:eastAsia="Times New Roman" w:cs="Times New Roman"/>
      <w:b/>
      <w:caps/>
      <w:color w:val="auto"/>
      <w:kern w:val="0"/>
      <w:sz w:val="22"/>
      <w:lang w:val="en-US" w:eastAsia="fr-FR"/>
    </w:rPr>
  </w:style>
  <w:style w:type="character" w:customStyle="1" w:styleId="commenttext0">
    <w:name w:val="commenttext"/>
    <w:basedOn w:val="DefaultParagraphFont"/>
  </w:style>
  <w:style w:type="character" w:customStyle="1" w:styleId="CaptionChar">
    <w:name w:val="Caption Char"/>
    <w:aliases w:val="Char Char Char"/>
    <w:basedOn w:val="ParagraphChar"/>
    <w:link w:val="Caption"/>
    <w:rPr>
      <w:rFonts w:ascii="Arial Bold" w:eastAsia="Times New Roman" w:hAnsi="Arial Bold" w:cs="Arial"/>
      <w:b/>
      <w:bCs/>
      <w:iCs w:val="0"/>
      <w:kern w:val="20"/>
      <w:sz w:val="22"/>
      <w:szCs w:val="22"/>
      <w:lang w:val="en-CA" w:eastAsia="en-US"/>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ui-provider">
    <w:name w:val="ui-provider"/>
    <w:basedOn w:val="DefaultParagraphFont"/>
  </w:style>
  <w:style w:type="paragraph" w:styleId="Revision">
    <w:name w:val="Revision"/>
    <w:hidden/>
    <w:uiPriority w:val="99"/>
    <w:semiHidden/>
    <w:rPr>
      <w:rFonts w:ascii="Arial" w:hAnsi="Arial"/>
      <w:color w:val="000000"/>
      <w:kern w:val="20"/>
      <w:lang w:val="en-CA" w:eastAsia="en-US"/>
    </w:rPr>
  </w:style>
  <w:style w:type="paragraph" w:customStyle="1" w:styleId="Aide">
    <w:name w:val="Aide"/>
    <w:basedOn w:val="enum2"/>
    <w:autoRedefine/>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pPr>
      <w:tabs>
        <w:tab w:val="clear" w:pos="567"/>
      </w:tabs>
      <w:spacing w:before="0"/>
      <w:jc w:val="left"/>
    </w:pPr>
    <w:rPr>
      <w:vanish w:val="0"/>
    </w:rPr>
  </w:style>
  <w:style w:type="character" w:customStyle="1" w:styleId="Emphasis1">
    <w:name w:val="Emphasis1"/>
    <w:basedOn w:val="DefaultParagraphFont"/>
    <w:rPr>
      <w:rFonts w:ascii="Arial" w:hAnsi="Arial"/>
      <w:b/>
      <w:dstrike w:val="0"/>
      <w:color w:val="auto"/>
      <w:sz w:val="20"/>
      <w:vertAlign w:val="baseline"/>
      <w:lang w:val="en-US"/>
    </w:rPr>
  </w:style>
  <w:style w:type="paragraph" w:customStyle="1" w:styleId="enum1">
    <w:name w:val="enum1"/>
    <w:basedOn w:val="Normal"/>
    <w:autoRedefine/>
    <w:pPr>
      <w:tabs>
        <w:tab w:val="left" w:pos="284"/>
      </w:tabs>
      <w:spacing w:before="240" w:after="0" w:line="240" w:lineRule="auto"/>
    </w:pPr>
    <w:rPr>
      <w:rFonts w:eastAsia="Times New Roman" w:cs="Times New Roman"/>
      <w:color w:val="auto"/>
      <w:kern w:val="0"/>
      <w:position w:val="6"/>
      <w:lang w:val="en-US" w:eastAsia="fr-FR"/>
    </w:rPr>
  </w:style>
  <w:style w:type="paragraph" w:customStyle="1" w:styleId="enum1continue">
    <w:name w:val="enum1 : continue"/>
    <w:basedOn w:val="Normal"/>
    <w:autoRedefine/>
    <w:pPr>
      <w:tabs>
        <w:tab w:val="left" w:pos="284"/>
      </w:tabs>
      <w:spacing w:before="240" w:after="0" w:line="240" w:lineRule="auto"/>
      <w:ind w:left="284"/>
    </w:pPr>
    <w:rPr>
      <w:rFonts w:eastAsia="Times New Roman" w:cs="Times New Roman"/>
      <w:color w:val="auto"/>
      <w:kern w:val="0"/>
      <w:lang w:val="en-US" w:eastAsia="fr-FR"/>
    </w:rPr>
  </w:style>
  <w:style w:type="paragraph" w:customStyle="1" w:styleId="enum2">
    <w:name w:val="enum2"/>
    <w:basedOn w:val="Normal"/>
    <w:autoRedefine/>
    <w:pPr>
      <w:numPr>
        <w:numId w:val="26"/>
      </w:numPr>
      <w:tabs>
        <w:tab w:val="left" w:pos="567"/>
      </w:tabs>
      <w:spacing w:before="240" w:after="0" w:line="240" w:lineRule="auto"/>
    </w:pPr>
    <w:rPr>
      <w:rFonts w:eastAsia="Times New Roman" w:cs="Times New Roman"/>
      <w:color w:val="auto"/>
      <w:kern w:val="0"/>
      <w:lang w:val="en-US" w:eastAsia="fr-FR"/>
    </w:rPr>
  </w:style>
  <w:style w:type="paragraph" w:customStyle="1" w:styleId="enum2continue">
    <w:name w:val="enum2 : continue"/>
    <w:basedOn w:val="Normal"/>
    <w:autoRedefine/>
    <w:pPr>
      <w:numPr>
        <w:numId w:val="30"/>
      </w:numPr>
      <w:tabs>
        <w:tab w:val="left" w:pos="567"/>
      </w:tabs>
      <w:spacing w:before="240" w:after="0" w:line="240" w:lineRule="auto"/>
    </w:pPr>
    <w:rPr>
      <w:rFonts w:eastAsia="Times New Roman" w:cs="Times New Roman"/>
      <w:color w:val="auto"/>
      <w:kern w:val="0"/>
      <w:lang w:val="en-US" w:eastAsia="fr-FR"/>
    </w:rPr>
  </w:style>
  <w:style w:type="paragraph" w:customStyle="1" w:styleId="enum3">
    <w:name w:val="enum3"/>
    <w:basedOn w:val="Normal"/>
    <w:autoRedefine/>
    <w:pPr>
      <w:keepLines/>
      <w:tabs>
        <w:tab w:val="left" w:pos="851"/>
      </w:tabs>
      <w:spacing w:before="240" w:after="0" w:line="240" w:lineRule="auto"/>
    </w:pPr>
    <w:rPr>
      <w:rFonts w:eastAsia="Times New Roman" w:cs="Times New Roman"/>
      <w:color w:val="auto"/>
      <w:kern w:val="0"/>
      <w:lang w:val="en-US" w:eastAsia="fr-FR"/>
    </w:rPr>
  </w:style>
  <w:style w:type="paragraph" w:customStyle="1" w:styleId="enum3continue">
    <w:name w:val="enum3 : continue"/>
    <w:basedOn w:val="Normal"/>
    <w:autoRedefine/>
    <w:pPr>
      <w:numPr>
        <w:numId w:val="31"/>
      </w:numPr>
      <w:tabs>
        <w:tab w:val="left" w:pos="851"/>
      </w:tabs>
      <w:spacing w:before="240" w:after="0" w:line="240" w:lineRule="auto"/>
    </w:pPr>
    <w:rPr>
      <w:rFonts w:eastAsia="Times New Roman" w:cs="Times New Roman"/>
      <w:color w:val="auto"/>
      <w:kern w:val="0"/>
      <w:lang w:val="en-US" w:eastAsia="fr-FR"/>
    </w:rPr>
  </w:style>
  <w:style w:type="paragraph" w:customStyle="1" w:styleId="enum4">
    <w:name w:val="enum4"/>
    <w:basedOn w:val="Normal"/>
    <w:autoRedefine/>
    <w:pPr>
      <w:tabs>
        <w:tab w:val="left" w:pos="1134"/>
      </w:tabs>
      <w:spacing w:before="240" w:after="0" w:line="240" w:lineRule="auto"/>
    </w:pPr>
    <w:rPr>
      <w:rFonts w:eastAsia="Times New Roman" w:cs="Times New Roman"/>
      <w:color w:val="auto"/>
      <w:kern w:val="0"/>
      <w:lang w:val="en-US" w:eastAsia="fr-FR"/>
    </w:rPr>
  </w:style>
  <w:style w:type="paragraph" w:customStyle="1" w:styleId="enum4continue">
    <w:name w:val="enum4 : continue"/>
    <w:basedOn w:val="Normal"/>
    <w:autoRedefine/>
    <w:pPr>
      <w:tabs>
        <w:tab w:val="left" w:pos="1134"/>
      </w:tabs>
      <w:spacing w:before="240" w:after="0" w:line="240" w:lineRule="auto"/>
      <w:ind w:left="1134"/>
    </w:pPr>
    <w:rPr>
      <w:rFonts w:eastAsia="Times New Roman" w:cs="Times New Roman"/>
      <w:color w:val="auto"/>
      <w:kern w:val="0"/>
      <w:lang w:val="en-US" w:eastAsia="fr-FR"/>
    </w:rPr>
  </w:style>
  <w:style w:type="paragraph" w:customStyle="1" w:styleId="list1">
    <w:name w:val="list1"/>
    <w:basedOn w:val="Normal"/>
    <w:autoRedefine/>
    <w:pPr>
      <w:spacing w:before="360" w:after="120" w:line="280" w:lineRule="exact"/>
    </w:pPr>
    <w:rPr>
      <w:rFonts w:eastAsia="Times New Roman" w:cs="Times New Roman"/>
      <w:color w:val="auto"/>
      <w:kern w:val="0"/>
      <w:lang w:val="en-US" w:eastAsia="fr-FR"/>
    </w:rPr>
  </w:style>
  <w:style w:type="paragraph" w:customStyle="1" w:styleId="list1continue">
    <w:name w:val="list1 : continue"/>
    <w:basedOn w:val="Normal"/>
    <w:autoRedefine/>
    <w:pPr>
      <w:tabs>
        <w:tab w:val="num" w:pos="851"/>
      </w:tabs>
      <w:spacing w:before="240" w:after="0" w:line="240" w:lineRule="auto"/>
      <w:ind w:left="851" w:hanging="567"/>
    </w:pPr>
    <w:rPr>
      <w:rFonts w:eastAsia="Times New Roman" w:cs="Times New Roman"/>
      <w:color w:val="auto"/>
      <w:kern w:val="0"/>
      <w:lang w:val="en-US" w:eastAsia="fr-FR"/>
    </w:rPr>
  </w:style>
  <w:style w:type="paragraph" w:customStyle="1" w:styleId="list20">
    <w:name w:val="list2"/>
    <w:basedOn w:val="Normal"/>
    <w:autoRedefine/>
    <w:pPr>
      <w:widowControl w:val="0"/>
      <w:spacing w:before="240" w:after="120" w:line="280" w:lineRule="exact"/>
    </w:pPr>
    <w:rPr>
      <w:rFonts w:eastAsia="Times New Roman" w:cs="Times New Roman"/>
      <w:color w:val="auto"/>
      <w:kern w:val="0"/>
      <w:lang w:val="en-US" w:eastAsia="fr-FR"/>
    </w:rPr>
  </w:style>
  <w:style w:type="paragraph" w:customStyle="1" w:styleId="list2continue">
    <w:name w:val="list2 : continue"/>
    <w:basedOn w:val="Normal"/>
    <w:autoRedefine/>
    <w:pPr>
      <w:numPr>
        <w:numId w:val="34"/>
      </w:numPr>
      <w:spacing w:before="240" w:after="0" w:line="240" w:lineRule="auto"/>
    </w:pPr>
    <w:rPr>
      <w:rFonts w:eastAsia="Times New Roman" w:cs="Times New Roman"/>
      <w:color w:val="auto"/>
      <w:kern w:val="0"/>
      <w:lang w:val="en-US" w:eastAsia="fr-FR"/>
    </w:rPr>
  </w:style>
  <w:style w:type="paragraph" w:customStyle="1" w:styleId="list30">
    <w:name w:val="list3"/>
    <w:autoRedefine/>
    <w:pPr>
      <w:widowControl w:val="0"/>
      <w:spacing w:before="120"/>
      <w:jc w:val="both"/>
    </w:pPr>
    <w:rPr>
      <w:rFonts w:ascii="Arial" w:eastAsia="Times New Roman" w:hAnsi="Arial" w:cs="Times New Roman"/>
      <w:lang w:val="en-US"/>
    </w:rPr>
  </w:style>
  <w:style w:type="paragraph" w:customStyle="1" w:styleId="list3continue">
    <w:name w:val="list3 : continue"/>
    <w:autoRedefine/>
    <w:pPr>
      <w:widowControl w:val="0"/>
      <w:spacing w:before="120"/>
      <w:ind w:left="1134"/>
      <w:jc w:val="both"/>
    </w:pPr>
    <w:rPr>
      <w:rFonts w:ascii="Arial" w:eastAsia="Times New Roman" w:hAnsi="Arial" w:cs="Times New Roman"/>
      <w:lang w:val="en-US"/>
    </w:rPr>
  </w:style>
  <w:style w:type="paragraph" w:customStyle="1" w:styleId="Mention1">
    <w:name w:val="Mention1"/>
    <w:basedOn w:val="Normal"/>
    <w:next w:val="Normal"/>
    <w:autoRedefine/>
    <w:pPr>
      <w:spacing w:before="180" w:after="0" w:line="240" w:lineRule="auto"/>
    </w:pPr>
    <w:rPr>
      <w:rFonts w:eastAsia="Times New Roman" w:cs="Times New Roman"/>
      <w:color w:val="auto"/>
      <w:kern w:val="0"/>
      <w:lang w:val="en-US" w:eastAsia="fr-FR"/>
    </w:rPr>
  </w:style>
  <w:style w:type="paragraph" w:customStyle="1" w:styleId="Mentionpieddepage">
    <w:name w:val="Mention pied de page"/>
    <w:basedOn w:val="Normal"/>
    <w:autoRedefine/>
    <w:pPr>
      <w:spacing w:before="0" w:after="0" w:line="240" w:lineRule="auto"/>
      <w:jc w:val="center"/>
    </w:pPr>
    <w:rPr>
      <w:rFonts w:eastAsia="Times New Roman" w:cs="Times New Roman"/>
      <w:color w:val="36707E"/>
      <w:kern w:val="0"/>
      <w:sz w:val="12"/>
      <w:szCs w:val="24"/>
      <w:lang w:val="en-US" w:eastAsia="fr-FR"/>
    </w:rPr>
  </w:style>
  <w:style w:type="paragraph" w:customStyle="1" w:styleId="Aideproprit">
    <w:name w:val="Aide &quot;propriété&quot;"/>
    <w:basedOn w:val="AideListenumrot"/>
    <w:autoRedefine/>
    <w:pPr>
      <w:numPr>
        <w:numId w:val="27"/>
      </w:numPr>
    </w:pPr>
    <w:rPr>
      <w:i/>
      <w:sz w:val="16"/>
    </w:rPr>
  </w:style>
  <w:style w:type="paragraph" w:customStyle="1" w:styleId="AideListepuce">
    <w:name w:val="Aide Liste à puce"/>
    <w:basedOn w:val="Aide"/>
    <w:autoRedefine/>
  </w:style>
  <w:style w:type="paragraph" w:customStyle="1" w:styleId="AideTitre">
    <w:name w:val="Aide Titre"/>
    <w:basedOn w:val="Aide"/>
    <w:autoRedefine/>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pPr>
      <w:keepLines w:val="0"/>
      <w:numPr>
        <w:numId w:val="36"/>
      </w:numPr>
      <w:tabs>
        <w:tab w:val="clear" w:pos="1080"/>
      </w:tabs>
      <w:spacing w:after="60" w:line="240" w:lineRule="auto"/>
      <w:jc w:val="center"/>
    </w:pPr>
    <w:rPr>
      <w:caps/>
      <w:sz w:val="20"/>
      <w:lang w:val="en-US"/>
    </w:rPr>
  </w:style>
  <w:style w:type="paragraph" w:customStyle="1" w:styleId="CoverDesc">
    <w:name w:val=":Cover:Desc"/>
    <w:basedOn w:val="Paragraph"/>
    <w:autoRedefine/>
    <w:pPr>
      <w:keepNext/>
      <w:keepLines/>
      <w:spacing w:before="0" w:after="0"/>
      <w:jc w:val="left"/>
    </w:pPr>
    <w:rPr>
      <w:szCs w:val="20"/>
    </w:rPr>
  </w:style>
  <w:style w:type="paragraph" w:customStyle="1" w:styleId="CoverHeader">
    <w:name w:val=":Cover:Header"/>
    <w:basedOn w:val="Paragraph"/>
    <w:autoRedefine/>
    <w:qFormat/>
    <w:pPr>
      <w:spacing w:before="1080" w:after="120"/>
      <w:jc w:val="center"/>
    </w:pPr>
    <w:rPr>
      <w:caps/>
      <w:sz w:val="48"/>
      <w:szCs w:val="48"/>
    </w:rPr>
  </w:style>
  <w:style w:type="paragraph" w:customStyle="1" w:styleId="FooterField">
    <w:name w:val=":Footer:Field"/>
    <w:basedOn w:val="Normal"/>
    <w:autoRedefine/>
    <w:pPr>
      <w:spacing w:before="0" w:after="0" w:line="240" w:lineRule="auto"/>
      <w:jc w:val="center"/>
    </w:pPr>
    <w:rPr>
      <w:rFonts w:eastAsia="Times New Roman" w:cs="Times New Roman"/>
      <w:color w:val="auto"/>
      <w:kern w:val="0"/>
      <w:sz w:val="22"/>
      <w:szCs w:val="22"/>
      <w:lang w:val="en-US" w:eastAsia="de-DE"/>
    </w:rPr>
  </w:style>
  <w:style w:type="paragraph" w:customStyle="1" w:styleId="CoverDocType">
    <w:name w:val=":Cover:DocType"/>
    <w:basedOn w:val="Normal"/>
    <w:autoRedefine/>
    <w:pPr>
      <w:spacing w:before="60" w:after="60" w:line="240" w:lineRule="auto"/>
      <w:jc w:val="center"/>
    </w:pPr>
    <w:rPr>
      <w:rFonts w:eastAsia="Times New Roman" w:cs="Times New Roman"/>
      <w:color w:val="auto"/>
      <w:kern w:val="0"/>
      <w:lang w:val="en-US" w:eastAsia="de-DE"/>
    </w:rPr>
  </w:style>
  <w:style w:type="paragraph" w:customStyle="1" w:styleId="CoverTitle1">
    <w:name w:val=":Cover:Title1"/>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Title2">
    <w:name w:val=":Cover:Title2"/>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Title3">
    <w:name w:val=":Cover:Title3"/>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Class1">
    <w:name w:val=":Cover:Class1"/>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Class2">
    <w:name w:val=":Cover:Class2"/>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Class3">
    <w:name w:val=":Cover:Class3"/>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ANV">
    <w:name w:val=":Cover:ANV"/>
    <w:basedOn w:val="CoverTRN"/>
    <w:autoRedefine/>
    <w:pPr>
      <w:framePr w:wrap="around"/>
    </w:pPr>
  </w:style>
  <w:style w:type="paragraph" w:customStyle="1" w:styleId="CoverConfidentiality">
    <w:name w:val=":Cover:Confidentiality"/>
    <w:basedOn w:val="Normal"/>
    <w:autoRedefine/>
    <w:pPr>
      <w:spacing w:before="60" w:after="60" w:line="240" w:lineRule="auto"/>
      <w:jc w:val="center"/>
    </w:pPr>
    <w:rPr>
      <w:rFonts w:eastAsia="Times New Roman" w:cs="Times New Roman"/>
      <w:caps/>
      <w:color w:val="auto"/>
      <w:kern w:val="0"/>
      <w:sz w:val="22"/>
      <w:szCs w:val="22"/>
      <w:lang w:val="en-US" w:eastAsia="de-DE"/>
    </w:rPr>
  </w:style>
  <w:style w:type="paragraph" w:customStyle="1" w:styleId="CoverSNEdition">
    <w:name w:val=":Cover:SNEdition"/>
    <w:basedOn w:val="Normal"/>
    <w:autoRedefine/>
    <w:qFormat/>
    <w:pPr>
      <w:framePr w:hSpace="180" w:wrap="around" w:vAnchor="text" w:hAnchor="margin" w:y="792"/>
      <w:spacing w:before="0" w:after="0" w:line="360" w:lineRule="auto"/>
      <w:jc w:val="center"/>
    </w:pPr>
    <w:rPr>
      <w:rFonts w:eastAsia="Calibri" w:cs="Times New Roman"/>
      <w:color w:val="auto"/>
      <w:kern w:val="0"/>
      <w:szCs w:val="28"/>
      <w:lang w:val="en-US" w:eastAsia="de-DE"/>
    </w:rPr>
  </w:style>
  <w:style w:type="paragraph" w:customStyle="1" w:styleId="CoverSpecial">
    <w:name w:val=":Cover:Special"/>
    <w:basedOn w:val="Normal"/>
    <w:autoRedefine/>
    <w:pPr>
      <w:spacing w:before="60" w:after="60" w:line="240" w:lineRule="auto"/>
      <w:jc w:val="center"/>
    </w:pPr>
    <w:rPr>
      <w:rFonts w:eastAsia="Times New Roman" w:cs="Times New Roman"/>
      <w:color w:val="auto"/>
      <w:kern w:val="0"/>
      <w:sz w:val="22"/>
      <w:szCs w:val="22"/>
      <w:lang w:val="en-US" w:eastAsia="de-DE"/>
    </w:rPr>
  </w:style>
  <w:style w:type="paragraph" w:customStyle="1" w:styleId="CoverProposalNr">
    <w:name w:val=":Cover:ProposalNr"/>
    <w:basedOn w:val="Normal"/>
    <w:autoRedefine/>
    <w:pPr>
      <w:framePr w:hSpace="180" w:wrap="around" w:vAnchor="text" w:hAnchor="margin" w:y="1029"/>
      <w:spacing w:before="0" w:after="0" w:line="240" w:lineRule="auto"/>
      <w:jc w:val="left"/>
    </w:pPr>
    <w:rPr>
      <w:rFonts w:eastAsia="Times New Roman" w:cs="Times New Roman"/>
      <w:color w:val="auto"/>
      <w:kern w:val="0"/>
      <w:szCs w:val="22"/>
      <w:lang w:val="en-US" w:eastAsia="de-DE"/>
    </w:rPr>
  </w:style>
  <w:style w:type="paragraph" w:customStyle="1" w:styleId="CoverLocalId">
    <w:name w:val=":Cover:LocalId"/>
    <w:basedOn w:val="CoverSpecial"/>
    <w:autoRedefine/>
  </w:style>
  <w:style w:type="paragraph" w:customStyle="1" w:styleId="DocHistory">
    <w:name w:val=":DocHistory"/>
    <w:basedOn w:val="Normal"/>
    <w:autoRedefine/>
    <w:pPr>
      <w:spacing w:before="0" w:after="0" w:line="240" w:lineRule="auto"/>
      <w:jc w:val="center"/>
    </w:pPr>
    <w:rPr>
      <w:rFonts w:eastAsia="Times New Roman" w:cs="Times New Roman"/>
      <w:color w:val="auto"/>
      <w:kern w:val="0"/>
      <w:sz w:val="22"/>
      <w:szCs w:val="22"/>
      <w:lang w:val="en-US" w:eastAsia="de-DE"/>
    </w:rPr>
  </w:style>
  <w:style w:type="paragraph" w:customStyle="1" w:styleId="DocHistoryED">
    <w:name w:val=":DocHistory:ED"/>
    <w:basedOn w:val="DocHistory"/>
    <w:autoRedefine/>
    <w:pPr>
      <w:spacing w:before="60" w:after="60"/>
    </w:pPr>
  </w:style>
  <w:style w:type="paragraph" w:customStyle="1" w:styleId="DocHistoryApprAuth">
    <w:name w:val=":DocHistory:ApprAuth"/>
    <w:basedOn w:val="DocHistory"/>
    <w:autoRedefine/>
    <w:pPr>
      <w:spacing w:before="60" w:after="60"/>
    </w:pPr>
  </w:style>
  <w:style w:type="paragraph" w:customStyle="1" w:styleId="DocHistoryDate">
    <w:name w:val=":DocHistory:Date"/>
    <w:basedOn w:val="DocHistory"/>
    <w:autoRedefine/>
    <w:pPr>
      <w:spacing w:before="60" w:after="60"/>
    </w:pPr>
  </w:style>
  <w:style w:type="paragraph" w:customStyle="1" w:styleId="DocHistoryOriginator">
    <w:name w:val=":DocHistory:Originator"/>
    <w:basedOn w:val="DocHistory"/>
    <w:autoRedefine/>
    <w:pPr>
      <w:spacing w:before="60" w:after="60"/>
    </w:pPr>
  </w:style>
  <w:style w:type="paragraph" w:customStyle="1" w:styleId="DocHistoryChangeNote">
    <w:name w:val=":DocHistory:ChangeNote"/>
    <w:basedOn w:val="DocHistory"/>
    <w:autoRedefine/>
    <w:pPr>
      <w:spacing w:before="60" w:after="60"/>
      <w:ind w:left="72" w:right="71"/>
      <w:jc w:val="left"/>
    </w:pPr>
  </w:style>
  <w:style w:type="paragraph" w:customStyle="1" w:styleId="Contents">
    <w:name w:val=":Contents"/>
    <w:basedOn w:val="Paragraph"/>
    <w:autoRedefine/>
    <w:pPr>
      <w:pageBreakBefore/>
      <w:spacing w:before="240" w:after="240"/>
    </w:pPr>
    <w:rPr>
      <w:b/>
      <w:bCs/>
      <w:sz w:val="24"/>
      <w:szCs w:val="24"/>
    </w:rPr>
  </w:style>
  <w:style w:type="paragraph" w:customStyle="1" w:styleId="1texte-text">
    <w:name w:val="&gt;1: texte-text"/>
    <w:basedOn w:val="Default"/>
    <w:next w:val="Default"/>
    <w:autoRedefine/>
    <w:uiPriority w:val="99"/>
    <w:rPr>
      <w:rFonts w:ascii="Arial" w:hAnsi="Arial" w:cs="Arial"/>
      <w:color w:val="FF0000"/>
      <w:lang w:eastAsia="en-US"/>
    </w:rPr>
  </w:style>
  <w:style w:type="paragraph" w:customStyle="1" w:styleId="Para1">
    <w:name w:val="Para1"/>
    <w:basedOn w:val="Default"/>
    <w:next w:val="Default"/>
    <w:autoRedefine/>
    <w:uiPriority w:val="99"/>
    <w:rPr>
      <w:rFonts w:ascii="Arial" w:hAnsi="Arial" w:cs="Arial"/>
      <w:color w:val="auto"/>
      <w:lang w:eastAsia="en-US"/>
    </w:rPr>
  </w:style>
  <w:style w:type="character" w:customStyle="1" w:styleId="APIcommand">
    <w:name w:val="API command"/>
    <w:basedOn w:val="DefaultParagraphFont"/>
    <w:uiPriority w:val="99"/>
    <w:rPr>
      <w:rFonts w:ascii="Arial" w:hAnsi="Arial" w:cs="Arial"/>
      <w:vanish/>
      <w:color w:val="0000FF"/>
      <w:sz w:val="20"/>
      <w:szCs w:val="20"/>
      <w:lang w:val="en-US"/>
    </w:rPr>
  </w:style>
  <w:style w:type="paragraph" w:customStyle="1" w:styleId="StyleCoverClass111pt">
    <w:name w:val="Style :Cover:Class1 + 11 pt"/>
    <w:basedOn w:val="CoverClass1"/>
    <w:autoRedefine/>
    <w:rPr>
      <w:sz w:val="22"/>
    </w:rPr>
  </w:style>
  <w:style w:type="table" w:customStyle="1" w:styleId="LightList-Accent31">
    <w:name w:val="Light List - Accent 31"/>
    <w:basedOn w:val="TableNormal"/>
    <w:next w:val="LightList-Accent3"/>
    <w:uiPriority w:val="61"/>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1">
    <w:name w:val="Table 3D effects 11"/>
    <w:basedOn w:val="TableNormal"/>
    <w:next w:val="Table3Deffects1"/>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company">
    <w:name w:val=":company"/>
    <w:basedOn w:val="BaseFormat"/>
    <w:autoRedefine/>
    <w:pPr>
      <w:jc w:val="center"/>
    </w:pPr>
    <w:rPr>
      <w:sz w:val="22"/>
      <w:lang w:val="en-US"/>
    </w:rPr>
  </w:style>
  <w:style w:type="paragraph" w:customStyle="1" w:styleId="copyrighten">
    <w:name w:val=":copyright:en"/>
    <w:basedOn w:val="Paragraph"/>
    <w:autoRedefine/>
    <w:pPr>
      <w:widowControl w:val="0"/>
      <w:spacing w:before="0" w:after="0"/>
      <w:jc w:val="center"/>
    </w:pPr>
    <w:rPr>
      <w:szCs w:val="20"/>
    </w:rPr>
  </w:style>
  <w:style w:type="paragraph" w:customStyle="1" w:styleId="copyrightholder">
    <w:name w:val=":copyright:holder"/>
    <w:basedOn w:val="Paragraph"/>
    <w:autoRedefine/>
    <w:pPr>
      <w:widowControl w:val="0"/>
      <w:spacing w:before="0" w:after="0"/>
      <w:jc w:val="center"/>
    </w:pPr>
    <w:rPr>
      <w:szCs w:val="20"/>
    </w:rPr>
  </w:style>
  <w:style w:type="paragraph" w:customStyle="1" w:styleId="copyrightlocal">
    <w:name w:val=":copyright:local"/>
    <w:basedOn w:val="BaseFormat"/>
    <w:autoRedefine/>
    <w:pPr>
      <w:widowControl w:val="0"/>
      <w:jc w:val="center"/>
    </w:pPr>
    <w:rPr>
      <w:sz w:val="22"/>
      <w:lang w:val="en-US"/>
    </w:rPr>
  </w:style>
  <w:style w:type="paragraph" w:customStyle="1" w:styleId="CoverFields">
    <w:name w:val=":Cover:Fields"/>
    <w:basedOn w:val="Paragraph"/>
    <w:autoRedefine/>
    <w:pPr>
      <w:spacing w:before="0" w:after="0"/>
      <w:jc w:val="center"/>
    </w:pPr>
    <w:rPr>
      <w:szCs w:val="20"/>
    </w:rPr>
  </w:style>
  <w:style w:type="paragraph" w:customStyle="1" w:styleId="CoverClass4">
    <w:name w:val=":Cover:Class4"/>
    <w:basedOn w:val="CoverFields"/>
    <w:autoRedefine/>
    <w:rPr>
      <w:szCs w:val="28"/>
    </w:rPr>
  </w:style>
  <w:style w:type="paragraph" w:customStyle="1" w:styleId="CoverStatusNr">
    <w:name w:val=":Cover:StatusNr"/>
    <w:basedOn w:val="CoverFields"/>
    <w:autoRedefine/>
    <w:qFormat/>
    <w:rPr>
      <w:sz w:val="28"/>
      <w:szCs w:val="28"/>
    </w:rPr>
  </w:style>
  <w:style w:type="paragraph" w:customStyle="1" w:styleId="DocInfoNames">
    <w:name w:val=":Doc:Info:Names"/>
    <w:basedOn w:val="BaseFormat"/>
    <w:autoRedefine/>
    <w:pPr>
      <w:spacing w:before="120"/>
      <w:ind w:right="113"/>
      <w:jc w:val="right"/>
    </w:pPr>
    <w:rPr>
      <w:i/>
      <w:iCs/>
      <w:sz w:val="22"/>
      <w:lang w:val="en-US"/>
    </w:rPr>
  </w:style>
  <w:style w:type="paragraph" w:customStyle="1" w:styleId="DocInfoValues">
    <w:name w:val=":Doc:Info:Values"/>
    <w:basedOn w:val="DocInfoNames"/>
    <w:autoRedefine/>
    <w:pPr>
      <w:jc w:val="left"/>
    </w:pPr>
  </w:style>
  <w:style w:type="paragraph" w:customStyle="1" w:styleId="FooterFieldStatus">
    <w:name w:val=":Footer:Field:Status"/>
    <w:basedOn w:val="FooterField"/>
    <w:autoRedefine/>
    <w:pPr>
      <w:ind w:left="170"/>
      <w:jc w:val="left"/>
    </w:pPr>
  </w:style>
  <w:style w:type="paragraph" w:customStyle="1" w:styleId="Legal">
    <w:name w:val=":Legal"/>
    <w:basedOn w:val="BaseFormat"/>
    <w:autoRedefine/>
    <w:pPr>
      <w:spacing w:after="120"/>
      <w:jc w:val="center"/>
    </w:pPr>
    <w:rPr>
      <w:sz w:val="22"/>
      <w:lang w:val="en-US"/>
    </w:rPr>
  </w:style>
  <w:style w:type="paragraph" w:customStyle="1" w:styleId="Tables">
    <w:name w:val=":Tables"/>
    <w:basedOn w:val="Contents"/>
    <w:autoRedefine/>
    <w:pPr>
      <w:pageBreakBefore w:val="0"/>
    </w:pPr>
  </w:style>
  <w:style w:type="paragraph" w:customStyle="1" w:styleId="templateANV">
    <w:name w:val=":template:ANV"/>
    <w:basedOn w:val="BaseFormat"/>
    <w:autoRedefine/>
    <w:pPr>
      <w:widowControl w:val="0"/>
      <w:jc w:val="center"/>
    </w:pPr>
    <w:rPr>
      <w:sz w:val="22"/>
      <w:lang w:val="en-US"/>
    </w:rPr>
  </w:style>
  <w:style w:type="paragraph" w:customStyle="1" w:styleId="TitlePageConfidential">
    <w:name w:val=":TitlePage:Confidential"/>
    <w:basedOn w:val="Paragraph"/>
    <w:autoRedefine/>
    <w:pPr>
      <w:spacing w:before="0" w:after="0"/>
      <w:jc w:val="center"/>
    </w:pPr>
    <w:rPr>
      <w:b/>
      <w:bCs/>
      <w:i/>
      <w:sz w:val="28"/>
      <w:szCs w:val="28"/>
    </w:rPr>
  </w:style>
  <w:style w:type="paragraph" w:customStyle="1" w:styleId="TitlePageDocType">
    <w:name w:val=":TitlePage:DocType"/>
    <w:basedOn w:val="Paragraph"/>
    <w:autoRedefine/>
    <w:pPr>
      <w:spacing w:before="1200" w:after="120"/>
      <w:jc w:val="center"/>
    </w:pPr>
    <w:rPr>
      <w:b/>
      <w:bCs/>
      <w:smallCaps/>
      <w:sz w:val="36"/>
      <w:szCs w:val="36"/>
    </w:rPr>
  </w:style>
  <w:style w:type="paragraph" w:customStyle="1" w:styleId="1enum1-enum">
    <w:name w:val="&gt;1:enum1 -:enum"/>
    <w:basedOn w:val="1texte-text"/>
    <w:autoRedefine/>
    <w:pPr>
      <w:numPr>
        <w:numId w:val="23"/>
      </w:numPr>
    </w:pPr>
  </w:style>
  <w:style w:type="character" w:customStyle="1" w:styleId="Accentuation1">
    <w:name w:val="Accentuation1"/>
    <w:basedOn w:val="DefaultParagraphFont"/>
    <w:rPr>
      <w:rFonts w:ascii="Arial" w:hAnsi="Arial"/>
      <w:b/>
      <w:dstrike w:val="0"/>
      <w:color w:val="auto"/>
      <w:sz w:val="20"/>
      <w:vertAlign w:val="baseline"/>
      <w:lang w:val="en-US"/>
    </w:rPr>
  </w:style>
  <w:style w:type="paragraph" w:customStyle="1" w:styleId="Annexesautpage">
    <w:name w:val="Annexe saut page"/>
    <w:basedOn w:val="Normal"/>
    <w:next w:val="Normal"/>
    <w:autoRedefine/>
    <w:pPr>
      <w:pageBreakBefore/>
      <w:numPr>
        <w:numId w:val="28"/>
      </w:numPr>
      <w:spacing w:before="4000" w:after="1440" w:line="240" w:lineRule="auto"/>
      <w:jc w:val="center"/>
    </w:pPr>
    <w:rPr>
      <w:rFonts w:eastAsia="Times New Roman" w:cs="Times New Roman"/>
      <w:b/>
      <w:caps/>
      <w:color w:val="auto"/>
      <w:kern w:val="0"/>
      <w:sz w:val="28"/>
      <w:lang w:val="en-US" w:eastAsia="fr-FR"/>
    </w:rPr>
  </w:style>
  <w:style w:type="paragraph" w:customStyle="1" w:styleId="BeschriftungTable">
    <w:name w:val="Beschriftung Table"/>
    <w:basedOn w:val="Caption"/>
    <w:next w:val="Paragraph"/>
    <w:autoRedefine/>
    <w:pPr>
      <w:spacing w:after="120" w:line="240" w:lineRule="auto"/>
    </w:pPr>
    <w:rPr>
      <w:rFonts w:ascii="Arial" w:eastAsia="Times New Roman" w:hAnsi="Arial" w:cs="Times New Roman"/>
      <w:kern w:val="0"/>
      <w:lang w:val="en-US" w:eastAsia="de-DE"/>
    </w:rPr>
  </w:style>
  <w:style w:type="paragraph" w:customStyle="1" w:styleId="DL">
    <w:name w:val="DL"/>
    <w:basedOn w:val="Paragraph"/>
    <w:autoRedefine/>
    <w:pPr>
      <w:spacing w:before="0" w:after="0"/>
      <w:ind w:left="1418" w:hanging="1134"/>
    </w:pPr>
    <w:rPr>
      <w:szCs w:val="20"/>
    </w:rPr>
  </w:style>
  <w:style w:type="paragraph" w:customStyle="1" w:styleId="DocRef">
    <w:name w:val="DocRef"/>
    <w:basedOn w:val="Paragraph"/>
    <w:autoRedefine/>
    <w:pPr>
      <w:spacing w:before="0" w:after="0"/>
      <w:ind w:left="567" w:hanging="567"/>
    </w:pPr>
    <w:rPr>
      <w:szCs w:val="20"/>
    </w:rPr>
  </w:style>
  <w:style w:type="paragraph" w:styleId="EnvelopeAddress">
    <w:name w:val="envelope address"/>
    <w:basedOn w:val="Normal"/>
    <w:autoRedefine/>
    <w:pPr>
      <w:framePr w:w="4320" w:h="2160" w:hRule="exact" w:hSpace="141" w:wrap="auto" w:hAnchor="page" w:xAlign="center" w:yAlign="bottom"/>
      <w:spacing w:before="0" w:after="0" w:line="240" w:lineRule="auto"/>
      <w:ind w:left="1"/>
      <w:jc w:val="left"/>
    </w:pPr>
    <w:rPr>
      <w:rFonts w:eastAsia="Times New Roman" w:cs="Arial"/>
      <w:color w:val="auto"/>
      <w:kern w:val="0"/>
      <w:sz w:val="24"/>
      <w:szCs w:val="24"/>
      <w:lang w:val="en-US" w:eastAsia="de-DE"/>
    </w:rPr>
  </w:style>
  <w:style w:type="paragraph" w:customStyle="1" w:styleId="FreeTitle">
    <w:name w:val="FreeTitle"/>
    <w:basedOn w:val="Paragraph"/>
    <w:next w:val="Normal"/>
    <w:autoRedefine/>
    <w:pPr>
      <w:spacing w:before="0" w:after="0"/>
      <w:ind w:left="1701" w:hanging="1701"/>
    </w:pPr>
    <w:rPr>
      <w:szCs w:val="20"/>
    </w:rPr>
  </w:style>
  <w:style w:type="paragraph" w:customStyle="1" w:styleId="FreeTitleParagraph">
    <w:name w:val="FreeTitleParagraph"/>
    <w:basedOn w:val="FreeTitle"/>
    <w:autoRedefine/>
    <w:pPr>
      <w:ind w:firstLine="0"/>
    </w:pPr>
  </w:style>
  <w:style w:type="paragraph" w:customStyle="1" w:styleId="Guidance">
    <w:name w:val="Guidance"/>
    <w:basedOn w:val="Normal"/>
    <w:next w:val="Normal"/>
    <w:autoRedefine/>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lang w:val="en-US" w:eastAsia="de-DE"/>
    </w:rPr>
  </w:style>
  <w:style w:type="paragraph" w:customStyle="1" w:styleId="GuidanceBullet">
    <w:name w:val="Guidance Bullet"/>
    <w:basedOn w:val="Guidance"/>
    <w:autoRedefine/>
    <w:pPr>
      <w:spacing w:before="0"/>
      <w:ind w:firstLine="0"/>
    </w:pPr>
  </w:style>
  <w:style w:type="character" w:customStyle="1" w:styleId="hps">
    <w:name w:val="hps"/>
    <w:basedOn w:val="DefaultParagraphFont"/>
    <w:rPr>
      <w:lang w:val="en-US"/>
    </w:rPr>
  </w:style>
  <w:style w:type="paragraph" w:customStyle="1" w:styleId="IndexEntries">
    <w:name w:val="IndexEntries"/>
    <w:basedOn w:val="Paragraph"/>
    <w:autoRedefine/>
    <w:pPr>
      <w:spacing w:before="0" w:after="0"/>
    </w:pPr>
    <w:rPr>
      <w:szCs w:val="20"/>
    </w:rPr>
  </w:style>
  <w:style w:type="paragraph" w:customStyle="1" w:styleId="Indications">
    <w:name w:val="Indications"/>
    <w:basedOn w:val="Normal"/>
    <w:next w:val="Normal"/>
    <w:autoRedefine/>
    <w:pPr>
      <w:spacing w:before="0" w:after="0" w:line="240" w:lineRule="auto"/>
    </w:pPr>
    <w:rPr>
      <w:rFonts w:eastAsia="Times New Roman" w:cs="Times New Roman"/>
      <w:i/>
      <w:iCs/>
      <w:color w:val="333399"/>
      <w:kern w:val="0"/>
      <w:szCs w:val="24"/>
      <w:lang w:val="en-US" w:eastAsia="fr-FR"/>
    </w:rPr>
  </w:style>
  <w:style w:type="table" w:customStyle="1" w:styleId="LightGrid1">
    <w:name w:val="Light Grid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
    <w:name w:val="Note"/>
    <w:basedOn w:val="Paragraph"/>
    <w:next w:val="Paragraph"/>
    <w:autoRedefine/>
    <w:pPr>
      <w:numPr>
        <w:numId w:val="35"/>
      </w:numPr>
      <w:spacing w:before="0" w:after="0"/>
    </w:pPr>
    <w:rPr>
      <w:szCs w:val="20"/>
    </w:rPr>
  </w:style>
  <w:style w:type="paragraph" w:customStyle="1" w:styleId="parareq">
    <w:name w:val="para:req"/>
    <w:basedOn w:val="Normal"/>
    <w:autoRedefine/>
    <w:pPr>
      <w:tabs>
        <w:tab w:val="left" w:pos="2552"/>
        <w:tab w:val="decimal" w:pos="9923"/>
        <w:tab w:val="decimal" w:pos="10773"/>
      </w:tabs>
      <w:spacing w:before="0" w:after="0" w:line="278" w:lineRule="auto"/>
      <w:ind w:left="2552" w:hanging="1701"/>
      <w:jc w:val="left"/>
    </w:pPr>
    <w:rPr>
      <w:rFonts w:eastAsia="Times New Roman" w:cs="Times New Roman"/>
      <w:color w:val="auto"/>
      <w:kern w:val="0"/>
      <w:lang w:val="en-US" w:eastAsia="de-DE"/>
    </w:rPr>
  </w:style>
  <w:style w:type="paragraph" w:customStyle="1" w:styleId="parareq-id">
    <w:name w:val="para:req-id"/>
    <w:basedOn w:val="parareq"/>
    <w:next w:val="parareq"/>
    <w:autoRedefine/>
    <w:rPr>
      <w:b/>
      <w:bCs/>
    </w:rPr>
  </w:style>
  <w:style w:type="paragraph" w:customStyle="1" w:styleId="paratriangle">
    <w:name w:val="para_triangle"/>
    <w:basedOn w:val="Normal"/>
    <w:autoRedefine/>
    <w:pPr>
      <w:spacing w:before="0" w:after="0" w:line="240" w:lineRule="auto"/>
    </w:pPr>
    <w:rPr>
      <w:rFonts w:eastAsia="Times New Roman" w:cs="Times New Roman"/>
      <w:color w:val="auto"/>
      <w:kern w:val="0"/>
      <w:sz w:val="22"/>
      <w:szCs w:val="24"/>
      <w:lang w:val="en-US" w:eastAsia="de-DE"/>
    </w:rPr>
  </w:style>
  <w:style w:type="paragraph" w:customStyle="1" w:styleId="StyleGrasCentr">
    <w:name w:val="Style Gras Centré"/>
    <w:basedOn w:val="Normal"/>
    <w:autoRedefine/>
    <w:pPr>
      <w:spacing w:before="0" w:after="0" w:line="240" w:lineRule="auto"/>
      <w:jc w:val="center"/>
    </w:pPr>
    <w:rPr>
      <w:rFonts w:eastAsia="Times New Roman" w:cs="Times New Roman"/>
      <w:b/>
      <w:bCs/>
      <w:color w:val="auto"/>
      <w:kern w:val="0"/>
      <w:lang w:val="en-US" w:eastAsia="fr-FR"/>
    </w:rPr>
  </w:style>
  <w:style w:type="paragraph" w:styleId="Subtitle">
    <w:name w:val="Subtitle"/>
    <w:basedOn w:val="Normal"/>
    <w:next w:val="Normal"/>
    <w:link w:val="SubtitleChar"/>
    <w:autoRedefine/>
    <w:uiPriority w:val="11"/>
    <w:qFormat/>
    <w:pPr>
      <w:spacing w:before="0" w:after="60" w:line="240" w:lineRule="auto"/>
      <w:jc w:val="center"/>
      <w:outlineLvl w:val="1"/>
    </w:pPr>
    <w:rPr>
      <w:rFonts w:eastAsia="Times New Roman" w:cs="Times New Roman"/>
      <w:color w:val="auto"/>
      <w:kern w:val="0"/>
      <w:sz w:val="24"/>
      <w:szCs w:val="24"/>
      <w:lang w:val="en-US" w:eastAsia="fr-FR"/>
    </w:rPr>
  </w:style>
  <w:style w:type="character" w:customStyle="1" w:styleId="SubtitleChar">
    <w:name w:val="Subtitle Char"/>
    <w:basedOn w:val="DefaultParagraphFont"/>
    <w:link w:val="Subtitle"/>
    <w:uiPriority w:val="11"/>
    <w:rPr>
      <w:rFonts w:ascii="Arial" w:eastAsia="Times New Roman" w:hAnsi="Arial" w:cs="Times New Roman"/>
      <w:sz w:val="24"/>
      <w:szCs w:val="24"/>
      <w:lang w:val="en-US"/>
    </w:rPr>
  </w:style>
  <w:style w:type="paragraph" w:customStyle="1" w:styleId="Tabellentext">
    <w:name w:val="Tabellentext"/>
    <w:basedOn w:val="Normal"/>
    <w:autoRedefine/>
    <w:pPr>
      <w:spacing w:before="0" w:after="0" w:line="240" w:lineRule="auto"/>
    </w:pPr>
    <w:rPr>
      <w:rFonts w:eastAsia="Times New Roman" w:cs="Arial"/>
      <w:color w:val="auto"/>
      <w:kern w:val="0"/>
      <w:sz w:val="22"/>
      <w:szCs w:val="24"/>
      <w:lang w:val="en-US"/>
    </w:rPr>
  </w:style>
  <w:style w:type="paragraph" w:customStyle="1" w:styleId="Tabellenberschrift">
    <w:name w:val="Tabellenüberschrift"/>
    <w:basedOn w:val="Tabellentext"/>
    <w:autoRedefine/>
    <w:pPr>
      <w:keepNext/>
    </w:pPr>
    <w:rPr>
      <w:b/>
    </w:rPr>
  </w:style>
  <w:style w:type="paragraph" w:customStyle="1" w:styleId="TableHeader">
    <w:name w:val="Table Header"/>
    <w:basedOn w:val="Normal"/>
    <w:autoRedefine/>
    <w:pPr>
      <w:keepNext/>
      <w:spacing w:before="120" w:after="120" w:line="178" w:lineRule="atLeast"/>
      <w:ind w:left="57" w:right="57"/>
      <w:jc w:val="center"/>
    </w:pPr>
    <w:rPr>
      <w:rFonts w:eastAsia="Times New Roman" w:cs="Arial"/>
      <w:b/>
      <w:color w:val="auto"/>
      <w:kern w:val="0"/>
      <w:lang w:val="en-US"/>
    </w:rPr>
  </w:style>
  <w:style w:type="paragraph" w:customStyle="1" w:styleId="TableText0">
    <w:name w:val="Table Text"/>
    <w:basedOn w:val="Normal"/>
    <w:autoRedefine/>
    <w:pPr>
      <w:spacing w:after="40" w:line="180" w:lineRule="atLeast"/>
      <w:jc w:val="left"/>
    </w:pPr>
    <w:rPr>
      <w:rFonts w:eastAsia="Times New Roman" w:cs="Times New Roman"/>
      <w:kern w:val="0"/>
      <w:sz w:val="18"/>
      <w:lang w:val="en-US"/>
    </w:rPr>
  </w:style>
  <w:style w:type="paragraph" w:customStyle="1" w:styleId="Textleftjustified">
    <w:name w:val="Text_left_justified"/>
    <w:basedOn w:val="Normal"/>
    <w:autoRedefine/>
    <w:pPr>
      <w:spacing w:before="120" w:after="120" w:line="240" w:lineRule="auto"/>
      <w:ind w:left="1021"/>
    </w:pPr>
    <w:rPr>
      <w:rFonts w:eastAsia="Times New Roman" w:cs="Times New Roman"/>
      <w:color w:val="auto"/>
      <w:kern w:val="0"/>
      <w:sz w:val="22"/>
      <w:lang w:val="en-US" w:eastAsia="de-DE"/>
    </w:rPr>
  </w:style>
  <w:style w:type="paragraph" w:customStyle="1" w:styleId="Textunordlist1">
    <w:name w:val="Text_unord_list_1"/>
    <w:basedOn w:val="Normal"/>
    <w:autoRedefine/>
    <w:pPr>
      <w:numPr>
        <w:numId w:val="37"/>
      </w:numPr>
      <w:spacing w:before="0" w:after="120" w:line="240" w:lineRule="auto"/>
    </w:pPr>
    <w:rPr>
      <w:rFonts w:eastAsia="Times New Roman" w:cs="Times New Roman"/>
      <w:color w:val="auto"/>
      <w:kern w:val="0"/>
      <w:sz w:val="22"/>
      <w:lang w:val="en-US" w:eastAsia="de-DE"/>
    </w:rPr>
  </w:style>
  <w:style w:type="paragraph" w:customStyle="1" w:styleId="berschrift">
    <w:name w:val="Überschrift"/>
    <w:basedOn w:val="Normal"/>
    <w:next w:val="Textleftjustified"/>
    <w:autoRedefine/>
    <w:pPr>
      <w:keepNext/>
      <w:keepLines/>
      <w:spacing w:before="240" w:after="120" w:line="240" w:lineRule="auto"/>
      <w:ind w:left="1021"/>
      <w:jc w:val="left"/>
    </w:pPr>
    <w:rPr>
      <w:rFonts w:eastAsia="Times New Roman" w:cs="Times New Roman"/>
      <w:b/>
      <w:color w:val="auto"/>
      <w:kern w:val="0"/>
      <w:sz w:val="24"/>
      <w:lang w:val="en-US" w:eastAsia="de-DE"/>
    </w:rPr>
  </w:style>
  <w:style w:type="table" w:customStyle="1" w:styleId="LightGrid-Accent12">
    <w:name w:val="Light Grid - Accent 12"/>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autoRedefine/>
    <w:pPr>
      <w:keepLines/>
      <w:widowControl w:val="0"/>
      <w:spacing w:before="60" w:after="120" w:line="240" w:lineRule="auto"/>
      <w:ind w:left="964" w:right="284" w:hanging="680"/>
      <w:jc w:val="left"/>
    </w:pPr>
    <w:rPr>
      <w:rFonts w:eastAsia="Times New Roman" w:cs="Times New Roman"/>
      <w:color w:val="auto"/>
      <w:kern w:val="0"/>
      <w:sz w:val="22"/>
      <w:lang w:val="en-US" w:eastAsia="de-DE"/>
    </w:rPr>
  </w:style>
  <w:style w:type="paragraph" w:customStyle="1" w:styleId="Tabtext1li">
    <w:name w:val="Tab_text1li"/>
    <w:basedOn w:val="Normal"/>
    <w:autoRedefine/>
    <w:pPr>
      <w:tabs>
        <w:tab w:val="left" w:pos="284"/>
      </w:tabs>
      <w:spacing w:before="60" w:after="60" w:line="240" w:lineRule="auto"/>
      <w:jc w:val="center"/>
    </w:pPr>
    <w:rPr>
      <w:rFonts w:eastAsia="Times New Roman" w:cs="Times New Roman"/>
      <w:color w:val="auto"/>
      <w:kern w:val="0"/>
      <w:sz w:val="18"/>
      <w:lang w:val="en-US" w:eastAsia="fr-FR"/>
    </w:rPr>
  </w:style>
  <w:style w:type="paragraph" w:customStyle="1" w:styleId="TDMsans">
    <w:name w:val="TDM:sans"/>
    <w:basedOn w:val="Normal"/>
    <w:autoRedefine/>
    <w:pPr>
      <w:spacing w:before="480" w:after="120" w:line="240" w:lineRule="auto"/>
      <w:jc w:val="left"/>
    </w:pPr>
    <w:rPr>
      <w:rFonts w:eastAsia="Times New Roman" w:cs="Times New Roman"/>
      <w:color w:val="auto"/>
      <w:kern w:val="0"/>
      <w:sz w:val="22"/>
      <w:lang w:val="en-US"/>
    </w:rPr>
  </w:style>
  <w:style w:type="paragraph" w:customStyle="1" w:styleId="figure0">
    <w:name w:val="&gt;figure"/>
    <w:basedOn w:val="1texte-text"/>
    <w:next w:val="Normal"/>
    <w:autoRedefine/>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paragraph" w:customStyle="1" w:styleId="Xentete">
    <w:name w:val="X:entete"/>
    <w:basedOn w:val="Normal"/>
    <w:autoRedefine/>
    <w:pPr>
      <w:spacing w:before="72" w:after="0" w:line="240" w:lineRule="auto"/>
      <w:jc w:val="center"/>
    </w:pPr>
    <w:rPr>
      <w:rFonts w:eastAsia="Times New Roman" w:cs="Times New Roman"/>
      <w:color w:val="auto"/>
      <w:kern w:val="0"/>
      <w:sz w:val="22"/>
      <w:lang w:val="en-US"/>
    </w:rPr>
  </w:style>
  <w:style w:type="paragraph" w:customStyle="1" w:styleId="Xtitre">
    <w:name w:val="X:titre"/>
    <w:basedOn w:val="Normal"/>
    <w:autoRedefine/>
    <w:pPr>
      <w:spacing w:before="0" w:after="120" w:line="240" w:lineRule="auto"/>
      <w:jc w:val="center"/>
    </w:pPr>
    <w:rPr>
      <w:rFonts w:eastAsia="Times New Roman" w:cs="Arial"/>
      <w:i/>
      <w:iCs/>
      <w:color w:val="FF0000"/>
      <w:kern w:val="0"/>
      <w:lang w:eastAsia="fr-FR"/>
    </w:rPr>
  </w:style>
  <w:style w:type="paragraph" w:customStyle="1" w:styleId="Tabtexte">
    <w:name w:val="Tab texte"/>
    <w:basedOn w:val="Normal"/>
    <w:autoRedefine/>
    <w:pPr>
      <w:tabs>
        <w:tab w:val="left" w:pos="14175"/>
      </w:tabs>
      <w:spacing w:after="40" w:line="240" w:lineRule="auto"/>
      <w:ind w:left="57" w:right="57"/>
      <w:jc w:val="left"/>
    </w:pPr>
    <w:rPr>
      <w:rFonts w:eastAsia="Times New Roman" w:cs="Times New Roman"/>
      <w:color w:val="auto"/>
      <w:kern w:val="0"/>
      <w:sz w:val="18"/>
      <w:lang w:val="en-US" w:eastAsia="fr-FR"/>
    </w:rPr>
  </w:style>
  <w:style w:type="paragraph" w:customStyle="1" w:styleId="ANNEXE2">
    <w:name w:val="ANNEXE2"/>
    <w:basedOn w:val="ANNEXE"/>
    <w:autoRedefine/>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pPr>
      <w:ind w:left="180" w:hanging="180"/>
      <w:outlineLvl w:val="2"/>
    </w:pPr>
  </w:style>
  <w:style w:type="character" w:customStyle="1" w:styleId="st">
    <w:name w:val="st"/>
    <w:basedOn w:val="DefaultParagraphFont"/>
    <w:rPr>
      <w:lang w:val="en-US"/>
    </w:rPr>
  </w:style>
  <w:style w:type="paragraph" w:customStyle="1" w:styleId="CoverTRN">
    <w:name w:val=":Cover:TRN"/>
    <w:basedOn w:val="Normal"/>
    <w:autoRedefine/>
    <w:pPr>
      <w:framePr w:hSpace="180" w:wrap="around" w:vAnchor="text" w:hAnchor="margin" w:y="-48"/>
      <w:spacing w:before="0" w:after="0" w:line="240" w:lineRule="auto"/>
      <w:jc w:val="center"/>
    </w:pPr>
    <w:rPr>
      <w:rFonts w:eastAsia="Times New Roman" w:cs="Arial"/>
      <w:color w:val="auto"/>
      <w:kern w:val="0"/>
      <w:lang w:val="en-US" w:eastAsia="fr-FR"/>
    </w:rPr>
  </w:style>
  <w:style w:type="paragraph" w:customStyle="1" w:styleId="CoverSN">
    <w:name w:val=":Cover:SN"/>
    <w:basedOn w:val="Normal"/>
    <w:autoRedefine/>
    <w:pPr>
      <w:framePr w:hSpace="180" w:wrap="around" w:vAnchor="text" w:hAnchor="margin" w:y="-48"/>
      <w:spacing w:before="0" w:after="0" w:line="240" w:lineRule="auto"/>
      <w:jc w:val="center"/>
    </w:pPr>
    <w:rPr>
      <w:rFonts w:eastAsia="Times New Roman" w:cs="Times New Roman"/>
      <w:color w:val="auto"/>
      <w:kern w:val="0"/>
      <w:lang w:val="en-US" w:eastAsia="fr-FR"/>
    </w:rPr>
  </w:style>
  <w:style w:type="paragraph" w:customStyle="1" w:styleId="CoverDocProcess10pt">
    <w:name w:val=":Cover:DocProcess + 10 pt"/>
    <w:basedOn w:val="Normal"/>
    <w:autoRedefine/>
    <w:pPr>
      <w:framePr w:hSpace="180" w:wrap="around" w:vAnchor="text" w:hAnchor="margin" w:y="1029"/>
      <w:spacing w:before="0" w:after="240" w:line="240" w:lineRule="auto"/>
      <w:jc w:val="center"/>
    </w:pPr>
    <w:rPr>
      <w:rFonts w:eastAsia="Calibri" w:cs="Arial"/>
      <w:color w:val="auto"/>
      <w:kern w:val="0"/>
      <w:lang w:val="en-US"/>
    </w:rPr>
  </w:style>
  <w:style w:type="numbering" w:styleId="ArticleSection">
    <w:name w:val="Outline List 3"/>
    <w:basedOn w:val="NoList"/>
    <w:pPr>
      <w:numPr>
        <w:numId w:val="29"/>
      </w:numPr>
    </w:pPr>
  </w:style>
  <w:style w:type="paragraph" w:styleId="ListNumber3">
    <w:name w:val="List Number 3"/>
    <w:basedOn w:val="Normal"/>
    <w:autoRedefine/>
    <w:pPr>
      <w:numPr>
        <w:numId w:val="32"/>
      </w:numPr>
      <w:spacing w:before="0" w:after="0" w:line="240" w:lineRule="auto"/>
      <w:contextualSpacing/>
      <w:jc w:val="left"/>
    </w:pPr>
    <w:rPr>
      <w:rFonts w:eastAsia="Times New Roman" w:cs="Times New Roman"/>
      <w:color w:val="auto"/>
      <w:kern w:val="0"/>
      <w:lang w:val="en-US" w:eastAsia="fr-FR"/>
    </w:rPr>
  </w:style>
  <w:style w:type="paragraph" w:styleId="ListNumber5">
    <w:name w:val="List Number 5"/>
    <w:basedOn w:val="Normal"/>
    <w:autoRedefine/>
    <w:pPr>
      <w:numPr>
        <w:numId w:val="33"/>
      </w:numPr>
      <w:spacing w:before="0" w:after="0" w:line="240" w:lineRule="auto"/>
      <w:contextualSpacing/>
      <w:jc w:val="left"/>
    </w:pPr>
    <w:rPr>
      <w:rFonts w:eastAsia="Times New Roman" w:cs="Times New Roman"/>
      <w:color w:val="auto"/>
      <w:kern w:val="0"/>
      <w:lang w:val="en-US" w:eastAsia="fr-FR"/>
    </w:rPr>
  </w:style>
  <w:style w:type="paragraph" w:styleId="NoSpacing">
    <w:name w:val="No Spacing"/>
    <w:autoRedefine/>
    <w:uiPriority w:val="1"/>
    <w:qFormat/>
    <w:rPr>
      <w:rFonts w:ascii="Arial" w:eastAsia="Times New Roman" w:hAnsi="Arial" w:cs="Times New Roman"/>
      <w:lang w:val="en-US"/>
    </w:rPr>
  </w:style>
  <w:style w:type="numbering" w:styleId="111111">
    <w:name w:val="Outline List 2"/>
    <w:basedOn w:val="NoList"/>
  </w:style>
  <w:style w:type="numbering" w:styleId="1ai">
    <w:name w:val="Outline List 1"/>
    <w:basedOn w:val="NoList"/>
    <w:pPr>
      <w:numPr>
        <w:numId w:val="25"/>
      </w:numPr>
    </w:pPr>
  </w:style>
  <w:style w:type="paragraph" w:customStyle="1" w:styleId="CoverTRNStatus">
    <w:name w:val=":Cover:TRNStatus"/>
    <w:basedOn w:val="Normal"/>
    <w:autoRedefine/>
    <w:pPr>
      <w:framePr w:hSpace="180" w:wrap="around" w:vAnchor="text" w:hAnchor="margin" w:y="1029"/>
      <w:spacing w:before="0" w:after="0" w:line="240" w:lineRule="auto"/>
      <w:jc w:val="left"/>
    </w:pPr>
    <w:rPr>
      <w:rFonts w:eastAsia="Times New Roman" w:cs="Times New Roman"/>
      <w:color w:val="auto"/>
      <w:kern w:val="0"/>
      <w:szCs w:val="22"/>
      <w:lang w:val="en-US" w:eastAsia="de-DE"/>
    </w:rPr>
  </w:style>
  <w:style w:type="table" w:customStyle="1" w:styleId="LightList-Accent21">
    <w:name w:val="Light List - Accent 21"/>
    <w:basedOn w:val="TableNormal"/>
    <w:next w:val="LightList-Accent2"/>
    <w:uiPriority w:val="61"/>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
    <w:name w:val="Light Grid1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TRNVersion">
    <w:name w:val=":Cover:TRNVersion"/>
    <w:basedOn w:val="Normal"/>
    <w:autoRedefine/>
    <w:qFormat/>
    <w:pPr>
      <w:framePr w:hSpace="180" w:wrap="around" w:vAnchor="text" w:hAnchor="margin" w:y="792"/>
      <w:spacing w:before="0" w:after="0" w:line="240" w:lineRule="auto"/>
      <w:jc w:val="center"/>
    </w:pPr>
    <w:rPr>
      <w:rFonts w:eastAsia="Calibri" w:cs="Times New Roman"/>
      <w:color w:val="auto"/>
      <w:kern w:val="0"/>
      <w:lang w:val="en-US" w:eastAsia="fr-FR"/>
    </w:rPr>
  </w:style>
  <w:style w:type="paragraph" w:customStyle="1" w:styleId="CoverSecurity">
    <w:name w:val=":Cover:Security"/>
    <w:basedOn w:val="CoverConfidentiality"/>
    <w:pPr>
      <w:framePr w:hSpace="180" w:wrap="around" w:vAnchor="text" w:hAnchor="margin" w:y="1029"/>
    </w:pPr>
    <w:rPr>
      <w:rFonts w:eastAsia="Calibri" w:cs="Arial"/>
      <w:sz w:val="20"/>
      <w:szCs w:val="20"/>
    </w:rPr>
  </w:style>
  <w:style w:type="paragraph" w:customStyle="1" w:styleId="CoverSNStatus">
    <w:name w:val=":Cover:SNStatus"/>
    <w:basedOn w:val="CoverTRNStatus"/>
    <w:autoRedefine/>
    <w:qFormat/>
    <w:pPr>
      <w:framePr w:wrap="around"/>
    </w:pPr>
  </w:style>
  <w:style w:type="table" w:customStyle="1" w:styleId="13">
    <w:name w:val="13"/>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verEdition">
    <w:name w:val=":Cover:Edition"/>
    <w:basedOn w:val="Normal"/>
    <w:autoRedefine/>
    <w:pPr>
      <w:framePr w:hSpace="180" w:wrap="around" w:vAnchor="text" w:hAnchor="margin" w:y="792"/>
      <w:spacing w:before="0" w:after="0" w:line="360" w:lineRule="auto"/>
      <w:jc w:val="center"/>
    </w:pPr>
    <w:rPr>
      <w:rFonts w:eastAsia="Calibri" w:cs="Times New Roman"/>
      <w:color w:val="auto"/>
      <w:kern w:val="0"/>
      <w:szCs w:val="28"/>
      <w:lang w:val="en-US" w:eastAsia="de-DE"/>
    </w:rPr>
  </w:style>
  <w:style w:type="paragraph" w:customStyle="1" w:styleId="Style11ptRedJustified">
    <w:name w:val="Style 11 pt Red Justified"/>
    <w:basedOn w:val="Normal"/>
    <w:autoRedefine/>
    <w:pPr>
      <w:spacing w:before="0" w:after="0" w:line="240" w:lineRule="auto"/>
    </w:pPr>
    <w:rPr>
      <w:rFonts w:eastAsia="Times New Roman" w:cs="Times New Roman"/>
      <w:color w:val="FF0000"/>
      <w:kern w:val="0"/>
      <w:lang w:val="en-US" w:eastAsia="fr-FR"/>
    </w:rPr>
  </w:style>
  <w:style w:type="paragraph" w:customStyle="1" w:styleId="Style11ptRedJustifiedBefore3ptAfter3pt">
    <w:name w:val="Style 11 pt Red Justified Before:  3 pt After:  3 pt"/>
    <w:basedOn w:val="Normal"/>
    <w:autoRedefine/>
    <w:pPr>
      <w:spacing w:before="60" w:after="60" w:line="240" w:lineRule="auto"/>
    </w:pPr>
    <w:rPr>
      <w:rFonts w:eastAsia="Times New Roman" w:cs="Times New Roman"/>
      <w:color w:val="FF0000"/>
      <w:kern w:val="0"/>
      <w:lang w:val="en-US" w:eastAsia="fr-FR"/>
    </w:rPr>
  </w:style>
  <w:style w:type="table" w:customStyle="1" w:styleId="LightGrid3">
    <w:name w:val="Light Grid3"/>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pPr>
      <w:spacing w:before="0" w:after="0" w:line="301" w:lineRule="atLeast"/>
      <w:jc w:val="left"/>
    </w:pPr>
    <w:rPr>
      <w:rFonts w:ascii="Times New Roman" w:eastAsia="Times New Roman" w:hAnsi="Times New Roman" w:cs="Times New Roman"/>
      <w:color w:val="auto"/>
      <w:kern w:val="0"/>
      <w:sz w:val="24"/>
      <w:szCs w:val="24"/>
      <w:lang w:val="en-US"/>
    </w:rPr>
  </w:style>
  <w:style w:type="paragraph" w:customStyle="1" w:styleId="StyleBoldCentered">
    <w:name w:val="Style Bold Centered"/>
    <w:basedOn w:val="Text"/>
    <w:autoRedefine/>
    <w:pPr>
      <w:keepLines w:val="0"/>
      <w:tabs>
        <w:tab w:val="clear" w:pos="1080"/>
      </w:tabs>
      <w:spacing w:before="0" w:after="120" w:line="240" w:lineRule="auto"/>
      <w:ind w:left="0"/>
      <w:jc w:val="center"/>
    </w:pPr>
    <w:rPr>
      <w:b/>
      <w:bCs/>
      <w:sz w:val="20"/>
      <w:lang w:val="en-US"/>
    </w:rPr>
  </w:style>
  <w:style w:type="table" w:customStyle="1" w:styleId="LightGrid4">
    <w:name w:val="Light Grid4"/>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ANVEdition">
    <w:name w:val=":Cover:ANVEdition"/>
    <w:basedOn w:val="CoverSNEdition"/>
    <w:autoRedefine/>
    <w:qFormat/>
    <w:pPr>
      <w:framePr w:wrap="around" w:y="1029"/>
    </w:pPr>
  </w:style>
  <w:style w:type="paragraph" w:customStyle="1" w:styleId="CoverANVStatus">
    <w:name w:val=":Cover:ANVStatus"/>
    <w:basedOn w:val="CoverSNEdition"/>
    <w:autoRedefine/>
    <w:qFormat/>
    <w:pPr>
      <w:framePr w:wrap="around" w:y="1029"/>
      <w:jc w:val="left"/>
    </w:pPr>
  </w:style>
  <w:style w:type="paragraph" w:customStyle="1" w:styleId="CoverStatus">
    <w:name w:val=":Cover:Status"/>
    <w:basedOn w:val="Normal"/>
    <w:autoRedefine/>
    <w:pPr>
      <w:spacing w:before="0" w:after="0" w:line="240" w:lineRule="auto"/>
      <w:jc w:val="left"/>
    </w:pPr>
    <w:rPr>
      <w:rFonts w:eastAsia="Times New Roman" w:cs="Times New Roman"/>
      <w:color w:val="auto"/>
      <w:kern w:val="0"/>
      <w:szCs w:val="22"/>
      <w:lang w:val="en-US" w:eastAsia="de-DE"/>
    </w:rPr>
  </w:style>
  <w:style w:type="paragraph" w:customStyle="1" w:styleId="CoverANV2">
    <w:name w:val=":Cover:ANV2"/>
    <w:basedOn w:val="Normal"/>
    <w:pPr>
      <w:framePr w:hSpace="180" w:wrap="around" w:vAnchor="text" w:hAnchor="margin" w:y="1029"/>
      <w:spacing w:before="0" w:after="0" w:line="240" w:lineRule="auto"/>
      <w:jc w:val="left"/>
    </w:pPr>
    <w:rPr>
      <w:rFonts w:eastAsia="Times New Roman" w:cs="Times New Roman"/>
      <w:color w:val="auto"/>
      <w:kern w:val="0"/>
      <w:lang w:val="en-US" w:eastAsia="fr-FR"/>
    </w:rPr>
  </w:style>
  <w:style w:type="paragraph" w:customStyle="1" w:styleId="CoverVersion">
    <w:name w:val=":Cover:Version"/>
    <w:basedOn w:val="Normal"/>
    <w:pPr>
      <w:framePr w:hSpace="180" w:wrap="around" w:vAnchor="text" w:hAnchor="margin" w:y="792"/>
      <w:spacing w:before="0" w:after="0" w:line="240" w:lineRule="auto"/>
      <w:jc w:val="center"/>
    </w:pPr>
    <w:rPr>
      <w:rFonts w:eastAsia="Calibri" w:cs="Times New Roman"/>
      <w:color w:val="auto"/>
      <w:kern w:val="0"/>
      <w:lang w:val="en-US" w:eastAsia="fr-FR"/>
    </w:rPr>
  </w:style>
  <w:style w:type="paragraph" w:customStyle="1" w:styleId="CoverVersion2">
    <w:name w:val=":Cover:Version2"/>
    <w:basedOn w:val="CoverEdition"/>
    <w:pPr>
      <w:framePr w:wrap="around" w:y="1029"/>
    </w:pPr>
  </w:style>
  <w:style w:type="paragraph" w:customStyle="1" w:styleId="CoverStatus2">
    <w:name w:val=":Cover:Status2"/>
    <w:basedOn w:val="CoverStatus"/>
    <w:pPr>
      <w:framePr w:hSpace="180" w:wrap="around" w:vAnchor="text" w:hAnchor="margin" w:y="1029"/>
    </w:pPr>
  </w:style>
  <w:style w:type="paragraph" w:customStyle="1" w:styleId="CoverANV210pt">
    <w:name w:val=":Cover:ANV2 + 10 pt"/>
    <w:basedOn w:val="Normal"/>
    <w:autoRedefine/>
    <w:pPr>
      <w:framePr w:hSpace="180" w:wrap="around" w:vAnchor="text" w:hAnchor="margin" w:y="792"/>
      <w:spacing w:before="0" w:after="240" w:line="240" w:lineRule="auto"/>
      <w:jc w:val="center"/>
    </w:pPr>
    <w:rPr>
      <w:rFonts w:eastAsia="Calibri" w:cs="Arial"/>
      <w:color w:val="auto"/>
      <w:kern w:val="0"/>
      <w:lang w:val="en-US"/>
    </w:rPr>
  </w:style>
  <w:style w:type="character" w:customStyle="1" w:styleId="shorttext">
    <w:name w:val="short_text"/>
    <w:basedOn w:val="DefaultParagraphFont"/>
  </w:style>
  <w:style w:type="table" w:customStyle="1" w:styleId="LightList-Accent32">
    <w:name w:val="Light List - Accent 32"/>
    <w:basedOn w:val="TableNormal"/>
    <w:next w:val="LightList-Accent3"/>
    <w:uiPriority w:val="61"/>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
    <w:name w:val="Light Shading - Accent 22"/>
    <w:basedOn w:val="TableNormal"/>
    <w:next w:val="LightShading-Accent2"/>
    <w:uiPriority w:val="6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
    <w:name w:val="Table 3D effects 12"/>
    <w:basedOn w:val="TableNormal"/>
    <w:next w:val="Table3Deffects1"/>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ArticleSection1">
    <w:name w:val="Article / Section1"/>
    <w:basedOn w:val="NoList"/>
    <w:next w:val="ArticleSection"/>
    <w:pPr>
      <w:numPr>
        <w:numId w:val="21"/>
      </w:numPr>
    </w:pPr>
  </w:style>
  <w:style w:type="numbering" w:customStyle="1" w:styleId="1111111">
    <w:name w:val="1 / 1.1 / 1.1.11"/>
    <w:basedOn w:val="NoList"/>
    <w:next w:val="111111"/>
  </w:style>
  <w:style w:type="numbering" w:customStyle="1" w:styleId="1ai1">
    <w:name w:val="1 / a / i1"/>
    <w:basedOn w:val="NoList"/>
    <w:next w:val="1ai"/>
    <w:pPr>
      <w:numPr>
        <w:numId w:val="1"/>
      </w:numPr>
    </w:pPr>
  </w:style>
  <w:style w:type="character" w:customStyle="1" w:styleId="normal-h">
    <w:name w:val="normal-h"/>
    <w:basedOn w:val="DefaultParagraphFont"/>
  </w:style>
  <w:style w:type="character" w:customStyle="1" w:styleId="reconciletext">
    <w:name w:val="reconciletext"/>
    <w:basedOn w:val="DefaultParagraphFont"/>
  </w:style>
  <w:style w:type="character" w:customStyle="1" w:styleId="formreadable">
    <w:name w:val="formreadable"/>
    <w:basedOn w:val="DefaultParagraphFont"/>
  </w:style>
  <w:style w:type="character" w:customStyle="1" w:styleId="mxeventtilebody">
    <w:name w:val="mx_eventtile_body"/>
    <w:basedOn w:val="DefaultParagraphFont"/>
  </w:style>
  <w:style w:type="character" w:customStyle="1" w:styleId="title-hlink">
    <w:name w:val="title-hlink"/>
    <w:basedOn w:val="DefaultParagraphFont"/>
  </w:style>
  <w:style w:type="character" w:customStyle="1" w:styleId="footnotetext-h">
    <w:name w:val="footnotetext-h"/>
    <w:basedOn w:val="DefaultParagraphFont"/>
  </w:style>
  <w:style w:type="numbering" w:customStyle="1" w:styleId="NoList1">
    <w:name w:val="No List1"/>
    <w:next w:val="NoList"/>
    <w:uiPriority w:val="99"/>
    <w:semiHidden/>
    <w:unhideWhenUsed/>
  </w:style>
  <w:style w:type="table" w:customStyle="1" w:styleId="LightList-Accent33">
    <w:name w:val="Light List - Accent 33"/>
    <w:next w:val="LightList-Accent3"/>
    <w:uiPriority w:val="61"/>
    <w:rPr>
      <w:rFonts w:ascii="Arial" w:eastAsia="Times New Roman" w:hAnsi="Arial" w:cs="Times New Roman"/>
      <w:lang w:val="en-GB" w:eastAsia="en-GB"/>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LightList-Accent43">
    <w:name w:val="Light List - Accent 43"/>
    <w:next w:val="LightList-Accent4"/>
    <w:uiPriority w:val="61"/>
    <w:rPr>
      <w:rFonts w:ascii="Arial" w:eastAsia="Times New Roman" w:hAnsi="Arial" w:cs="Times New Roman"/>
      <w:lang w:val="en-GB" w:eastAsia="en-GB"/>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ghtList-Accent53">
    <w:name w:val="Light List - Accent 53"/>
    <w:next w:val="LightList-Accent5"/>
    <w:uiPriority w:val="61"/>
    <w:rPr>
      <w:rFonts w:ascii="Arial" w:eastAsia="Times New Roman" w:hAnsi="Arial" w:cs="Times New Roman"/>
      <w:lang w:val="en-GB" w:eastAsia="en-GB"/>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LightList-Accent63">
    <w:name w:val="Light List - Accent 63"/>
    <w:next w:val="LightList-Accent6"/>
    <w:uiPriority w:val="61"/>
    <w:rPr>
      <w:rFonts w:ascii="Arial" w:eastAsia="Times New Roman" w:hAnsi="Arial" w:cs="Times New Roman"/>
      <w:lang w:val="en-GB" w:eastAsia="en-GB"/>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style>
  <w:style w:type="table" w:customStyle="1" w:styleId="LightShading-Accent23">
    <w:name w:val="Light Shading - Accent 23"/>
    <w:next w:val="LightShading-Accent2"/>
    <w:uiPriority w:val="60"/>
    <w:rPr>
      <w:rFonts w:ascii="Arial" w:eastAsia="Times New Roman" w:hAnsi="Arial" w:cs="Times New Roman"/>
      <w:color w:val="943634"/>
      <w:lang w:val="de-AT" w:eastAsia="de-AT"/>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LightShading-Accent33">
    <w:name w:val="Light Shading - Accent 33"/>
    <w:next w:val="LightShading-Accent3"/>
    <w:uiPriority w:val="60"/>
    <w:rPr>
      <w:rFonts w:ascii="Arial" w:eastAsia="Times New Roman" w:hAnsi="Arial" w:cs="Times New Roman"/>
      <w:color w:val="76923C"/>
      <w:lang w:val="de-AT" w:eastAsia="de-AT"/>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ghtShading-Accent43">
    <w:name w:val="Light Shading - Accent 43"/>
    <w:next w:val="LightShading-Accent4"/>
    <w:uiPriority w:val="60"/>
    <w:rPr>
      <w:rFonts w:ascii="Arial" w:eastAsia="Times New Roman" w:hAnsi="Arial" w:cs="Times New Roman"/>
      <w:color w:val="5F497A"/>
      <w:lang w:val="de-AT" w:eastAsia="de-AT"/>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table" w:customStyle="1" w:styleId="LightShading-Accent53">
    <w:name w:val="Light Shading - Accent 53"/>
    <w:next w:val="LightShading-Accent5"/>
    <w:uiPriority w:val="60"/>
    <w:rPr>
      <w:rFonts w:ascii="Arial" w:eastAsia="Times New Roman" w:hAnsi="Arial" w:cs="Times New Roman"/>
      <w:color w:val="31849B"/>
      <w:lang w:val="de-AT" w:eastAsia="de-AT"/>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LightShading-Accent63">
    <w:name w:val="Light Shading - Accent 63"/>
    <w:next w:val="LightShading-Accent6"/>
    <w:uiPriority w:val="60"/>
    <w:rPr>
      <w:rFonts w:ascii="Arial" w:eastAsia="Times New Roman" w:hAnsi="Arial" w:cs="Times New Roman"/>
      <w:color w:val="E36C0A"/>
      <w:lang w:val="de-AT" w:eastAsia="de-AT"/>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style>
  <w:style w:type="table" w:customStyle="1" w:styleId="Table3Deffects13">
    <w:name w:val="Table 3D effects 13"/>
    <w:next w:val="Table3Deffects1"/>
    <w:rPr>
      <w:rFonts w:ascii="Arial" w:eastAsia="Times New Roman" w:hAnsi="Arial" w:cs="Times New Roman"/>
      <w:lang w:val="en-GB" w:eastAsia="en-GB"/>
    </w:rPr>
    <w:tblPr>
      <w:tblInd w:w="0" w:type="dxa"/>
      <w:tblCellMar>
        <w:top w:w="0" w:type="dxa"/>
        <w:left w:w="108" w:type="dxa"/>
        <w:bottom w:w="0" w:type="dxa"/>
        <w:right w:w="108" w:type="dxa"/>
      </w:tblCellMar>
    </w:tblPr>
    <w:tcPr>
      <w:shd w:val="solid" w:color="C0C0C0" w:fill="FFFFFF"/>
    </w:tcPr>
  </w:style>
  <w:style w:type="table" w:customStyle="1" w:styleId="Table3Deffects23">
    <w:name w:val="Table 3D effects 23"/>
    <w:next w:val="Table3Deffects2"/>
    <w:rPr>
      <w:rFonts w:ascii="Arial" w:eastAsia="Times New Roman" w:hAnsi="Arial" w:cs="Times New Roman"/>
      <w:lang w:val="en-GB" w:eastAsia="en-GB"/>
    </w:rPr>
    <w:tblPr>
      <w:tblStyleRowBandSize w:val="1"/>
      <w:tblInd w:w="0" w:type="dxa"/>
      <w:tblCellMar>
        <w:top w:w="0" w:type="dxa"/>
        <w:left w:w="108" w:type="dxa"/>
        <w:bottom w:w="0" w:type="dxa"/>
        <w:right w:w="108" w:type="dxa"/>
      </w:tblCellMar>
    </w:tblPr>
    <w:tcPr>
      <w:shd w:val="solid" w:color="C0C0C0" w:fill="FFFFFF"/>
    </w:tcPr>
  </w:style>
  <w:style w:type="table" w:customStyle="1" w:styleId="Table3Deffects33">
    <w:name w:val="Table 3D effects 33"/>
    <w:next w:val="Table3Deffects3"/>
    <w:rPr>
      <w:rFonts w:ascii="Arial" w:eastAsia="Times New Roman" w:hAnsi="Arial" w:cs="Times New Roman"/>
      <w:lang w:val="en-GB" w:eastAsia="en-GB"/>
    </w:rPr>
    <w:tblPr>
      <w:tblStyleRowBandSize w:val="1"/>
      <w:tblStyleColBandSize w:val="1"/>
      <w:tblInd w:w="0" w:type="dxa"/>
      <w:tblCellMar>
        <w:top w:w="0" w:type="dxa"/>
        <w:left w:w="108" w:type="dxa"/>
        <w:bottom w:w="0" w:type="dxa"/>
        <w:right w:w="108" w:type="dxa"/>
      </w:tblCellMar>
    </w:tblPr>
  </w:style>
  <w:style w:type="table" w:customStyle="1" w:styleId="TableClassic13">
    <w:name w:val="Table Classic 13"/>
    <w:next w:val="TableClassic1"/>
    <w:rPr>
      <w:rFonts w:ascii="Arial" w:eastAsia="Times New Roman" w:hAnsi="Arial" w:cs="Times New Roman"/>
      <w:lang w:val="en-GB" w:eastAsia="en-GB"/>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style>
  <w:style w:type="table" w:customStyle="1" w:styleId="TableClassic23">
    <w:name w:val="Table Classic 23"/>
    <w:next w:val="TableClassic2"/>
    <w:rPr>
      <w:rFonts w:ascii="Arial" w:eastAsia="Times New Roman" w:hAnsi="Arial" w:cs="Times New Roman"/>
      <w:lang w:val="en-GB" w:eastAsia="en-GB"/>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style>
  <w:style w:type="table" w:customStyle="1" w:styleId="TableClassic33">
    <w:name w:val="Table Classic 33"/>
    <w:next w:val="TableClassic3"/>
    <w:rPr>
      <w:rFonts w:ascii="Arial" w:eastAsia="Times New Roman" w:hAnsi="Arial" w:cs="Times New Roman"/>
      <w:color w:val="000080"/>
      <w:lang w:val="de-AT" w:eastAsia="de-AT"/>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
    <w:name w:val="Table Classic 43"/>
    <w:next w:val="TableClassic4"/>
    <w:rPr>
      <w:rFonts w:ascii="Arial" w:eastAsia="Times New Roman" w:hAnsi="Arial" w:cs="Times New Roman"/>
      <w:lang w:val="en-GB" w:eastAsia="en-GB"/>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style>
  <w:style w:type="table" w:customStyle="1" w:styleId="TableColorful13">
    <w:name w:val="Table Colorful 13"/>
    <w:next w:val="TableColorful1"/>
    <w:rPr>
      <w:rFonts w:ascii="Arial" w:eastAsia="Times New Roman" w:hAnsi="Arial" w:cs="Times New Roman"/>
      <w:color w:val="FFFFFF"/>
      <w:lang w:val="de-AT" w:eastAsia="de-AT"/>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
    <w:name w:val="Table Colorful 23"/>
    <w:next w:val="TableColorful2"/>
    <w:rPr>
      <w:rFonts w:ascii="Arial" w:eastAsia="Times New Roman" w:hAnsi="Arial" w:cs="Times New Roman"/>
      <w:lang w:val="en-GB" w:eastAsia="en-GB"/>
    </w:rPr>
    <w:tblPr>
      <w:tblInd w:w="0" w:type="dxa"/>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
    <w:name w:val="Table Colorful 33"/>
    <w:next w:val="TableColorful3"/>
    <w:rPr>
      <w:rFonts w:ascii="Arial" w:eastAsia="Times New Roman" w:hAnsi="Arial" w:cs="Times New Roman"/>
      <w:lang w:val="en-GB" w:eastAsia="en-GB"/>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
    <w:name w:val="Table Columns 13"/>
    <w:next w:val="TableColumns1"/>
    <w:rPr>
      <w:rFonts w:ascii="Arial" w:eastAsia="Times New Roman" w:hAnsi="Arial" w:cs="Times New Roman"/>
      <w:b/>
      <w:bCs/>
      <w:lang w:val="de-AT" w:eastAsia="de-AT"/>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
    <w:name w:val="Table Columns 23"/>
    <w:next w:val="TableColumns2"/>
    <w:rPr>
      <w:rFonts w:ascii="Arial" w:eastAsia="Times New Roman" w:hAnsi="Arial" w:cs="Times New Roman"/>
      <w:b/>
      <w:bCs/>
      <w:lang w:val="de-AT" w:eastAsia="de-AT"/>
    </w:rPr>
    <w:tblPr>
      <w:tblStyleColBandSize w:val="1"/>
      <w:tblInd w:w="0" w:type="dxa"/>
      <w:tblCellMar>
        <w:top w:w="0" w:type="dxa"/>
        <w:left w:w="108" w:type="dxa"/>
        <w:bottom w:w="0" w:type="dxa"/>
        <w:right w:w="108" w:type="dxa"/>
      </w:tblCellMar>
    </w:tblPr>
  </w:style>
  <w:style w:type="table" w:customStyle="1" w:styleId="TableColumns33">
    <w:name w:val="Table Columns 33"/>
    <w:next w:val="TableColumns3"/>
    <w:rPr>
      <w:rFonts w:ascii="Arial" w:eastAsia="Times New Roman" w:hAnsi="Arial" w:cs="Times New Roman"/>
      <w:b/>
      <w:bCs/>
      <w:lang w:val="de-AT" w:eastAsia="de-AT"/>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
    <w:name w:val="Table Columns 43"/>
    <w:next w:val="TableColumns4"/>
    <w:rPr>
      <w:rFonts w:ascii="Arial" w:eastAsia="Times New Roman" w:hAnsi="Arial" w:cs="Times New Roman"/>
      <w:lang w:val="en-GB" w:eastAsia="en-GB"/>
    </w:rPr>
    <w:tblPr>
      <w:tblStyleColBandSize w:val="1"/>
      <w:tblInd w:w="0" w:type="dxa"/>
      <w:tblCellMar>
        <w:top w:w="0" w:type="dxa"/>
        <w:left w:w="108" w:type="dxa"/>
        <w:bottom w:w="0" w:type="dxa"/>
        <w:right w:w="108" w:type="dxa"/>
      </w:tblCellMar>
    </w:tblPr>
  </w:style>
  <w:style w:type="table" w:customStyle="1" w:styleId="TableColumns53">
    <w:name w:val="Table Columns 53"/>
    <w:next w:val="TableColumns5"/>
    <w:rPr>
      <w:rFonts w:ascii="Arial" w:eastAsia="Times New Roman" w:hAnsi="Arial" w:cs="Times New Roman"/>
      <w:lang w:val="en-GB" w:eastAsia="en-GB"/>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LightList-Accent22">
    <w:name w:val="Light List - Accent 22"/>
    <w:basedOn w:val="TableNormal"/>
    <w:next w:val="LightList-Accent2"/>
    <w:uiPriority w:val="61"/>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1">
    <w:name w:val="Light List - Accent 311"/>
    <w:basedOn w:val="TableNormal"/>
    <w:next w:val="LightList-Accent3"/>
    <w:uiPriority w:val="61"/>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1">
    <w:name w:val="Light List - Accent 411"/>
    <w:basedOn w:val="TableNormal"/>
    <w:next w:val="LightList-Accent4"/>
    <w:uiPriority w:val="61"/>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1">
    <w:name w:val="Light List - Accent 511"/>
    <w:basedOn w:val="TableNormal"/>
    <w:next w:val="LightList-Accent5"/>
    <w:uiPriority w:val="61"/>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uiPriority w:val="6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1">
    <w:name w:val="Light Shading - Accent 311"/>
    <w:basedOn w:val="TableNormal"/>
    <w:next w:val="LightShading-Accent3"/>
    <w:uiPriority w:val="6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1">
    <w:name w:val="Light Shading - Accent 411"/>
    <w:basedOn w:val="TableNormal"/>
    <w:next w:val="LightShading-Accent4"/>
    <w:uiPriority w:val="6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1">
    <w:name w:val="Light Shading - Accent 511"/>
    <w:basedOn w:val="TableNormal"/>
    <w:next w:val="LightShading-Accent5"/>
    <w:uiPriority w:val="6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1">
    <w:name w:val="Light Shading - Accent 611"/>
    <w:basedOn w:val="TableNormal"/>
    <w:next w:val="LightShading-Accent6"/>
    <w:uiPriority w:val="6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11">
    <w:name w:val="Table 3D effects 111"/>
    <w:basedOn w:val="TableNormal"/>
    <w:next w:val="Table3Deffects1"/>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
    <w:name w:val="Table 3D effects 211"/>
    <w:basedOn w:val="TableNormal"/>
    <w:next w:val="Table3Deffects2"/>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
    <w:name w:val="Table 3D effects 311"/>
    <w:basedOn w:val="TableNormal"/>
    <w:next w:val="Table3Deffects3"/>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
    <w:name w:val="Table Classic 111"/>
    <w:basedOn w:val="TableNormal"/>
    <w:next w:val="TableClassic1"/>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
    <w:name w:val="Table Classic 211"/>
    <w:basedOn w:val="TableNormal"/>
    <w:next w:val="TableClassic2"/>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
    <w:name w:val="Table Classic 311"/>
    <w:basedOn w:val="TableNormal"/>
    <w:next w:val="TableClassic3"/>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
    <w:name w:val="Table Classic 411"/>
    <w:basedOn w:val="TableNormal"/>
    <w:next w:val="TableClassic4"/>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
    <w:name w:val="Table Colorful 111"/>
    <w:basedOn w:val="TableNormal"/>
    <w:next w:val="TableColorful1"/>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
    <w:name w:val="Table Colorful 211"/>
    <w:basedOn w:val="TableNormal"/>
    <w:next w:val="TableColorful2"/>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
    <w:name w:val="Table Colorful 311"/>
    <w:basedOn w:val="TableNormal"/>
    <w:next w:val="TableColorful3"/>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
    <w:name w:val="Table Columns 111"/>
    <w:basedOn w:val="TableNormal"/>
    <w:next w:val="TableColumns1"/>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
    <w:name w:val="Table Columns 211"/>
    <w:basedOn w:val="TableNormal"/>
    <w:next w:val="TableColumns2"/>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
    <w:name w:val="Table Columns 311"/>
    <w:basedOn w:val="TableNormal"/>
    <w:next w:val="TableColumns3"/>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
    <w:name w:val="Table Columns 411"/>
    <w:basedOn w:val="TableNormal"/>
    <w:next w:val="TableColumns4"/>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
    <w:name w:val="Table Columns 511"/>
    <w:basedOn w:val="TableNormal"/>
    <w:next w:val="TableColumns5"/>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Pr>
      <w:rFonts w:ascii="Arial" w:eastAsia="Times New Roman" w:hAnsi="Arial" w:cs="Times New Roman"/>
      <w:lang w:val="de-AT" w:eastAsia="de-AT"/>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Pr>
      <w:rFonts w:ascii="Arial" w:eastAsia="Times New Roman" w:hAnsi="Arial" w:cs="Times New Roman"/>
      <w:lang w:val="de-AT" w:eastAsia="de-AT"/>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rPr>
      <w:rFonts w:ascii="Arial" w:eastAsia="Times New Roman" w:hAnsi="Arial" w:cs="Times New Roman"/>
      <w:lang w:val="de-AT" w:eastAsia="de-AT"/>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Pr>
      <w:rFonts w:ascii="Arial" w:eastAsia="Times New Roman" w:hAnsi="Arial" w:cs="Times New Roman"/>
      <w:lang w:val="de-AT" w:eastAsia="de-AT"/>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Pr>
      <w:rFonts w:ascii="Arial" w:eastAsia="Times New Roman" w:hAnsi="Arial" w:cs="Times New Roman"/>
      <w:lang w:val="de-AT" w:eastAsia="de-AT"/>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Pr>
      <w:rFonts w:ascii="Arial" w:eastAsia="Times New Roman" w:hAnsi="Arial" w:cs="Times New Roman"/>
      <w:lang w:val="de-AT" w:eastAsia="de-AT"/>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Pr>
      <w:rFonts w:ascii="Arial" w:eastAsia="Times New Roman" w:hAnsi="Arial" w:cs="Times New Roman"/>
      <w:lang w:val="de-AT" w:eastAsia="de-AT"/>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Pr>
      <w:rFonts w:ascii="Arial" w:eastAsia="Times New Roman" w:hAnsi="Arial" w:cs="Times New Roman"/>
      <w:lang w:val="de-AT" w:eastAsia="de-AT"/>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Pr>
      <w:rFonts w:ascii="Arial" w:eastAsia="Times New Roman" w:hAnsi="Arial" w:cs="Times New Roman"/>
      <w:b/>
      <w:bCs/>
      <w:lang w:val="de-AT" w:eastAsia="de-AT"/>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Pr>
      <w:rFonts w:ascii="Arial" w:eastAsia="Times New Roman" w:hAnsi="Arial" w:cs="Times New Roman"/>
      <w:lang w:val="de-AT" w:eastAsia="de-A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Pr>
      <w:rFonts w:ascii="Arial" w:eastAsia="Times New Roman" w:hAnsi="Arial" w:cs="Times New Roman"/>
      <w:lang w:val="de-AT" w:eastAsia="de-AT"/>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Pr>
      <w:rFonts w:ascii="Arial" w:eastAsia="Times New Roman" w:hAnsi="Arial" w:cs="Times New Roman"/>
      <w:lang w:val="de-AT" w:eastAsia="de-AT"/>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Pr>
      <w:rFonts w:ascii="Arial" w:eastAsia="Times New Roman" w:hAnsi="Arial" w:cs="Times New Roman"/>
      <w:lang w:val="de-AT" w:eastAsia="de-AT"/>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Pr>
      <w:rFonts w:ascii="Arial" w:eastAsia="Times New Roman" w:hAnsi="Arial" w:cs="Times New Roman"/>
      <w:lang w:val="de-AT" w:eastAsia="de-AT"/>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Pr>
      <w:rFonts w:ascii="Arial" w:eastAsia="Times New Roman" w:hAnsi="Arial" w:cs="Times New Roman"/>
      <w:lang w:val="de-AT" w:eastAsia="de-AT"/>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Pr>
      <w:rFonts w:ascii="Arial" w:eastAsia="Times New Roman" w:hAnsi="Arial" w:cs="Times New Roman"/>
      <w:lang w:val="de-AT" w:eastAsia="de-AT"/>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Pr>
      <w:rFonts w:ascii="Arial" w:eastAsia="Times New Roman" w:hAnsi="Arial" w:cs="Times New Roman"/>
      <w:lang w:val="de-AT" w:eastAsia="de-AT"/>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Pr>
      <w:rFonts w:ascii="Arial" w:eastAsia="Times New Roman" w:hAnsi="Arial" w:cs="Times New Roman"/>
      <w:lang w:val="de-AT" w:eastAsia="de-AT"/>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Pr>
      <w:rFonts w:ascii="Arial" w:eastAsia="Times New Roman" w:hAnsi="Arial" w:cs="Times New Roman"/>
      <w:lang w:val="de-AT" w:eastAsia="de-AT"/>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Pr>
      <w:rFonts w:ascii="Arial" w:eastAsia="Times New Roman" w:hAnsi="Arial" w:cs="Times New Roman"/>
      <w:lang w:val="de-AT" w:eastAsia="de-AT"/>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Pr>
      <w:rFonts w:ascii="Arial" w:eastAsia="Times New Roman" w:hAnsi="Arial" w:cs="Times New Roman"/>
      <w:lang w:val="de-AT" w:eastAsia="de-AT"/>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Pr>
      <w:rFonts w:ascii="Arial" w:eastAsia="Times New Roman" w:hAnsi="Arial" w:cs="Times New Roman"/>
      <w:lang w:val="de-AT" w:eastAsia="de-AT"/>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Pr>
      <w:rFonts w:ascii="Arial" w:eastAsia="Times New Roman" w:hAnsi="Arial" w:cs="Times New Roman"/>
      <w:lang w:val="de-AT" w:eastAsia="de-AT"/>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Pr>
      <w:rFonts w:ascii="Arial" w:eastAsia="Times New Roman" w:hAnsi="Arial" w:cs="Times New Roman"/>
      <w:lang w:val="de-AT" w:eastAsia="de-AT"/>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Pr>
      <w:rFonts w:ascii="Arial" w:eastAsia="Times New Roman" w:hAnsi="Arial" w:cs="Times New Roman"/>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Pr>
      <w:rFonts w:ascii="Arial" w:eastAsia="Times New Roman" w:hAnsi="Arial" w:cs="Times New Roman"/>
      <w:lang w:val="de-AT" w:eastAsia="de-AT"/>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Pr>
      <w:rFonts w:ascii="Arial" w:eastAsia="Times New Roman" w:hAnsi="Arial" w:cs="Times New Roman"/>
      <w:lang w:val="de-AT"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Pr>
      <w:rFonts w:ascii="Arial" w:eastAsia="Times New Roman" w:hAnsi="Arial" w:cs="Times New Roman"/>
      <w:lang w:val="de-AT" w:eastAsia="de-AT"/>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LightGrid13">
    <w:name w:val="Light Grid13"/>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3">
    <w:name w:val="Light Grid - Accent 113"/>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3">
    <w:name w:val="Light List13"/>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3">
    <w:name w:val="Light List - Accent 113"/>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3">
    <w:name w:val="Light Shading13"/>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3">
    <w:name w:val="Light Shading - Accent 113"/>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
    <w:name w:val="Light Grid - Accent 12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
    <w:name w:val="Light Grid2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1">
    <w:name w:val="Light List - Accent 12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1">
    <w:name w:val="Light List2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1">
    <w:name w:val="Light Shading - Accent 12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1">
    <w:name w:val="Light Shading2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ArticleSection2">
    <w:name w:val="Article / Section2"/>
    <w:basedOn w:val="NoList"/>
    <w:next w:val="ArticleSection"/>
    <w:pPr>
      <w:numPr>
        <w:numId w:val="28"/>
      </w:numPr>
    </w:pPr>
  </w:style>
  <w:style w:type="numbering" w:customStyle="1" w:styleId="1111112">
    <w:name w:val="1 / 1.1 / 1.1.12"/>
    <w:basedOn w:val="NoList"/>
    <w:next w:val="111111"/>
    <w:pPr>
      <w:numPr>
        <w:numId w:val="23"/>
      </w:numPr>
    </w:pPr>
  </w:style>
  <w:style w:type="numbering" w:customStyle="1" w:styleId="1ai2">
    <w:name w:val="1 / a / i2"/>
    <w:basedOn w:val="NoList"/>
    <w:next w:val="1ai"/>
    <w:pPr>
      <w:numPr>
        <w:numId w:val="24"/>
      </w:numPr>
    </w:pPr>
  </w:style>
  <w:style w:type="table" w:customStyle="1" w:styleId="LightList-Accent211">
    <w:name w:val="Light List - Accent 211"/>
    <w:basedOn w:val="TableNormal"/>
    <w:next w:val="LightList-Accent2"/>
    <w:uiPriority w:val="61"/>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1">
    <w:name w:val="Light Grid11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1">
    <w:name w:val="Light Grid - Accent 111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1">
    <w:name w:val="Light List11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1">
    <w:name w:val="Light List - Accent 111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1">
    <w:name w:val="Light Shading11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1">
    <w:name w:val="Light Shading - Accent 111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31">
    <w:name w:val="131"/>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1">
    <w:name w:val="121"/>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1">
    <w:name w:val="111"/>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1">
    <w:name w:val="101"/>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1">
    <w:name w:val="91"/>
    <w:basedOn w:val="TableNormal"/>
    <w:next w:val="3"/>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1">
    <w:name w:val="81"/>
    <w:basedOn w:val="TableNormal"/>
    <w:next w:val="1"/>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1">
    <w:name w:val="71"/>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1">
    <w:name w:val="61"/>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1">
    <w:name w:val="51"/>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1">
    <w:name w:val="41"/>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1">
    <w:name w:val="31"/>
    <w:basedOn w:val="TableNormal"/>
    <w:next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4">
    <w:name w:val="14"/>
    <w:basedOn w:val="TableNormal"/>
    <w:next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1">
    <w:name w:val="Light Grid - Accent 112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1">
    <w:name w:val="Light Grid12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1">
    <w:name w:val="Light List - Accent 112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1">
    <w:name w:val="Light List12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1">
    <w:name w:val="Light Shading - Accent 112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1">
    <w:name w:val="Light Shading12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31">
    <w:name w:val="Light Grid3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
    <w:name w:val="Light Grid - Accent 13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1">
    <w:name w:val="Light List3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1">
    <w:name w:val="Light List - Accent 13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1">
    <w:name w:val="Light Shading3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41">
    <w:name w:val="Light Grid4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1">
    <w:name w:val="Light Grid - Accent 14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1">
    <w:name w:val="Light List4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1">
    <w:name w:val="Light List - Accent 14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1">
    <w:name w:val="Light Shading4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321">
    <w:name w:val="Light List - Accent 321"/>
    <w:basedOn w:val="TableNormal"/>
    <w:next w:val="LightList-Accent3"/>
    <w:uiPriority w:val="61"/>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1">
    <w:name w:val="Light List - Accent 421"/>
    <w:basedOn w:val="TableNormal"/>
    <w:next w:val="LightList-Accent4"/>
    <w:uiPriority w:val="61"/>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1">
    <w:name w:val="Light List - Accent 521"/>
    <w:basedOn w:val="TableNormal"/>
    <w:next w:val="LightList-Accent5"/>
    <w:uiPriority w:val="61"/>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1">
    <w:name w:val="Light List - Accent 621"/>
    <w:basedOn w:val="TableNormal"/>
    <w:next w:val="LightList-Accent6"/>
    <w:uiPriority w:val="61"/>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1">
    <w:name w:val="Light Shading - Accent 221"/>
    <w:basedOn w:val="TableNormal"/>
    <w:next w:val="LightShading-Accent2"/>
    <w:uiPriority w:val="6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1">
    <w:name w:val="Light Shading - Accent 321"/>
    <w:basedOn w:val="TableNormal"/>
    <w:next w:val="LightShading-Accent3"/>
    <w:uiPriority w:val="6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1">
    <w:name w:val="Light Shading - Accent 421"/>
    <w:basedOn w:val="TableNormal"/>
    <w:next w:val="LightShading-Accent4"/>
    <w:uiPriority w:val="6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1">
    <w:name w:val="Light Shading - Accent 521"/>
    <w:basedOn w:val="TableNormal"/>
    <w:next w:val="LightShading-Accent5"/>
    <w:uiPriority w:val="6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1">
    <w:name w:val="Light Shading - Accent 621"/>
    <w:basedOn w:val="TableNormal"/>
    <w:next w:val="LightShading-Accent6"/>
    <w:uiPriority w:val="6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1">
    <w:name w:val="Table 3D effects 121"/>
    <w:basedOn w:val="TableNormal"/>
    <w:next w:val="Table3Deffects1"/>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1">
    <w:name w:val="Table 3D effects 221"/>
    <w:basedOn w:val="TableNormal"/>
    <w:next w:val="Table3Deffects2"/>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1">
    <w:name w:val="Table 3D effects 321"/>
    <w:basedOn w:val="TableNormal"/>
    <w:next w:val="Table3Deffects3"/>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1">
    <w:name w:val="Table Classic 121"/>
    <w:basedOn w:val="TableNormal"/>
    <w:next w:val="TableClassic1"/>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TableNormal"/>
    <w:next w:val="TableClassic2"/>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TableNormal"/>
    <w:next w:val="TableClassic3"/>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1">
    <w:name w:val="Table Classic 421"/>
    <w:basedOn w:val="TableNormal"/>
    <w:next w:val="TableClassic4"/>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1">
    <w:name w:val="Table Colorful 121"/>
    <w:basedOn w:val="TableNormal"/>
    <w:next w:val="TableColorful1"/>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1">
    <w:name w:val="Table Colorful 221"/>
    <w:basedOn w:val="TableNormal"/>
    <w:next w:val="TableColorful2"/>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1">
    <w:name w:val="Table Colorful 321"/>
    <w:basedOn w:val="TableNormal"/>
    <w:next w:val="TableColorful3"/>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1">
    <w:name w:val="Table Columns 121"/>
    <w:basedOn w:val="TableNormal"/>
    <w:next w:val="TableColumns1"/>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1">
    <w:name w:val="Table Columns 221"/>
    <w:basedOn w:val="TableNormal"/>
    <w:next w:val="TableColumns2"/>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1">
    <w:name w:val="Table Columns 321"/>
    <w:basedOn w:val="TableNormal"/>
    <w:next w:val="TableColumns3"/>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1">
    <w:name w:val="Table Columns 421"/>
    <w:basedOn w:val="TableNormal"/>
    <w:next w:val="TableColumns4"/>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1">
    <w:name w:val="Table Columns 521"/>
    <w:basedOn w:val="TableNormal"/>
    <w:next w:val="TableColumns5"/>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11111111">
    <w:name w:val="1 / 1.1 / 1.1.111"/>
    <w:basedOn w:val="NoList"/>
    <w:next w:val="111111"/>
  </w:style>
  <w:style w:type="character" w:customStyle="1" w:styleId="hilighti">
    <w:name w:val="hilighti"/>
    <w:basedOn w:val="DefaultParagraphFont"/>
  </w:style>
  <w:style w:type="character" w:customStyle="1" w:styleId="ui-provider-h">
    <w:name w:val="ui-provider-h"/>
    <w:basedOn w:val="DefaultParagraphFont"/>
  </w:style>
  <w:style w:type="character" w:customStyle="1" w:styleId="normal-p">
    <w:name w:val="normal-p"/>
    <w:basedOn w:val="DefaultParagraphFont"/>
  </w:style>
  <w:style w:type="paragraph" w:customStyle="1" w:styleId="normal-p1">
    <w:name w:val="normal-p1"/>
    <w:basedOn w:val="Normal"/>
    <w:pPr>
      <w:spacing w:before="100" w:beforeAutospacing="1" w:after="100" w:afterAutospacing="1" w:line="240" w:lineRule="auto"/>
      <w:jc w:val="left"/>
    </w:pPr>
    <w:rPr>
      <w:rFonts w:ascii="Times New Roman" w:eastAsia="Times New Roman" w:hAnsi="Times New Roman" w:cs="Times New Roman"/>
      <w:color w:val="auto"/>
      <w:kern w:val="0"/>
      <w:sz w:val="24"/>
      <w:szCs w:val="24"/>
      <w:lang w:val="de-AT" w:eastAsia="de-AT"/>
    </w:rPr>
  </w:style>
  <w:style w:type="character" w:customStyle="1" w:styleId="proposechangetext">
    <w:name w:val="proposechangetext"/>
    <w:basedOn w:val="DefaultParagraphFont"/>
  </w:style>
  <w:style w:type="character" w:customStyle="1" w:styleId="hilightd">
    <w:name w:val="hilightd"/>
    <w:basedOn w:val="DefaultParagraphFont"/>
  </w:style>
  <w:style w:type="character" w:customStyle="1" w:styleId="commenttext0-h">
    <w:name w:val="commenttext0-h"/>
    <w:basedOn w:val="DefaultParagraphFont"/>
  </w:style>
  <w:style w:type="character" w:customStyle="1" w:styleId="commentrecentupdatevalue">
    <w:name w:val="commentrecentupdatevalue"/>
    <w:basedOn w:val="DefaultParagraphFont"/>
  </w:style>
  <w:style w:type="character" w:customStyle="1" w:styleId="subject-791">
    <w:name w:val="subject-791"/>
    <w:basedOn w:val="DefaultParagraphFont"/>
  </w:style>
  <w:style w:type="character" w:customStyle="1" w:styleId="agreelist">
    <w:name w:val="agreelist"/>
    <w:basedOn w:val="DefaultParagraphFont"/>
  </w:style>
  <w:style w:type="character" w:customStyle="1" w:styleId="disagreelist">
    <w:name w:val="disagreelist"/>
    <w:basedOn w:val="DefaultParagraphFont"/>
  </w:style>
  <w:style w:type="character" w:customStyle="1" w:styleId="subject-1060">
    <w:name w:val="subject-1060"/>
    <w:basedOn w:val="DefaultParagraphFont"/>
  </w:style>
  <w:style w:type="character" w:customStyle="1" w:styleId="TableEntryChar">
    <w:name w:val="Table:Entry Char"/>
    <w:aliases w:val="Column Cell Char"/>
    <w:link w:val="TableEntry"/>
    <w:uiPriority w:val="8"/>
    <w:locked/>
    <w:rPr>
      <w:rFonts w:ascii="Arial" w:eastAsia="Times New Roman" w:hAnsi="Arial" w:cs="Times New Roman"/>
      <w:sz w:val="18"/>
      <w:szCs w:val="22"/>
      <w:lang w:val="en-GB" w:eastAsia="de-DE"/>
    </w:rPr>
  </w:style>
  <w:style w:type="character" w:customStyle="1" w:styleId="1cs5bdp">
    <w:name w:val="___1cs5bdp"/>
    <w:basedOn w:val="DefaultParagraphFont"/>
  </w:style>
  <w:style w:type="character" w:customStyle="1" w:styleId="xxxjie0">
    <w:name w:val="___xxxjie0"/>
    <w:basedOn w:val="DefaultParagraphFont"/>
  </w:style>
  <w:style w:type="paragraph" w:customStyle="1" w:styleId="paragraph4">
    <w:name w:val="paragraph"/>
    <w:basedOn w:val="Normal"/>
    <w:pPr>
      <w:spacing w:before="100" w:beforeAutospacing="1" w:after="100" w:afterAutospacing="1" w:line="240" w:lineRule="auto"/>
      <w:jc w:val="left"/>
    </w:pPr>
    <w:rPr>
      <w:rFonts w:ascii="Times New Roman" w:eastAsia="Times New Roman" w:hAnsi="Times New Roman" w:cs="Times New Roman"/>
      <w:color w:val="auto"/>
      <w:kern w:val="0"/>
      <w:sz w:val="24"/>
      <w:szCs w:val="24"/>
      <w:lang w:val="en-US"/>
    </w:rPr>
  </w:style>
  <w:style w:type="character" w:customStyle="1" w:styleId="normaltextrun">
    <w:name w:val="normaltextrun"/>
    <w:basedOn w:val="DefaultParagraphFont"/>
  </w:style>
  <w:style w:type="character" w:customStyle="1" w:styleId="eop">
    <w:name w:val="eop"/>
    <w:basedOn w:val="DefaultParagraphFont"/>
  </w:style>
  <w:style w:type="table" w:styleId="ListTable3-Accent2">
    <w:name w:val="List Table 3 Accent 2"/>
    <w:basedOn w:val="TableNormal"/>
    <w:uiPriority w:val="48"/>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scxw71497018">
    <w:name w:val="scxw71497018"/>
    <w:basedOn w:val="DefaultParagraphFont"/>
  </w:style>
  <w:style w:type="character" w:customStyle="1" w:styleId="scxw52982539">
    <w:name w:val="scxw52982539"/>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divs>
    <w:div w:id="60104769">
      <w:marLeft w:val="0"/>
      <w:marRight w:val="0"/>
      <w:marTop w:val="0"/>
      <w:marBottom w:val="0"/>
      <w:divBdr>
        <w:top w:val="none" w:sz="0" w:space="0" w:color="auto"/>
        <w:left w:val="none" w:sz="0" w:space="0" w:color="auto"/>
        <w:bottom w:val="none" w:sz="0" w:space="0" w:color="auto"/>
        <w:right w:val="none" w:sz="0" w:space="0" w:color="auto"/>
      </w:divBdr>
    </w:div>
    <w:div w:id="178548962">
      <w:bodyDiv w:val="1"/>
      <w:marLeft w:val="0"/>
      <w:marRight w:val="0"/>
      <w:marTop w:val="0"/>
      <w:marBottom w:val="0"/>
      <w:divBdr>
        <w:top w:val="none" w:sz="0" w:space="0" w:color="auto"/>
        <w:left w:val="none" w:sz="0" w:space="0" w:color="auto"/>
        <w:bottom w:val="none" w:sz="0" w:space="0" w:color="auto"/>
        <w:right w:val="none" w:sz="0" w:space="0" w:color="auto"/>
      </w:divBdr>
      <w:divsChild>
        <w:div w:id="1737166549">
          <w:marLeft w:val="0"/>
          <w:marRight w:val="0"/>
          <w:marTop w:val="0"/>
          <w:marBottom w:val="0"/>
          <w:divBdr>
            <w:top w:val="none" w:sz="0" w:space="0" w:color="auto"/>
            <w:left w:val="none" w:sz="0" w:space="0" w:color="auto"/>
            <w:bottom w:val="none" w:sz="0" w:space="0" w:color="auto"/>
            <w:right w:val="none" w:sz="0" w:space="0" w:color="auto"/>
          </w:divBdr>
        </w:div>
      </w:divsChild>
    </w:div>
    <w:div w:id="212695865">
      <w:bodyDiv w:val="1"/>
      <w:marLeft w:val="0"/>
      <w:marRight w:val="0"/>
      <w:marTop w:val="0"/>
      <w:marBottom w:val="0"/>
      <w:divBdr>
        <w:top w:val="none" w:sz="0" w:space="0" w:color="auto"/>
        <w:left w:val="none" w:sz="0" w:space="0" w:color="auto"/>
        <w:bottom w:val="none" w:sz="0" w:space="0" w:color="auto"/>
        <w:right w:val="none" w:sz="0" w:space="0" w:color="auto"/>
      </w:divBdr>
      <w:divsChild>
        <w:div w:id="60183004">
          <w:marLeft w:val="0"/>
          <w:marRight w:val="0"/>
          <w:marTop w:val="0"/>
          <w:marBottom w:val="0"/>
          <w:divBdr>
            <w:top w:val="none" w:sz="0" w:space="0" w:color="auto"/>
            <w:left w:val="none" w:sz="0" w:space="0" w:color="auto"/>
            <w:bottom w:val="none" w:sz="0" w:space="0" w:color="auto"/>
            <w:right w:val="none" w:sz="0" w:space="0" w:color="auto"/>
          </w:divBdr>
        </w:div>
      </w:divsChild>
    </w:div>
    <w:div w:id="273026945">
      <w:bodyDiv w:val="1"/>
      <w:marLeft w:val="0"/>
      <w:marRight w:val="0"/>
      <w:marTop w:val="0"/>
      <w:marBottom w:val="0"/>
      <w:divBdr>
        <w:top w:val="none" w:sz="0" w:space="0" w:color="auto"/>
        <w:left w:val="none" w:sz="0" w:space="0" w:color="auto"/>
        <w:bottom w:val="none" w:sz="0" w:space="0" w:color="auto"/>
        <w:right w:val="none" w:sz="0" w:space="0" w:color="auto"/>
      </w:divBdr>
    </w:div>
    <w:div w:id="311065704">
      <w:bodyDiv w:val="1"/>
      <w:marLeft w:val="0"/>
      <w:marRight w:val="0"/>
      <w:marTop w:val="0"/>
      <w:marBottom w:val="0"/>
      <w:divBdr>
        <w:top w:val="none" w:sz="0" w:space="0" w:color="auto"/>
        <w:left w:val="none" w:sz="0" w:space="0" w:color="auto"/>
        <w:bottom w:val="none" w:sz="0" w:space="0" w:color="auto"/>
        <w:right w:val="none" w:sz="0" w:space="0" w:color="auto"/>
      </w:divBdr>
    </w:div>
    <w:div w:id="406223244">
      <w:bodyDiv w:val="1"/>
      <w:marLeft w:val="0"/>
      <w:marRight w:val="0"/>
      <w:marTop w:val="0"/>
      <w:marBottom w:val="0"/>
      <w:divBdr>
        <w:top w:val="none" w:sz="0" w:space="0" w:color="auto"/>
        <w:left w:val="none" w:sz="0" w:space="0" w:color="auto"/>
        <w:bottom w:val="none" w:sz="0" w:space="0" w:color="auto"/>
        <w:right w:val="none" w:sz="0" w:space="0" w:color="auto"/>
      </w:divBdr>
      <w:divsChild>
        <w:div w:id="1633170288">
          <w:marLeft w:val="0"/>
          <w:marRight w:val="0"/>
          <w:marTop w:val="0"/>
          <w:marBottom w:val="0"/>
          <w:divBdr>
            <w:top w:val="none" w:sz="0" w:space="0" w:color="auto"/>
            <w:left w:val="none" w:sz="0" w:space="0" w:color="auto"/>
            <w:bottom w:val="none" w:sz="0" w:space="0" w:color="auto"/>
            <w:right w:val="none" w:sz="0" w:space="0" w:color="auto"/>
          </w:divBdr>
        </w:div>
        <w:div w:id="1813477615">
          <w:marLeft w:val="0"/>
          <w:marRight w:val="0"/>
          <w:marTop w:val="0"/>
          <w:marBottom w:val="0"/>
          <w:divBdr>
            <w:top w:val="none" w:sz="0" w:space="0" w:color="auto"/>
            <w:left w:val="none" w:sz="0" w:space="0" w:color="auto"/>
            <w:bottom w:val="none" w:sz="0" w:space="0" w:color="auto"/>
            <w:right w:val="none" w:sz="0" w:space="0" w:color="auto"/>
          </w:divBdr>
        </w:div>
      </w:divsChild>
    </w:div>
    <w:div w:id="452094894">
      <w:bodyDiv w:val="1"/>
      <w:marLeft w:val="0"/>
      <w:marRight w:val="0"/>
      <w:marTop w:val="0"/>
      <w:marBottom w:val="0"/>
      <w:divBdr>
        <w:top w:val="none" w:sz="0" w:space="0" w:color="auto"/>
        <w:left w:val="none" w:sz="0" w:space="0" w:color="auto"/>
        <w:bottom w:val="none" w:sz="0" w:space="0" w:color="auto"/>
        <w:right w:val="none" w:sz="0" w:space="0" w:color="auto"/>
      </w:divBdr>
    </w:div>
    <w:div w:id="566494073">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593518419">
      <w:bodyDiv w:val="1"/>
      <w:marLeft w:val="0"/>
      <w:marRight w:val="0"/>
      <w:marTop w:val="0"/>
      <w:marBottom w:val="0"/>
      <w:divBdr>
        <w:top w:val="none" w:sz="0" w:space="0" w:color="auto"/>
        <w:left w:val="none" w:sz="0" w:space="0" w:color="auto"/>
        <w:bottom w:val="none" w:sz="0" w:space="0" w:color="auto"/>
        <w:right w:val="none" w:sz="0" w:space="0" w:color="auto"/>
      </w:divBdr>
      <w:divsChild>
        <w:div w:id="1339697930">
          <w:marLeft w:val="0"/>
          <w:marRight w:val="0"/>
          <w:marTop w:val="0"/>
          <w:marBottom w:val="0"/>
          <w:divBdr>
            <w:top w:val="none" w:sz="0" w:space="0" w:color="auto"/>
            <w:left w:val="none" w:sz="0" w:space="0" w:color="auto"/>
            <w:bottom w:val="none" w:sz="0" w:space="0" w:color="auto"/>
            <w:right w:val="none" w:sz="0" w:space="0" w:color="auto"/>
          </w:divBdr>
        </w:div>
        <w:div w:id="935360044">
          <w:marLeft w:val="0"/>
          <w:marRight w:val="0"/>
          <w:marTop w:val="0"/>
          <w:marBottom w:val="0"/>
          <w:divBdr>
            <w:top w:val="none" w:sz="0" w:space="0" w:color="auto"/>
            <w:left w:val="none" w:sz="0" w:space="0" w:color="auto"/>
            <w:bottom w:val="none" w:sz="0" w:space="0" w:color="auto"/>
            <w:right w:val="none" w:sz="0" w:space="0" w:color="auto"/>
          </w:divBdr>
        </w:div>
        <w:div w:id="716323379">
          <w:marLeft w:val="0"/>
          <w:marRight w:val="0"/>
          <w:marTop w:val="0"/>
          <w:marBottom w:val="0"/>
          <w:divBdr>
            <w:top w:val="none" w:sz="0" w:space="0" w:color="auto"/>
            <w:left w:val="none" w:sz="0" w:space="0" w:color="auto"/>
            <w:bottom w:val="none" w:sz="0" w:space="0" w:color="auto"/>
            <w:right w:val="none" w:sz="0" w:space="0" w:color="auto"/>
          </w:divBdr>
        </w:div>
        <w:div w:id="1364671152">
          <w:marLeft w:val="0"/>
          <w:marRight w:val="0"/>
          <w:marTop w:val="0"/>
          <w:marBottom w:val="0"/>
          <w:divBdr>
            <w:top w:val="none" w:sz="0" w:space="0" w:color="auto"/>
            <w:left w:val="none" w:sz="0" w:space="0" w:color="auto"/>
            <w:bottom w:val="none" w:sz="0" w:space="0" w:color="auto"/>
            <w:right w:val="none" w:sz="0" w:space="0" w:color="auto"/>
          </w:divBdr>
        </w:div>
        <w:div w:id="332148500">
          <w:marLeft w:val="0"/>
          <w:marRight w:val="0"/>
          <w:marTop w:val="0"/>
          <w:marBottom w:val="0"/>
          <w:divBdr>
            <w:top w:val="none" w:sz="0" w:space="0" w:color="auto"/>
            <w:left w:val="none" w:sz="0" w:space="0" w:color="auto"/>
            <w:bottom w:val="none" w:sz="0" w:space="0" w:color="auto"/>
            <w:right w:val="none" w:sz="0" w:space="0" w:color="auto"/>
          </w:divBdr>
        </w:div>
        <w:div w:id="674652509">
          <w:marLeft w:val="0"/>
          <w:marRight w:val="0"/>
          <w:marTop w:val="0"/>
          <w:marBottom w:val="0"/>
          <w:divBdr>
            <w:top w:val="none" w:sz="0" w:space="0" w:color="auto"/>
            <w:left w:val="none" w:sz="0" w:space="0" w:color="auto"/>
            <w:bottom w:val="none" w:sz="0" w:space="0" w:color="auto"/>
            <w:right w:val="none" w:sz="0" w:space="0" w:color="auto"/>
          </w:divBdr>
        </w:div>
        <w:div w:id="1445074981">
          <w:marLeft w:val="0"/>
          <w:marRight w:val="0"/>
          <w:marTop w:val="0"/>
          <w:marBottom w:val="0"/>
          <w:divBdr>
            <w:top w:val="none" w:sz="0" w:space="0" w:color="auto"/>
            <w:left w:val="none" w:sz="0" w:space="0" w:color="auto"/>
            <w:bottom w:val="none" w:sz="0" w:space="0" w:color="auto"/>
            <w:right w:val="none" w:sz="0" w:space="0" w:color="auto"/>
          </w:divBdr>
        </w:div>
        <w:div w:id="1650866237">
          <w:marLeft w:val="0"/>
          <w:marRight w:val="0"/>
          <w:marTop w:val="0"/>
          <w:marBottom w:val="0"/>
          <w:divBdr>
            <w:top w:val="none" w:sz="0" w:space="0" w:color="auto"/>
            <w:left w:val="none" w:sz="0" w:space="0" w:color="auto"/>
            <w:bottom w:val="none" w:sz="0" w:space="0" w:color="auto"/>
            <w:right w:val="none" w:sz="0" w:space="0" w:color="auto"/>
          </w:divBdr>
        </w:div>
        <w:div w:id="471212459">
          <w:marLeft w:val="0"/>
          <w:marRight w:val="0"/>
          <w:marTop w:val="0"/>
          <w:marBottom w:val="0"/>
          <w:divBdr>
            <w:top w:val="none" w:sz="0" w:space="0" w:color="auto"/>
            <w:left w:val="none" w:sz="0" w:space="0" w:color="auto"/>
            <w:bottom w:val="none" w:sz="0" w:space="0" w:color="auto"/>
            <w:right w:val="none" w:sz="0" w:space="0" w:color="auto"/>
          </w:divBdr>
        </w:div>
        <w:div w:id="805779535">
          <w:marLeft w:val="0"/>
          <w:marRight w:val="0"/>
          <w:marTop w:val="0"/>
          <w:marBottom w:val="0"/>
          <w:divBdr>
            <w:top w:val="none" w:sz="0" w:space="0" w:color="auto"/>
            <w:left w:val="none" w:sz="0" w:space="0" w:color="auto"/>
            <w:bottom w:val="none" w:sz="0" w:space="0" w:color="auto"/>
            <w:right w:val="none" w:sz="0" w:space="0" w:color="auto"/>
          </w:divBdr>
        </w:div>
        <w:div w:id="893780647">
          <w:marLeft w:val="0"/>
          <w:marRight w:val="0"/>
          <w:marTop w:val="0"/>
          <w:marBottom w:val="0"/>
          <w:divBdr>
            <w:top w:val="none" w:sz="0" w:space="0" w:color="auto"/>
            <w:left w:val="none" w:sz="0" w:space="0" w:color="auto"/>
            <w:bottom w:val="none" w:sz="0" w:space="0" w:color="auto"/>
            <w:right w:val="none" w:sz="0" w:space="0" w:color="auto"/>
          </w:divBdr>
        </w:div>
        <w:div w:id="1411929518">
          <w:marLeft w:val="0"/>
          <w:marRight w:val="0"/>
          <w:marTop w:val="0"/>
          <w:marBottom w:val="0"/>
          <w:divBdr>
            <w:top w:val="none" w:sz="0" w:space="0" w:color="auto"/>
            <w:left w:val="none" w:sz="0" w:space="0" w:color="auto"/>
            <w:bottom w:val="none" w:sz="0" w:space="0" w:color="auto"/>
            <w:right w:val="none" w:sz="0" w:space="0" w:color="auto"/>
          </w:divBdr>
        </w:div>
        <w:div w:id="89352914">
          <w:marLeft w:val="0"/>
          <w:marRight w:val="0"/>
          <w:marTop w:val="0"/>
          <w:marBottom w:val="0"/>
          <w:divBdr>
            <w:top w:val="none" w:sz="0" w:space="0" w:color="auto"/>
            <w:left w:val="none" w:sz="0" w:space="0" w:color="auto"/>
            <w:bottom w:val="none" w:sz="0" w:space="0" w:color="auto"/>
            <w:right w:val="none" w:sz="0" w:space="0" w:color="auto"/>
          </w:divBdr>
        </w:div>
        <w:div w:id="607272030">
          <w:marLeft w:val="0"/>
          <w:marRight w:val="0"/>
          <w:marTop w:val="0"/>
          <w:marBottom w:val="0"/>
          <w:divBdr>
            <w:top w:val="none" w:sz="0" w:space="0" w:color="auto"/>
            <w:left w:val="none" w:sz="0" w:space="0" w:color="auto"/>
            <w:bottom w:val="none" w:sz="0" w:space="0" w:color="auto"/>
            <w:right w:val="none" w:sz="0" w:space="0" w:color="auto"/>
          </w:divBdr>
        </w:div>
        <w:div w:id="95372813">
          <w:marLeft w:val="0"/>
          <w:marRight w:val="0"/>
          <w:marTop w:val="0"/>
          <w:marBottom w:val="0"/>
          <w:divBdr>
            <w:top w:val="none" w:sz="0" w:space="0" w:color="auto"/>
            <w:left w:val="none" w:sz="0" w:space="0" w:color="auto"/>
            <w:bottom w:val="none" w:sz="0" w:space="0" w:color="auto"/>
            <w:right w:val="none" w:sz="0" w:space="0" w:color="auto"/>
          </w:divBdr>
        </w:div>
        <w:div w:id="1862353524">
          <w:marLeft w:val="0"/>
          <w:marRight w:val="0"/>
          <w:marTop w:val="0"/>
          <w:marBottom w:val="0"/>
          <w:divBdr>
            <w:top w:val="none" w:sz="0" w:space="0" w:color="auto"/>
            <w:left w:val="none" w:sz="0" w:space="0" w:color="auto"/>
            <w:bottom w:val="none" w:sz="0" w:space="0" w:color="auto"/>
            <w:right w:val="none" w:sz="0" w:space="0" w:color="auto"/>
          </w:divBdr>
        </w:div>
        <w:div w:id="1964383454">
          <w:marLeft w:val="0"/>
          <w:marRight w:val="0"/>
          <w:marTop w:val="0"/>
          <w:marBottom w:val="0"/>
          <w:divBdr>
            <w:top w:val="none" w:sz="0" w:space="0" w:color="auto"/>
            <w:left w:val="none" w:sz="0" w:space="0" w:color="auto"/>
            <w:bottom w:val="none" w:sz="0" w:space="0" w:color="auto"/>
            <w:right w:val="none" w:sz="0" w:space="0" w:color="auto"/>
          </w:divBdr>
        </w:div>
        <w:div w:id="1891768722">
          <w:marLeft w:val="0"/>
          <w:marRight w:val="0"/>
          <w:marTop w:val="0"/>
          <w:marBottom w:val="0"/>
          <w:divBdr>
            <w:top w:val="none" w:sz="0" w:space="0" w:color="auto"/>
            <w:left w:val="none" w:sz="0" w:space="0" w:color="auto"/>
            <w:bottom w:val="none" w:sz="0" w:space="0" w:color="auto"/>
            <w:right w:val="none" w:sz="0" w:space="0" w:color="auto"/>
          </w:divBdr>
        </w:div>
        <w:div w:id="30108071">
          <w:marLeft w:val="0"/>
          <w:marRight w:val="0"/>
          <w:marTop w:val="0"/>
          <w:marBottom w:val="0"/>
          <w:divBdr>
            <w:top w:val="none" w:sz="0" w:space="0" w:color="auto"/>
            <w:left w:val="none" w:sz="0" w:space="0" w:color="auto"/>
            <w:bottom w:val="none" w:sz="0" w:space="0" w:color="auto"/>
            <w:right w:val="none" w:sz="0" w:space="0" w:color="auto"/>
          </w:divBdr>
        </w:div>
        <w:div w:id="1409769529">
          <w:marLeft w:val="0"/>
          <w:marRight w:val="0"/>
          <w:marTop w:val="0"/>
          <w:marBottom w:val="0"/>
          <w:divBdr>
            <w:top w:val="none" w:sz="0" w:space="0" w:color="auto"/>
            <w:left w:val="none" w:sz="0" w:space="0" w:color="auto"/>
            <w:bottom w:val="none" w:sz="0" w:space="0" w:color="auto"/>
            <w:right w:val="none" w:sz="0" w:space="0" w:color="auto"/>
          </w:divBdr>
        </w:div>
      </w:divsChild>
    </w:div>
    <w:div w:id="594435505">
      <w:bodyDiv w:val="1"/>
      <w:marLeft w:val="0"/>
      <w:marRight w:val="0"/>
      <w:marTop w:val="0"/>
      <w:marBottom w:val="0"/>
      <w:divBdr>
        <w:top w:val="none" w:sz="0" w:space="0" w:color="auto"/>
        <w:left w:val="none" w:sz="0" w:space="0" w:color="auto"/>
        <w:bottom w:val="none" w:sz="0" w:space="0" w:color="auto"/>
        <w:right w:val="none" w:sz="0" w:space="0" w:color="auto"/>
      </w:divBdr>
    </w:div>
    <w:div w:id="598148815">
      <w:bodyDiv w:val="1"/>
      <w:marLeft w:val="0"/>
      <w:marRight w:val="0"/>
      <w:marTop w:val="0"/>
      <w:marBottom w:val="0"/>
      <w:divBdr>
        <w:top w:val="none" w:sz="0" w:space="0" w:color="auto"/>
        <w:left w:val="none" w:sz="0" w:space="0" w:color="auto"/>
        <w:bottom w:val="none" w:sz="0" w:space="0" w:color="auto"/>
        <w:right w:val="none" w:sz="0" w:space="0" w:color="auto"/>
      </w:divBdr>
      <w:divsChild>
        <w:div w:id="1741711398">
          <w:marLeft w:val="0"/>
          <w:marRight w:val="0"/>
          <w:marTop w:val="0"/>
          <w:marBottom w:val="0"/>
          <w:divBdr>
            <w:top w:val="none" w:sz="0" w:space="0" w:color="auto"/>
            <w:left w:val="none" w:sz="0" w:space="0" w:color="auto"/>
            <w:bottom w:val="none" w:sz="0" w:space="0" w:color="auto"/>
            <w:right w:val="none" w:sz="0" w:space="0" w:color="auto"/>
          </w:divBdr>
        </w:div>
      </w:divsChild>
    </w:div>
    <w:div w:id="644624561">
      <w:marLeft w:val="0"/>
      <w:marRight w:val="0"/>
      <w:marTop w:val="0"/>
      <w:marBottom w:val="0"/>
      <w:divBdr>
        <w:top w:val="none" w:sz="0" w:space="0" w:color="auto"/>
        <w:left w:val="none" w:sz="0" w:space="0" w:color="auto"/>
        <w:bottom w:val="none" w:sz="0" w:space="0" w:color="auto"/>
        <w:right w:val="none" w:sz="0" w:space="0" w:color="auto"/>
      </w:divBdr>
    </w:div>
    <w:div w:id="650252716">
      <w:bodyDiv w:val="1"/>
      <w:marLeft w:val="0"/>
      <w:marRight w:val="0"/>
      <w:marTop w:val="0"/>
      <w:marBottom w:val="0"/>
      <w:divBdr>
        <w:top w:val="none" w:sz="0" w:space="0" w:color="auto"/>
        <w:left w:val="none" w:sz="0" w:space="0" w:color="auto"/>
        <w:bottom w:val="none" w:sz="0" w:space="0" w:color="auto"/>
        <w:right w:val="none" w:sz="0" w:space="0" w:color="auto"/>
      </w:divBdr>
    </w:div>
    <w:div w:id="816142815">
      <w:bodyDiv w:val="1"/>
      <w:marLeft w:val="0"/>
      <w:marRight w:val="0"/>
      <w:marTop w:val="0"/>
      <w:marBottom w:val="0"/>
      <w:divBdr>
        <w:top w:val="none" w:sz="0" w:space="0" w:color="auto"/>
        <w:left w:val="none" w:sz="0" w:space="0" w:color="auto"/>
        <w:bottom w:val="none" w:sz="0" w:space="0" w:color="auto"/>
        <w:right w:val="none" w:sz="0" w:space="0" w:color="auto"/>
      </w:divBdr>
    </w:div>
    <w:div w:id="820384856">
      <w:bodyDiv w:val="1"/>
      <w:marLeft w:val="0"/>
      <w:marRight w:val="0"/>
      <w:marTop w:val="0"/>
      <w:marBottom w:val="0"/>
      <w:divBdr>
        <w:top w:val="none" w:sz="0" w:space="0" w:color="auto"/>
        <w:left w:val="none" w:sz="0" w:space="0" w:color="auto"/>
        <w:bottom w:val="none" w:sz="0" w:space="0" w:color="auto"/>
        <w:right w:val="none" w:sz="0" w:space="0" w:color="auto"/>
      </w:divBdr>
    </w:div>
    <w:div w:id="896012196">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995499459">
      <w:bodyDiv w:val="1"/>
      <w:marLeft w:val="0"/>
      <w:marRight w:val="0"/>
      <w:marTop w:val="0"/>
      <w:marBottom w:val="0"/>
      <w:divBdr>
        <w:top w:val="none" w:sz="0" w:space="0" w:color="auto"/>
        <w:left w:val="none" w:sz="0" w:space="0" w:color="auto"/>
        <w:bottom w:val="none" w:sz="0" w:space="0" w:color="auto"/>
        <w:right w:val="none" w:sz="0" w:space="0" w:color="auto"/>
      </w:divBdr>
    </w:div>
    <w:div w:id="1011566531">
      <w:bodyDiv w:val="1"/>
      <w:marLeft w:val="0"/>
      <w:marRight w:val="0"/>
      <w:marTop w:val="0"/>
      <w:marBottom w:val="0"/>
      <w:divBdr>
        <w:top w:val="none" w:sz="0" w:space="0" w:color="auto"/>
        <w:left w:val="none" w:sz="0" w:space="0" w:color="auto"/>
        <w:bottom w:val="none" w:sz="0" w:space="0" w:color="auto"/>
        <w:right w:val="none" w:sz="0" w:space="0" w:color="auto"/>
      </w:divBdr>
      <w:divsChild>
        <w:div w:id="602222427">
          <w:marLeft w:val="0"/>
          <w:marRight w:val="0"/>
          <w:marTop w:val="0"/>
          <w:marBottom w:val="0"/>
          <w:divBdr>
            <w:top w:val="none" w:sz="0" w:space="0" w:color="auto"/>
            <w:left w:val="none" w:sz="0" w:space="0" w:color="auto"/>
            <w:bottom w:val="none" w:sz="0" w:space="0" w:color="auto"/>
            <w:right w:val="none" w:sz="0" w:space="0" w:color="auto"/>
          </w:divBdr>
        </w:div>
        <w:div w:id="1009216038">
          <w:marLeft w:val="0"/>
          <w:marRight w:val="0"/>
          <w:marTop w:val="0"/>
          <w:marBottom w:val="0"/>
          <w:divBdr>
            <w:top w:val="none" w:sz="0" w:space="0" w:color="auto"/>
            <w:left w:val="none" w:sz="0" w:space="0" w:color="auto"/>
            <w:bottom w:val="none" w:sz="0" w:space="0" w:color="auto"/>
            <w:right w:val="none" w:sz="0" w:space="0" w:color="auto"/>
          </w:divBdr>
        </w:div>
        <w:div w:id="1738821796">
          <w:marLeft w:val="0"/>
          <w:marRight w:val="0"/>
          <w:marTop w:val="0"/>
          <w:marBottom w:val="0"/>
          <w:divBdr>
            <w:top w:val="none" w:sz="0" w:space="0" w:color="auto"/>
            <w:left w:val="none" w:sz="0" w:space="0" w:color="auto"/>
            <w:bottom w:val="none" w:sz="0" w:space="0" w:color="auto"/>
            <w:right w:val="none" w:sz="0" w:space="0" w:color="auto"/>
          </w:divBdr>
        </w:div>
        <w:div w:id="1338728719">
          <w:marLeft w:val="0"/>
          <w:marRight w:val="0"/>
          <w:marTop w:val="0"/>
          <w:marBottom w:val="0"/>
          <w:divBdr>
            <w:top w:val="none" w:sz="0" w:space="0" w:color="auto"/>
            <w:left w:val="none" w:sz="0" w:space="0" w:color="auto"/>
            <w:bottom w:val="none" w:sz="0" w:space="0" w:color="auto"/>
            <w:right w:val="none" w:sz="0" w:space="0" w:color="auto"/>
          </w:divBdr>
        </w:div>
        <w:div w:id="602080412">
          <w:marLeft w:val="0"/>
          <w:marRight w:val="0"/>
          <w:marTop w:val="0"/>
          <w:marBottom w:val="0"/>
          <w:divBdr>
            <w:top w:val="none" w:sz="0" w:space="0" w:color="auto"/>
            <w:left w:val="none" w:sz="0" w:space="0" w:color="auto"/>
            <w:bottom w:val="none" w:sz="0" w:space="0" w:color="auto"/>
            <w:right w:val="none" w:sz="0" w:space="0" w:color="auto"/>
          </w:divBdr>
        </w:div>
        <w:div w:id="1654216137">
          <w:marLeft w:val="0"/>
          <w:marRight w:val="0"/>
          <w:marTop w:val="0"/>
          <w:marBottom w:val="0"/>
          <w:divBdr>
            <w:top w:val="none" w:sz="0" w:space="0" w:color="auto"/>
            <w:left w:val="none" w:sz="0" w:space="0" w:color="auto"/>
            <w:bottom w:val="none" w:sz="0" w:space="0" w:color="auto"/>
            <w:right w:val="none" w:sz="0" w:space="0" w:color="auto"/>
          </w:divBdr>
        </w:div>
        <w:div w:id="876089687">
          <w:marLeft w:val="0"/>
          <w:marRight w:val="0"/>
          <w:marTop w:val="0"/>
          <w:marBottom w:val="0"/>
          <w:divBdr>
            <w:top w:val="none" w:sz="0" w:space="0" w:color="auto"/>
            <w:left w:val="none" w:sz="0" w:space="0" w:color="auto"/>
            <w:bottom w:val="none" w:sz="0" w:space="0" w:color="auto"/>
            <w:right w:val="none" w:sz="0" w:space="0" w:color="auto"/>
          </w:divBdr>
        </w:div>
        <w:div w:id="943881311">
          <w:marLeft w:val="0"/>
          <w:marRight w:val="0"/>
          <w:marTop w:val="0"/>
          <w:marBottom w:val="0"/>
          <w:divBdr>
            <w:top w:val="none" w:sz="0" w:space="0" w:color="auto"/>
            <w:left w:val="none" w:sz="0" w:space="0" w:color="auto"/>
            <w:bottom w:val="none" w:sz="0" w:space="0" w:color="auto"/>
            <w:right w:val="none" w:sz="0" w:space="0" w:color="auto"/>
          </w:divBdr>
        </w:div>
        <w:div w:id="72630855">
          <w:marLeft w:val="0"/>
          <w:marRight w:val="0"/>
          <w:marTop w:val="0"/>
          <w:marBottom w:val="0"/>
          <w:divBdr>
            <w:top w:val="none" w:sz="0" w:space="0" w:color="auto"/>
            <w:left w:val="none" w:sz="0" w:space="0" w:color="auto"/>
            <w:bottom w:val="none" w:sz="0" w:space="0" w:color="auto"/>
            <w:right w:val="none" w:sz="0" w:space="0" w:color="auto"/>
          </w:divBdr>
        </w:div>
        <w:div w:id="903947343">
          <w:marLeft w:val="0"/>
          <w:marRight w:val="0"/>
          <w:marTop w:val="0"/>
          <w:marBottom w:val="0"/>
          <w:divBdr>
            <w:top w:val="none" w:sz="0" w:space="0" w:color="auto"/>
            <w:left w:val="none" w:sz="0" w:space="0" w:color="auto"/>
            <w:bottom w:val="none" w:sz="0" w:space="0" w:color="auto"/>
            <w:right w:val="none" w:sz="0" w:space="0" w:color="auto"/>
          </w:divBdr>
        </w:div>
        <w:div w:id="273482886">
          <w:marLeft w:val="0"/>
          <w:marRight w:val="0"/>
          <w:marTop w:val="0"/>
          <w:marBottom w:val="0"/>
          <w:divBdr>
            <w:top w:val="none" w:sz="0" w:space="0" w:color="auto"/>
            <w:left w:val="none" w:sz="0" w:space="0" w:color="auto"/>
            <w:bottom w:val="none" w:sz="0" w:space="0" w:color="auto"/>
            <w:right w:val="none" w:sz="0" w:space="0" w:color="auto"/>
          </w:divBdr>
        </w:div>
        <w:div w:id="37749779">
          <w:marLeft w:val="0"/>
          <w:marRight w:val="0"/>
          <w:marTop w:val="0"/>
          <w:marBottom w:val="0"/>
          <w:divBdr>
            <w:top w:val="none" w:sz="0" w:space="0" w:color="auto"/>
            <w:left w:val="none" w:sz="0" w:space="0" w:color="auto"/>
            <w:bottom w:val="none" w:sz="0" w:space="0" w:color="auto"/>
            <w:right w:val="none" w:sz="0" w:space="0" w:color="auto"/>
          </w:divBdr>
        </w:div>
        <w:div w:id="1695186674">
          <w:marLeft w:val="0"/>
          <w:marRight w:val="0"/>
          <w:marTop w:val="0"/>
          <w:marBottom w:val="0"/>
          <w:divBdr>
            <w:top w:val="none" w:sz="0" w:space="0" w:color="auto"/>
            <w:left w:val="none" w:sz="0" w:space="0" w:color="auto"/>
            <w:bottom w:val="none" w:sz="0" w:space="0" w:color="auto"/>
            <w:right w:val="none" w:sz="0" w:space="0" w:color="auto"/>
          </w:divBdr>
        </w:div>
        <w:div w:id="1015158117">
          <w:marLeft w:val="0"/>
          <w:marRight w:val="0"/>
          <w:marTop w:val="0"/>
          <w:marBottom w:val="0"/>
          <w:divBdr>
            <w:top w:val="none" w:sz="0" w:space="0" w:color="auto"/>
            <w:left w:val="none" w:sz="0" w:space="0" w:color="auto"/>
            <w:bottom w:val="none" w:sz="0" w:space="0" w:color="auto"/>
            <w:right w:val="none" w:sz="0" w:space="0" w:color="auto"/>
          </w:divBdr>
        </w:div>
        <w:div w:id="1421873756">
          <w:marLeft w:val="0"/>
          <w:marRight w:val="0"/>
          <w:marTop w:val="0"/>
          <w:marBottom w:val="0"/>
          <w:divBdr>
            <w:top w:val="none" w:sz="0" w:space="0" w:color="auto"/>
            <w:left w:val="none" w:sz="0" w:space="0" w:color="auto"/>
            <w:bottom w:val="none" w:sz="0" w:space="0" w:color="auto"/>
            <w:right w:val="none" w:sz="0" w:space="0" w:color="auto"/>
          </w:divBdr>
        </w:div>
        <w:div w:id="1714496863">
          <w:marLeft w:val="0"/>
          <w:marRight w:val="0"/>
          <w:marTop w:val="0"/>
          <w:marBottom w:val="0"/>
          <w:divBdr>
            <w:top w:val="none" w:sz="0" w:space="0" w:color="auto"/>
            <w:left w:val="none" w:sz="0" w:space="0" w:color="auto"/>
            <w:bottom w:val="none" w:sz="0" w:space="0" w:color="auto"/>
            <w:right w:val="none" w:sz="0" w:space="0" w:color="auto"/>
          </w:divBdr>
        </w:div>
        <w:div w:id="1188299331">
          <w:marLeft w:val="0"/>
          <w:marRight w:val="0"/>
          <w:marTop w:val="0"/>
          <w:marBottom w:val="0"/>
          <w:divBdr>
            <w:top w:val="none" w:sz="0" w:space="0" w:color="auto"/>
            <w:left w:val="none" w:sz="0" w:space="0" w:color="auto"/>
            <w:bottom w:val="none" w:sz="0" w:space="0" w:color="auto"/>
            <w:right w:val="none" w:sz="0" w:space="0" w:color="auto"/>
          </w:divBdr>
        </w:div>
        <w:div w:id="1105807038">
          <w:marLeft w:val="0"/>
          <w:marRight w:val="0"/>
          <w:marTop w:val="0"/>
          <w:marBottom w:val="0"/>
          <w:divBdr>
            <w:top w:val="none" w:sz="0" w:space="0" w:color="auto"/>
            <w:left w:val="none" w:sz="0" w:space="0" w:color="auto"/>
            <w:bottom w:val="none" w:sz="0" w:space="0" w:color="auto"/>
            <w:right w:val="none" w:sz="0" w:space="0" w:color="auto"/>
          </w:divBdr>
        </w:div>
        <w:div w:id="326135467">
          <w:marLeft w:val="0"/>
          <w:marRight w:val="0"/>
          <w:marTop w:val="0"/>
          <w:marBottom w:val="0"/>
          <w:divBdr>
            <w:top w:val="none" w:sz="0" w:space="0" w:color="auto"/>
            <w:left w:val="none" w:sz="0" w:space="0" w:color="auto"/>
            <w:bottom w:val="none" w:sz="0" w:space="0" w:color="auto"/>
            <w:right w:val="none" w:sz="0" w:space="0" w:color="auto"/>
          </w:divBdr>
        </w:div>
        <w:div w:id="1273589278">
          <w:marLeft w:val="0"/>
          <w:marRight w:val="0"/>
          <w:marTop w:val="0"/>
          <w:marBottom w:val="0"/>
          <w:divBdr>
            <w:top w:val="none" w:sz="0" w:space="0" w:color="auto"/>
            <w:left w:val="none" w:sz="0" w:space="0" w:color="auto"/>
            <w:bottom w:val="none" w:sz="0" w:space="0" w:color="auto"/>
            <w:right w:val="none" w:sz="0" w:space="0" w:color="auto"/>
          </w:divBdr>
        </w:div>
      </w:divsChild>
    </w:div>
    <w:div w:id="1043291069">
      <w:bodyDiv w:val="1"/>
      <w:marLeft w:val="0"/>
      <w:marRight w:val="0"/>
      <w:marTop w:val="0"/>
      <w:marBottom w:val="0"/>
      <w:divBdr>
        <w:top w:val="none" w:sz="0" w:space="0" w:color="auto"/>
        <w:left w:val="none" w:sz="0" w:space="0" w:color="auto"/>
        <w:bottom w:val="none" w:sz="0" w:space="0" w:color="auto"/>
        <w:right w:val="none" w:sz="0" w:space="0" w:color="auto"/>
      </w:divBdr>
      <w:divsChild>
        <w:div w:id="405493520">
          <w:marLeft w:val="0"/>
          <w:marRight w:val="0"/>
          <w:marTop w:val="0"/>
          <w:marBottom w:val="0"/>
          <w:divBdr>
            <w:top w:val="none" w:sz="0" w:space="0" w:color="auto"/>
            <w:left w:val="none" w:sz="0" w:space="0" w:color="auto"/>
            <w:bottom w:val="none" w:sz="0" w:space="0" w:color="auto"/>
            <w:right w:val="none" w:sz="0" w:space="0" w:color="auto"/>
          </w:divBdr>
          <w:divsChild>
            <w:div w:id="1536190856">
              <w:marLeft w:val="0"/>
              <w:marRight w:val="0"/>
              <w:marTop w:val="0"/>
              <w:marBottom w:val="0"/>
              <w:divBdr>
                <w:top w:val="none" w:sz="0" w:space="0" w:color="auto"/>
                <w:left w:val="none" w:sz="0" w:space="0" w:color="auto"/>
                <w:bottom w:val="none" w:sz="0" w:space="0" w:color="auto"/>
                <w:right w:val="none" w:sz="0" w:space="0" w:color="auto"/>
              </w:divBdr>
            </w:div>
            <w:div w:id="770591907">
              <w:marLeft w:val="150"/>
              <w:marRight w:val="0"/>
              <w:marTop w:val="0"/>
              <w:marBottom w:val="0"/>
              <w:divBdr>
                <w:top w:val="none" w:sz="0" w:space="0" w:color="auto"/>
                <w:left w:val="none" w:sz="0" w:space="0" w:color="auto"/>
                <w:bottom w:val="none" w:sz="0" w:space="0" w:color="auto"/>
                <w:right w:val="none" w:sz="0" w:space="0" w:color="auto"/>
              </w:divBdr>
            </w:div>
          </w:divsChild>
        </w:div>
        <w:div w:id="2018801367">
          <w:marLeft w:val="0"/>
          <w:marRight w:val="0"/>
          <w:marTop w:val="0"/>
          <w:marBottom w:val="0"/>
          <w:divBdr>
            <w:top w:val="none" w:sz="0" w:space="0" w:color="auto"/>
            <w:left w:val="none" w:sz="0" w:space="0" w:color="auto"/>
            <w:bottom w:val="none" w:sz="0" w:space="0" w:color="auto"/>
            <w:right w:val="none" w:sz="0" w:space="0" w:color="auto"/>
          </w:divBdr>
          <w:divsChild>
            <w:div w:id="209616792">
              <w:marLeft w:val="0"/>
              <w:marRight w:val="0"/>
              <w:marTop w:val="0"/>
              <w:marBottom w:val="0"/>
              <w:divBdr>
                <w:top w:val="none" w:sz="0" w:space="0" w:color="auto"/>
                <w:left w:val="none" w:sz="0" w:space="0" w:color="auto"/>
                <w:bottom w:val="none" w:sz="0" w:space="0" w:color="auto"/>
                <w:right w:val="none" w:sz="0" w:space="0" w:color="auto"/>
              </w:divBdr>
              <w:divsChild>
                <w:div w:id="591626148">
                  <w:marLeft w:val="0"/>
                  <w:marRight w:val="0"/>
                  <w:marTop w:val="0"/>
                  <w:marBottom w:val="0"/>
                  <w:divBdr>
                    <w:top w:val="none" w:sz="0" w:space="0" w:color="auto"/>
                    <w:left w:val="none" w:sz="0" w:space="0" w:color="auto"/>
                    <w:bottom w:val="none" w:sz="0" w:space="0" w:color="auto"/>
                    <w:right w:val="none" w:sz="0" w:space="0" w:color="auto"/>
                  </w:divBdr>
                </w:div>
                <w:div w:id="1846821679">
                  <w:marLeft w:val="0"/>
                  <w:marRight w:val="0"/>
                  <w:marTop w:val="0"/>
                  <w:marBottom w:val="0"/>
                  <w:divBdr>
                    <w:top w:val="none" w:sz="0" w:space="0" w:color="auto"/>
                    <w:left w:val="none" w:sz="0" w:space="0" w:color="auto"/>
                    <w:bottom w:val="none" w:sz="0" w:space="0" w:color="auto"/>
                    <w:right w:val="none" w:sz="0" w:space="0" w:color="auto"/>
                  </w:divBdr>
                </w:div>
              </w:divsChild>
            </w:div>
            <w:div w:id="2833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8523">
      <w:marLeft w:val="0"/>
      <w:marRight w:val="0"/>
      <w:marTop w:val="0"/>
      <w:marBottom w:val="0"/>
      <w:divBdr>
        <w:top w:val="none" w:sz="0" w:space="0" w:color="auto"/>
        <w:left w:val="none" w:sz="0" w:space="0" w:color="auto"/>
        <w:bottom w:val="none" w:sz="0" w:space="0" w:color="auto"/>
        <w:right w:val="none" w:sz="0" w:space="0" w:color="auto"/>
      </w:divBdr>
    </w:div>
    <w:div w:id="1073427964">
      <w:bodyDiv w:val="1"/>
      <w:marLeft w:val="0"/>
      <w:marRight w:val="0"/>
      <w:marTop w:val="0"/>
      <w:marBottom w:val="0"/>
      <w:divBdr>
        <w:top w:val="none" w:sz="0" w:space="0" w:color="auto"/>
        <w:left w:val="none" w:sz="0" w:space="0" w:color="auto"/>
        <w:bottom w:val="none" w:sz="0" w:space="0" w:color="auto"/>
        <w:right w:val="none" w:sz="0" w:space="0" w:color="auto"/>
      </w:divBdr>
    </w:div>
    <w:div w:id="1087535207">
      <w:bodyDiv w:val="1"/>
      <w:marLeft w:val="0"/>
      <w:marRight w:val="0"/>
      <w:marTop w:val="0"/>
      <w:marBottom w:val="0"/>
      <w:divBdr>
        <w:top w:val="none" w:sz="0" w:space="0" w:color="auto"/>
        <w:left w:val="none" w:sz="0" w:space="0" w:color="auto"/>
        <w:bottom w:val="none" w:sz="0" w:space="0" w:color="auto"/>
        <w:right w:val="none" w:sz="0" w:space="0" w:color="auto"/>
      </w:divBdr>
    </w:div>
    <w:div w:id="1098403375">
      <w:marLeft w:val="0"/>
      <w:marRight w:val="0"/>
      <w:marTop w:val="0"/>
      <w:marBottom w:val="0"/>
      <w:divBdr>
        <w:top w:val="none" w:sz="0" w:space="0" w:color="auto"/>
        <w:left w:val="none" w:sz="0" w:space="0" w:color="auto"/>
        <w:bottom w:val="none" w:sz="0" w:space="0" w:color="auto"/>
        <w:right w:val="none" w:sz="0" w:space="0" w:color="auto"/>
      </w:divBdr>
    </w:div>
    <w:div w:id="1099106511">
      <w:bodyDiv w:val="1"/>
      <w:marLeft w:val="0"/>
      <w:marRight w:val="0"/>
      <w:marTop w:val="0"/>
      <w:marBottom w:val="0"/>
      <w:divBdr>
        <w:top w:val="none" w:sz="0" w:space="0" w:color="auto"/>
        <w:left w:val="none" w:sz="0" w:space="0" w:color="auto"/>
        <w:bottom w:val="none" w:sz="0" w:space="0" w:color="auto"/>
        <w:right w:val="none" w:sz="0" w:space="0" w:color="auto"/>
      </w:divBdr>
    </w:div>
    <w:div w:id="1179195092">
      <w:bodyDiv w:val="1"/>
      <w:marLeft w:val="0"/>
      <w:marRight w:val="0"/>
      <w:marTop w:val="0"/>
      <w:marBottom w:val="0"/>
      <w:divBdr>
        <w:top w:val="none" w:sz="0" w:space="0" w:color="auto"/>
        <w:left w:val="none" w:sz="0" w:space="0" w:color="auto"/>
        <w:bottom w:val="none" w:sz="0" w:space="0" w:color="auto"/>
        <w:right w:val="none" w:sz="0" w:space="0" w:color="auto"/>
      </w:divBdr>
    </w:div>
    <w:div w:id="1191645078">
      <w:bodyDiv w:val="1"/>
      <w:marLeft w:val="0"/>
      <w:marRight w:val="0"/>
      <w:marTop w:val="0"/>
      <w:marBottom w:val="0"/>
      <w:divBdr>
        <w:top w:val="none" w:sz="0" w:space="0" w:color="auto"/>
        <w:left w:val="none" w:sz="0" w:space="0" w:color="auto"/>
        <w:bottom w:val="none" w:sz="0" w:space="0" w:color="auto"/>
        <w:right w:val="none" w:sz="0" w:space="0" w:color="auto"/>
      </w:divBdr>
    </w:div>
    <w:div w:id="1254239960">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38188319">
      <w:bodyDiv w:val="1"/>
      <w:marLeft w:val="0"/>
      <w:marRight w:val="0"/>
      <w:marTop w:val="0"/>
      <w:marBottom w:val="0"/>
      <w:divBdr>
        <w:top w:val="none" w:sz="0" w:space="0" w:color="auto"/>
        <w:left w:val="none" w:sz="0" w:space="0" w:color="auto"/>
        <w:bottom w:val="none" w:sz="0" w:space="0" w:color="auto"/>
        <w:right w:val="none" w:sz="0" w:space="0" w:color="auto"/>
      </w:divBdr>
      <w:divsChild>
        <w:div w:id="238366759">
          <w:marLeft w:val="0"/>
          <w:marRight w:val="0"/>
          <w:marTop w:val="0"/>
          <w:marBottom w:val="0"/>
          <w:divBdr>
            <w:top w:val="none" w:sz="0" w:space="0" w:color="auto"/>
            <w:left w:val="none" w:sz="0" w:space="0" w:color="auto"/>
            <w:bottom w:val="none" w:sz="0" w:space="0" w:color="auto"/>
            <w:right w:val="none" w:sz="0" w:space="0" w:color="auto"/>
          </w:divBdr>
        </w:div>
      </w:divsChild>
    </w:div>
    <w:div w:id="1391003702">
      <w:bodyDiv w:val="1"/>
      <w:marLeft w:val="0"/>
      <w:marRight w:val="0"/>
      <w:marTop w:val="0"/>
      <w:marBottom w:val="0"/>
      <w:divBdr>
        <w:top w:val="none" w:sz="0" w:space="0" w:color="auto"/>
        <w:left w:val="none" w:sz="0" w:space="0" w:color="auto"/>
        <w:bottom w:val="none" w:sz="0" w:space="0" w:color="auto"/>
        <w:right w:val="none" w:sz="0" w:space="0" w:color="auto"/>
      </w:divBdr>
    </w:div>
    <w:div w:id="1618870832">
      <w:bodyDiv w:val="1"/>
      <w:marLeft w:val="0"/>
      <w:marRight w:val="0"/>
      <w:marTop w:val="0"/>
      <w:marBottom w:val="0"/>
      <w:divBdr>
        <w:top w:val="none" w:sz="0" w:space="0" w:color="auto"/>
        <w:left w:val="none" w:sz="0" w:space="0" w:color="auto"/>
        <w:bottom w:val="none" w:sz="0" w:space="0" w:color="auto"/>
        <w:right w:val="none" w:sz="0" w:space="0" w:color="auto"/>
      </w:divBdr>
      <w:divsChild>
        <w:div w:id="1562248177">
          <w:marLeft w:val="0"/>
          <w:marRight w:val="0"/>
          <w:marTop w:val="0"/>
          <w:marBottom w:val="0"/>
          <w:divBdr>
            <w:top w:val="none" w:sz="0" w:space="0" w:color="auto"/>
            <w:left w:val="none" w:sz="0" w:space="0" w:color="auto"/>
            <w:bottom w:val="none" w:sz="0" w:space="0" w:color="auto"/>
            <w:right w:val="none" w:sz="0" w:space="0" w:color="auto"/>
          </w:divBdr>
        </w:div>
        <w:div w:id="1244872030">
          <w:marLeft w:val="0"/>
          <w:marRight w:val="0"/>
          <w:marTop w:val="0"/>
          <w:marBottom w:val="0"/>
          <w:divBdr>
            <w:top w:val="none" w:sz="0" w:space="0" w:color="auto"/>
            <w:left w:val="none" w:sz="0" w:space="0" w:color="auto"/>
            <w:bottom w:val="none" w:sz="0" w:space="0" w:color="auto"/>
            <w:right w:val="none" w:sz="0" w:space="0" w:color="auto"/>
          </w:divBdr>
        </w:div>
      </w:divsChild>
    </w:div>
    <w:div w:id="1696229215">
      <w:bodyDiv w:val="1"/>
      <w:marLeft w:val="0"/>
      <w:marRight w:val="0"/>
      <w:marTop w:val="0"/>
      <w:marBottom w:val="0"/>
      <w:divBdr>
        <w:top w:val="none" w:sz="0" w:space="0" w:color="auto"/>
        <w:left w:val="none" w:sz="0" w:space="0" w:color="auto"/>
        <w:bottom w:val="none" w:sz="0" w:space="0" w:color="auto"/>
        <w:right w:val="none" w:sz="0" w:space="0" w:color="auto"/>
      </w:divBdr>
    </w:div>
    <w:div w:id="1731030923">
      <w:bodyDiv w:val="1"/>
      <w:marLeft w:val="0"/>
      <w:marRight w:val="0"/>
      <w:marTop w:val="0"/>
      <w:marBottom w:val="0"/>
      <w:divBdr>
        <w:top w:val="none" w:sz="0" w:space="0" w:color="auto"/>
        <w:left w:val="none" w:sz="0" w:space="0" w:color="auto"/>
        <w:bottom w:val="none" w:sz="0" w:space="0" w:color="auto"/>
        <w:right w:val="none" w:sz="0" w:space="0" w:color="auto"/>
      </w:divBdr>
    </w:div>
    <w:div w:id="1804149654">
      <w:bodyDiv w:val="1"/>
      <w:marLeft w:val="0"/>
      <w:marRight w:val="0"/>
      <w:marTop w:val="0"/>
      <w:marBottom w:val="0"/>
      <w:divBdr>
        <w:top w:val="none" w:sz="0" w:space="0" w:color="auto"/>
        <w:left w:val="none" w:sz="0" w:space="0" w:color="auto"/>
        <w:bottom w:val="none" w:sz="0" w:space="0" w:color="auto"/>
        <w:right w:val="none" w:sz="0" w:space="0" w:color="auto"/>
      </w:divBdr>
    </w:div>
    <w:div w:id="1818455582">
      <w:marLeft w:val="0"/>
      <w:marRight w:val="0"/>
      <w:marTop w:val="0"/>
      <w:marBottom w:val="0"/>
      <w:divBdr>
        <w:top w:val="none" w:sz="0" w:space="0" w:color="auto"/>
        <w:left w:val="none" w:sz="0" w:space="0" w:color="auto"/>
        <w:bottom w:val="none" w:sz="0" w:space="0" w:color="auto"/>
        <w:right w:val="none" w:sz="0" w:space="0" w:color="auto"/>
      </w:divBdr>
    </w:div>
    <w:div w:id="1872066019">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13532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2.png" Id="rId18" /><Relationship Type="http://schemas.openxmlformats.org/officeDocument/2006/relationships/header" Target="header4.xml" Id="rId26" /><Relationship Type="http://schemas.openxmlformats.org/officeDocument/2006/relationships/customXml" Target="../customXml/item3.xml" Id="rId3" /><Relationship Type="http://schemas.openxmlformats.org/officeDocument/2006/relationships/hyperlink" Target="https://hitachigroupeur.sharepoint.com/sites/PRJ_NCEEZIVDelta/Shared%20Documents/Forms/AllItems.aspx?id=%2Fsites%2FPRJ%5FNCEEZIVDelta%2FShared%20Documents%2F1%2E%20Project%20Baseline%2F1%2E1%20Project%20Source%20Data%2F1%2E1%2E1%20Customer%20Requirements%2FVolume%20III&amp;p=true&amp;ga=1" TargetMode="Externa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yperlink" Target="https://ecm.corp.thales/livelink/llisapi.dll?func=ll&amp;objId=239153591&amp;objAction=browse&amp;sort=name&amp;viewType=1"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4.png" Id="rId20" /><Relationship Type="http://schemas.openxmlformats.org/officeDocument/2006/relationships/header" Target="header6.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dwf.at.gts/intlproj/details/3BU_15000_6253_DUAPA" TargetMode="External" Id="rId24" /><Relationship Type="http://schemas.openxmlformats.org/officeDocument/2006/relationships/glossaryDocument" Target="glossary/document.xml" Id="rId32"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hyperlink" Target="https://dwf.at.gts/intlproj/details/3BU_61900_0060_DUAPA.03" TargetMode="External" Id="rId23" /><Relationship Type="http://schemas.openxmlformats.org/officeDocument/2006/relationships/footer" Target="footer4.xml" Id="rId28" /><Relationship Type="http://schemas.openxmlformats.org/officeDocument/2006/relationships/footnotes" Target="footnotes.xml" Id="rId10" /><Relationship Type="http://schemas.openxmlformats.org/officeDocument/2006/relationships/image" Target="media/image3.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yperlink" Target="https://dwf.at.gts/elektra/details/3BU_15000_1712_DUAPA" TargetMode="External" Id="rId22" /><Relationship Type="http://schemas.openxmlformats.org/officeDocument/2006/relationships/header" Target="header5.xml" Id="rId27" /><Relationship Type="http://schemas.openxmlformats.org/officeDocument/2006/relationships/footer" Target="footer5.xml" Id="rId30" /><Relationship Type="http://schemas.openxmlformats.org/officeDocument/2006/relationships/settings" Target="settings.xml" Id="rId8" /><Relationship Type="http://schemas.openxmlformats.org/officeDocument/2006/relationships/comments" Target="/word/comments.xml" Id="Red8d46716d464740" /></Relationships>
</file>

<file path=word/_rels/header2.xml.rels>&#65279;<?xml version="1.0" encoding="utf-8"?><Relationships xmlns="http://schemas.openxmlformats.org/package/2006/relationships"><Relationship Type="http://schemas.openxmlformats.org/officeDocument/2006/relationships/image" Target="media/image1.png" Id="rId2" /><Relationship Type="http://schemas.openxmlformats.org/officeDocument/2006/relationships/hyperlink" Target="file:///C:/Users/T0030495/AppData/Local/Microsoft/Windows/INetCache/Content.Word/www.hitachirail.com" TargetMode="External" Id="rId1" /></Relationships>
</file>

<file path=word/_rels/header5.xml.rels>&#65279;<?xml version="1.0" encoding="utf-8"?><Relationships xmlns="http://schemas.openxmlformats.org/package/2006/relationships"><Relationship Type="http://schemas.openxmlformats.org/officeDocument/2006/relationships/image" Target="media/image1.png" Id="rId1" /></Relationships>
</file>

<file path=word/glossary/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4" /></Relationships>
</file>

<file path=word/glossary/document.xml><?xml version="1.0" encoding="utf-8"?>
<w:glossary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25D5D"/>
    <w:rsid w:val="00025F45"/>
    <w:rsid w:val="00057774"/>
    <w:rsid w:val="0013169E"/>
    <w:rsid w:val="00132CD8"/>
    <w:rsid w:val="002E5364"/>
    <w:rsid w:val="0031183A"/>
    <w:rsid w:val="0035095E"/>
    <w:rsid w:val="00361500"/>
    <w:rsid w:val="003F1AC4"/>
    <w:rsid w:val="0040365F"/>
    <w:rsid w:val="00420AFB"/>
    <w:rsid w:val="00446F6D"/>
    <w:rsid w:val="004D0DEC"/>
    <w:rsid w:val="00616DBB"/>
    <w:rsid w:val="00626834"/>
    <w:rsid w:val="006838F0"/>
    <w:rsid w:val="00686551"/>
    <w:rsid w:val="006A5667"/>
    <w:rsid w:val="006C0B0C"/>
    <w:rsid w:val="00703223"/>
    <w:rsid w:val="00763EC5"/>
    <w:rsid w:val="00790653"/>
    <w:rsid w:val="00813CAC"/>
    <w:rsid w:val="00991E81"/>
    <w:rsid w:val="009B6866"/>
    <w:rsid w:val="009E554B"/>
    <w:rsid w:val="00AD05FB"/>
    <w:rsid w:val="00B260D4"/>
    <w:rsid w:val="00BA1231"/>
    <w:rsid w:val="00C6106A"/>
    <w:rsid w:val="00D340FF"/>
    <w:rsid w:val="00D76A1D"/>
    <w:rsid w:val="00D97832"/>
    <w:rsid w:val="00DE060C"/>
    <w:rsid w:val="00E51BEF"/>
    <w:rsid w:val="00E8622D"/>
    <w:rsid w:val="00ED5D51"/>
    <w:rsid w:val="00EF0AEF"/>
    <w:rsid w:val="00FA09B0"/>
    <w:rsid w:val="00FC22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itemProps1.xml" Id="rId1" /></Relationships>
</file>

<file path=customXml/_rels/item2.xml.rels>&#65279;<?xml version="1.0" encoding="utf-8"?><Relationships xmlns="http://schemas.openxmlformats.org/package/2006/relationships"><Relationship Type="http://schemas.openxmlformats.org/officeDocument/2006/relationships/customXmlProps" Target="itemProps2.xml" Id="rId1" /></Relationships>
</file>

<file path=customXml/_rels/item3.xml.rels>&#65279;<?xml version="1.0" encoding="utf-8"?><Relationships xmlns="http://schemas.openxmlformats.org/package/2006/relationships"><Relationship Type="http://schemas.openxmlformats.org/officeDocument/2006/relationships/customXmlProps" Target="itemProps3.xml" Id="rId1" /></Relationships>
</file>

<file path=customXml/_rels/item4.xml.rels>&#65279;<?xml version="1.0" encoding="utf-8"?><Relationships xmlns="http://schemas.openxmlformats.org/package/2006/relationships"><Relationship Type="http://schemas.openxmlformats.org/officeDocument/2006/relationships/customXmlProps" Target="itemProps4.xml" Id="rId1" /></Relationships>
</file>

<file path=customXml/_rels/item5.xml.rels>&#65279;<?xml version="1.0" encoding="utf-8"?><Relationships xmlns="http://schemas.openxmlformats.org/package/2006/relationships"><Relationship Type="http://schemas.openxmlformats.org/officeDocument/2006/relationships/customXmlProps" Target="itemProps5.xml" Id="rId1" /></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A06908BD1FF44691529D14539A9042" ma:contentTypeVersion="11" ma:contentTypeDescription="Create a new document." ma:contentTypeScope="" ma:versionID="e626415672b8849d7166f06938fff4b1">
  <xsd:schema xmlns:xs="http://www.w3.org/2001/XMLSchema" xmlns:xsd="http://www.w3.org/2001/XMLSchema" xmlns:p="http://schemas.microsoft.com/office/2006/metadata/properties" xmlns:ns1="http://schemas.microsoft.com/sharepoint/v3" xmlns:ns2="984b4a60-149a-4724-9c4e-edc6a6151b82" xmlns:ns3="7a6a9088-de6c-43e4-b428-22b2105e09e2" targetNamespace="http://schemas.microsoft.com/office/2006/metadata/properties" ma:root="true" ma:fieldsID="e36c30a9f36c49333d78e674654f9239" ns1:_="" ns2:_="" ns3:_="">
    <xsd:import namespace="http://schemas.microsoft.com/sharepoint/v3"/>
    <xsd:import namespace="984b4a60-149a-4724-9c4e-edc6a6151b82"/>
    <xsd:import namespace="7a6a9088-de6c-43e4-b428-22b2105e09e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http://www.w3.org/2001/XMLSchema" xmlns:xsd="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http://www.w3.org/2001/XMLSchema" xmlns:xsd="http://www.w3.org/2001/XMLSchema" xmlns:dms="http://schemas.microsoft.com/office/2006/documentManagement/types" xmlns:pc="http://schemas.microsoft.com/office/infopath/2007/PartnerControls" targetNamespace="984b4a60-149a-4724-9c4e-edc6a6151b8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http://www.w3.org/2001/XMLSchema" xmlns:xsd="http://www.w3.org/2001/XMLSchema" xmlns:dms="http://schemas.microsoft.com/office/2006/documentManagement/types" xmlns:pc="http://schemas.microsoft.com/office/infopath/2007/PartnerControls" targetNamespace="7a6a9088-de6c-43e4-b428-22b2105e09e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http://schemas.openxmlformats.org/package/2006/metadata/core-properties"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xs="http://www.w3.org/2001/XMLSchema" xmlns:pc="http://schemas.microsoft.com/office/infopath/2007/PartnerControls"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984b4a60-149a-4724-9c4e-edc6a6151b82">AY5275DA7ANU-1195415577-252</_dlc_DocId>
    <_dlc_DocIdUrl xmlns="984b4a60-149a-4724-9c4e-edc6a6151b82">
      <Url>https://urbanandmainlines.sharepoint.com/sites/AT-GYLK-CSLK/_layouts/15/DocIdRedir.aspx?ID=AY5275DA7ANU-1195415577-252</Url>
      <Description>AY5275DA7ANU-1195415577-252</Description>
    </_dlc_DocIdUrl>
  </documentManagement>
</p:properties>
</file>

<file path=customXml/item4.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C6BB1F8-8B4D-4C8A-890F-4E5F15B0292B}">
  <ds:schemaRefs>
    <ds:schemaRef ds:uri="http://schemas.microsoft.com/sharepoint/v3/contenttype/forms"/>
  </ds:schemaRefs>
</ds:datastoreItem>
</file>

<file path=customXml/itemProps2.xml><?xml version="1.0" encoding="utf-8"?>
<ds:datastoreItem xmlns:ds="http://schemas.openxmlformats.org/officeDocument/2006/customXml" ds:itemID="{14E4CC70-3B5B-4EFB-B4A3-13D2C8E1D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84b4a60-149a-4724-9c4e-edc6a6151b82"/>
    <ds:schemaRef ds:uri="7a6a9088-de6c-43e4-b428-22b2105e0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E31863-377D-433B-BE19-F5F16553D93A}">
  <ds:schemaRefs>
    <ds:schemaRef ds:uri="http://schemas.microsoft.com/office/2006/metadata/properties"/>
    <ds:schemaRef ds:uri="http://schemas.microsoft.com/office/infopath/2007/PartnerControls"/>
    <ds:schemaRef ds:uri="http://schemas.microsoft.com/sharepoint/v3"/>
    <ds:schemaRef ds:uri="984b4a60-149a-4724-9c4e-edc6a6151b82"/>
  </ds:schemaRefs>
</ds:datastoreItem>
</file>

<file path=customXml/itemProps4.xml><?xml version="1.0" encoding="utf-8"?>
<ds:datastoreItem xmlns:ds="http://schemas.openxmlformats.org/officeDocument/2006/customXml" ds:itemID="{480611BE-4CAB-408D-8785-4C351613B3A2}">
  <ds:schemaRefs>
    <ds:schemaRef ds:uri="http://schemas.microsoft.com/sharepoint/events"/>
  </ds:schemaRefs>
</ds:datastoreItem>
</file>

<file path=customXml/itemProps5.xml><?xml version="1.0" encoding="utf-8"?>
<ds:datastoreItem xmlns:ds="http://schemas.openxmlformats.org/officeDocument/2006/customXml" ds:itemID="{72B4F49E-A1F0-48B7-BC7E-200E43F4B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12530</Words>
  <Characters>78945</Characters>
  <Application>Microsoft Office Word</Application>
  <DocSecurity>0</DocSecurity>
  <Lines>657</Lines>
  <Paragraphs>182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System Engineering Management Plan</vt:lpstr>
      <vt:lpstr/>
    </vt:vector>
  </TitlesOfParts>
  <Company>GTS Ground Transportation Systems Austria GmbH</Company>
  <LinksUpToDate>false</LinksUpToDate>
  <CharactersWithSpaces>91293</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Engineering Management Plan</dc:title>
  <dc:subject/>
  <dc:creator>Orcun DOGUC</dc:creator>
  <cp:keywords/>
  <cp:lastModifiedBy>AT_SVC_PleaseReview</cp:lastModifiedBy>
  <cp:revision>2</cp:revision>
  <cp:lastPrinted>2026-10-02T09:17:00Z</cp:lastPrinted>
  <dcterms:created xsi:type="dcterms:W3CDTF">2026-10-02T12:40:00Z</dcterms:created>
  <dcterms:modified xsi:type="dcterms:W3CDTF">2026-10-02T12:40:00Z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osition">
    <vt:lpwstr>8c69ccb2-6343-4fa9-907a-0785b64853c7</vt:lpwstr>
  </property>
  <property fmtid="{D5CDD505-2E9C-101B-9397-08002B2CF9AE}" pid="3" name="ContentTypeId">
    <vt:lpwstr>0x01010069A06908BD1FF44691529D14539A9042</vt:lpwstr>
  </property>
  <property fmtid="{D5CDD505-2E9C-101B-9397-08002B2CF9AE}" pid="4" name="_dlc_DocIdItemGuid">
    <vt:lpwstr>2ab767b6-afcd-42eb-bbf8-6ac38a666f1c</vt:lpwstr>
  </property>
  <property fmtid="{D5CDD505-2E9C-101B-9397-08002B2CF9AE}" pid="5" name="MSIP_Label_ff38c91a-b32e-488d-b670-a1d2c23c2c99_Enabled">
    <vt:lpwstr>true</vt:lpwstr>
  </property>
  <property fmtid="{D5CDD505-2E9C-101B-9397-08002B2CF9AE}" pid="6" name="MSIP_Label_ff38c91a-b32e-488d-b670-a1d2c23c2c99_SetDate">
    <vt:lpwstr>2026-09-14T09:37:11Z</vt:lpwstr>
  </property>
  <property fmtid="{D5CDD505-2E9C-101B-9397-08002B2CF9AE}" pid="7" name="MSIP_Label_ff38c91a-b32e-488d-b670-a1d2c23c2c99_Method">
    <vt:lpwstr>Privileged</vt:lpwstr>
  </property>
  <property fmtid="{D5CDD505-2E9C-101B-9397-08002B2CF9AE}" pid="8" name="MSIP_Label_ff38c91a-b32e-488d-b670-a1d2c23c2c99_Name">
    <vt:lpwstr>NEST-CORE-02</vt:lpwstr>
  </property>
  <property fmtid="{D5CDD505-2E9C-101B-9397-08002B2CF9AE}" pid="9" name="MSIP_Label_ff38c91a-b32e-488d-b670-a1d2c23c2c99_SiteId">
    <vt:lpwstr>f33c7791-13ed-4c20-878e-518e247895dc</vt:lpwstr>
  </property>
  <property fmtid="{D5CDD505-2E9C-101B-9397-08002B2CF9AE}" pid="10" name="MSIP_Label_ff38c91a-b32e-488d-b670-a1d2c23c2c99_ActionId">
    <vt:lpwstr>26cacdbf-4cb1-45c5-874b-2a46989c663a</vt:lpwstr>
  </property>
  <property fmtid="{D5CDD505-2E9C-101B-9397-08002B2CF9AE}" pid="11" name="MSIP_Label_ff38c91a-b32e-488d-b670-a1d2c23c2c99_ContentBits">
    <vt:lpwstr>3</vt:lpwstr>
  </property>
</Properties>
</file>