
<file path=[Content_Types].xml><?xml version="1.0" encoding="utf-8"?>
<Types xmlns="http://schemas.openxmlformats.org/package/2006/content-types">
  <Default Extension="xml" ContentType="application/vnd.ms-office.classificationlabels+xml"/>
  <Default Extension="png" ContentType="image/png"/>
  <Default Extension="svg" ContentType="image/svg+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tara="kcentrix:tara" xmlns:aml="http://schemas.microsoft.com/aml/2001/core" xmlns:msxsl="urn:schemas-microsoft-com:xslt" xmlns:w="http://schemas.openxmlformats.org/wordprocessingml/2006/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0FA05C" w14:textId="77777777">
      <w:pPr>
        <w:divId w:val="1"/>
      </w:pPr>
      <w:r>
        <w:t>EL4 PH</w:t>
      </w:r>
    </w:p>
    <w:p w14:paraId="5487C163" w14:textId="77777777">
      <w:pPr>
        <w:divId w:val="2"/>
      </w:pPr>
      <w:r>
        <w:t>Pflichtenheft</w:t>
      </w:r>
    </w:p>
    <w:p w14:paraId="7712D63E" w14:textId="77777777">
      <w:pPr>
        <w:divId w:val="3"/>
      </w:pPr>
      <w:r>
        <w:t>Digital Interlocking ÖBB</w:t>
      </w:r>
    </w:p>
    <w:p w14:paraId="28B1FC37" w14:textId="77777777">
      <w:pPr>
        <w:divId w:val="4"/>
      </w:pPr>
      <w:r>
        <w:t>DSTW Pflichtenheft</w:t>
      </w:r>
    </w:p>
    <w:p w14:paraId="4F258ED7" w14:textId="77777777">
      <w:pPr>
        <w:divId w:val="5"/>
      </w:pPr>
      <w:r>
        <w:t>​​</w:t>
      </w:r>
    </w:p>
    <w:p w14:paraId="6EE5A52B" w14:textId="77777777">
      <w:pPr>
        <w:divId w:val="6"/>
      </w:pPr>
      <w:r>
        <w:t>​​</w:t>
      </w:r>
    </w:p>
    <w:p w14:paraId="7AFE655E" w14:textId="77777777">
      <w:pPr>
        <w:divId w:val="7"/>
      </w:pPr>
      <w:r>
        <w:t>​​</w:t>
      </w:r>
    </w:p>
    <w:p w14:paraId="0C83C601" w14:textId="77777777">
      <w:pPr>
        <w:divId w:val="8"/>
      </w:pPr>
      <w:r>
        <w:t>​​</w:t>
      </w:r>
    </w:p>
    <w:p w14:paraId="364FDBC5" w14:textId="77777777">
      <w:pPr>
        <w:divId w:val="9"/>
      </w:pPr>
      <w:r>
        <w:br w:type="page"/>
      </w:r>
    </w:p>
    <w:p w14:paraId="30AEF261" w14:textId="77777777">
      <w:pPr>
        <w:divId w:val="10"/>
      </w:pPr>
      <w:r>
        <w:lastRenderedPageBreak/>
        <w:t>​​</w:t>
      </w:r>
    </w:p>
    <w:tbl>
      <w:tblPr>
        <w:tblStyle w:val="PolarionTableNormal"/>
        <w:tblW w:w="10120" w:type="dxa"/>
        <w:jc w:val="center"/>
        <w:tblLook w:val="04A0" w:firstRow="1" w:lastRow="0" w:firstColumn="1" w:lastColumn="0" w:noHBand="0" w:noVBand="1"/>
      </w:tblPr>
      <w:tblGrid>
        <w:gridCol w:w="1460"/>
        <w:gridCol w:w="4480"/>
        <w:gridCol w:w="4180"/>
      </w:tblGrid>
      <w:tr w14:paraId="615D603C" w14:textId="77777777">
        <w:trPr>
          <w:divId w:val="11"/>
          <w:trHeight w:val="380"/>
          <w:jc w:val="center"/>
        </w:trPr>
        <w:tc xmlns:tara="kcentrix:tara" tara:rowspan="1" tara:colspan="1">
          <w:tcPr>
            <w:tcW w:w="1460" w:type="dxa"/>
            <w:tcBorders>
              <w:top w:val="single" w:color="A6A6A6" w:sz="8" w:space="0"/>
              <w:left w:val="single" w:color="A6A6A6" w:sz="8" w:space="0"/>
              <w:bottom w:val="single" w:color="A6A6A6" w:sz="8" w:space="0"/>
            </w:tcBorders>
            <w:shd w:val="clear" w:color="auto" w:fill="D9D9D9"/>
            <w:tcMar>
              <w:top w:w="20" w:type="dxa"/>
              <w:left w:w="60" w:type="dxa"/>
              <w:bottom w:w="0" w:type="auto"/>
              <w:right w:w="120" w:type="dxa"/>
            </w:tcMar>
          </w:tcPr>
          <w:p w14:paraId="42953699" w14:textId="77777777"/>
        </w:tc>
        <w:tc xmlns:tara="kcentrix:tara" tara:rowspan="1" tara:colspan="1">
          <w:tcPr>
            <w:tcW w:w="4480" w:type="dxa"/>
            <w:tcBorders>
              <w:top w:val="single" w:color="A6A6A6" w:sz="8" w:space="0"/>
              <w:bottom w:val="single" w:color="A6A6A6" w:sz="8" w:space="0"/>
            </w:tcBorders>
            <w:shd w:val="clear" w:color="auto" w:fill="D9D9D9"/>
            <w:tcMar>
              <w:top w:w="20" w:type="dxa"/>
              <w:left w:w="60" w:type="dxa"/>
              <w:bottom w:w="0" w:type="auto"/>
              <w:right w:w="120" w:type="dxa"/>
            </w:tcMar>
          </w:tcPr>
          <w:p w14:paraId="715C70BC" w14:textId="77777777">
            <w:pPr>
              <w:jc w:val="right"/>
            </w:pPr>
            <w:r>
              <w:rPr>
                <w:b/>
              </w:rPr>
              <w:t>APPROVAL</w:t>
            </w:r>
          </w:p>
        </w:tc>
        <w:tc xmlns:tara="kcentrix:tara" tara:rowspan="1" tara:colspan="1">
          <w:tcPr>
            <w:tcW w:w="4180" w:type="dxa"/>
            <w:tcBorders>
              <w:top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025DBE62" w14:textId="77777777"/>
        </w:tc>
      </w:tr>
      <w:tr w14:paraId="6FABDAEA" w14:textId="77777777">
        <w:trPr>
          <w:divId w:val="11"/>
          <w:trHeight w:val="380"/>
          <w:jc w:val="center"/>
        </w:trPr>
        <w:tc xmlns:tara="kcentrix:tara" tara:rowspan="1" tara:colspan="1">
          <w:tcPr>
            <w:tcW w:w="1460" w:type="dxa"/>
            <w:tcBorders>
              <w:left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5641C533" w14:textId="77777777"/>
        </w:tc>
        <w:tc xmlns:tara="kcentrix:tara" tara:rowspan="1" tara:colspan="1">
          <w:tcPr>
            <w:tcW w:w="4480" w:type="dxa"/>
            <w:tcBorders>
              <w:bottom w:val="single" w:color="A6A6A6" w:sz="8" w:space="0"/>
              <w:right w:val="single" w:color="A6A6A6" w:sz="8" w:space="0"/>
            </w:tcBorders>
            <w:shd w:val="clear" w:color="auto" w:fill="D9D9D9"/>
            <w:tcMar>
              <w:top w:w="20" w:type="dxa"/>
              <w:left w:w="60" w:type="dxa"/>
              <w:bottom w:w="0" w:type="auto"/>
              <w:right w:w="120" w:type="dxa"/>
            </w:tcMar>
          </w:tcPr>
          <w:p w14:paraId="3437197C" w14:textId="77777777">
            <w:pPr>
              <w:jc w:val="center"/>
            </w:pPr>
            <w:r>
              <w:rPr>
                <w:b/>
              </w:rPr>
              <w:t>Name and Role/Job Title</w:t>
            </w:r>
          </w:p>
        </w:tc>
        <w:tc xmlns:tara="kcentrix:tara" tara:rowspan="1" tara:colspan="1">
          <w:tcPr>
            <w:tcW w:w="4180" w:type="dxa"/>
            <w:tcBorders>
              <w:bottom w:val="single" w:color="A6A6A6" w:sz="8" w:space="0"/>
              <w:right w:val="single" w:color="A6A6A6" w:sz="8" w:space="0"/>
            </w:tcBorders>
            <w:shd w:val="clear" w:color="auto" w:fill="D9D9D9"/>
            <w:tcMar>
              <w:top w:w="20" w:type="dxa"/>
              <w:left w:w="60" w:type="dxa"/>
              <w:bottom w:w="0" w:type="auto"/>
              <w:right w:w="120" w:type="dxa"/>
            </w:tcMar>
          </w:tcPr>
          <w:p w14:paraId="40D9695D" w14:textId="77777777">
            <w:pPr>
              <w:jc w:val="center"/>
            </w:pPr>
            <w:r>
              <w:rPr>
                <w:b/>
              </w:rPr>
              <w:t>Esignature</w:t>
            </w:r>
          </w:p>
        </w:tc>
      </w:tr>
      <w:tr w14:paraId="3BBDA72B" w14:textId="77777777">
        <w:trPr>
          <w:divId w:val="11"/>
          <w:trHeight w:val="1360"/>
          <w:jc w:val="center"/>
        </w:trPr>
        <w:tc xmlns:tara="kcentrix:tara" tara:rowspan="1" tara:colspan="1">
          <w:tcPr>
            <w:tcW w:w="1460" w:type="dxa"/>
            <w:tcBorders>
              <w:left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2EFA43D0" w14:textId="77777777">
            <w:r>
              <w:rPr>
                <w:b/>
              </w:rPr>
              <w:t>Written by</w:t>
            </w:r>
          </w:p>
        </w:tc>
        <w:tc xmlns:tara="kcentrix:tara" tara:rowspan="1" tara:colspan="1">
          <w:tcPr>
            <w:tcW w:w="4480" w:type="dxa"/>
            <w:tcBorders>
              <w:bottom w:val="single" w:color="A6A6A6" w:sz="8" w:space="0"/>
              <w:right w:val="single" w:color="A6A6A6" w:sz="8" w:space="0"/>
            </w:tcBorders>
            <w:tcMar>
              <w:top w:w="20" w:type="dxa"/>
              <w:left w:w="60" w:type="dxa"/>
              <w:bottom w:w="0" w:type="auto"/>
              <w:right w:w="120" w:type="dxa"/>
            </w:tcMar>
          </w:tcPr>
          <w:p w14:paraId="52083F54" w14:textId="77777777">
            <w:pPr>
              <w:jc w:val="center"/>
            </w:pPr>
            <w:r>
              <w:t>Eber G.</w:t>
              <w:br/>
              <w:t>RM</w:t>
              <w:br/>
              <w:t>Paul A.</w:t>
              <w:br/>
              <w:t>PLA</w:t>
            </w:r>
          </w:p>
        </w:tc>
        <w:tc xmlns:tara="kcentrix:tara" tara:rowspan="1" tara:colspan="1">
          <w:tcPr>
            <w:tcW w:w="4180" w:type="dxa"/>
            <w:tcBorders>
              <w:bottom w:val="single" w:color="A6A6A6" w:sz="8" w:space="0"/>
              <w:right w:val="single" w:color="A6A6A6" w:sz="8" w:space="0"/>
            </w:tcBorders>
            <w:tcMar>
              <w:top w:w="20" w:type="dxa"/>
              <w:left w:w="60" w:type="dxa"/>
              <w:bottom w:w="0" w:type="auto"/>
              <w:right w:w="120" w:type="dxa"/>
            </w:tcMar>
          </w:tcPr>
          <w:p w14:paraId="21725F45" w14:textId="77777777"/>
        </w:tc>
      </w:tr>
      <w:tr w14:paraId="0627DE96" w14:textId="77777777">
        <w:trPr>
          <w:divId w:val="11"/>
          <w:trHeight w:val="1360"/>
          <w:jc w:val="center"/>
        </w:trPr>
        <w:tc xmlns:tara="kcentrix:tara" tara:rowspan="1" tara:colspan="1">
          <w:tcPr>
            <w:tcW w:w="1460" w:type="dxa"/>
            <w:tcBorders>
              <w:left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75C2F2EF" w14:textId="77777777">
            <w:r>
              <w:rPr>
                <w:b/>
              </w:rPr>
              <w:t>Verified by</w:t>
            </w:r>
          </w:p>
        </w:tc>
        <w:tc xmlns:tara="kcentrix:tara" tara:rowspan="1" tara:colspan="1">
          <w:tcPr>
            <w:tcW w:w="4480" w:type="dxa"/>
            <w:tcBorders>
              <w:bottom w:val="single" w:color="A6A6A6" w:sz="8" w:space="0"/>
              <w:right w:val="single" w:color="A6A6A6" w:sz="8" w:space="0"/>
            </w:tcBorders>
            <w:tcMar>
              <w:top w:w="20" w:type="dxa"/>
              <w:left w:w="60" w:type="dxa"/>
              <w:bottom w:w="0" w:type="auto"/>
              <w:right w:w="120" w:type="dxa"/>
            </w:tcMar>
          </w:tcPr>
          <w:p w14:paraId="52EEC49E" w14:textId="77777777">
            <w:pPr>
              <w:jc w:val="center"/>
            </w:pPr>
            <w:r>
              <w:t>Rotter F.</w:t>
            </w:r>
          </w:p>
          <w:p w14:paraId="2CF9BCBD" w14:textId="77777777">
            <w:pPr>
              <w:jc w:val="center"/>
            </w:pPr>
            <w:r>
              <w:t>QAM</w:t>
            </w:r>
          </w:p>
        </w:tc>
        <w:tc xmlns:tara="kcentrix:tara" tara:rowspan="1" tara:colspan="1">
          <w:tcPr>
            <w:tcW w:w="4180" w:type="dxa"/>
            <w:tcBorders>
              <w:bottom w:val="single" w:color="A6A6A6" w:sz="8" w:space="0"/>
              <w:right w:val="single" w:color="A6A6A6" w:sz="8" w:space="0"/>
            </w:tcBorders>
            <w:tcMar>
              <w:top w:w="20" w:type="dxa"/>
              <w:left w:w="60" w:type="dxa"/>
              <w:bottom w:w="0" w:type="auto"/>
              <w:right w:w="120" w:type="dxa"/>
            </w:tcMar>
          </w:tcPr>
          <w:p w14:paraId="03CA6240" w14:textId="77777777"/>
        </w:tc>
      </w:tr>
      <w:tr w14:paraId="5BEDDEDF" w14:textId="77777777">
        <w:trPr>
          <w:divId w:val="11"/>
          <w:trHeight w:val="1360"/>
          <w:jc w:val="center"/>
        </w:trPr>
        <w:tc xmlns:tara="kcentrix:tara" tara:rowspan="1" tara:colspan="1">
          <w:tcPr>
            <w:tcW w:w="1460" w:type="dxa"/>
            <w:tcBorders>
              <w:left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4292CFD9" w14:textId="77777777">
            <w:r>
              <w:rPr>
                <w:b/>
              </w:rPr>
              <w:t>Approved by</w:t>
            </w:r>
          </w:p>
        </w:tc>
        <w:tc xmlns:tara="kcentrix:tara" tara:rowspan="1" tara:colspan="1">
          <w:tcPr>
            <w:tcW w:w="4480" w:type="dxa"/>
            <w:tcBorders>
              <w:bottom w:val="single" w:color="A6A6A6" w:sz="8" w:space="0"/>
              <w:right w:val="single" w:color="A6A6A6" w:sz="8" w:space="0"/>
            </w:tcBorders>
            <w:tcMar>
              <w:top w:w="20" w:type="dxa"/>
              <w:left w:w="60" w:type="dxa"/>
              <w:bottom w:w="0" w:type="auto"/>
              <w:right w:w="120" w:type="dxa"/>
            </w:tcMar>
          </w:tcPr>
          <w:p w14:paraId="153C89E2" w14:textId="77777777">
            <w:pPr>
              <w:jc w:val="center"/>
            </w:pPr>
            <w:r>
              <w:t>Eichberger M.</w:t>
            </w:r>
          </w:p>
          <w:p w14:paraId="4E82529B" w14:textId="77777777">
            <w:pPr>
              <w:jc w:val="center"/>
            </w:pPr>
            <w:r>
              <w:t>PDA</w:t>
            </w:r>
          </w:p>
        </w:tc>
        <w:tc xmlns:tara="kcentrix:tara" tara:rowspan="1" tara:colspan="1">
          <w:tcPr>
            <w:tcW w:w="4180" w:type="dxa"/>
            <w:tcBorders>
              <w:bottom w:val="single" w:color="A6A6A6" w:sz="8" w:space="0"/>
              <w:right w:val="single" w:color="A6A6A6" w:sz="8" w:space="0"/>
            </w:tcBorders>
            <w:tcMar>
              <w:top w:w="20" w:type="dxa"/>
              <w:left w:w="60" w:type="dxa"/>
              <w:bottom w:w="0" w:type="auto"/>
              <w:right w:w="120" w:type="dxa"/>
            </w:tcMar>
          </w:tcPr>
          <w:p w14:paraId="78A7E44A" w14:textId="77777777"/>
        </w:tc>
      </w:tr>
    </w:tbl>
    <w:p w14:paraId="4F8BF1BE" w14:textId="77777777">
      <w:pPr>
        <w:divId w:val="12"/>
      </w:pPr>
      <w:r>
        <w:br w:type="page"/>
      </w:r>
    </w:p>
    <w:tbl>
      <w:tblPr>
        <w:tblStyle w:val="PolarionTableNormal"/>
        <w:tblW w:w="10170" w:type="dxa"/>
        <w:jc w:val="center"/>
        <w:tblLook w:val="04A0" w:firstRow="1" w:lastRow="0" w:firstColumn="1" w:lastColumn="0" w:noHBand="0" w:noVBand="1"/>
      </w:tblPr>
      <w:tblGrid>
        <w:gridCol w:w="1271"/>
        <w:gridCol w:w="1435"/>
        <w:gridCol w:w="3609"/>
        <w:gridCol w:w="3855"/>
      </w:tblGrid>
      <w:tr w14:paraId="3306F1FB" w14:textId="77777777">
        <w:trPr>
          <w:divId w:val="13"/>
          <w:jc w:val="center"/>
        </w:trPr>
        <w:tc xmlns:tara="kcentrix:tara" tara:rowspan="1" tara:colspan="4">
          <w:tcPr>
            <w:tcW w:w="10170" w:type="dxa"/>
            <w:gridSpan w:val="4"/>
            <w:tcBorders>
              <w:top w:val="single" w:color="A6A6A6" w:sz="8" w:space="0"/>
              <w:left w:val="single" w:color="A6A6A6" w:sz="8" w:space="0"/>
              <w:bottom w:val="single" w:color="A6A6A6" w:sz="8" w:space="0"/>
              <w:right w:val="single" w:color="A6A6A6" w:sz="8" w:space="0"/>
            </w:tcBorders>
            <w:shd w:val="clear" w:color="auto" w:fill="D9D9D9"/>
            <w:tcMar>
              <w:top w:w="0" w:type="auto"/>
              <w:left w:w="60" w:type="dxa"/>
              <w:bottom w:w="0" w:type="auto"/>
              <w:right w:w="60" w:type="dxa"/>
            </w:tcMar>
          </w:tcPr>
          <w:p w14:paraId="46C5F2F8" w14:textId="77777777">
            <w:pPr>
              <w:jc w:val="center"/>
            </w:pPr>
            <w:r>
              <w:rPr>
                <w:b/>
              </w:rPr>
              <w:lastRenderedPageBreak/>
              <w:t>LOG OF CHANGES</w:t>
            </w:r>
          </w:p>
        </w:tc>
      </w:tr>
      <w:tr w14:paraId="5E8B9BF4" w14:textId="77777777">
        <w:trPr>
          <w:divId w:val="13"/>
          <w:jc w:val="center"/>
        </w:trPr>
        <w:tc xmlns:tara="kcentrix:tara" tara:rowspan="1" tara:colspan="1">
          <w:tcPr>
            <w:tcW w:w="1271" w:type="dxa"/>
            <w:tcBorders>
              <w:left w:val="single" w:color="A6A6A6" w:sz="8" w:space="0"/>
              <w:bottom w:val="single" w:color="A6A6A6" w:sz="8" w:space="0"/>
              <w:right w:val="single" w:color="A6A6A6" w:sz="8" w:space="0"/>
            </w:tcBorders>
            <w:shd w:val="clear" w:color="auto" w:fill="D9D9D9"/>
            <w:tcMar>
              <w:top w:w="0" w:type="auto"/>
              <w:left w:w="60" w:type="dxa"/>
              <w:bottom w:w="0" w:type="auto"/>
              <w:right w:w="60" w:type="dxa"/>
            </w:tcMar>
          </w:tcPr>
          <w:p w14:paraId="2C7DF484" w14:textId="77777777">
            <w:pPr>
              <w:jc w:val="center"/>
            </w:pPr>
            <w:r>
              <w:rPr>
                <w:b/>
              </w:rPr>
              <w:t>Revision</w:t>
            </w:r>
          </w:p>
        </w:tc>
        <w:tc xmlns:tara="kcentrix:tara" tara:rowspan="1" tara:colspan="1">
          <w:tcPr>
            <w:tcW w:w="1435" w:type="dxa"/>
            <w:tcBorders>
              <w:bottom w:val="single" w:color="A6A6A6" w:sz="8" w:space="0"/>
              <w:right w:val="single" w:color="A6A6A6" w:sz="8" w:space="0"/>
            </w:tcBorders>
            <w:shd w:val="clear" w:color="auto" w:fill="D9D9D9"/>
            <w:tcMar>
              <w:top w:w="0" w:type="auto"/>
              <w:left w:w="60" w:type="dxa"/>
              <w:bottom w:w="0" w:type="auto"/>
              <w:right w:w="60" w:type="dxa"/>
            </w:tcMar>
          </w:tcPr>
          <w:p w14:paraId="771A269E" w14:textId="77777777">
            <w:pPr>
              <w:jc w:val="center"/>
            </w:pPr>
            <w:r>
              <w:rPr>
                <w:b/>
              </w:rPr>
              <w:t>Date</w:t>
            </w:r>
          </w:p>
        </w:tc>
        <w:tc xmlns:tara="kcentrix:tara" tara:rowspan="1" tara:colspan="1">
          <w:tcPr>
            <w:tcW w:w="3609" w:type="dxa"/>
            <w:tcBorders>
              <w:bottom w:val="single" w:color="A6A6A6" w:sz="8" w:space="0"/>
              <w:right w:val="single" w:color="A6A6A6" w:sz="8" w:space="0"/>
            </w:tcBorders>
            <w:shd w:val="clear" w:color="auto" w:fill="D9D9D9"/>
            <w:tcMar>
              <w:top w:w="0" w:type="auto"/>
              <w:left w:w="60" w:type="dxa"/>
              <w:bottom w:w="0" w:type="auto"/>
              <w:right w:w="60" w:type="dxa"/>
            </w:tcMar>
          </w:tcPr>
          <w:p w14:paraId="41488438" w14:textId="77777777">
            <w:pPr>
              <w:jc w:val="center"/>
            </w:pPr>
            <w:r>
              <w:rPr>
                <w:b/>
              </w:rPr>
              <w:t>Author</w:t>
            </w:r>
          </w:p>
        </w:tc>
        <w:tc xmlns:tara="kcentrix:tara" tara:rowspan="1" tara:colspan="1">
          <w:tcPr>
            <w:tcW w:w="3855" w:type="dxa"/>
            <w:tcBorders>
              <w:bottom w:val="single" w:color="A6A6A6" w:sz="8" w:space="0"/>
              <w:right w:val="single" w:color="A6A6A6" w:sz="8" w:space="0"/>
            </w:tcBorders>
            <w:shd w:val="clear" w:color="auto" w:fill="D9D9D9"/>
            <w:tcMar>
              <w:top w:w="0" w:type="auto"/>
              <w:left w:w="60" w:type="dxa"/>
              <w:bottom w:w="0" w:type="auto"/>
              <w:right w:w="60" w:type="dxa"/>
            </w:tcMar>
          </w:tcPr>
          <w:p w14:paraId="160525E6" w14:textId="77777777">
            <w:pPr>
              <w:jc w:val="center"/>
            </w:pPr>
            <w:r>
              <w:rPr>
                <w:b/>
              </w:rPr>
              <w:t>Change Description</w:t>
            </w:r>
          </w:p>
        </w:tc>
      </w:tr>
      <w:tr w14:paraId="383B0581" w14:textId="77777777">
        <w:trPr>
          <w:divId w:val="13"/>
          <w:jc w:val="center"/>
        </w:trPr>
        <w:tc xmlns:tara="kcentrix:tara" tara:rowspan="1" tara:colspan="1">
          <w:tcPr>
            <w:tcW w:w="1271" w:type="dxa"/>
            <w:tcBorders>
              <w:left w:val="single" w:color="A6A6A6" w:sz="8" w:space="0"/>
              <w:bottom w:val="single" w:color="A6A6A6" w:sz="8" w:space="0"/>
              <w:right w:val="single" w:color="A6A6A6" w:sz="8" w:space="0"/>
            </w:tcBorders>
            <w:tcMar>
              <w:top w:w="0" w:type="auto"/>
              <w:left w:w="60" w:type="dxa"/>
              <w:bottom w:w="0" w:type="auto"/>
              <w:right w:w="60" w:type="dxa"/>
            </w:tcMar>
          </w:tcPr>
          <w:p w14:paraId="2CEAD0B5" w14:textId="77777777">
            <w:pPr>
              <w:jc w:val="center"/>
            </w:pPr>
            <w:r>
              <w:rPr>
                <w:b/>
              </w:rPr>
              <w:t>01</w:t>
            </w:r>
          </w:p>
        </w:tc>
        <w:tc xmlns:tara="kcentrix:tara" tara:rowspan="1" tara:colspan="1">
          <w:tcPr>
            <w:tcW w:w="1435" w:type="dxa"/>
            <w:tcBorders>
              <w:bottom w:val="single" w:color="A6A6A6" w:sz="8" w:space="0"/>
              <w:right w:val="single" w:color="A6A6A6" w:sz="8" w:space="0"/>
            </w:tcBorders>
            <w:tcMar>
              <w:top w:w="0" w:type="auto"/>
              <w:left w:w="60" w:type="dxa"/>
              <w:bottom w:w="0" w:type="auto"/>
              <w:right w:w="60" w:type="dxa"/>
            </w:tcMar>
          </w:tcPr>
          <w:p w14:paraId="47558D44" w14:textId="77777777">
            <w:pPr>
              <w:jc w:val="center"/>
            </w:pPr>
            <w:r>
              <w:t>2025-05-05</w:t>
            </w:r>
          </w:p>
        </w:tc>
        <w:tc xmlns:tara="kcentrix:tara" tara:rowspan="1" tara:colspan="1">
          <w:tcPr>
            <w:tcW w:w="3609" w:type="dxa"/>
            <w:tcBorders>
              <w:bottom w:val="single" w:color="A6A6A6" w:sz="8" w:space="0"/>
              <w:right w:val="single" w:color="A6A6A6" w:sz="8" w:space="0"/>
            </w:tcBorders>
            <w:tcMar>
              <w:top w:w="0" w:type="auto"/>
              <w:left w:w="60" w:type="dxa"/>
              <w:bottom w:w="0" w:type="auto"/>
              <w:right w:w="60" w:type="dxa"/>
            </w:tcMar>
          </w:tcPr>
          <w:p w14:paraId="3819378E" w14:textId="77777777">
            <w:pPr>
              <w:jc w:val="center"/>
            </w:pPr>
            <w:r>
              <w:t>Hitachi Rail GTS Austria / EJT</w:t>
              <w:br/>
              <w:t>RM</w:t>
              <w:br/>
              <w:t>Eber G.</w:t>
            </w:r>
          </w:p>
        </w:tc>
        <w:tc xmlns:tara="kcentrix:tara" tara:rowspan="1" tara:colspan="1">
          <w:tcPr>
            <w:tcW w:w="3855" w:type="dxa"/>
            <w:tcBorders>
              <w:bottom w:val="single" w:color="A6A6A6" w:sz="8" w:space="0"/>
              <w:right w:val="single" w:color="A6A6A6" w:sz="8" w:space="0"/>
            </w:tcBorders>
            <w:tcMar>
              <w:top w:w="0" w:type="auto"/>
              <w:left w:w="60" w:type="dxa"/>
              <w:bottom w:w="0" w:type="auto"/>
              <w:right w:w="60" w:type="dxa"/>
            </w:tcMar>
          </w:tcPr>
          <w:p w14:paraId="3A7511DC" w14:textId="77777777">
            <w:r>
              <w:rPr>
                <w:sz w:val="20"/>
                <w:szCs w:val="20"/>
              </w:rPr>
              <w:t>Erste Version.</w:t>
            </w:r>
            <w:r>
              <w:br/>
            </w:r>
            <w:r>
              <w:rPr>
                <w:sz w:val="20"/>
                <w:szCs w:val="20"/>
              </w:rPr>
              <w:t>Details siehe Kapitel 2.1.</w:t>
            </w:r>
          </w:p>
        </w:tc>
      </w:tr>
      <w:tr w14:paraId="1D2EE731" w14:textId="77777777">
        <w:trPr>
          <w:divId w:val="13"/>
          <w:jc w:val="center"/>
        </w:trPr>
        <w:tc xmlns:tara="kcentrix:tara" tara:rowspan="1" tara:colspan="1">
          <w:tcPr>
            <w:tcW w:w="1271" w:type="dxa"/>
            <w:tcBorders>
              <w:left w:val="single" w:color="A6A6A6" w:sz="8" w:space="0"/>
              <w:right w:val="single" w:color="A6A6A6" w:sz="8" w:space="0"/>
            </w:tcBorders>
            <w:tcMar>
              <w:top w:w="0" w:type="auto"/>
              <w:left w:w="60" w:type="dxa"/>
              <w:bottom w:w="0" w:type="auto"/>
              <w:right w:w="60" w:type="dxa"/>
            </w:tcMar>
          </w:tcPr>
          <w:p w14:paraId="4B4F04DF" w14:textId="77777777">
            <w:pPr>
              <w:jc w:val="center"/>
            </w:pPr>
            <w:r>
              <w:rPr>
                <w:b/>
              </w:rPr>
              <w:t>02</w:t>
            </w:r>
          </w:p>
        </w:tc>
        <w:tc xmlns:tara="kcentrix:tara" tara:rowspan="1" tara:colspan="1">
          <w:tcPr>
            <w:tcW w:w="1435" w:type="dxa"/>
            <w:tcBorders>
              <w:right w:val="single" w:color="A6A6A6" w:sz="8" w:space="0"/>
            </w:tcBorders>
            <w:tcMar>
              <w:top w:w="0" w:type="auto"/>
              <w:left w:w="60" w:type="dxa"/>
              <w:bottom w:w="0" w:type="auto"/>
              <w:right w:w="60" w:type="dxa"/>
            </w:tcMar>
          </w:tcPr>
          <w:p w14:paraId="317AC524" w14:textId="77777777">
            <w:pPr>
              <w:jc w:val="center"/>
            </w:pPr>
            <w:r>
              <w:t>2025-09-19</w:t>
            </w:r>
          </w:p>
        </w:tc>
        <w:tc xmlns:tara="kcentrix:tara" tara:rowspan="1" tara:colspan="1">
          <w:tcPr>
            <w:tcW w:w="3609" w:type="dxa"/>
            <w:tcBorders>
              <w:right w:val="single" w:color="A6A6A6" w:sz="8" w:space="0"/>
            </w:tcBorders>
            <w:tcMar>
              <w:top w:w="0" w:type="auto"/>
              <w:left w:w="60" w:type="dxa"/>
              <w:bottom w:w="0" w:type="auto"/>
              <w:right w:w="60" w:type="dxa"/>
            </w:tcMar>
          </w:tcPr>
          <w:p w14:paraId="4DE9BFA8" w14:textId="77777777">
            <w:pPr>
              <w:jc w:val="center"/>
            </w:pPr>
            <w:r>
              <w:t>Hitachi Rail GTS Austria / EJT</w:t>
              <w:br/>
              <w:t>RM</w:t>
              <w:br/>
              <w:t>Eber G.</w:t>
            </w:r>
          </w:p>
          <w:p w14:paraId="1B6A781C" w14:textId="77777777">
            <w:pPr>
              <w:jc w:val="center"/>
            </w:pPr>
            <w:r>
              <w:t>Hitachi Rail GTS Austria / ESD</w:t>
              <w:br/>
              <w:t>PLA</w:t>
              <w:br/>
              <w:t>Paul A.</w:t>
            </w:r>
          </w:p>
        </w:tc>
        <w:tc xmlns:tara="kcentrix:tara" tara:rowspan="1" tara:colspan="1">
          <w:tcPr>
            <w:tcW w:w="3855" w:type="dxa"/>
            <w:tcBorders>
              <w:right w:val="single" w:color="A6A6A6" w:sz="8" w:space="0"/>
            </w:tcBorders>
            <w:tcMar>
              <w:top w:w="0" w:type="auto"/>
              <w:left w:w="60" w:type="dxa"/>
              <w:bottom w:w="0" w:type="auto"/>
              <w:right w:w="60" w:type="dxa"/>
            </w:tcMar>
          </w:tcPr>
          <w:p w14:paraId="5E8E891C" w14:textId="77777777">
            <w:r>
              <w:rPr>
                <w:sz w:val="20"/>
                <w:szCs w:val="20"/>
              </w:rPr>
              <w:t>Update auf Lastenheft [R01] Version 1.3 vom 23.05.2025</w:t>
            </w:r>
            <w:r>
              <w:br/>
            </w:r>
            <w:r>
              <w:rPr>
                <w:sz w:val="20"/>
                <w:szCs w:val="20"/>
              </w:rPr>
              <w:t>Details siehe Kapitel 1.3.2</w:t>
            </w:r>
            <w:r>
              <w:br/>
            </w:r>
            <w:r>
              <w:rPr>
                <w:sz w:val="20"/>
                <w:szCs w:val="20"/>
              </w:rPr>
              <w:t>Release by signature</w:t>
            </w:r>
          </w:p>
        </w:tc>
      </w:tr>
      <w:tr w14:paraId="359C1F76" w14:textId="77777777">
        <w:trPr>
          <w:divId w:val="13"/>
          <w:jc w:val="center"/>
        </w:trPr>
        <w:tc xmlns:tara="kcentrix:tara" tara:rowspan="1" tara:colspan="1">
          <w:tcPr>
            <w:tcW w:w="1271" w:type="dxa"/>
            <w:tcBorders>
              <w:left w:val="single" w:color="A6A6A6" w:sz="8" w:space="0"/>
              <w:bottom w:val="single" w:color="A6A6A6" w:sz="8" w:space="0"/>
              <w:right w:val="single" w:color="A6A6A6" w:sz="8" w:space="0"/>
            </w:tcBorders>
            <w:tcMar>
              <w:top w:w="0" w:type="auto"/>
              <w:left w:w="60" w:type="dxa"/>
              <w:bottom w:w="0" w:type="auto"/>
              <w:right w:w="60" w:type="dxa"/>
            </w:tcMar>
          </w:tcPr>
          <w:p w14:paraId="6EE4A02B" w14:textId="77777777">
            <w:pPr>
              <w:jc w:val="center"/>
              <w:rPr>
                <w:b/>
              </w:rPr>
            </w:pPr>
          </w:p>
        </w:tc>
        <w:tc xmlns:tara="kcentrix:tara" tara:rowspan="1" tara:colspan="1">
          <w:tcPr>
            <w:tcW w:w="1435" w:type="dxa"/>
            <w:tcBorders>
              <w:bottom w:val="single" w:color="A6A6A6" w:sz="8" w:space="0"/>
              <w:right w:val="single" w:color="A6A6A6" w:sz="8" w:space="0"/>
            </w:tcBorders>
            <w:tcMar>
              <w:top w:w="0" w:type="auto"/>
              <w:left w:w="60" w:type="dxa"/>
              <w:bottom w:w="0" w:type="auto"/>
              <w:right w:w="60" w:type="dxa"/>
            </w:tcMar>
          </w:tcPr>
          <w:p w14:paraId="53E17D71" w14:textId="77777777">
            <w:pPr>
              <w:jc w:val="center"/>
            </w:pPr>
          </w:p>
        </w:tc>
        <w:tc xmlns:tara="kcentrix:tara" tara:rowspan="1" tara:colspan="1">
          <w:tcPr>
            <w:tcW w:w="3609" w:type="dxa"/>
            <w:tcBorders>
              <w:bottom w:val="single" w:color="A6A6A6" w:sz="8" w:space="0"/>
              <w:right w:val="single" w:color="A6A6A6" w:sz="8" w:space="0"/>
            </w:tcBorders>
            <w:tcMar>
              <w:top w:w="0" w:type="auto"/>
              <w:left w:w="60" w:type="dxa"/>
              <w:bottom w:w="0" w:type="auto"/>
              <w:right w:w="60" w:type="dxa"/>
            </w:tcMar>
          </w:tcPr>
          <w:p w14:paraId="0C964094" w14:textId="77777777">
            <w:pPr>
              <w:jc w:val="center"/>
            </w:pPr>
          </w:p>
        </w:tc>
        <w:tc xmlns:tara="kcentrix:tara" tara:rowspan="1" tara:colspan="1">
          <w:tcPr>
            <w:tcW w:w="3855" w:type="dxa"/>
            <w:tcBorders>
              <w:bottom w:val="single" w:color="A6A6A6" w:sz="8" w:space="0"/>
              <w:right w:val="single" w:color="A6A6A6" w:sz="8" w:space="0"/>
            </w:tcBorders>
            <w:tcMar>
              <w:top w:w="0" w:type="auto"/>
              <w:left w:w="60" w:type="dxa"/>
              <w:bottom w:w="0" w:type="auto"/>
              <w:right w:w="60" w:type="dxa"/>
            </w:tcMar>
          </w:tcPr>
          <w:p w14:paraId="7B383026" w14:textId="77777777">
            <w:pPr>
              <w:rPr>
                <w:sz w:val="20"/>
                <w:szCs w:val="20"/>
              </w:rPr>
            </w:pPr>
          </w:p>
        </w:tc>
      </w:tr>
    </w:tbl>
    <w:p w14:paraId="2B680B7C" w14:textId="77777777">
      <w:pPr>
        <w:divId w:val="14"/>
      </w:pPr>
      <w:r>
        <w:br w:type="page"/>
      </w:r>
    </w:p>
    <w:p w14:paraId="518D4EDD" w14:textId="77777777">
      <w:pPr>
        <w:ind w:left="4248"/>
        <w:divId w:val="15"/>
      </w:pPr>
      <w:r>
        <w:rPr>
          <w:b/>
          <w:sz w:val="28"/>
          <w:szCs w:val="28"/>
        </w:rPr>
        <w:lastRenderedPageBreak/>
        <w:t>Inhaltsverzeichnis</w:t>
      </w:r>
    </w:p>
    <w:p w14:paraId="286122F1" w14:textId="0FC3E0A5">
      <w:pPr>
        <w:pStyle w:val="TOC1"/>
        <w:tabs>
          <w:tab w:val="right" w:leader="dot" w:pos="9062"/>
        </w:tabs>
      </w:pPr>
      <w:r>
        <w:fldChar w:fldCharType="begin"/>
      </w:r>
      <w:r>
        <w:instrText>TOC \o \h \z \u</w:instrText>
      </w:r>
      <w:r>
        <w:fldChar w:fldCharType="separate"/>
      </w:r>
      <w:hyperlink w:history="1" w:anchor="_Toc242172608">
        <w:r>
          <w:rPr>
            <w:rStyle w:val="Hyperlink"/>
          </w:rPr>
          <w:t>EINFÜHRUNG</w:t>
        </w:r>
        <w:r>
          <w:rPr>
            <w:webHidden/>
          </w:rPr>
          <w:tab/>
        </w:r>
        <w:r>
          <w:rPr>
            <w:webHidden/>
          </w:rPr>
          <w:fldChar w:fldCharType="begin"/>
        </w:r>
        <w:r>
          <w:rPr>
            <w:webHidden/>
          </w:rPr>
          <w:instrText xml:space="preserve"> PAGEREF _Toc242172608 \h </w:instrText>
        </w:r>
        <w:r>
          <w:rPr>
            <w:webHidden/>
          </w:rPr>
        </w:r>
        <w:r>
          <w:rPr>
            <w:webHidden/>
          </w:rPr>
          <w:fldChar w:fldCharType="separate"/>
        </w:r>
        <w:r>
          <w:rPr>
            <w:webHidden/>
          </w:rPr>
          <w:t>19</w:t>
        </w:r>
        <w:r>
          <w:rPr>
            <w:webHidden/>
          </w:rPr>
          <w:fldChar w:fldCharType="end"/>
        </w:r>
      </w:hyperlink>
    </w:p>
    <w:p w14:paraId="31864A59" w14:textId="24DFFE98">
      <w:pPr>
        <w:pStyle w:val="TOC2"/>
        <w:tabs>
          <w:tab w:val="right" w:leader="dot" w:pos="9062"/>
        </w:tabs>
      </w:pPr>
      <w:hyperlink w:history="1" w:anchor="_Toc242172609">
        <w:r>
          <w:rPr>
            <w:rStyle w:val="Hyperlink"/>
          </w:rPr>
          <w:t>Zweck</w:t>
        </w:r>
        <w:r>
          <w:rPr>
            <w:webHidden/>
          </w:rPr>
          <w:tab/>
        </w:r>
        <w:r>
          <w:rPr>
            <w:webHidden/>
          </w:rPr>
          <w:fldChar w:fldCharType="begin"/>
        </w:r>
        <w:r>
          <w:rPr>
            <w:webHidden/>
          </w:rPr>
          <w:instrText xml:space="preserve"> PAGEREF _Toc242172609 \h </w:instrText>
        </w:r>
        <w:r>
          <w:rPr>
            <w:webHidden/>
          </w:rPr>
        </w:r>
        <w:r>
          <w:rPr>
            <w:webHidden/>
          </w:rPr>
          <w:fldChar w:fldCharType="separate"/>
        </w:r>
        <w:r>
          <w:rPr>
            <w:webHidden/>
          </w:rPr>
          <w:t>19</w:t>
        </w:r>
        <w:r>
          <w:rPr>
            <w:webHidden/>
          </w:rPr>
          <w:fldChar w:fldCharType="end"/>
        </w:r>
      </w:hyperlink>
    </w:p>
    <w:p w14:paraId="07DF0729" w14:textId="12E9978B">
      <w:pPr>
        <w:pStyle w:val="TOC2"/>
        <w:tabs>
          <w:tab w:val="right" w:leader="dot" w:pos="9062"/>
        </w:tabs>
      </w:pPr>
      <w:hyperlink w:history="1" w:anchor="_Toc242172610">
        <w:r>
          <w:rPr>
            <w:rStyle w:val="Hyperlink"/>
          </w:rPr>
          <w:t>Verteilung</w:t>
        </w:r>
        <w:r>
          <w:rPr>
            <w:webHidden/>
          </w:rPr>
          <w:tab/>
        </w:r>
        <w:r>
          <w:rPr>
            <w:webHidden/>
          </w:rPr>
          <w:fldChar w:fldCharType="begin"/>
        </w:r>
        <w:r>
          <w:rPr>
            <w:webHidden/>
          </w:rPr>
          <w:instrText xml:space="preserve"> PAGEREF _Toc242172610 \h </w:instrText>
        </w:r>
        <w:r>
          <w:rPr>
            <w:webHidden/>
          </w:rPr>
        </w:r>
        <w:r>
          <w:rPr>
            <w:webHidden/>
          </w:rPr>
          <w:fldChar w:fldCharType="separate"/>
        </w:r>
        <w:r>
          <w:rPr>
            <w:webHidden/>
          </w:rPr>
          <w:t>19</w:t>
        </w:r>
        <w:r>
          <w:rPr>
            <w:webHidden/>
          </w:rPr>
          <w:fldChar w:fldCharType="end"/>
        </w:r>
      </w:hyperlink>
    </w:p>
    <w:p w14:paraId="122266AC" w14:textId="65EE0BE8">
      <w:pPr>
        <w:pStyle w:val="TOC2"/>
        <w:tabs>
          <w:tab w:val="right" w:leader="dot" w:pos="9062"/>
        </w:tabs>
      </w:pPr>
      <w:hyperlink w:history="1" w:anchor="_Toc242172611">
        <w:r>
          <w:rPr>
            <w:rStyle w:val="Hyperlink"/>
          </w:rPr>
          <w:t>Änderungen</w:t>
        </w:r>
        <w:r>
          <w:rPr>
            <w:webHidden/>
          </w:rPr>
          <w:tab/>
        </w:r>
        <w:r>
          <w:rPr>
            <w:webHidden/>
          </w:rPr>
          <w:fldChar w:fldCharType="begin"/>
        </w:r>
        <w:r>
          <w:rPr>
            <w:webHidden/>
          </w:rPr>
          <w:instrText xml:space="preserve"> PAGEREF _Toc242172611 \h </w:instrText>
        </w:r>
        <w:r>
          <w:rPr>
            <w:webHidden/>
          </w:rPr>
        </w:r>
        <w:r>
          <w:rPr>
            <w:webHidden/>
          </w:rPr>
          <w:fldChar w:fldCharType="separate"/>
        </w:r>
        <w:r>
          <w:rPr>
            <w:webHidden/>
          </w:rPr>
          <w:t>19</w:t>
        </w:r>
        <w:r>
          <w:rPr>
            <w:webHidden/>
          </w:rPr>
          <w:fldChar w:fldCharType="end"/>
        </w:r>
      </w:hyperlink>
    </w:p>
    <w:p w14:paraId="4CC97F7E" w14:textId="086179BB">
      <w:pPr>
        <w:pStyle w:val="TOC3"/>
        <w:tabs>
          <w:tab w:val="right" w:leader="dot" w:pos="9062"/>
        </w:tabs>
      </w:pPr>
      <w:hyperlink w:history="1" w:anchor="_Toc242172612">
        <w:r>
          <w:rPr>
            <w:rStyle w:val="Hyperlink"/>
          </w:rPr>
          <w:t>Edition 01</w:t>
        </w:r>
        <w:r>
          <w:rPr>
            <w:webHidden/>
          </w:rPr>
          <w:tab/>
        </w:r>
        <w:r>
          <w:rPr>
            <w:webHidden/>
          </w:rPr>
          <w:fldChar w:fldCharType="begin"/>
        </w:r>
        <w:r>
          <w:rPr>
            <w:webHidden/>
          </w:rPr>
          <w:instrText xml:space="preserve"> PAGEREF _Toc242172612 \h </w:instrText>
        </w:r>
        <w:r>
          <w:rPr>
            <w:webHidden/>
          </w:rPr>
        </w:r>
        <w:r>
          <w:rPr>
            <w:webHidden/>
          </w:rPr>
          <w:fldChar w:fldCharType="separate"/>
        </w:r>
        <w:r>
          <w:rPr>
            <w:webHidden/>
          </w:rPr>
          <w:t>19</w:t>
        </w:r>
        <w:r>
          <w:rPr>
            <w:webHidden/>
          </w:rPr>
          <w:fldChar w:fldCharType="end"/>
        </w:r>
      </w:hyperlink>
    </w:p>
    <w:p w14:paraId="692CE8A7" w14:textId="55494EAE">
      <w:pPr>
        <w:pStyle w:val="TOC3"/>
        <w:tabs>
          <w:tab w:val="right" w:leader="dot" w:pos="9062"/>
        </w:tabs>
      </w:pPr>
      <w:hyperlink w:history="1" w:anchor="_Toc242172613">
        <w:r>
          <w:rPr>
            <w:rStyle w:val="Hyperlink"/>
          </w:rPr>
          <w:t>Edition 02</w:t>
        </w:r>
        <w:r>
          <w:rPr>
            <w:webHidden/>
          </w:rPr>
          <w:tab/>
        </w:r>
        <w:r>
          <w:rPr>
            <w:webHidden/>
          </w:rPr>
          <w:fldChar w:fldCharType="begin"/>
        </w:r>
        <w:r>
          <w:rPr>
            <w:webHidden/>
          </w:rPr>
          <w:instrText xml:space="preserve"> PAGEREF _Toc242172613 \h </w:instrText>
        </w:r>
        <w:r>
          <w:rPr>
            <w:webHidden/>
          </w:rPr>
        </w:r>
        <w:r>
          <w:rPr>
            <w:webHidden/>
          </w:rPr>
          <w:fldChar w:fldCharType="separate"/>
        </w:r>
        <w:r>
          <w:rPr>
            <w:webHidden/>
          </w:rPr>
          <w:t>19</w:t>
        </w:r>
        <w:r>
          <w:rPr>
            <w:webHidden/>
          </w:rPr>
          <w:fldChar w:fldCharType="end"/>
        </w:r>
      </w:hyperlink>
    </w:p>
    <w:p w14:paraId="7AE62D60" w14:textId="06965A9F">
      <w:pPr>
        <w:pStyle w:val="TOC1"/>
        <w:tabs>
          <w:tab w:val="right" w:leader="dot" w:pos="9062"/>
        </w:tabs>
      </w:pPr>
      <w:hyperlink w:history="1" w:anchor="_Toc242172614">
        <w:r>
          <w:rPr>
            <w:rStyle w:val="Hyperlink"/>
          </w:rPr>
          <w:t>REFERENZEN, BEGRIFFE, AKRONYME UND DEFINITIONEN</w:t>
        </w:r>
        <w:r>
          <w:rPr>
            <w:webHidden/>
          </w:rPr>
          <w:tab/>
        </w:r>
        <w:r>
          <w:rPr>
            <w:webHidden/>
          </w:rPr>
          <w:fldChar w:fldCharType="begin"/>
        </w:r>
        <w:r>
          <w:rPr>
            <w:webHidden/>
          </w:rPr>
          <w:instrText xml:space="preserve"> PAGEREF _Toc242172614 \h </w:instrText>
        </w:r>
        <w:r>
          <w:rPr>
            <w:webHidden/>
          </w:rPr>
        </w:r>
        <w:r>
          <w:rPr>
            <w:webHidden/>
          </w:rPr>
          <w:fldChar w:fldCharType="separate"/>
        </w:r>
        <w:r>
          <w:rPr>
            <w:webHidden/>
          </w:rPr>
          <w:t>20</w:t>
        </w:r>
        <w:r>
          <w:rPr>
            <w:webHidden/>
          </w:rPr>
          <w:fldChar w:fldCharType="end"/>
        </w:r>
      </w:hyperlink>
    </w:p>
    <w:p w14:paraId="6B67AC7D" w14:textId="37DD9412">
      <w:pPr>
        <w:pStyle w:val="TOC2"/>
        <w:tabs>
          <w:tab w:val="right" w:leader="dot" w:pos="9062"/>
        </w:tabs>
      </w:pPr>
      <w:hyperlink w:history="1" w:anchor="_Toc242172615">
        <w:r>
          <w:rPr>
            <w:rStyle w:val="Hyperlink"/>
          </w:rPr>
          <w:t>Referenzen</w:t>
        </w:r>
        <w:r>
          <w:rPr>
            <w:webHidden/>
          </w:rPr>
          <w:tab/>
        </w:r>
        <w:r>
          <w:rPr>
            <w:webHidden/>
          </w:rPr>
          <w:fldChar w:fldCharType="begin"/>
        </w:r>
        <w:r>
          <w:rPr>
            <w:webHidden/>
          </w:rPr>
          <w:instrText xml:space="preserve"> PAGEREF _Toc242172615 \h </w:instrText>
        </w:r>
        <w:r>
          <w:rPr>
            <w:webHidden/>
          </w:rPr>
        </w:r>
        <w:r>
          <w:rPr>
            <w:webHidden/>
          </w:rPr>
          <w:fldChar w:fldCharType="separate"/>
        </w:r>
        <w:r>
          <w:rPr>
            <w:webHidden/>
          </w:rPr>
          <w:t>20</w:t>
        </w:r>
        <w:r>
          <w:rPr>
            <w:webHidden/>
          </w:rPr>
          <w:fldChar w:fldCharType="end"/>
        </w:r>
      </w:hyperlink>
    </w:p>
    <w:p w14:paraId="035137EB" w14:textId="1E3F257B">
      <w:pPr>
        <w:pStyle w:val="TOC2"/>
        <w:tabs>
          <w:tab w:val="right" w:leader="dot" w:pos="9062"/>
        </w:tabs>
      </w:pPr>
      <w:hyperlink w:history="1" w:anchor="_Toc242172616">
        <w:r>
          <w:rPr>
            <w:rStyle w:val="Hyperlink"/>
          </w:rPr>
          <w:t>Begriffe, Abkürzungen und Akronyme</w:t>
        </w:r>
        <w:r>
          <w:rPr>
            <w:webHidden/>
          </w:rPr>
          <w:tab/>
        </w:r>
        <w:r>
          <w:rPr>
            <w:webHidden/>
          </w:rPr>
          <w:fldChar w:fldCharType="begin"/>
        </w:r>
        <w:r>
          <w:rPr>
            <w:webHidden/>
          </w:rPr>
          <w:instrText xml:space="preserve"> PAGEREF _Toc242172616 \h </w:instrText>
        </w:r>
        <w:r>
          <w:rPr>
            <w:webHidden/>
          </w:rPr>
        </w:r>
        <w:r>
          <w:rPr>
            <w:webHidden/>
          </w:rPr>
          <w:fldChar w:fldCharType="separate"/>
        </w:r>
        <w:r>
          <w:rPr>
            <w:webHidden/>
          </w:rPr>
          <w:t>20</w:t>
        </w:r>
        <w:r>
          <w:rPr>
            <w:webHidden/>
          </w:rPr>
          <w:fldChar w:fldCharType="end"/>
        </w:r>
      </w:hyperlink>
    </w:p>
    <w:p w14:paraId="5DDAD343" w14:textId="1010BE04">
      <w:pPr>
        <w:pStyle w:val="TOC2"/>
        <w:tabs>
          <w:tab w:val="right" w:leader="dot" w:pos="9062"/>
        </w:tabs>
      </w:pPr>
      <w:hyperlink w:history="1" w:anchor="_Toc242172617">
        <w:r>
          <w:rPr>
            <w:rStyle w:val="Hyperlink"/>
          </w:rPr>
          <w:t>Definitionen</w:t>
        </w:r>
        <w:r>
          <w:rPr>
            <w:webHidden/>
          </w:rPr>
          <w:tab/>
        </w:r>
        <w:r>
          <w:rPr>
            <w:webHidden/>
          </w:rPr>
          <w:fldChar w:fldCharType="begin"/>
        </w:r>
        <w:r>
          <w:rPr>
            <w:webHidden/>
          </w:rPr>
          <w:instrText xml:space="preserve"> PAGEREF _Toc242172617 \h </w:instrText>
        </w:r>
        <w:r>
          <w:rPr>
            <w:webHidden/>
          </w:rPr>
        </w:r>
        <w:r>
          <w:rPr>
            <w:webHidden/>
          </w:rPr>
          <w:fldChar w:fldCharType="separate"/>
        </w:r>
        <w:r>
          <w:rPr>
            <w:webHidden/>
          </w:rPr>
          <w:t>20</w:t>
        </w:r>
        <w:r>
          <w:rPr>
            <w:webHidden/>
          </w:rPr>
          <w:fldChar w:fldCharType="end"/>
        </w:r>
      </w:hyperlink>
    </w:p>
    <w:p w14:paraId="2EE7A795" w14:textId="2276549F">
      <w:pPr>
        <w:pStyle w:val="TOC2"/>
        <w:tabs>
          <w:tab w:val="right" w:leader="dot" w:pos="9062"/>
        </w:tabs>
      </w:pPr>
      <w:hyperlink w:history="1" w:anchor="_Toc242172618">
        <w:r>
          <w:rPr>
            <w:rStyle w:val="Hyperlink"/>
          </w:rPr>
          <w:t>Offene Punkte</w:t>
        </w:r>
        <w:r>
          <w:rPr>
            <w:webHidden/>
          </w:rPr>
          <w:tab/>
        </w:r>
        <w:r>
          <w:rPr>
            <w:webHidden/>
          </w:rPr>
          <w:fldChar w:fldCharType="begin"/>
        </w:r>
        <w:r>
          <w:rPr>
            <w:webHidden/>
          </w:rPr>
          <w:instrText xml:space="preserve"> PAGEREF _Toc242172618 \h </w:instrText>
        </w:r>
        <w:r>
          <w:rPr>
            <w:webHidden/>
          </w:rPr>
        </w:r>
        <w:r>
          <w:rPr>
            <w:webHidden/>
          </w:rPr>
          <w:fldChar w:fldCharType="separate"/>
        </w:r>
        <w:r>
          <w:rPr>
            <w:webHidden/>
          </w:rPr>
          <w:t>20</w:t>
        </w:r>
        <w:r>
          <w:rPr>
            <w:webHidden/>
          </w:rPr>
          <w:fldChar w:fldCharType="end"/>
        </w:r>
      </w:hyperlink>
    </w:p>
    <w:p w14:paraId="0814BB60" w14:textId="7A737347">
      <w:pPr>
        <w:pStyle w:val="TOC1"/>
        <w:tabs>
          <w:tab w:val="right" w:leader="dot" w:pos="9062"/>
        </w:tabs>
      </w:pPr>
      <w:hyperlink w:history="1" w:anchor="_Toc242172619">
        <w:r>
          <w:rPr>
            <w:rStyle w:val="Hyperlink"/>
          </w:rPr>
          <w:t>D2 Pflichtenhefte DSTW</w:t>
        </w:r>
        <w:r>
          <w:rPr>
            <w:webHidden/>
          </w:rPr>
          <w:tab/>
        </w:r>
        <w:r>
          <w:rPr>
            <w:webHidden/>
          </w:rPr>
          <w:fldChar w:fldCharType="begin"/>
        </w:r>
        <w:r>
          <w:rPr>
            <w:webHidden/>
          </w:rPr>
          <w:instrText xml:space="preserve"> PAGEREF _Toc242172619 \h </w:instrText>
        </w:r>
        <w:r>
          <w:rPr>
            <w:webHidden/>
          </w:rPr>
        </w:r>
        <w:r>
          <w:rPr>
            <w:webHidden/>
          </w:rPr>
          <w:fldChar w:fldCharType="separate"/>
        </w:r>
        <w:r>
          <w:rPr>
            <w:webHidden/>
          </w:rPr>
          <w:t>21</w:t>
        </w:r>
        <w:r>
          <w:rPr>
            <w:webHidden/>
          </w:rPr>
          <w:fldChar w:fldCharType="end"/>
        </w:r>
      </w:hyperlink>
    </w:p>
    <w:p w14:paraId="1E6506DA" w14:textId="20CCDE4D">
      <w:pPr>
        <w:pStyle w:val="TOC2"/>
        <w:tabs>
          <w:tab w:val="right" w:leader="dot" w:pos="9062"/>
        </w:tabs>
      </w:pPr>
      <w:hyperlink w:history="1" w:anchor="_Toc242172620">
        <w:r>
          <w:rPr>
            <w:rStyle w:val="Hyperlink"/>
          </w:rPr>
          <w:t>D2.2 Teilpflichtenheft RAMS</w:t>
        </w:r>
        <w:r>
          <w:rPr>
            <w:webHidden/>
          </w:rPr>
          <w:tab/>
        </w:r>
        <w:r>
          <w:rPr>
            <w:webHidden/>
          </w:rPr>
          <w:fldChar w:fldCharType="begin"/>
        </w:r>
        <w:r>
          <w:rPr>
            <w:webHidden/>
          </w:rPr>
          <w:instrText xml:space="preserve"> PAGEREF _Toc242172620 \h </w:instrText>
        </w:r>
        <w:r>
          <w:rPr>
            <w:webHidden/>
          </w:rPr>
        </w:r>
        <w:r>
          <w:rPr>
            <w:webHidden/>
          </w:rPr>
          <w:fldChar w:fldCharType="separate"/>
        </w:r>
        <w:r>
          <w:rPr>
            <w:webHidden/>
          </w:rPr>
          <w:t>21</w:t>
        </w:r>
        <w:r>
          <w:rPr>
            <w:webHidden/>
          </w:rPr>
          <w:fldChar w:fldCharType="end"/>
        </w:r>
      </w:hyperlink>
    </w:p>
    <w:p w14:paraId="24C49CC8" w14:textId="32D3B53F">
      <w:pPr>
        <w:pStyle w:val="TOC3"/>
        <w:tabs>
          <w:tab w:val="right" w:leader="dot" w:pos="9062"/>
        </w:tabs>
      </w:pPr>
      <w:hyperlink w:history="1" w:anchor="_Toc242172621">
        <w:r>
          <w:rPr>
            <w:rStyle w:val="Hyperlink"/>
          </w:rPr>
          <w:t>2 Allgemein</w:t>
        </w:r>
        <w:r>
          <w:rPr>
            <w:webHidden/>
          </w:rPr>
          <w:tab/>
        </w:r>
        <w:r>
          <w:rPr>
            <w:webHidden/>
          </w:rPr>
          <w:fldChar w:fldCharType="begin"/>
        </w:r>
        <w:r>
          <w:rPr>
            <w:webHidden/>
          </w:rPr>
          <w:instrText xml:space="preserve"> PAGEREF _Toc242172621 \h </w:instrText>
        </w:r>
        <w:r>
          <w:rPr>
            <w:webHidden/>
          </w:rPr>
        </w:r>
        <w:r>
          <w:rPr>
            <w:webHidden/>
          </w:rPr>
          <w:fldChar w:fldCharType="separate"/>
        </w:r>
        <w:r>
          <w:rPr>
            <w:webHidden/>
          </w:rPr>
          <w:t>21</w:t>
        </w:r>
        <w:r>
          <w:rPr>
            <w:webHidden/>
          </w:rPr>
          <w:fldChar w:fldCharType="end"/>
        </w:r>
      </w:hyperlink>
    </w:p>
    <w:p w14:paraId="25BF785A" w14:textId="7FD5BEB9">
      <w:pPr>
        <w:pStyle w:val="TOC4"/>
        <w:tabs>
          <w:tab w:val="right" w:leader="dot" w:pos="9062"/>
        </w:tabs>
      </w:pPr>
      <w:hyperlink w:history="1" w:anchor="_Toc242172622">
        <w:r>
          <w:rPr>
            <w:rStyle w:val="Hyperlink"/>
          </w:rPr>
          <w:t>2.1 Mindestnutzungsdauer</w:t>
        </w:r>
        <w:r>
          <w:rPr>
            <w:webHidden/>
          </w:rPr>
          <w:tab/>
        </w:r>
        <w:r>
          <w:rPr>
            <w:webHidden/>
          </w:rPr>
          <w:fldChar w:fldCharType="begin"/>
        </w:r>
        <w:r>
          <w:rPr>
            <w:webHidden/>
          </w:rPr>
          <w:instrText xml:space="preserve"> PAGEREF _Toc242172622 \h </w:instrText>
        </w:r>
        <w:r>
          <w:rPr>
            <w:webHidden/>
          </w:rPr>
        </w:r>
        <w:r>
          <w:rPr>
            <w:webHidden/>
          </w:rPr>
          <w:fldChar w:fldCharType="separate"/>
        </w:r>
        <w:r>
          <w:rPr>
            <w:webHidden/>
          </w:rPr>
          <w:t>21</w:t>
        </w:r>
        <w:r>
          <w:rPr>
            <w:webHidden/>
          </w:rPr>
          <w:fldChar w:fldCharType="end"/>
        </w:r>
      </w:hyperlink>
    </w:p>
    <w:p w14:paraId="3D78EA6A" w14:textId="72986F56">
      <w:pPr>
        <w:pStyle w:val="TOC4"/>
        <w:tabs>
          <w:tab w:val="right" w:leader="dot" w:pos="9062"/>
        </w:tabs>
      </w:pPr>
      <w:hyperlink w:history="1" w:anchor="_Toc242172623">
        <w:r>
          <w:rPr>
            <w:rStyle w:val="Hyperlink"/>
          </w:rPr>
          <w:t>2.2 Verlängerung Mindestnutzungsdauer</w:t>
        </w:r>
        <w:r>
          <w:rPr>
            <w:webHidden/>
          </w:rPr>
          <w:tab/>
        </w:r>
        <w:r>
          <w:rPr>
            <w:webHidden/>
          </w:rPr>
          <w:fldChar w:fldCharType="begin"/>
        </w:r>
        <w:r>
          <w:rPr>
            <w:webHidden/>
          </w:rPr>
          <w:instrText xml:space="preserve"> PAGEREF _Toc242172623 \h </w:instrText>
        </w:r>
        <w:r>
          <w:rPr>
            <w:webHidden/>
          </w:rPr>
        </w:r>
        <w:r>
          <w:rPr>
            <w:webHidden/>
          </w:rPr>
          <w:fldChar w:fldCharType="separate"/>
        </w:r>
        <w:r>
          <w:rPr>
            <w:webHidden/>
          </w:rPr>
          <w:t>22</w:t>
        </w:r>
        <w:r>
          <w:rPr>
            <w:webHidden/>
          </w:rPr>
          <w:fldChar w:fldCharType="end"/>
        </w:r>
      </w:hyperlink>
    </w:p>
    <w:p w14:paraId="62C5B68D" w14:textId="1F2A2D21">
      <w:pPr>
        <w:pStyle w:val="TOC4"/>
        <w:tabs>
          <w:tab w:val="right" w:leader="dot" w:pos="9062"/>
        </w:tabs>
      </w:pPr>
      <w:hyperlink w:history="1" w:anchor="_Toc242172624">
        <w:r>
          <w:rPr>
            <w:rStyle w:val="Hyperlink"/>
          </w:rPr>
          <w:t>2.3 Ersatzteile</w:t>
        </w:r>
        <w:r>
          <w:rPr>
            <w:webHidden/>
          </w:rPr>
          <w:tab/>
        </w:r>
        <w:r>
          <w:rPr>
            <w:webHidden/>
          </w:rPr>
          <w:fldChar w:fldCharType="begin"/>
        </w:r>
        <w:r>
          <w:rPr>
            <w:webHidden/>
          </w:rPr>
          <w:instrText xml:space="preserve"> PAGEREF _Toc242172624 \h </w:instrText>
        </w:r>
        <w:r>
          <w:rPr>
            <w:webHidden/>
          </w:rPr>
        </w:r>
        <w:r>
          <w:rPr>
            <w:webHidden/>
          </w:rPr>
          <w:fldChar w:fldCharType="separate"/>
        </w:r>
        <w:r>
          <w:rPr>
            <w:webHidden/>
          </w:rPr>
          <w:t>23</w:t>
        </w:r>
        <w:r>
          <w:rPr>
            <w:webHidden/>
          </w:rPr>
          <w:fldChar w:fldCharType="end"/>
        </w:r>
      </w:hyperlink>
    </w:p>
    <w:p w14:paraId="55F93B74" w14:textId="3CCF133D">
      <w:pPr>
        <w:pStyle w:val="TOC4"/>
        <w:tabs>
          <w:tab w:val="right" w:leader="dot" w:pos="9062"/>
        </w:tabs>
      </w:pPr>
      <w:hyperlink w:history="1" w:anchor="_Toc242172625">
        <w:r>
          <w:rPr>
            <w:rStyle w:val="Hyperlink"/>
          </w:rPr>
          <w:t>2.4 OEVE/OENORM EN 50126</w:t>
        </w:r>
        <w:r>
          <w:rPr>
            <w:webHidden/>
          </w:rPr>
          <w:tab/>
        </w:r>
        <w:r>
          <w:rPr>
            <w:webHidden/>
          </w:rPr>
          <w:fldChar w:fldCharType="begin"/>
        </w:r>
        <w:r>
          <w:rPr>
            <w:webHidden/>
          </w:rPr>
          <w:instrText xml:space="preserve"> PAGEREF _Toc242172625 \h </w:instrText>
        </w:r>
        <w:r>
          <w:rPr>
            <w:webHidden/>
          </w:rPr>
        </w:r>
        <w:r>
          <w:rPr>
            <w:webHidden/>
          </w:rPr>
          <w:fldChar w:fldCharType="separate"/>
        </w:r>
        <w:r>
          <w:rPr>
            <w:webHidden/>
          </w:rPr>
          <w:t>24</w:t>
        </w:r>
        <w:r>
          <w:rPr>
            <w:webHidden/>
          </w:rPr>
          <w:fldChar w:fldCharType="end"/>
        </w:r>
      </w:hyperlink>
    </w:p>
    <w:p w14:paraId="556AB11F" w14:textId="03CDD1FE">
      <w:pPr>
        <w:pStyle w:val="TOC4"/>
        <w:tabs>
          <w:tab w:val="right" w:leader="dot" w:pos="9062"/>
        </w:tabs>
      </w:pPr>
      <w:hyperlink w:history="1" w:anchor="_Toc242172626">
        <w:r>
          <w:rPr>
            <w:rStyle w:val="Hyperlink"/>
          </w:rPr>
          <w:t>2.5 OEVE/OENORM EN 50128</w:t>
        </w:r>
        <w:r>
          <w:rPr>
            <w:webHidden/>
          </w:rPr>
          <w:tab/>
        </w:r>
        <w:r>
          <w:rPr>
            <w:webHidden/>
          </w:rPr>
          <w:fldChar w:fldCharType="begin"/>
        </w:r>
        <w:r>
          <w:rPr>
            <w:webHidden/>
          </w:rPr>
          <w:instrText xml:space="preserve"> PAGEREF _Toc242172626 \h </w:instrText>
        </w:r>
        <w:r>
          <w:rPr>
            <w:webHidden/>
          </w:rPr>
        </w:r>
        <w:r>
          <w:rPr>
            <w:webHidden/>
          </w:rPr>
          <w:fldChar w:fldCharType="separate"/>
        </w:r>
        <w:r>
          <w:rPr>
            <w:webHidden/>
          </w:rPr>
          <w:t>24</w:t>
        </w:r>
        <w:r>
          <w:rPr>
            <w:webHidden/>
          </w:rPr>
          <w:fldChar w:fldCharType="end"/>
        </w:r>
      </w:hyperlink>
    </w:p>
    <w:p w14:paraId="7919E63F" w14:textId="6535FEA0">
      <w:pPr>
        <w:pStyle w:val="TOC4"/>
        <w:tabs>
          <w:tab w:val="right" w:leader="dot" w:pos="9062"/>
        </w:tabs>
      </w:pPr>
      <w:hyperlink w:history="1" w:anchor="_Toc242172627">
        <w:r>
          <w:rPr>
            <w:rStyle w:val="Hyperlink"/>
          </w:rPr>
          <w:t>2.6 OEVE/OENORM EN 50129</w:t>
        </w:r>
        <w:r>
          <w:rPr>
            <w:webHidden/>
          </w:rPr>
          <w:tab/>
        </w:r>
        <w:r>
          <w:rPr>
            <w:webHidden/>
          </w:rPr>
          <w:fldChar w:fldCharType="begin"/>
        </w:r>
        <w:r>
          <w:rPr>
            <w:webHidden/>
          </w:rPr>
          <w:instrText xml:space="preserve"> PAGEREF _Toc242172627 \h </w:instrText>
        </w:r>
        <w:r>
          <w:rPr>
            <w:webHidden/>
          </w:rPr>
        </w:r>
        <w:r>
          <w:rPr>
            <w:webHidden/>
          </w:rPr>
          <w:fldChar w:fldCharType="separate"/>
        </w:r>
        <w:r>
          <w:rPr>
            <w:webHidden/>
          </w:rPr>
          <w:t>25</w:t>
        </w:r>
        <w:r>
          <w:rPr>
            <w:webHidden/>
          </w:rPr>
          <w:fldChar w:fldCharType="end"/>
        </w:r>
      </w:hyperlink>
    </w:p>
    <w:p w14:paraId="71A305FB" w14:textId="48BCFD23">
      <w:pPr>
        <w:pStyle w:val="TOC4"/>
        <w:tabs>
          <w:tab w:val="right" w:leader="dot" w:pos="9062"/>
        </w:tabs>
      </w:pPr>
      <w:hyperlink w:history="1" w:anchor="_Toc242172628">
        <w:r>
          <w:rPr>
            <w:rStyle w:val="Hyperlink"/>
          </w:rPr>
          <w:t>2.7 Eulynx-Anforderungen</w:t>
        </w:r>
        <w:r>
          <w:rPr>
            <w:webHidden/>
          </w:rPr>
          <w:tab/>
        </w:r>
        <w:r>
          <w:rPr>
            <w:webHidden/>
          </w:rPr>
          <w:fldChar w:fldCharType="begin"/>
        </w:r>
        <w:r>
          <w:rPr>
            <w:webHidden/>
          </w:rPr>
          <w:instrText xml:space="preserve"> PAGEREF _Toc242172628 \h </w:instrText>
        </w:r>
        <w:r>
          <w:rPr>
            <w:webHidden/>
          </w:rPr>
        </w:r>
        <w:r>
          <w:rPr>
            <w:webHidden/>
          </w:rPr>
          <w:fldChar w:fldCharType="separate"/>
        </w:r>
        <w:r>
          <w:rPr>
            <w:webHidden/>
          </w:rPr>
          <w:t>25</w:t>
        </w:r>
        <w:r>
          <w:rPr>
            <w:webHidden/>
          </w:rPr>
          <w:fldChar w:fldCharType="end"/>
        </w:r>
      </w:hyperlink>
    </w:p>
    <w:p w14:paraId="16295B35" w14:textId="08AF5C65">
      <w:pPr>
        <w:pStyle w:val="TOC3"/>
        <w:tabs>
          <w:tab w:val="right" w:leader="dot" w:pos="9062"/>
        </w:tabs>
      </w:pPr>
      <w:hyperlink w:history="1" w:anchor="_Toc242172629">
        <w:r>
          <w:rPr>
            <w:rStyle w:val="Hyperlink"/>
          </w:rPr>
          <w:t>3 Zuverlässigkeit</w:t>
        </w:r>
        <w:r>
          <w:rPr>
            <w:webHidden/>
          </w:rPr>
          <w:tab/>
        </w:r>
        <w:r>
          <w:rPr>
            <w:webHidden/>
          </w:rPr>
          <w:fldChar w:fldCharType="begin"/>
        </w:r>
        <w:r>
          <w:rPr>
            <w:webHidden/>
          </w:rPr>
          <w:instrText xml:space="preserve"> PAGEREF _Toc242172629 \h </w:instrText>
        </w:r>
        <w:r>
          <w:rPr>
            <w:webHidden/>
          </w:rPr>
        </w:r>
        <w:r>
          <w:rPr>
            <w:webHidden/>
          </w:rPr>
          <w:fldChar w:fldCharType="separate"/>
        </w:r>
        <w:r>
          <w:rPr>
            <w:webHidden/>
          </w:rPr>
          <w:t>26</w:t>
        </w:r>
        <w:r>
          <w:rPr>
            <w:webHidden/>
          </w:rPr>
          <w:fldChar w:fldCharType="end"/>
        </w:r>
      </w:hyperlink>
    </w:p>
    <w:p w14:paraId="4B9CBED2" w14:textId="0574DBEE">
      <w:pPr>
        <w:pStyle w:val="TOC4"/>
        <w:tabs>
          <w:tab w:val="right" w:leader="dot" w:pos="9062"/>
        </w:tabs>
      </w:pPr>
      <w:hyperlink w:history="1" w:anchor="_Toc242172630">
        <w:r>
          <w:rPr>
            <w:rStyle w:val="Hyperlink"/>
          </w:rPr>
          <w:t>3.1 Definition Zuverlässigkeit</w:t>
        </w:r>
        <w:r>
          <w:rPr>
            <w:webHidden/>
          </w:rPr>
          <w:tab/>
        </w:r>
        <w:r>
          <w:rPr>
            <w:webHidden/>
          </w:rPr>
          <w:fldChar w:fldCharType="begin"/>
        </w:r>
        <w:r>
          <w:rPr>
            <w:webHidden/>
          </w:rPr>
          <w:instrText xml:space="preserve"> PAGEREF _Toc242172630 \h </w:instrText>
        </w:r>
        <w:r>
          <w:rPr>
            <w:webHidden/>
          </w:rPr>
        </w:r>
        <w:r>
          <w:rPr>
            <w:webHidden/>
          </w:rPr>
          <w:fldChar w:fldCharType="separate"/>
        </w:r>
        <w:r>
          <w:rPr>
            <w:webHidden/>
          </w:rPr>
          <w:t>26</w:t>
        </w:r>
        <w:r>
          <w:rPr>
            <w:webHidden/>
          </w:rPr>
          <w:fldChar w:fldCharType="end"/>
        </w:r>
      </w:hyperlink>
    </w:p>
    <w:p w14:paraId="57514B77" w14:textId="1E91F2C2">
      <w:pPr>
        <w:pStyle w:val="TOC4"/>
        <w:tabs>
          <w:tab w:val="right" w:leader="dot" w:pos="9062"/>
        </w:tabs>
      </w:pPr>
      <w:hyperlink w:history="1" w:anchor="_Toc242172631">
        <w:r>
          <w:rPr>
            <w:rStyle w:val="Hyperlink"/>
          </w:rPr>
          <w:t>3.2 Folge von Fehlern und Störungen</w:t>
        </w:r>
        <w:r>
          <w:rPr>
            <w:webHidden/>
          </w:rPr>
          <w:tab/>
        </w:r>
        <w:r>
          <w:rPr>
            <w:webHidden/>
          </w:rPr>
          <w:fldChar w:fldCharType="begin"/>
        </w:r>
        <w:r>
          <w:rPr>
            <w:webHidden/>
          </w:rPr>
          <w:instrText xml:space="preserve"> PAGEREF _Toc242172631 \h </w:instrText>
        </w:r>
        <w:r>
          <w:rPr>
            <w:webHidden/>
          </w:rPr>
        </w:r>
        <w:r>
          <w:rPr>
            <w:webHidden/>
          </w:rPr>
          <w:fldChar w:fldCharType="separate"/>
        </w:r>
        <w:r>
          <w:rPr>
            <w:webHidden/>
          </w:rPr>
          <w:t>26</w:t>
        </w:r>
        <w:r>
          <w:rPr>
            <w:webHidden/>
          </w:rPr>
          <w:fldChar w:fldCharType="end"/>
        </w:r>
      </w:hyperlink>
    </w:p>
    <w:p w14:paraId="64C8F184" w14:textId="7A97F86A">
      <w:pPr>
        <w:pStyle w:val="TOC4"/>
        <w:tabs>
          <w:tab w:val="right" w:leader="dot" w:pos="9062"/>
        </w:tabs>
      </w:pPr>
      <w:hyperlink w:history="1" w:anchor="_Toc242172632">
        <w:r>
          <w:rPr>
            <w:rStyle w:val="Hyperlink"/>
          </w:rPr>
          <w:t>3.3 Stromversorgung</w:t>
        </w:r>
        <w:r>
          <w:rPr>
            <w:webHidden/>
          </w:rPr>
          <w:tab/>
        </w:r>
        <w:r>
          <w:rPr>
            <w:webHidden/>
          </w:rPr>
          <w:fldChar w:fldCharType="begin"/>
        </w:r>
        <w:r>
          <w:rPr>
            <w:webHidden/>
          </w:rPr>
          <w:instrText xml:space="preserve"> PAGEREF _Toc242172632 \h </w:instrText>
        </w:r>
        <w:r>
          <w:rPr>
            <w:webHidden/>
          </w:rPr>
        </w:r>
        <w:r>
          <w:rPr>
            <w:webHidden/>
          </w:rPr>
          <w:fldChar w:fldCharType="separate"/>
        </w:r>
        <w:r>
          <w:rPr>
            <w:webHidden/>
          </w:rPr>
          <w:t>27</w:t>
        </w:r>
        <w:r>
          <w:rPr>
            <w:webHidden/>
          </w:rPr>
          <w:fldChar w:fldCharType="end"/>
        </w:r>
      </w:hyperlink>
    </w:p>
    <w:p w14:paraId="0BE63444" w14:textId="371DC693">
      <w:pPr>
        <w:pStyle w:val="TOC4"/>
        <w:tabs>
          <w:tab w:val="right" w:leader="dot" w:pos="9062"/>
        </w:tabs>
      </w:pPr>
      <w:hyperlink w:history="1" w:anchor="_Toc242172633">
        <w:r>
          <w:rPr>
            <w:rStyle w:val="Hyperlink"/>
          </w:rPr>
          <w:t>3.4 Offenbarung von Störungen</w:t>
        </w:r>
        <w:r>
          <w:rPr>
            <w:webHidden/>
          </w:rPr>
          <w:tab/>
        </w:r>
        <w:r>
          <w:rPr>
            <w:webHidden/>
          </w:rPr>
          <w:fldChar w:fldCharType="begin"/>
        </w:r>
        <w:r>
          <w:rPr>
            <w:webHidden/>
          </w:rPr>
          <w:instrText xml:space="preserve"> PAGEREF _Toc242172633 \h </w:instrText>
        </w:r>
        <w:r>
          <w:rPr>
            <w:webHidden/>
          </w:rPr>
        </w:r>
        <w:r>
          <w:rPr>
            <w:webHidden/>
          </w:rPr>
          <w:fldChar w:fldCharType="separate"/>
        </w:r>
        <w:r>
          <w:rPr>
            <w:webHidden/>
          </w:rPr>
          <w:t>28</w:t>
        </w:r>
        <w:r>
          <w:rPr>
            <w:webHidden/>
          </w:rPr>
          <w:fldChar w:fldCharType="end"/>
        </w:r>
      </w:hyperlink>
    </w:p>
    <w:p w14:paraId="196FC9FB" w14:textId="1FD02E09">
      <w:pPr>
        <w:pStyle w:val="TOC4"/>
        <w:tabs>
          <w:tab w:val="right" w:leader="dot" w:pos="9062"/>
        </w:tabs>
      </w:pPr>
      <w:hyperlink w:history="1" w:anchor="_Toc242172634">
        <w:r>
          <w:rPr>
            <w:rStyle w:val="Hyperlink"/>
          </w:rPr>
          <w:t>3.5 Offenbarung von Fehler</w:t>
        </w:r>
        <w:r>
          <w:rPr>
            <w:webHidden/>
          </w:rPr>
          <w:tab/>
        </w:r>
        <w:r>
          <w:rPr>
            <w:webHidden/>
          </w:rPr>
          <w:fldChar w:fldCharType="begin"/>
        </w:r>
        <w:r>
          <w:rPr>
            <w:webHidden/>
          </w:rPr>
          <w:instrText xml:space="preserve"> PAGEREF _Toc242172634 \h </w:instrText>
        </w:r>
        <w:r>
          <w:rPr>
            <w:webHidden/>
          </w:rPr>
        </w:r>
        <w:r>
          <w:rPr>
            <w:webHidden/>
          </w:rPr>
          <w:fldChar w:fldCharType="separate"/>
        </w:r>
        <w:r>
          <w:rPr>
            <w:webHidden/>
          </w:rPr>
          <w:t>29</w:t>
        </w:r>
        <w:r>
          <w:rPr>
            <w:webHidden/>
          </w:rPr>
          <w:fldChar w:fldCharType="end"/>
        </w:r>
      </w:hyperlink>
    </w:p>
    <w:p w14:paraId="70A45B47" w14:textId="039589A4">
      <w:pPr>
        <w:pStyle w:val="TOC4"/>
        <w:tabs>
          <w:tab w:val="right" w:leader="dot" w:pos="9062"/>
        </w:tabs>
      </w:pPr>
      <w:hyperlink w:history="1" w:anchor="_Toc242172635">
        <w:r>
          <w:rPr>
            <w:rStyle w:val="Hyperlink"/>
          </w:rPr>
          <w:t>3.6 Komponententausch</w:t>
        </w:r>
        <w:r>
          <w:rPr>
            <w:webHidden/>
          </w:rPr>
          <w:tab/>
        </w:r>
        <w:r>
          <w:rPr>
            <w:webHidden/>
          </w:rPr>
          <w:fldChar w:fldCharType="begin"/>
        </w:r>
        <w:r>
          <w:rPr>
            <w:webHidden/>
          </w:rPr>
          <w:instrText xml:space="preserve"> PAGEREF _Toc242172635 \h </w:instrText>
        </w:r>
        <w:r>
          <w:rPr>
            <w:webHidden/>
          </w:rPr>
        </w:r>
        <w:r>
          <w:rPr>
            <w:webHidden/>
          </w:rPr>
          <w:fldChar w:fldCharType="separate"/>
        </w:r>
        <w:r>
          <w:rPr>
            <w:webHidden/>
          </w:rPr>
          <w:t>30</w:t>
        </w:r>
        <w:r>
          <w:rPr>
            <w:webHidden/>
          </w:rPr>
          <w:fldChar w:fldCharType="end"/>
        </w:r>
      </w:hyperlink>
    </w:p>
    <w:p w14:paraId="6C4E9C5D" w14:textId="6C94B38F">
      <w:pPr>
        <w:pStyle w:val="TOC3"/>
        <w:tabs>
          <w:tab w:val="right" w:leader="dot" w:pos="9062"/>
        </w:tabs>
      </w:pPr>
      <w:hyperlink w:history="1" w:anchor="_Toc242172636">
        <w:r>
          <w:rPr>
            <w:rStyle w:val="Hyperlink"/>
          </w:rPr>
          <w:t>4 Instandhaltbarkeit</w:t>
        </w:r>
        <w:r>
          <w:rPr>
            <w:webHidden/>
          </w:rPr>
          <w:tab/>
        </w:r>
        <w:r>
          <w:rPr>
            <w:webHidden/>
          </w:rPr>
          <w:fldChar w:fldCharType="begin"/>
        </w:r>
        <w:r>
          <w:rPr>
            <w:webHidden/>
          </w:rPr>
          <w:instrText xml:space="preserve"> PAGEREF _Toc242172636 \h </w:instrText>
        </w:r>
        <w:r>
          <w:rPr>
            <w:webHidden/>
          </w:rPr>
        </w:r>
        <w:r>
          <w:rPr>
            <w:webHidden/>
          </w:rPr>
          <w:fldChar w:fldCharType="separate"/>
        </w:r>
        <w:r>
          <w:rPr>
            <w:webHidden/>
          </w:rPr>
          <w:t>30</w:t>
        </w:r>
        <w:r>
          <w:rPr>
            <w:webHidden/>
          </w:rPr>
          <w:fldChar w:fldCharType="end"/>
        </w:r>
      </w:hyperlink>
    </w:p>
    <w:p w14:paraId="1ED19971" w14:textId="26A563F4">
      <w:pPr>
        <w:pStyle w:val="TOC4"/>
        <w:tabs>
          <w:tab w:val="right" w:leader="dot" w:pos="9062"/>
        </w:tabs>
      </w:pPr>
      <w:hyperlink w:history="1" w:anchor="_Toc242172637">
        <w:r>
          <w:rPr>
            <w:rStyle w:val="Hyperlink"/>
          </w:rPr>
          <w:t>4.1 Definition Instandhaltbarkeit</w:t>
        </w:r>
        <w:r>
          <w:rPr>
            <w:webHidden/>
          </w:rPr>
          <w:tab/>
        </w:r>
        <w:r>
          <w:rPr>
            <w:webHidden/>
          </w:rPr>
          <w:fldChar w:fldCharType="begin"/>
        </w:r>
        <w:r>
          <w:rPr>
            <w:webHidden/>
          </w:rPr>
          <w:instrText xml:space="preserve"> PAGEREF _Toc242172637 \h </w:instrText>
        </w:r>
        <w:r>
          <w:rPr>
            <w:webHidden/>
          </w:rPr>
        </w:r>
        <w:r>
          <w:rPr>
            <w:webHidden/>
          </w:rPr>
          <w:fldChar w:fldCharType="separate"/>
        </w:r>
        <w:r>
          <w:rPr>
            <w:webHidden/>
          </w:rPr>
          <w:t>30</w:t>
        </w:r>
        <w:r>
          <w:rPr>
            <w:webHidden/>
          </w:rPr>
          <w:fldChar w:fldCharType="end"/>
        </w:r>
      </w:hyperlink>
    </w:p>
    <w:p w14:paraId="69F84F0D" w14:textId="1B7C5A03">
      <w:pPr>
        <w:pStyle w:val="TOC4"/>
        <w:tabs>
          <w:tab w:val="right" w:leader="dot" w:pos="9062"/>
        </w:tabs>
      </w:pPr>
      <w:hyperlink w:history="1" w:anchor="_Toc242172638">
        <w:r>
          <w:rPr>
            <w:rStyle w:val="Hyperlink"/>
          </w:rPr>
          <w:t>4.2 Definition Instandhaltung</w:t>
        </w:r>
        <w:r>
          <w:rPr>
            <w:webHidden/>
          </w:rPr>
          <w:tab/>
        </w:r>
        <w:r>
          <w:rPr>
            <w:webHidden/>
          </w:rPr>
          <w:fldChar w:fldCharType="begin"/>
        </w:r>
        <w:r>
          <w:rPr>
            <w:webHidden/>
          </w:rPr>
          <w:instrText xml:space="preserve"> PAGEREF _Toc242172638 \h </w:instrText>
        </w:r>
        <w:r>
          <w:rPr>
            <w:webHidden/>
          </w:rPr>
        </w:r>
        <w:r>
          <w:rPr>
            <w:webHidden/>
          </w:rPr>
          <w:fldChar w:fldCharType="separate"/>
        </w:r>
        <w:r>
          <w:rPr>
            <w:webHidden/>
          </w:rPr>
          <w:t>31</w:t>
        </w:r>
        <w:r>
          <w:rPr>
            <w:webHidden/>
          </w:rPr>
          <w:fldChar w:fldCharType="end"/>
        </w:r>
      </w:hyperlink>
    </w:p>
    <w:p w14:paraId="75FD9F1B" w14:textId="6DC14BE7">
      <w:pPr>
        <w:pStyle w:val="TOC4"/>
        <w:tabs>
          <w:tab w:val="right" w:leader="dot" w:pos="9062"/>
        </w:tabs>
      </w:pPr>
      <w:hyperlink w:history="1" w:anchor="_Toc242172639">
        <w:r>
          <w:rPr>
            <w:rStyle w:val="Hyperlink"/>
          </w:rPr>
          <w:t>4.3 Grundlegende Dokumente</w:t>
        </w:r>
        <w:r>
          <w:rPr>
            <w:webHidden/>
          </w:rPr>
          <w:tab/>
        </w:r>
        <w:r>
          <w:rPr>
            <w:webHidden/>
          </w:rPr>
          <w:fldChar w:fldCharType="begin"/>
        </w:r>
        <w:r>
          <w:rPr>
            <w:webHidden/>
          </w:rPr>
          <w:instrText xml:space="preserve"> PAGEREF _Toc242172639 \h </w:instrText>
        </w:r>
        <w:r>
          <w:rPr>
            <w:webHidden/>
          </w:rPr>
        </w:r>
        <w:r>
          <w:rPr>
            <w:webHidden/>
          </w:rPr>
          <w:fldChar w:fldCharType="separate"/>
        </w:r>
        <w:r>
          <w:rPr>
            <w:webHidden/>
          </w:rPr>
          <w:t>31</w:t>
        </w:r>
        <w:r>
          <w:rPr>
            <w:webHidden/>
          </w:rPr>
          <w:fldChar w:fldCharType="end"/>
        </w:r>
      </w:hyperlink>
    </w:p>
    <w:p w14:paraId="1DCDB28A" w14:textId="6125F4E7">
      <w:pPr>
        <w:pStyle w:val="TOC4"/>
        <w:tabs>
          <w:tab w:val="right" w:leader="dot" w:pos="9062"/>
        </w:tabs>
      </w:pPr>
      <w:hyperlink w:history="1" w:anchor="_Toc242172640">
        <w:r>
          <w:rPr>
            <w:rStyle w:val="Hyperlink"/>
          </w:rPr>
          <w:t>4.4 Lagerung Ersatzteile</w:t>
        </w:r>
        <w:r>
          <w:rPr>
            <w:webHidden/>
          </w:rPr>
          <w:tab/>
        </w:r>
        <w:r>
          <w:rPr>
            <w:webHidden/>
          </w:rPr>
          <w:fldChar w:fldCharType="begin"/>
        </w:r>
        <w:r>
          <w:rPr>
            <w:webHidden/>
          </w:rPr>
          <w:instrText xml:space="preserve"> PAGEREF _Toc242172640 \h </w:instrText>
        </w:r>
        <w:r>
          <w:rPr>
            <w:webHidden/>
          </w:rPr>
        </w:r>
        <w:r>
          <w:rPr>
            <w:webHidden/>
          </w:rPr>
          <w:fldChar w:fldCharType="separate"/>
        </w:r>
        <w:r>
          <w:rPr>
            <w:webHidden/>
          </w:rPr>
          <w:t>33</w:t>
        </w:r>
        <w:r>
          <w:rPr>
            <w:webHidden/>
          </w:rPr>
          <w:fldChar w:fldCharType="end"/>
        </w:r>
      </w:hyperlink>
    </w:p>
    <w:p w14:paraId="774728FA" w14:textId="62BA2857">
      <w:pPr>
        <w:pStyle w:val="TOC4"/>
        <w:tabs>
          <w:tab w:val="right" w:leader="dot" w:pos="9062"/>
        </w:tabs>
      </w:pPr>
      <w:hyperlink w:history="1" w:anchor="_Toc242172641">
        <w:r>
          <w:rPr>
            <w:rStyle w:val="Hyperlink"/>
          </w:rPr>
          <w:t>4.5 Kennzeichnung</w:t>
        </w:r>
        <w:r>
          <w:rPr>
            <w:webHidden/>
          </w:rPr>
          <w:tab/>
        </w:r>
        <w:r>
          <w:rPr>
            <w:webHidden/>
          </w:rPr>
          <w:fldChar w:fldCharType="begin"/>
        </w:r>
        <w:r>
          <w:rPr>
            <w:webHidden/>
          </w:rPr>
          <w:instrText xml:space="preserve"> PAGEREF _Toc242172641 \h </w:instrText>
        </w:r>
        <w:r>
          <w:rPr>
            <w:webHidden/>
          </w:rPr>
        </w:r>
        <w:r>
          <w:rPr>
            <w:webHidden/>
          </w:rPr>
          <w:fldChar w:fldCharType="separate"/>
        </w:r>
        <w:r>
          <w:rPr>
            <w:webHidden/>
          </w:rPr>
          <w:t>35</w:t>
        </w:r>
        <w:r>
          <w:rPr>
            <w:webHidden/>
          </w:rPr>
          <w:fldChar w:fldCharType="end"/>
        </w:r>
      </w:hyperlink>
    </w:p>
    <w:p w14:paraId="7FFBFEA5" w14:textId="19640982">
      <w:pPr>
        <w:pStyle w:val="TOC4"/>
        <w:tabs>
          <w:tab w:val="right" w:leader="dot" w:pos="9062"/>
        </w:tabs>
      </w:pPr>
      <w:hyperlink w:history="1" w:anchor="_Toc242172642">
        <w:r>
          <w:rPr>
            <w:rStyle w:val="Hyperlink"/>
          </w:rPr>
          <w:t>4.6 Instandhaltungsdokumentation</w:t>
        </w:r>
        <w:r>
          <w:rPr>
            <w:webHidden/>
          </w:rPr>
          <w:tab/>
        </w:r>
        <w:r>
          <w:rPr>
            <w:webHidden/>
          </w:rPr>
          <w:fldChar w:fldCharType="begin"/>
        </w:r>
        <w:r>
          <w:rPr>
            <w:webHidden/>
          </w:rPr>
          <w:instrText xml:space="preserve"> PAGEREF _Toc242172642 \h </w:instrText>
        </w:r>
        <w:r>
          <w:rPr>
            <w:webHidden/>
          </w:rPr>
        </w:r>
        <w:r>
          <w:rPr>
            <w:webHidden/>
          </w:rPr>
          <w:fldChar w:fldCharType="separate"/>
        </w:r>
        <w:r>
          <w:rPr>
            <w:webHidden/>
          </w:rPr>
          <w:t>37</w:t>
        </w:r>
        <w:r>
          <w:rPr>
            <w:webHidden/>
          </w:rPr>
          <w:fldChar w:fldCharType="end"/>
        </w:r>
      </w:hyperlink>
    </w:p>
    <w:p w14:paraId="0164FBA7" w14:textId="3F49A1A3">
      <w:pPr>
        <w:pStyle w:val="TOC4"/>
        <w:tabs>
          <w:tab w:val="right" w:leader="dot" w:pos="9062"/>
        </w:tabs>
      </w:pPr>
      <w:hyperlink w:history="1" w:anchor="_Toc242172643">
        <w:r>
          <w:rPr>
            <w:rStyle w:val="Hyperlink"/>
          </w:rPr>
          <w:t>4.7 Instandhaltungsprozess</w:t>
        </w:r>
        <w:r>
          <w:rPr>
            <w:webHidden/>
          </w:rPr>
          <w:tab/>
        </w:r>
        <w:r>
          <w:rPr>
            <w:webHidden/>
          </w:rPr>
          <w:fldChar w:fldCharType="begin"/>
        </w:r>
        <w:r>
          <w:rPr>
            <w:webHidden/>
          </w:rPr>
          <w:instrText xml:space="preserve"> PAGEREF _Toc242172643 \h </w:instrText>
        </w:r>
        <w:r>
          <w:rPr>
            <w:webHidden/>
          </w:rPr>
        </w:r>
        <w:r>
          <w:rPr>
            <w:webHidden/>
          </w:rPr>
          <w:fldChar w:fldCharType="separate"/>
        </w:r>
        <w:r>
          <w:rPr>
            <w:webHidden/>
          </w:rPr>
          <w:t>40</w:t>
        </w:r>
        <w:r>
          <w:rPr>
            <w:webHidden/>
          </w:rPr>
          <w:fldChar w:fldCharType="end"/>
        </w:r>
      </w:hyperlink>
    </w:p>
    <w:p w14:paraId="1A16E4F3" w14:textId="2DCCE7DE">
      <w:pPr>
        <w:pStyle w:val="TOC4"/>
        <w:tabs>
          <w:tab w:val="right" w:leader="dot" w:pos="9062"/>
        </w:tabs>
      </w:pPr>
      <w:hyperlink w:history="1" w:anchor="_Toc242172644">
        <w:r>
          <w:rPr>
            <w:rStyle w:val="Hyperlink"/>
          </w:rPr>
          <w:t>4.8 Komponententausch</w:t>
        </w:r>
        <w:r>
          <w:rPr>
            <w:webHidden/>
          </w:rPr>
          <w:tab/>
        </w:r>
        <w:r>
          <w:rPr>
            <w:webHidden/>
          </w:rPr>
          <w:fldChar w:fldCharType="begin"/>
        </w:r>
        <w:r>
          <w:rPr>
            <w:webHidden/>
          </w:rPr>
          <w:instrText xml:space="preserve"> PAGEREF _Toc242172644 \h </w:instrText>
        </w:r>
        <w:r>
          <w:rPr>
            <w:webHidden/>
          </w:rPr>
        </w:r>
        <w:r>
          <w:rPr>
            <w:webHidden/>
          </w:rPr>
          <w:fldChar w:fldCharType="separate"/>
        </w:r>
        <w:r>
          <w:rPr>
            <w:webHidden/>
          </w:rPr>
          <w:t>41</w:t>
        </w:r>
        <w:r>
          <w:rPr>
            <w:webHidden/>
          </w:rPr>
          <w:fldChar w:fldCharType="end"/>
        </w:r>
      </w:hyperlink>
    </w:p>
    <w:p w14:paraId="7B5A095A" w14:textId="689B73C3">
      <w:pPr>
        <w:pStyle w:val="TOC4"/>
        <w:tabs>
          <w:tab w:val="right" w:leader="dot" w:pos="9062"/>
        </w:tabs>
      </w:pPr>
      <w:hyperlink w:history="1" w:anchor="_Toc242172645">
        <w:r>
          <w:rPr>
            <w:rStyle w:val="Hyperlink"/>
          </w:rPr>
          <w:t>4.9 Wartungsfreiheit</w:t>
        </w:r>
        <w:r>
          <w:rPr>
            <w:webHidden/>
          </w:rPr>
          <w:tab/>
        </w:r>
        <w:r>
          <w:rPr>
            <w:webHidden/>
          </w:rPr>
          <w:fldChar w:fldCharType="begin"/>
        </w:r>
        <w:r>
          <w:rPr>
            <w:webHidden/>
          </w:rPr>
          <w:instrText xml:space="preserve"> PAGEREF _Toc242172645 \h </w:instrText>
        </w:r>
        <w:r>
          <w:rPr>
            <w:webHidden/>
          </w:rPr>
        </w:r>
        <w:r>
          <w:rPr>
            <w:webHidden/>
          </w:rPr>
          <w:fldChar w:fldCharType="separate"/>
        </w:r>
        <w:r>
          <w:rPr>
            <w:webHidden/>
          </w:rPr>
          <w:t>44</w:t>
        </w:r>
        <w:r>
          <w:rPr>
            <w:webHidden/>
          </w:rPr>
          <w:fldChar w:fldCharType="end"/>
        </w:r>
      </w:hyperlink>
    </w:p>
    <w:p w14:paraId="4825CD8C" w14:textId="6D460067">
      <w:pPr>
        <w:pStyle w:val="TOC4"/>
        <w:tabs>
          <w:tab w:val="right" w:leader="dot" w:pos="9062"/>
        </w:tabs>
      </w:pPr>
      <w:hyperlink w:history="1" w:anchor="_Toc242172646">
        <w:r>
          <w:rPr>
            <w:rStyle w:val="Hyperlink"/>
          </w:rPr>
          <w:t>4.10 Arbeitnehmerschutz</w:t>
        </w:r>
        <w:r>
          <w:rPr>
            <w:webHidden/>
          </w:rPr>
          <w:tab/>
        </w:r>
        <w:r>
          <w:rPr>
            <w:webHidden/>
          </w:rPr>
          <w:fldChar w:fldCharType="begin"/>
        </w:r>
        <w:r>
          <w:rPr>
            <w:webHidden/>
          </w:rPr>
          <w:instrText xml:space="preserve"> PAGEREF _Toc242172646 \h </w:instrText>
        </w:r>
        <w:r>
          <w:rPr>
            <w:webHidden/>
          </w:rPr>
        </w:r>
        <w:r>
          <w:rPr>
            <w:webHidden/>
          </w:rPr>
          <w:fldChar w:fldCharType="separate"/>
        </w:r>
        <w:r>
          <w:rPr>
            <w:webHidden/>
          </w:rPr>
          <w:t>46</w:t>
        </w:r>
        <w:r>
          <w:rPr>
            <w:webHidden/>
          </w:rPr>
          <w:fldChar w:fldCharType="end"/>
        </w:r>
      </w:hyperlink>
    </w:p>
    <w:p w14:paraId="6D4B623A" w14:textId="25E92418">
      <w:pPr>
        <w:pStyle w:val="TOC3"/>
        <w:tabs>
          <w:tab w:val="right" w:leader="dot" w:pos="9062"/>
        </w:tabs>
      </w:pPr>
      <w:hyperlink w:history="1" w:anchor="_Toc242172647">
        <w:r>
          <w:rPr>
            <w:rStyle w:val="Hyperlink"/>
          </w:rPr>
          <w:t>5 Verfügbarkeit</w:t>
        </w:r>
        <w:r>
          <w:rPr>
            <w:webHidden/>
          </w:rPr>
          <w:tab/>
        </w:r>
        <w:r>
          <w:rPr>
            <w:webHidden/>
          </w:rPr>
          <w:fldChar w:fldCharType="begin"/>
        </w:r>
        <w:r>
          <w:rPr>
            <w:webHidden/>
          </w:rPr>
          <w:instrText xml:space="preserve"> PAGEREF _Toc242172647 \h </w:instrText>
        </w:r>
        <w:r>
          <w:rPr>
            <w:webHidden/>
          </w:rPr>
        </w:r>
        <w:r>
          <w:rPr>
            <w:webHidden/>
          </w:rPr>
          <w:fldChar w:fldCharType="separate"/>
        </w:r>
        <w:r>
          <w:rPr>
            <w:webHidden/>
          </w:rPr>
          <w:t>47</w:t>
        </w:r>
        <w:r>
          <w:rPr>
            <w:webHidden/>
          </w:rPr>
          <w:fldChar w:fldCharType="end"/>
        </w:r>
      </w:hyperlink>
    </w:p>
    <w:p w14:paraId="00043A45" w14:textId="20279371">
      <w:pPr>
        <w:pStyle w:val="TOC4"/>
        <w:tabs>
          <w:tab w:val="right" w:leader="dot" w:pos="9062"/>
        </w:tabs>
      </w:pPr>
      <w:hyperlink w:history="1" w:anchor="_Toc242172648">
        <w:r>
          <w:rPr>
            <w:rStyle w:val="Hyperlink"/>
          </w:rPr>
          <w:t>5.1 Definition Verfügbarkeit</w:t>
        </w:r>
        <w:r>
          <w:rPr>
            <w:webHidden/>
          </w:rPr>
          <w:tab/>
        </w:r>
        <w:r>
          <w:rPr>
            <w:webHidden/>
          </w:rPr>
          <w:fldChar w:fldCharType="begin"/>
        </w:r>
        <w:r>
          <w:rPr>
            <w:webHidden/>
          </w:rPr>
          <w:instrText xml:space="preserve"> PAGEREF _Toc242172648 \h </w:instrText>
        </w:r>
        <w:r>
          <w:rPr>
            <w:webHidden/>
          </w:rPr>
        </w:r>
        <w:r>
          <w:rPr>
            <w:webHidden/>
          </w:rPr>
          <w:fldChar w:fldCharType="separate"/>
        </w:r>
        <w:r>
          <w:rPr>
            <w:webHidden/>
          </w:rPr>
          <w:t>47</w:t>
        </w:r>
        <w:r>
          <w:rPr>
            <w:webHidden/>
          </w:rPr>
          <w:fldChar w:fldCharType="end"/>
        </w:r>
      </w:hyperlink>
    </w:p>
    <w:p w14:paraId="3D3C0B76" w14:textId="03475B25">
      <w:pPr>
        <w:pStyle w:val="TOC4"/>
        <w:tabs>
          <w:tab w:val="right" w:leader="dot" w:pos="9062"/>
        </w:tabs>
      </w:pPr>
      <w:hyperlink w:history="1" w:anchor="_Toc242172649">
        <w:r>
          <w:rPr>
            <w:rStyle w:val="Hyperlink"/>
          </w:rPr>
          <w:t>5.2 Verfügbarkeitsklassen</w:t>
        </w:r>
        <w:r>
          <w:rPr>
            <w:webHidden/>
          </w:rPr>
          <w:tab/>
        </w:r>
        <w:r>
          <w:rPr>
            <w:webHidden/>
          </w:rPr>
          <w:fldChar w:fldCharType="begin"/>
        </w:r>
        <w:r>
          <w:rPr>
            <w:webHidden/>
          </w:rPr>
          <w:instrText xml:space="preserve"> PAGEREF _Toc242172649 \h </w:instrText>
        </w:r>
        <w:r>
          <w:rPr>
            <w:webHidden/>
          </w:rPr>
        </w:r>
        <w:r>
          <w:rPr>
            <w:webHidden/>
          </w:rPr>
          <w:fldChar w:fldCharType="separate"/>
        </w:r>
        <w:r>
          <w:rPr>
            <w:webHidden/>
          </w:rPr>
          <w:t>47</w:t>
        </w:r>
        <w:r>
          <w:rPr>
            <w:webHidden/>
          </w:rPr>
          <w:fldChar w:fldCharType="end"/>
        </w:r>
      </w:hyperlink>
    </w:p>
    <w:p w14:paraId="43906FA8" w14:textId="4A4018CE">
      <w:pPr>
        <w:pStyle w:val="TOC4"/>
        <w:tabs>
          <w:tab w:val="right" w:leader="dot" w:pos="9062"/>
        </w:tabs>
      </w:pPr>
      <w:hyperlink w:history="1" w:anchor="_Toc242172650">
        <w:r>
          <w:rPr>
            <w:rStyle w:val="Hyperlink"/>
          </w:rPr>
          <w:t>5.3 DSTW-ZE-Verfügbarkeit</w:t>
        </w:r>
        <w:r>
          <w:rPr>
            <w:webHidden/>
          </w:rPr>
          <w:tab/>
        </w:r>
        <w:r>
          <w:rPr>
            <w:webHidden/>
          </w:rPr>
          <w:fldChar w:fldCharType="begin"/>
        </w:r>
        <w:r>
          <w:rPr>
            <w:webHidden/>
          </w:rPr>
          <w:instrText xml:space="preserve"> PAGEREF _Toc242172650 \h </w:instrText>
        </w:r>
        <w:r>
          <w:rPr>
            <w:webHidden/>
          </w:rPr>
        </w:r>
        <w:r>
          <w:rPr>
            <w:webHidden/>
          </w:rPr>
          <w:fldChar w:fldCharType="separate"/>
        </w:r>
        <w:r>
          <w:rPr>
            <w:webHidden/>
          </w:rPr>
          <w:t>48</w:t>
        </w:r>
        <w:r>
          <w:rPr>
            <w:webHidden/>
          </w:rPr>
          <w:fldChar w:fldCharType="end"/>
        </w:r>
      </w:hyperlink>
    </w:p>
    <w:p w14:paraId="171853CE" w14:textId="003AADCE">
      <w:pPr>
        <w:pStyle w:val="TOC5"/>
        <w:tabs>
          <w:tab w:val="right" w:leader="dot" w:pos="9062"/>
        </w:tabs>
      </w:pPr>
      <w:hyperlink w:history="1" w:anchor="_Toc242172651">
        <w:r>
          <w:rPr>
            <w:rStyle w:val="Hyperlink"/>
          </w:rPr>
          <w:t>5.4 VSTW-Verfügbarkeit</w:t>
        </w:r>
        <w:r>
          <w:rPr>
            <w:webHidden/>
          </w:rPr>
          <w:tab/>
        </w:r>
        <w:r>
          <w:rPr>
            <w:webHidden/>
          </w:rPr>
          <w:fldChar w:fldCharType="begin"/>
        </w:r>
        <w:r>
          <w:rPr>
            <w:webHidden/>
          </w:rPr>
          <w:instrText xml:space="preserve"> PAGEREF _Toc242172651 \h </w:instrText>
        </w:r>
        <w:r>
          <w:rPr>
            <w:webHidden/>
          </w:rPr>
        </w:r>
        <w:r>
          <w:rPr>
            <w:webHidden/>
          </w:rPr>
          <w:fldChar w:fldCharType="separate"/>
        </w:r>
        <w:r>
          <w:rPr>
            <w:webHidden/>
          </w:rPr>
          <w:t>53</w:t>
        </w:r>
        <w:r>
          <w:rPr>
            <w:webHidden/>
          </w:rPr>
          <w:fldChar w:fldCharType="end"/>
        </w:r>
      </w:hyperlink>
    </w:p>
    <w:p w14:paraId="1B53BC29" w14:textId="034CDA49">
      <w:pPr>
        <w:pStyle w:val="TOC4"/>
        <w:tabs>
          <w:tab w:val="right" w:leader="dot" w:pos="9062"/>
        </w:tabs>
      </w:pPr>
      <w:hyperlink w:history="1" w:anchor="_Toc242172652">
        <w:r>
          <w:rPr>
            <w:rStyle w:val="Hyperlink"/>
          </w:rPr>
          <w:t>5.5 SiDiNet-Verfügbarkeiten</w:t>
        </w:r>
        <w:r>
          <w:rPr>
            <w:webHidden/>
          </w:rPr>
          <w:tab/>
        </w:r>
        <w:r>
          <w:rPr>
            <w:webHidden/>
          </w:rPr>
          <w:fldChar w:fldCharType="begin"/>
        </w:r>
        <w:r>
          <w:rPr>
            <w:webHidden/>
          </w:rPr>
          <w:instrText xml:space="preserve"> PAGEREF _Toc242172652 \h </w:instrText>
        </w:r>
        <w:r>
          <w:rPr>
            <w:webHidden/>
          </w:rPr>
        </w:r>
        <w:r>
          <w:rPr>
            <w:webHidden/>
          </w:rPr>
          <w:fldChar w:fldCharType="separate"/>
        </w:r>
        <w:r>
          <w:rPr>
            <w:webHidden/>
          </w:rPr>
          <w:t>57</w:t>
        </w:r>
        <w:r>
          <w:rPr>
            <w:webHidden/>
          </w:rPr>
          <w:fldChar w:fldCharType="end"/>
        </w:r>
      </w:hyperlink>
    </w:p>
    <w:p w14:paraId="76663ED1" w14:textId="6E0557AA">
      <w:pPr>
        <w:pStyle w:val="TOC4"/>
        <w:tabs>
          <w:tab w:val="right" w:leader="dot" w:pos="9062"/>
        </w:tabs>
      </w:pPr>
      <w:hyperlink w:history="1" w:anchor="_Toc242172653">
        <w:r>
          <w:rPr>
            <w:rStyle w:val="Hyperlink"/>
          </w:rPr>
          <w:t>5.6 FES-Verfügbarkeit</w:t>
        </w:r>
        <w:r>
          <w:rPr>
            <w:webHidden/>
          </w:rPr>
          <w:tab/>
        </w:r>
        <w:r>
          <w:rPr>
            <w:webHidden/>
          </w:rPr>
          <w:fldChar w:fldCharType="begin"/>
        </w:r>
        <w:r>
          <w:rPr>
            <w:webHidden/>
          </w:rPr>
          <w:instrText xml:space="preserve"> PAGEREF _Toc242172653 \h </w:instrText>
        </w:r>
        <w:r>
          <w:rPr>
            <w:webHidden/>
          </w:rPr>
        </w:r>
        <w:r>
          <w:rPr>
            <w:webHidden/>
          </w:rPr>
          <w:fldChar w:fldCharType="separate"/>
        </w:r>
        <w:r>
          <w:rPr>
            <w:webHidden/>
          </w:rPr>
          <w:t>57</w:t>
        </w:r>
        <w:r>
          <w:rPr>
            <w:webHidden/>
          </w:rPr>
          <w:fldChar w:fldCharType="end"/>
        </w:r>
      </w:hyperlink>
    </w:p>
    <w:p w14:paraId="4B84D488" w14:textId="67BF5371">
      <w:pPr>
        <w:pStyle w:val="TOC4"/>
        <w:tabs>
          <w:tab w:val="right" w:leader="dot" w:pos="9062"/>
        </w:tabs>
      </w:pPr>
      <w:hyperlink w:history="1" w:anchor="_Toc242172654">
        <w:r>
          <w:rPr>
            <w:rStyle w:val="Hyperlink"/>
          </w:rPr>
          <w:t>5.7 OC-Verfügbarkeit</w:t>
        </w:r>
        <w:r>
          <w:rPr>
            <w:webHidden/>
          </w:rPr>
          <w:tab/>
        </w:r>
        <w:r>
          <w:rPr>
            <w:webHidden/>
          </w:rPr>
          <w:fldChar w:fldCharType="begin"/>
        </w:r>
        <w:r>
          <w:rPr>
            <w:webHidden/>
          </w:rPr>
          <w:instrText xml:space="preserve"> PAGEREF _Toc242172654 \h </w:instrText>
        </w:r>
        <w:r>
          <w:rPr>
            <w:webHidden/>
          </w:rPr>
        </w:r>
        <w:r>
          <w:rPr>
            <w:webHidden/>
          </w:rPr>
          <w:fldChar w:fldCharType="separate"/>
        </w:r>
        <w:r>
          <w:rPr>
            <w:webHidden/>
          </w:rPr>
          <w:t>60</w:t>
        </w:r>
        <w:r>
          <w:rPr>
            <w:webHidden/>
          </w:rPr>
          <w:fldChar w:fldCharType="end"/>
        </w:r>
      </w:hyperlink>
    </w:p>
    <w:p w14:paraId="41DA41F1" w14:textId="0914EB9C">
      <w:pPr>
        <w:pStyle w:val="TOC4"/>
        <w:tabs>
          <w:tab w:val="right" w:leader="dot" w:pos="9062"/>
        </w:tabs>
      </w:pPr>
      <w:hyperlink w:history="1" w:anchor="_Toc242172655">
        <w:r>
          <w:rPr>
            <w:rStyle w:val="Hyperlink"/>
          </w:rPr>
          <w:t>5.8 Monitoringsystem FRACAS</w:t>
        </w:r>
        <w:r>
          <w:rPr>
            <w:webHidden/>
          </w:rPr>
          <w:tab/>
        </w:r>
        <w:r>
          <w:rPr>
            <w:webHidden/>
          </w:rPr>
          <w:fldChar w:fldCharType="begin"/>
        </w:r>
        <w:r>
          <w:rPr>
            <w:webHidden/>
          </w:rPr>
          <w:instrText xml:space="preserve"> PAGEREF _Toc242172655 \h </w:instrText>
        </w:r>
        <w:r>
          <w:rPr>
            <w:webHidden/>
          </w:rPr>
        </w:r>
        <w:r>
          <w:rPr>
            <w:webHidden/>
          </w:rPr>
          <w:fldChar w:fldCharType="separate"/>
        </w:r>
        <w:r>
          <w:rPr>
            <w:webHidden/>
          </w:rPr>
          <w:t>63</w:t>
        </w:r>
        <w:r>
          <w:rPr>
            <w:webHidden/>
          </w:rPr>
          <w:fldChar w:fldCharType="end"/>
        </w:r>
      </w:hyperlink>
    </w:p>
    <w:p w14:paraId="6D20A0E7" w14:textId="37B88582">
      <w:pPr>
        <w:pStyle w:val="TOC4"/>
        <w:tabs>
          <w:tab w:val="right" w:leader="dot" w:pos="9062"/>
        </w:tabs>
      </w:pPr>
      <w:hyperlink w:history="1" w:anchor="_Toc242172656">
        <w:r>
          <w:rPr>
            <w:rStyle w:val="Hyperlink"/>
          </w:rPr>
          <w:t>5.9 Planmäßiger Software bzw. Hardwaretausch</w:t>
        </w:r>
        <w:r>
          <w:rPr>
            <w:webHidden/>
          </w:rPr>
          <w:tab/>
        </w:r>
        <w:r>
          <w:rPr>
            <w:webHidden/>
          </w:rPr>
          <w:fldChar w:fldCharType="begin"/>
        </w:r>
        <w:r>
          <w:rPr>
            <w:webHidden/>
          </w:rPr>
          <w:instrText xml:space="preserve"> PAGEREF _Toc242172656 \h </w:instrText>
        </w:r>
        <w:r>
          <w:rPr>
            <w:webHidden/>
          </w:rPr>
        </w:r>
        <w:r>
          <w:rPr>
            <w:webHidden/>
          </w:rPr>
          <w:fldChar w:fldCharType="separate"/>
        </w:r>
        <w:r>
          <w:rPr>
            <w:webHidden/>
          </w:rPr>
          <w:t>68</w:t>
        </w:r>
        <w:r>
          <w:rPr>
            <w:webHidden/>
          </w:rPr>
          <w:fldChar w:fldCharType="end"/>
        </w:r>
      </w:hyperlink>
    </w:p>
    <w:p w14:paraId="17C99C68" w14:textId="7444C7F7">
      <w:pPr>
        <w:pStyle w:val="TOC3"/>
        <w:tabs>
          <w:tab w:val="right" w:leader="dot" w:pos="9062"/>
        </w:tabs>
      </w:pPr>
      <w:hyperlink w:history="1" w:anchor="_Toc242172657">
        <w:r>
          <w:rPr>
            <w:rStyle w:val="Hyperlink"/>
          </w:rPr>
          <w:t>6 Safety</w:t>
        </w:r>
        <w:r>
          <w:rPr>
            <w:webHidden/>
          </w:rPr>
          <w:tab/>
        </w:r>
        <w:r>
          <w:rPr>
            <w:webHidden/>
          </w:rPr>
          <w:fldChar w:fldCharType="begin"/>
        </w:r>
        <w:r>
          <w:rPr>
            <w:webHidden/>
          </w:rPr>
          <w:instrText xml:space="preserve"> PAGEREF _Toc242172657 \h </w:instrText>
        </w:r>
        <w:r>
          <w:rPr>
            <w:webHidden/>
          </w:rPr>
        </w:r>
        <w:r>
          <w:rPr>
            <w:webHidden/>
          </w:rPr>
          <w:fldChar w:fldCharType="separate"/>
        </w:r>
        <w:r>
          <w:rPr>
            <w:webHidden/>
          </w:rPr>
          <w:t>70</w:t>
        </w:r>
        <w:r>
          <w:rPr>
            <w:webHidden/>
          </w:rPr>
          <w:fldChar w:fldCharType="end"/>
        </w:r>
      </w:hyperlink>
    </w:p>
    <w:p w14:paraId="2C81F735" w14:textId="7051D43E">
      <w:pPr>
        <w:pStyle w:val="TOC4"/>
        <w:tabs>
          <w:tab w:val="right" w:leader="dot" w:pos="9062"/>
        </w:tabs>
      </w:pPr>
      <w:hyperlink w:history="1" w:anchor="_Toc242172658">
        <w:r>
          <w:rPr>
            <w:rStyle w:val="Hyperlink"/>
          </w:rPr>
          <w:t>6.1 Sicherheitsanforderungen DSTW</w:t>
        </w:r>
        <w:r>
          <w:rPr>
            <w:webHidden/>
          </w:rPr>
          <w:tab/>
        </w:r>
        <w:r>
          <w:rPr>
            <w:webHidden/>
          </w:rPr>
          <w:fldChar w:fldCharType="begin"/>
        </w:r>
        <w:r>
          <w:rPr>
            <w:webHidden/>
          </w:rPr>
          <w:instrText xml:space="preserve"> PAGEREF _Toc242172658 \h </w:instrText>
        </w:r>
        <w:r>
          <w:rPr>
            <w:webHidden/>
          </w:rPr>
        </w:r>
        <w:r>
          <w:rPr>
            <w:webHidden/>
          </w:rPr>
          <w:fldChar w:fldCharType="separate"/>
        </w:r>
        <w:r>
          <w:rPr>
            <w:webHidden/>
          </w:rPr>
          <w:t>70</w:t>
        </w:r>
        <w:r>
          <w:rPr>
            <w:webHidden/>
          </w:rPr>
          <w:fldChar w:fldCharType="end"/>
        </w:r>
      </w:hyperlink>
    </w:p>
    <w:p w14:paraId="10F5734A" w14:textId="07E9DCC5">
      <w:pPr>
        <w:pStyle w:val="TOC4"/>
        <w:tabs>
          <w:tab w:val="right" w:leader="dot" w:pos="9062"/>
        </w:tabs>
      </w:pPr>
      <w:hyperlink w:history="1" w:anchor="_Toc242172659">
        <w:r>
          <w:rPr>
            <w:rStyle w:val="Hyperlink"/>
          </w:rPr>
          <w:t>6.2 THR ( /h) Teilsystem VSTW</w:t>
        </w:r>
        <w:r>
          <w:rPr>
            <w:webHidden/>
          </w:rPr>
          <w:tab/>
        </w:r>
        <w:r>
          <w:rPr>
            <w:webHidden/>
          </w:rPr>
          <w:fldChar w:fldCharType="begin"/>
        </w:r>
        <w:r>
          <w:rPr>
            <w:webHidden/>
          </w:rPr>
          <w:instrText xml:space="preserve"> PAGEREF _Toc242172659 \h </w:instrText>
        </w:r>
        <w:r>
          <w:rPr>
            <w:webHidden/>
          </w:rPr>
        </w:r>
        <w:r>
          <w:rPr>
            <w:webHidden/>
          </w:rPr>
          <w:fldChar w:fldCharType="separate"/>
        </w:r>
        <w:r>
          <w:rPr>
            <w:webHidden/>
          </w:rPr>
          <w:t>71</w:t>
        </w:r>
        <w:r>
          <w:rPr>
            <w:webHidden/>
          </w:rPr>
          <w:fldChar w:fldCharType="end"/>
        </w:r>
      </w:hyperlink>
    </w:p>
    <w:p w14:paraId="335498DA" w14:textId="418B75A8">
      <w:pPr>
        <w:pStyle w:val="TOC4"/>
        <w:tabs>
          <w:tab w:val="right" w:leader="dot" w:pos="9062"/>
        </w:tabs>
      </w:pPr>
      <w:hyperlink w:history="1" w:anchor="_Toc242172660">
        <w:r>
          <w:rPr>
            <w:rStyle w:val="Hyperlink"/>
          </w:rPr>
          <w:t>6.3 THR ( /h) Teilsystem Lichtsignal</w:t>
        </w:r>
        <w:r>
          <w:rPr>
            <w:webHidden/>
          </w:rPr>
          <w:tab/>
        </w:r>
        <w:r>
          <w:rPr>
            <w:webHidden/>
          </w:rPr>
          <w:fldChar w:fldCharType="begin"/>
        </w:r>
        <w:r>
          <w:rPr>
            <w:webHidden/>
          </w:rPr>
          <w:instrText xml:space="preserve"> PAGEREF _Toc242172660 \h </w:instrText>
        </w:r>
        <w:r>
          <w:rPr>
            <w:webHidden/>
          </w:rPr>
        </w:r>
        <w:r>
          <w:rPr>
            <w:webHidden/>
          </w:rPr>
          <w:fldChar w:fldCharType="separate"/>
        </w:r>
        <w:r>
          <w:rPr>
            <w:webHidden/>
          </w:rPr>
          <w:t>71</w:t>
        </w:r>
        <w:r>
          <w:rPr>
            <w:webHidden/>
          </w:rPr>
          <w:fldChar w:fldCharType="end"/>
        </w:r>
      </w:hyperlink>
    </w:p>
    <w:p w14:paraId="4F78BB29" w14:textId="54E49A9F">
      <w:pPr>
        <w:pStyle w:val="TOC4"/>
        <w:tabs>
          <w:tab w:val="right" w:leader="dot" w:pos="9062"/>
        </w:tabs>
      </w:pPr>
      <w:hyperlink w:history="1" w:anchor="_Toc242172661">
        <w:r>
          <w:rPr>
            <w:rStyle w:val="Hyperlink"/>
          </w:rPr>
          <w:t>6.4 THR ( /h) Teilsystem Weiche</w:t>
        </w:r>
        <w:r>
          <w:rPr>
            <w:webHidden/>
          </w:rPr>
          <w:tab/>
        </w:r>
        <w:r>
          <w:rPr>
            <w:webHidden/>
          </w:rPr>
          <w:fldChar w:fldCharType="begin"/>
        </w:r>
        <w:r>
          <w:rPr>
            <w:webHidden/>
          </w:rPr>
          <w:instrText xml:space="preserve"> PAGEREF _Toc242172661 \h </w:instrText>
        </w:r>
        <w:r>
          <w:rPr>
            <w:webHidden/>
          </w:rPr>
        </w:r>
        <w:r>
          <w:rPr>
            <w:webHidden/>
          </w:rPr>
          <w:fldChar w:fldCharType="separate"/>
        </w:r>
        <w:r>
          <w:rPr>
            <w:webHidden/>
          </w:rPr>
          <w:t>72</w:t>
        </w:r>
        <w:r>
          <w:rPr>
            <w:webHidden/>
          </w:rPr>
          <w:fldChar w:fldCharType="end"/>
        </w:r>
      </w:hyperlink>
    </w:p>
    <w:p w14:paraId="65B0F72C" w14:textId="3D1FBF6F">
      <w:pPr>
        <w:pStyle w:val="TOC4"/>
        <w:tabs>
          <w:tab w:val="right" w:leader="dot" w:pos="9062"/>
        </w:tabs>
      </w:pPr>
      <w:hyperlink w:history="1" w:anchor="_Toc242172662">
        <w:r>
          <w:rPr>
            <w:rStyle w:val="Hyperlink"/>
          </w:rPr>
          <w:t>6.5 THR ( /h) Teilsystem TDS</w:t>
        </w:r>
        <w:r>
          <w:rPr>
            <w:webHidden/>
          </w:rPr>
          <w:tab/>
        </w:r>
        <w:r>
          <w:rPr>
            <w:webHidden/>
          </w:rPr>
          <w:fldChar w:fldCharType="begin"/>
        </w:r>
        <w:r>
          <w:rPr>
            <w:webHidden/>
          </w:rPr>
          <w:instrText xml:space="preserve"> PAGEREF _Toc242172662 \h </w:instrText>
        </w:r>
        <w:r>
          <w:rPr>
            <w:webHidden/>
          </w:rPr>
        </w:r>
        <w:r>
          <w:rPr>
            <w:webHidden/>
          </w:rPr>
          <w:fldChar w:fldCharType="separate"/>
        </w:r>
        <w:r>
          <w:rPr>
            <w:webHidden/>
          </w:rPr>
          <w:t>72</w:t>
        </w:r>
        <w:r>
          <w:rPr>
            <w:webHidden/>
          </w:rPr>
          <w:fldChar w:fldCharType="end"/>
        </w:r>
      </w:hyperlink>
    </w:p>
    <w:p w14:paraId="510746AC" w14:textId="4634E801">
      <w:pPr>
        <w:pStyle w:val="TOC4"/>
        <w:tabs>
          <w:tab w:val="right" w:leader="dot" w:pos="9062"/>
        </w:tabs>
      </w:pPr>
      <w:hyperlink w:history="1" w:anchor="_Toc242172663">
        <w:r>
          <w:rPr>
            <w:rStyle w:val="Hyperlink"/>
          </w:rPr>
          <w:t>6.6 THR ( /h) Teilsystem EA</w:t>
        </w:r>
        <w:r>
          <w:rPr>
            <w:webHidden/>
          </w:rPr>
          <w:tab/>
        </w:r>
        <w:r>
          <w:rPr>
            <w:webHidden/>
          </w:rPr>
          <w:fldChar w:fldCharType="begin"/>
        </w:r>
        <w:r>
          <w:rPr>
            <w:webHidden/>
          </w:rPr>
          <w:instrText xml:space="preserve"> PAGEREF _Toc242172663 \h </w:instrText>
        </w:r>
        <w:r>
          <w:rPr>
            <w:webHidden/>
          </w:rPr>
        </w:r>
        <w:r>
          <w:rPr>
            <w:webHidden/>
          </w:rPr>
          <w:fldChar w:fldCharType="separate"/>
        </w:r>
        <w:r>
          <w:rPr>
            <w:webHidden/>
          </w:rPr>
          <w:t>72</w:t>
        </w:r>
        <w:r>
          <w:rPr>
            <w:webHidden/>
          </w:rPr>
          <w:fldChar w:fldCharType="end"/>
        </w:r>
      </w:hyperlink>
    </w:p>
    <w:p w14:paraId="1F2F1FB6" w14:textId="24495CEF">
      <w:pPr>
        <w:pStyle w:val="TOC4"/>
        <w:tabs>
          <w:tab w:val="right" w:leader="dot" w:pos="9062"/>
        </w:tabs>
      </w:pPr>
      <w:hyperlink w:history="1" w:anchor="_Toc242172664">
        <w:r>
          <w:rPr>
            <w:rStyle w:val="Hyperlink"/>
          </w:rPr>
          <w:t>6.7 THR ( /h) Teilsystem EKSA</w:t>
        </w:r>
        <w:r>
          <w:rPr>
            <w:webHidden/>
          </w:rPr>
          <w:tab/>
        </w:r>
        <w:r>
          <w:rPr>
            <w:webHidden/>
          </w:rPr>
          <w:fldChar w:fldCharType="begin"/>
        </w:r>
        <w:r>
          <w:rPr>
            <w:webHidden/>
          </w:rPr>
          <w:instrText xml:space="preserve"> PAGEREF _Toc242172664 \h </w:instrText>
        </w:r>
        <w:r>
          <w:rPr>
            <w:webHidden/>
          </w:rPr>
        </w:r>
        <w:r>
          <w:rPr>
            <w:webHidden/>
          </w:rPr>
          <w:fldChar w:fldCharType="separate"/>
        </w:r>
        <w:r>
          <w:rPr>
            <w:webHidden/>
          </w:rPr>
          <w:t>73</w:t>
        </w:r>
        <w:r>
          <w:rPr>
            <w:webHidden/>
          </w:rPr>
          <w:fldChar w:fldCharType="end"/>
        </w:r>
      </w:hyperlink>
    </w:p>
    <w:p w14:paraId="6DE039D1" w14:textId="7D95A072">
      <w:pPr>
        <w:pStyle w:val="TOC4"/>
        <w:tabs>
          <w:tab w:val="right" w:leader="dot" w:pos="9062"/>
        </w:tabs>
      </w:pPr>
      <w:hyperlink w:history="1" w:anchor="_Toc242172665">
        <w:r>
          <w:rPr>
            <w:rStyle w:val="Hyperlink"/>
          </w:rPr>
          <w:t>6.8 Schnittstelle - SIL4</w:t>
        </w:r>
        <w:r>
          <w:rPr>
            <w:webHidden/>
          </w:rPr>
          <w:tab/>
        </w:r>
        <w:r>
          <w:rPr>
            <w:webHidden/>
          </w:rPr>
          <w:fldChar w:fldCharType="begin"/>
        </w:r>
        <w:r>
          <w:rPr>
            <w:webHidden/>
          </w:rPr>
          <w:instrText xml:space="preserve"> PAGEREF _Toc242172665 \h </w:instrText>
        </w:r>
        <w:r>
          <w:rPr>
            <w:webHidden/>
          </w:rPr>
        </w:r>
        <w:r>
          <w:rPr>
            <w:webHidden/>
          </w:rPr>
          <w:fldChar w:fldCharType="separate"/>
        </w:r>
        <w:r>
          <w:rPr>
            <w:webHidden/>
          </w:rPr>
          <w:t>73</w:t>
        </w:r>
        <w:r>
          <w:rPr>
            <w:webHidden/>
          </w:rPr>
          <w:fldChar w:fldCharType="end"/>
        </w:r>
      </w:hyperlink>
    </w:p>
    <w:p w14:paraId="4E1709AD" w14:textId="5E6BB8E7">
      <w:pPr>
        <w:pStyle w:val="TOC4"/>
        <w:tabs>
          <w:tab w:val="right" w:leader="dot" w:pos="9062"/>
        </w:tabs>
      </w:pPr>
      <w:hyperlink w:history="1" w:anchor="_Toc242172666">
        <w:r>
          <w:rPr>
            <w:rStyle w:val="Hyperlink"/>
          </w:rPr>
          <w:t>6.9 Schnittstelle - Basis Integrität (BI)</w:t>
        </w:r>
        <w:r>
          <w:rPr>
            <w:webHidden/>
          </w:rPr>
          <w:tab/>
        </w:r>
        <w:r>
          <w:rPr>
            <w:webHidden/>
          </w:rPr>
          <w:fldChar w:fldCharType="begin"/>
        </w:r>
        <w:r>
          <w:rPr>
            <w:webHidden/>
          </w:rPr>
          <w:instrText xml:space="preserve"> PAGEREF _Toc242172666 \h </w:instrText>
        </w:r>
        <w:r>
          <w:rPr>
            <w:webHidden/>
          </w:rPr>
        </w:r>
        <w:r>
          <w:rPr>
            <w:webHidden/>
          </w:rPr>
          <w:fldChar w:fldCharType="separate"/>
        </w:r>
        <w:r>
          <w:rPr>
            <w:webHidden/>
          </w:rPr>
          <w:t>75</w:t>
        </w:r>
        <w:r>
          <w:rPr>
            <w:webHidden/>
          </w:rPr>
          <w:fldChar w:fldCharType="end"/>
        </w:r>
      </w:hyperlink>
    </w:p>
    <w:p w14:paraId="64DB0A56" w14:textId="79638CCD">
      <w:pPr>
        <w:pStyle w:val="TOC4"/>
        <w:tabs>
          <w:tab w:val="right" w:leader="dot" w:pos="9062"/>
        </w:tabs>
      </w:pPr>
      <w:hyperlink w:history="1" w:anchor="_Toc242172667">
        <w:r>
          <w:rPr>
            <w:rStyle w:val="Hyperlink"/>
          </w:rPr>
          <w:t>6.10 Wartung</w:t>
        </w:r>
        <w:r>
          <w:rPr>
            <w:webHidden/>
          </w:rPr>
          <w:tab/>
        </w:r>
        <w:r>
          <w:rPr>
            <w:webHidden/>
          </w:rPr>
          <w:fldChar w:fldCharType="begin"/>
        </w:r>
        <w:r>
          <w:rPr>
            <w:webHidden/>
          </w:rPr>
          <w:instrText xml:space="preserve"> PAGEREF _Toc242172667 \h </w:instrText>
        </w:r>
        <w:r>
          <w:rPr>
            <w:webHidden/>
          </w:rPr>
        </w:r>
        <w:r>
          <w:rPr>
            <w:webHidden/>
          </w:rPr>
          <w:fldChar w:fldCharType="separate"/>
        </w:r>
        <w:r>
          <w:rPr>
            <w:webHidden/>
          </w:rPr>
          <w:t>77</w:t>
        </w:r>
        <w:r>
          <w:rPr>
            <w:webHidden/>
          </w:rPr>
          <w:fldChar w:fldCharType="end"/>
        </w:r>
      </w:hyperlink>
    </w:p>
    <w:p w14:paraId="422872F0" w14:textId="35626AB0">
      <w:pPr>
        <w:pStyle w:val="TOC4"/>
        <w:tabs>
          <w:tab w:val="right" w:leader="dot" w:pos="9062"/>
        </w:tabs>
      </w:pPr>
      <w:hyperlink w:history="1" w:anchor="_Toc242172668">
        <w:r>
          <w:rPr>
            <w:rStyle w:val="Hyperlink"/>
          </w:rPr>
          <w:t>6.11 Stromversorgung</w:t>
        </w:r>
        <w:r>
          <w:rPr>
            <w:webHidden/>
          </w:rPr>
          <w:tab/>
        </w:r>
        <w:r>
          <w:rPr>
            <w:webHidden/>
          </w:rPr>
          <w:fldChar w:fldCharType="begin"/>
        </w:r>
        <w:r>
          <w:rPr>
            <w:webHidden/>
          </w:rPr>
          <w:instrText xml:space="preserve"> PAGEREF _Toc242172668 \h </w:instrText>
        </w:r>
        <w:r>
          <w:rPr>
            <w:webHidden/>
          </w:rPr>
        </w:r>
        <w:r>
          <w:rPr>
            <w:webHidden/>
          </w:rPr>
          <w:fldChar w:fldCharType="separate"/>
        </w:r>
        <w:r>
          <w:rPr>
            <w:webHidden/>
          </w:rPr>
          <w:t>79</w:t>
        </w:r>
        <w:r>
          <w:rPr>
            <w:webHidden/>
          </w:rPr>
          <w:fldChar w:fldCharType="end"/>
        </w:r>
      </w:hyperlink>
    </w:p>
    <w:p w14:paraId="24CE3808" w14:textId="705F75E1">
      <w:pPr>
        <w:pStyle w:val="TOC4"/>
        <w:tabs>
          <w:tab w:val="right" w:leader="dot" w:pos="9062"/>
        </w:tabs>
      </w:pPr>
      <w:hyperlink w:history="1" w:anchor="_Toc242172669">
        <w:r>
          <w:rPr>
            <w:rStyle w:val="Hyperlink"/>
          </w:rPr>
          <w:t>6.12 Security</w:t>
        </w:r>
        <w:r>
          <w:rPr>
            <w:webHidden/>
          </w:rPr>
          <w:tab/>
        </w:r>
        <w:r>
          <w:rPr>
            <w:webHidden/>
          </w:rPr>
          <w:fldChar w:fldCharType="begin"/>
        </w:r>
        <w:r>
          <w:rPr>
            <w:webHidden/>
          </w:rPr>
          <w:instrText xml:space="preserve"> PAGEREF _Toc242172669 \h </w:instrText>
        </w:r>
        <w:r>
          <w:rPr>
            <w:webHidden/>
          </w:rPr>
        </w:r>
        <w:r>
          <w:rPr>
            <w:webHidden/>
          </w:rPr>
          <w:fldChar w:fldCharType="separate"/>
        </w:r>
        <w:r>
          <w:rPr>
            <w:webHidden/>
          </w:rPr>
          <w:t>79</w:t>
        </w:r>
        <w:r>
          <w:rPr>
            <w:webHidden/>
          </w:rPr>
          <w:fldChar w:fldCharType="end"/>
        </w:r>
      </w:hyperlink>
    </w:p>
    <w:p w14:paraId="16485264" w14:textId="699BC7D0">
      <w:pPr>
        <w:pStyle w:val="TOC4"/>
        <w:tabs>
          <w:tab w:val="right" w:leader="dot" w:pos="9062"/>
        </w:tabs>
      </w:pPr>
      <w:hyperlink w:history="1" w:anchor="_Toc242172670">
        <w:r>
          <w:rPr>
            <w:rStyle w:val="Hyperlink"/>
          </w:rPr>
          <w:t>6.13 Datenkonfigurationsprozess</w:t>
        </w:r>
        <w:r>
          <w:rPr>
            <w:webHidden/>
          </w:rPr>
          <w:tab/>
        </w:r>
        <w:r>
          <w:rPr>
            <w:webHidden/>
          </w:rPr>
          <w:fldChar w:fldCharType="begin"/>
        </w:r>
        <w:r>
          <w:rPr>
            <w:webHidden/>
          </w:rPr>
          <w:instrText xml:space="preserve"> PAGEREF _Toc242172670 \h </w:instrText>
        </w:r>
        <w:r>
          <w:rPr>
            <w:webHidden/>
          </w:rPr>
        </w:r>
        <w:r>
          <w:rPr>
            <w:webHidden/>
          </w:rPr>
          <w:fldChar w:fldCharType="separate"/>
        </w:r>
        <w:r>
          <w:rPr>
            <w:webHidden/>
          </w:rPr>
          <w:t>79</w:t>
        </w:r>
        <w:r>
          <w:rPr>
            <w:webHidden/>
          </w:rPr>
          <w:fldChar w:fldCharType="end"/>
        </w:r>
      </w:hyperlink>
    </w:p>
    <w:p w14:paraId="6F8D84BE" w14:textId="6C84C962">
      <w:pPr>
        <w:pStyle w:val="TOC4"/>
        <w:tabs>
          <w:tab w:val="right" w:leader="dot" w:pos="9062"/>
        </w:tabs>
      </w:pPr>
      <w:hyperlink w:history="1" w:anchor="_Toc242172671">
        <w:r>
          <w:rPr>
            <w:rStyle w:val="Hyperlink"/>
          </w:rPr>
          <w:t>6.14 Safety Case</w:t>
        </w:r>
        <w:r>
          <w:rPr>
            <w:webHidden/>
          </w:rPr>
          <w:tab/>
        </w:r>
        <w:r>
          <w:rPr>
            <w:webHidden/>
          </w:rPr>
          <w:fldChar w:fldCharType="begin"/>
        </w:r>
        <w:r>
          <w:rPr>
            <w:webHidden/>
          </w:rPr>
          <w:instrText xml:space="preserve"> PAGEREF _Toc242172671 \h </w:instrText>
        </w:r>
        <w:r>
          <w:rPr>
            <w:webHidden/>
          </w:rPr>
        </w:r>
        <w:r>
          <w:rPr>
            <w:webHidden/>
          </w:rPr>
          <w:fldChar w:fldCharType="separate"/>
        </w:r>
        <w:r>
          <w:rPr>
            <w:webHidden/>
          </w:rPr>
          <w:t>80</w:t>
        </w:r>
        <w:r>
          <w:rPr>
            <w:webHidden/>
          </w:rPr>
          <w:fldChar w:fldCharType="end"/>
        </w:r>
      </w:hyperlink>
    </w:p>
    <w:p w14:paraId="232A52A1" w14:textId="43E973DC">
      <w:pPr>
        <w:pStyle w:val="TOC3"/>
        <w:tabs>
          <w:tab w:val="right" w:leader="dot" w:pos="9062"/>
        </w:tabs>
      </w:pPr>
      <w:hyperlink w:history="1" w:anchor="_Toc242172672">
        <w:r>
          <w:rPr>
            <w:rStyle w:val="Hyperlink"/>
          </w:rPr>
          <w:t>7 Annahmen</w:t>
        </w:r>
        <w:r>
          <w:rPr>
            <w:webHidden/>
          </w:rPr>
          <w:tab/>
        </w:r>
        <w:r>
          <w:rPr>
            <w:webHidden/>
          </w:rPr>
          <w:fldChar w:fldCharType="begin"/>
        </w:r>
        <w:r>
          <w:rPr>
            <w:webHidden/>
          </w:rPr>
          <w:instrText xml:space="preserve"> PAGEREF _Toc242172672 \h </w:instrText>
        </w:r>
        <w:r>
          <w:rPr>
            <w:webHidden/>
          </w:rPr>
        </w:r>
        <w:r>
          <w:rPr>
            <w:webHidden/>
          </w:rPr>
          <w:fldChar w:fldCharType="separate"/>
        </w:r>
        <w:r>
          <w:rPr>
            <w:webHidden/>
          </w:rPr>
          <w:t>80</w:t>
        </w:r>
        <w:r>
          <w:rPr>
            <w:webHidden/>
          </w:rPr>
          <w:fldChar w:fldCharType="end"/>
        </w:r>
      </w:hyperlink>
    </w:p>
    <w:p w14:paraId="29B0A9A8" w14:textId="439F44A3">
      <w:pPr>
        <w:pStyle w:val="TOC2"/>
        <w:tabs>
          <w:tab w:val="right" w:leader="dot" w:pos="9062"/>
        </w:tabs>
      </w:pPr>
      <w:hyperlink w:history="1" w:anchor="_Toc242172673">
        <w:r>
          <w:rPr>
            <w:rStyle w:val="Hyperlink"/>
          </w:rPr>
          <w:t>D2.3 Teilpflichtenheft Allgemeine Anforderungen</w:t>
        </w:r>
        <w:r>
          <w:rPr>
            <w:webHidden/>
          </w:rPr>
          <w:tab/>
        </w:r>
        <w:r>
          <w:rPr>
            <w:webHidden/>
          </w:rPr>
          <w:fldChar w:fldCharType="begin"/>
        </w:r>
        <w:r>
          <w:rPr>
            <w:webHidden/>
          </w:rPr>
          <w:instrText xml:space="preserve"> PAGEREF _Toc242172673 \h </w:instrText>
        </w:r>
        <w:r>
          <w:rPr>
            <w:webHidden/>
          </w:rPr>
        </w:r>
        <w:r>
          <w:rPr>
            <w:webHidden/>
          </w:rPr>
          <w:fldChar w:fldCharType="separate"/>
        </w:r>
        <w:r>
          <w:rPr>
            <w:webHidden/>
          </w:rPr>
          <w:t>81</w:t>
        </w:r>
        <w:r>
          <w:rPr>
            <w:webHidden/>
          </w:rPr>
          <w:fldChar w:fldCharType="end"/>
        </w:r>
      </w:hyperlink>
    </w:p>
    <w:p w14:paraId="79694A39" w14:textId="6A66CE1E">
      <w:pPr>
        <w:pStyle w:val="TOC3"/>
        <w:tabs>
          <w:tab w:val="right" w:leader="dot" w:pos="9062"/>
        </w:tabs>
      </w:pPr>
      <w:hyperlink w:history="1" w:anchor="_Toc242172674">
        <w:r>
          <w:rPr>
            <w:rStyle w:val="Hyperlink"/>
          </w:rPr>
          <w:t>2 Architektur</w:t>
        </w:r>
        <w:r>
          <w:rPr>
            <w:webHidden/>
          </w:rPr>
          <w:tab/>
        </w:r>
        <w:r>
          <w:rPr>
            <w:webHidden/>
          </w:rPr>
          <w:fldChar w:fldCharType="begin"/>
        </w:r>
        <w:r>
          <w:rPr>
            <w:webHidden/>
          </w:rPr>
          <w:instrText xml:space="preserve"> PAGEREF _Toc242172674 \h </w:instrText>
        </w:r>
        <w:r>
          <w:rPr>
            <w:webHidden/>
          </w:rPr>
        </w:r>
        <w:r>
          <w:rPr>
            <w:webHidden/>
          </w:rPr>
          <w:fldChar w:fldCharType="separate"/>
        </w:r>
        <w:r>
          <w:rPr>
            <w:webHidden/>
          </w:rPr>
          <w:t>81</w:t>
        </w:r>
        <w:r>
          <w:rPr>
            <w:webHidden/>
          </w:rPr>
          <w:fldChar w:fldCharType="end"/>
        </w:r>
      </w:hyperlink>
    </w:p>
    <w:p w14:paraId="575175C0" w14:textId="282B4520">
      <w:pPr>
        <w:pStyle w:val="TOC4"/>
        <w:tabs>
          <w:tab w:val="right" w:leader="dot" w:pos="9062"/>
        </w:tabs>
      </w:pPr>
      <w:hyperlink w:history="1" w:anchor="_Toc242172675">
        <w:r>
          <w:rPr>
            <w:rStyle w:val="Hyperlink"/>
          </w:rPr>
          <w:t>2.1 Übersicht</w:t>
        </w:r>
        <w:r>
          <w:rPr>
            <w:webHidden/>
          </w:rPr>
          <w:tab/>
        </w:r>
        <w:r>
          <w:rPr>
            <w:webHidden/>
          </w:rPr>
          <w:fldChar w:fldCharType="begin"/>
        </w:r>
        <w:r>
          <w:rPr>
            <w:webHidden/>
          </w:rPr>
          <w:instrText xml:space="preserve"> PAGEREF _Toc242172675 \h </w:instrText>
        </w:r>
        <w:r>
          <w:rPr>
            <w:webHidden/>
          </w:rPr>
        </w:r>
        <w:r>
          <w:rPr>
            <w:webHidden/>
          </w:rPr>
          <w:fldChar w:fldCharType="separate"/>
        </w:r>
        <w:r>
          <w:rPr>
            <w:webHidden/>
          </w:rPr>
          <w:t>81</w:t>
        </w:r>
        <w:r>
          <w:rPr>
            <w:webHidden/>
          </w:rPr>
          <w:fldChar w:fldCharType="end"/>
        </w:r>
      </w:hyperlink>
    </w:p>
    <w:p w14:paraId="6B1F2921" w14:textId="02522E8D">
      <w:pPr>
        <w:pStyle w:val="TOC4"/>
        <w:tabs>
          <w:tab w:val="right" w:leader="dot" w:pos="9062"/>
        </w:tabs>
      </w:pPr>
      <w:hyperlink w:history="1" w:anchor="_Toc242172676">
        <w:r>
          <w:rPr>
            <w:rStyle w:val="Hyperlink"/>
          </w:rPr>
          <w:t>2.2 Zentralsysteme</w:t>
        </w:r>
        <w:r>
          <w:rPr>
            <w:webHidden/>
          </w:rPr>
          <w:tab/>
        </w:r>
        <w:r>
          <w:rPr>
            <w:webHidden/>
          </w:rPr>
          <w:fldChar w:fldCharType="begin"/>
        </w:r>
        <w:r>
          <w:rPr>
            <w:webHidden/>
          </w:rPr>
          <w:instrText xml:space="preserve"> PAGEREF _Toc242172676 \h </w:instrText>
        </w:r>
        <w:r>
          <w:rPr>
            <w:webHidden/>
          </w:rPr>
        </w:r>
        <w:r>
          <w:rPr>
            <w:webHidden/>
          </w:rPr>
          <w:fldChar w:fldCharType="separate"/>
        </w:r>
        <w:r>
          <w:rPr>
            <w:webHidden/>
          </w:rPr>
          <w:t>82</w:t>
        </w:r>
        <w:r>
          <w:rPr>
            <w:webHidden/>
          </w:rPr>
          <w:fldChar w:fldCharType="end"/>
        </w:r>
      </w:hyperlink>
    </w:p>
    <w:p w14:paraId="2579C3C9" w14:textId="49F8E2A3">
      <w:pPr>
        <w:pStyle w:val="TOC4"/>
        <w:tabs>
          <w:tab w:val="right" w:leader="dot" w:pos="9062"/>
        </w:tabs>
      </w:pPr>
      <w:hyperlink w:history="1" w:anchor="_Toc242172677">
        <w:r>
          <w:rPr>
            <w:rStyle w:val="Hyperlink"/>
          </w:rPr>
          <w:t>2.3 Schnittstellen</w:t>
        </w:r>
        <w:r>
          <w:rPr>
            <w:webHidden/>
          </w:rPr>
          <w:tab/>
        </w:r>
        <w:r>
          <w:rPr>
            <w:webHidden/>
          </w:rPr>
          <w:fldChar w:fldCharType="begin"/>
        </w:r>
        <w:r>
          <w:rPr>
            <w:webHidden/>
          </w:rPr>
          <w:instrText xml:space="preserve"> PAGEREF _Toc242172677 \h </w:instrText>
        </w:r>
        <w:r>
          <w:rPr>
            <w:webHidden/>
          </w:rPr>
        </w:r>
        <w:r>
          <w:rPr>
            <w:webHidden/>
          </w:rPr>
          <w:fldChar w:fldCharType="separate"/>
        </w:r>
        <w:r>
          <w:rPr>
            <w:webHidden/>
          </w:rPr>
          <w:t>83</w:t>
        </w:r>
        <w:r>
          <w:rPr>
            <w:webHidden/>
          </w:rPr>
          <w:fldChar w:fldCharType="end"/>
        </w:r>
      </w:hyperlink>
    </w:p>
    <w:p w14:paraId="4B58C5F8" w14:textId="70339598">
      <w:pPr>
        <w:pStyle w:val="TOC4"/>
        <w:tabs>
          <w:tab w:val="right" w:leader="dot" w:pos="9062"/>
        </w:tabs>
      </w:pPr>
      <w:hyperlink w:history="1" w:anchor="_Toc242172678">
        <w:r>
          <w:rPr>
            <w:rStyle w:val="Hyperlink"/>
          </w:rPr>
          <w:t>2.4 Object Controller</w:t>
        </w:r>
        <w:r>
          <w:rPr>
            <w:webHidden/>
          </w:rPr>
          <w:tab/>
        </w:r>
        <w:r>
          <w:rPr>
            <w:webHidden/>
          </w:rPr>
          <w:fldChar w:fldCharType="begin"/>
        </w:r>
        <w:r>
          <w:rPr>
            <w:webHidden/>
          </w:rPr>
          <w:instrText xml:space="preserve"> PAGEREF _Toc242172678 \h </w:instrText>
        </w:r>
        <w:r>
          <w:rPr>
            <w:webHidden/>
          </w:rPr>
        </w:r>
        <w:r>
          <w:rPr>
            <w:webHidden/>
          </w:rPr>
          <w:fldChar w:fldCharType="separate"/>
        </w:r>
        <w:r>
          <w:rPr>
            <w:webHidden/>
          </w:rPr>
          <w:t>84</w:t>
        </w:r>
        <w:r>
          <w:rPr>
            <w:webHidden/>
          </w:rPr>
          <w:fldChar w:fldCharType="end"/>
        </w:r>
      </w:hyperlink>
    </w:p>
    <w:p w14:paraId="27AF8DAB" w14:textId="1C306B20">
      <w:pPr>
        <w:pStyle w:val="TOC4"/>
        <w:tabs>
          <w:tab w:val="right" w:leader="dot" w:pos="9062"/>
        </w:tabs>
      </w:pPr>
      <w:hyperlink w:history="1" w:anchor="_Toc242172679">
        <w:r>
          <w:rPr>
            <w:rStyle w:val="Hyperlink"/>
          </w:rPr>
          <w:t>2.5 Automatischer Selbsttest</w:t>
        </w:r>
        <w:r>
          <w:rPr>
            <w:webHidden/>
          </w:rPr>
          <w:tab/>
        </w:r>
        <w:r>
          <w:rPr>
            <w:webHidden/>
          </w:rPr>
          <w:fldChar w:fldCharType="begin"/>
        </w:r>
        <w:r>
          <w:rPr>
            <w:webHidden/>
          </w:rPr>
          <w:instrText xml:space="preserve"> PAGEREF _Toc242172679 \h </w:instrText>
        </w:r>
        <w:r>
          <w:rPr>
            <w:webHidden/>
          </w:rPr>
        </w:r>
        <w:r>
          <w:rPr>
            <w:webHidden/>
          </w:rPr>
          <w:fldChar w:fldCharType="separate"/>
        </w:r>
        <w:r>
          <w:rPr>
            <w:webHidden/>
          </w:rPr>
          <w:t>86</w:t>
        </w:r>
        <w:r>
          <w:rPr>
            <w:webHidden/>
          </w:rPr>
          <w:fldChar w:fldCharType="end"/>
        </w:r>
      </w:hyperlink>
    </w:p>
    <w:p w14:paraId="14DA930B" w14:textId="4253DA12">
      <w:pPr>
        <w:pStyle w:val="TOC3"/>
        <w:tabs>
          <w:tab w:val="right" w:leader="dot" w:pos="9062"/>
        </w:tabs>
      </w:pPr>
      <w:hyperlink w:history="1" w:anchor="_Toc242172680">
        <w:r>
          <w:rPr>
            <w:rStyle w:val="Hyperlink"/>
          </w:rPr>
          <w:t>3 Umweltbedingungen</w:t>
        </w:r>
        <w:r>
          <w:rPr>
            <w:webHidden/>
          </w:rPr>
          <w:tab/>
        </w:r>
        <w:r>
          <w:rPr>
            <w:webHidden/>
          </w:rPr>
          <w:fldChar w:fldCharType="begin"/>
        </w:r>
        <w:r>
          <w:rPr>
            <w:webHidden/>
          </w:rPr>
          <w:instrText xml:space="preserve"> PAGEREF _Toc242172680 \h </w:instrText>
        </w:r>
        <w:r>
          <w:rPr>
            <w:webHidden/>
          </w:rPr>
        </w:r>
        <w:r>
          <w:rPr>
            <w:webHidden/>
          </w:rPr>
          <w:fldChar w:fldCharType="separate"/>
        </w:r>
        <w:r>
          <w:rPr>
            <w:webHidden/>
          </w:rPr>
          <w:t>89</w:t>
        </w:r>
        <w:r>
          <w:rPr>
            <w:webHidden/>
          </w:rPr>
          <w:fldChar w:fldCharType="end"/>
        </w:r>
      </w:hyperlink>
    </w:p>
    <w:p w14:paraId="2047D022" w14:textId="5F9C490E">
      <w:pPr>
        <w:pStyle w:val="TOC4"/>
        <w:tabs>
          <w:tab w:val="right" w:leader="dot" w:pos="9062"/>
        </w:tabs>
      </w:pPr>
      <w:hyperlink w:history="1" w:anchor="_Toc242172681">
        <w:r>
          <w:rPr>
            <w:rStyle w:val="Hyperlink"/>
          </w:rPr>
          <w:t>3.1 Umweltbedingungen</w:t>
        </w:r>
        <w:r>
          <w:rPr>
            <w:webHidden/>
          </w:rPr>
          <w:tab/>
        </w:r>
        <w:r>
          <w:rPr>
            <w:webHidden/>
          </w:rPr>
          <w:fldChar w:fldCharType="begin"/>
        </w:r>
        <w:r>
          <w:rPr>
            <w:webHidden/>
          </w:rPr>
          <w:instrText xml:space="preserve"> PAGEREF _Toc242172681 \h </w:instrText>
        </w:r>
        <w:r>
          <w:rPr>
            <w:webHidden/>
          </w:rPr>
        </w:r>
        <w:r>
          <w:rPr>
            <w:webHidden/>
          </w:rPr>
          <w:fldChar w:fldCharType="separate"/>
        </w:r>
        <w:r>
          <w:rPr>
            <w:webHidden/>
          </w:rPr>
          <w:t>89</w:t>
        </w:r>
        <w:r>
          <w:rPr>
            <w:webHidden/>
          </w:rPr>
          <w:fldChar w:fldCharType="end"/>
        </w:r>
      </w:hyperlink>
    </w:p>
    <w:p w14:paraId="7E087899" w14:textId="167CFEB9">
      <w:pPr>
        <w:pStyle w:val="TOC4"/>
        <w:tabs>
          <w:tab w:val="right" w:leader="dot" w:pos="9062"/>
        </w:tabs>
      </w:pPr>
      <w:hyperlink w:history="1" w:anchor="_Toc242172682">
        <w:r>
          <w:rPr>
            <w:rStyle w:val="Hyperlink"/>
          </w:rPr>
          <w:t>3.2 Umweltbedingungen in bestehenden Betriebsräumen</w:t>
        </w:r>
        <w:r>
          <w:rPr>
            <w:webHidden/>
          </w:rPr>
          <w:tab/>
        </w:r>
        <w:r>
          <w:rPr>
            <w:webHidden/>
          </w:rPr>
          <w:fldChar w:fldCharType="begin"/>
        </w:r>
        <w:r>
          <w:rPr>
            <w:webHidden/>
          </w:rPr>
          <w:instrText xml:space="preserve"> PAGEREF _Toc242172682 \h </w:instrText>
        </w:r>
        <w:r>
          <w:rPr>
            <w:webHidden/>
          </w:rPr>
        </w:r>
        <w:r>
          <w:rPr>
            <w:webHidden/>
          </w:rPr>
          <w:fldChar w:fldCharType="separate"/>
        </w:r>
        <w:r>
          <w:rPr>
            <w:webHidden/>
          </w:rPr>
          <w:t>96</w:t>
        </w:r>
        <w:r>
          <w:rPr>
            <w:webHidden/>
          </w:rPr>
          <w:fldChar w:fldCharType="end"/>
        </w:r>
      </w:hyperlink>
    </w:p>
    <w:p w14:paraId="26077407" w14:textId="6CEBF9B2">
      <w:pPr>
        <w:pStyle w:val="TOC4"/>
        <w:tabs>
          <w:tab w:val="right" w:leader="dot" w:pos="9062"/>
        </w:tabs>
      </w:pPr>
      <w:hyperlink w:history="1" w:anchor="_Toc242172683">
        <w:r>
          <w:rPr>
            <w:rStyle w:val="Hyperlink"/>
          </w:rPr>
          <w:t>3.3 Spezifische Umwelt- und Umgebungsbedingungen</w:t>
        </w:r>
        <w:r>
          <w:rPr>
            <w:webHidden/>
          </w:rPr>
          <w:tab/>
        </w:r>
        <w:r>
          <w:rPr>
            <w:webHidden/>
          </w:rPr>
          <w:fldChar w:fldCharType="begin"/>
        </w:r>
        <w:r>
          <w:rPr>
            <w:webHidden/>
          </w:rPr>
          <w:instrText xml:space="preserve"> PAGEREF _Toc242172683 \h </w:instrText>
        </w:r>
        <w:r>
          <w:rPr>
            <w:webHidden/>
          </w:rPr>
        </w:r>
        <w:r>
          <w:rPr>
            <w:webHidden/>
          </w:rPr>
          <w:fldChar w:fldCharType="separate"/>
        </w:r>
        <w:r>
          <w:rPr>
            <w:webHidden/>
          </w:rPr>
          <w:t>96</w:t>
        </w:r>
        <w:r>
          <w:rPr>
            <w:webHidden/>
          </w:rPr>
          <w:fldChar w:fldCharType="end"/>
        </w:r>
      </w:hyperlink>
    </w:p>
    <w:p w14:paraId="06FB007F" w14:textId="5FD92C5B">
      <w:pPr>
        <w:pStyle w:val="TOC4"/>
        <w:tabs>
          <w:tab w:val="right" w:leader="dot" w:pos="9062"/>
        </w:tabs>
      </w:pPr>
      <w:hyperlink w:history="1" w:anchor="_Toc242172684">
        <w:r>
          <w:rPr>
            <w:rStyle w:val="Hyperlink"/>
          </w:rPr>
          <w:t>3.4 Über- bzw. Unterschreiten von Umweltgrenzwerten</w:t>
        </w:r>
        <w:r>
          <w:rPr>
            <w:webHidden/>
          </w:rPr>
          <w:tab/>
        </w:r>
        <w:r>
          <w:rPr>
            <w:webHidden/>
          </w:rPr>
          <w:fldChar w:fldCharType="begin"/>
        </w:r>
        <w:r>
          <w:rPr>
            <w:webHidden/>
          </w:rPr>
          <w:instrText xml:space="preserve"> PAGEREF _Toc242172684 \h </w:instrText>
        </w:r>
        <w:r>
          <w:rPr>
            <w:webHidden/>
          </w:rPr>
        </w:r>
        <w:r>
          <w:rPr>
            <w:webHidden/>
          </w:rPr>
          <w:fldChar w:fldCharType="separate"/>
        </w:r>
        <w:r>
          <w:rPr>
            <w:webHidden/>
          </w:rPr>
          <w:t>97</w:t>
        </w:r>
        <w:r>
          <w:rPr>
            <w:webHidden/>
          </w:rPr>
          <w:fldChar w:fldCharType="end"/>
        </w:r>
      </w:hyperlink>
    </w:p>
    <w:p w14:paraId="664EB458" w14:textId="4FC263DE">
      <w:pPr>
        <w:pStyle w:val="TOC4"/>
        <w:tabs>
          <w:tab w:val="right" w:leader="dot" w:pos="9062"/>
        </w:tabs>
      </w:pPr>
      <w:hyperlink w:history="1" w:anchor="_Toc242172685">
        <w:r>
          <w:rPr>
            <w:rStyle w:val="Hyperlink"/>
          </w:rPr>
          <w:t>3.5 Zuginduzierte aerodynamische Lasten auf freier Strecke</w:t>
        </w:r>
        <w:r>
          <w:rPr>
            <w:webHidden/>
          </w:rPr>
          <w:tab/>
        </w:r>
        <w:r>
          <w:rPr>
            <w:webHidden/>
          </w:rPr>
          <w:fldChar w:fldCharType="begin"/>
        </w:r>
        <w:r>
          <w:rPr>
            <w:webHidden/>
          </w:rPr>
          <w:instrText xml:space="preserve"> PAGEREF _Toc242172685 \h </w:instrText>
        </w:r>
        <w:r>
          <w:rPr>
            <w:webHidden/>
          </w:rPr>
        </w:r>
        <w:r>
          <w:rPr>
            <w:webHidden/>
          </w:rPr>
          <w:fldChar w:fldCharType="separate"/>
        </w:r>
        <w:r>
          <w:rPr>
            <w:webHidden/>
          </w:rPr>
          <w:t>98</w:t>
        </w:r>
        <w:r>
          <w:rPr>
            <w:webHidden/>
          </w:rPr>
          <w:fldChar w:fldCharType="end"/>
        </w:r>
      </w:hyperlink>
    </w:p>
    <w:p w14:paraId="74697440" w14:textId="5683661F">
      <w:pPr>
        <w:pStyle w:val="TOC4"/>
        <w:tabs>
          <w:tab w:val="right" w:leader="dot" w:pos="9062"/>
        </w:tabs>
      </w:pPr>
      <w:hyperlink w:history="1" w:anchor="_Toc242172686">
        <w:r>
          <w:rPr>
            <w:rStyle w:val="Hyperlink"/>
          </w:rPr>
          <w:t>3.6 Zuginduzierte aerodynamische Lasten im Tunnel</w:t>
        </w:r>
        <w:r>
          <w:rPr>
            <w:webHidden/>
          </w:rPr>
          <w:tab/>
        </w:r>
        <w:r>
          <w:rPr>
            <w:webHidden/>
          </w:rPr>
          <w:fldChar w:fldCharType="begin"/>
        </w:r>
        <w:r>
          <w:rPr>
            <w:webHidden/>
          </w:rPr>
          <w:instrText xml:space="preserve"> PAGEREF _Toc242172686 \h </w:instrText>
        </w:r>
        <w:r>
          <w:rPr>
            <w:webHidden/>
          </w:rPr>
        </w:r>
        <w:r>
          <w:rPr>
            <w:webHidden/>
          </w:rPr>
          <w:fldChar w:fldCharType="separate"/>
        </w:r>
        <w:r>
          <w:rPr>
            <w:webHidden/>
          </w:rPr>
          <w:t>98</w:t>
        </w:r>
        <w:r>
          <w:rPr>
            <w:webHidden/>
          </w:rPr>
          <w:fldChar w:fldCharType="end"/>
        </w:r>
      </w:hyperlink>
    </w:p>
    <w:p w14:paraId="0C9DA4C1" w14:textId="1193FD92">
      <w:pPr>
        <w:pStyle w:val="TOC4"/>
        <w:tabs>
          <w:tab w:val="right" w:leader="dot" w:pos="9062"/>
        </w:tabs>
      </w:pPr>
      <w:hyperlink w:history="1" w:anchor="_Toc242172687">
        <w:r>
          <w:rPr>
            <w:rStyle w:val="Hyperlink"/>
          </w:rPr>
          <w:t>3.7 Wind</w:t>
        </w:r>
        <w:r>
          <w:rPr>
            <w:webHidden/>
          </w:rPr>
          <w:tab/>
        </w:r>
        <w:r>
          <w:rPr>
            <w:webHidden/>
          </w:rPr>
          <w:fldChar w:fldCharType="begin"/>
        </w:r>
        <w:r>
          <w:rPr>
            <w:webHidden/>
          </w:rPr>
          <w:instrText xml:space="preserve"> PAGEREF _Toc242172687 \h </w:instrText>
        </w:r>
        <w:r>
          <w:rPr>
            <w:webHidden/>
          </w:rPr>
        </w:r>
        <w:r>
          <w:rPr>
            <w:webHidden/>
          </w:rPr>
          <w:fldChar w:fldCharType="separate"/>
        </w:r>
        <w:r>
          <w:rPr>
            <w:webHidden/>
          </w:rPr>
          <w:t>99</w:t>
        </w:r>
        <w:r>
          <w:rPr>
            <w:webHidden/>
          </w:rPr>
          <w:fldChar w:fldCharType="end"/>
        </w:r>
      </w:hyperlink>
    </w:p>
    <w:p w14:paraId="16C62A00" w14:textId="6B8EB805">
      <w:pPr>
        <w:pStyle w:val="TOC3"/>
        <w:tabs>
          <w:tab w:val="right" w:leader="dot" w:pos="9062"/>
        </w:tabs>
      </w:pPr>
      <w:hyperlink w:history="1" w:anchor="_Toc242172688">
        <w:r>
          <w:rPr>
            <w:rStyle w:val="Hyperlink"/>
          </w:rPr>
          <w:t>4 EMV</w:t>
        </w:r>
        <w:r>
          <w:rPr>
            <w:webHidden/>
          </w:rPr>
          <w:tab/>
        </w:r>
        <w:r>
          <w:rPr>
            <w:webHidden/>
          </w:rPr>
          <w:fldChar w:fldCharType="begin"/>
        </w:r>
        <w:r>
          <w:rPr>
            <w:webHidden/>
          </w:rPr>
          <w:instrText xml:space="preserve"> PAGEREF _Toc242172688 \h </w:instrText>
        </w:r>
        <w:r>
          <w:rPr>
            <w:webHidden/>
          </w:rPr>
        </w:r>
        <w:r>
          <w:rPr>
            <w:webHidden/>
          </w:rPr>
          <w:fldChar w:fldCharType="separate"/>
        </w:r>
        <w:r>
          <w:rPr>
            <w:webHidden/>
          </w:rPr>
          <w:t>100</w:t>
        </w:r>
        <w:r>
          <w:rPr>
            <w:webHidden/>
          </w:rPr>
          <w:fldChar w:fldCharType="end"/>
        </w:r>
      </w:hyperlink>
    </w:p>
    <w:p w14:paraId="4B460A15" w14:textId="0DBB7FE2">
      <w:pPr>
        <w:pStyle w:val="TOC4"/>
        <w:tabs>
          <w:tab w:val="right" w:leader="dot" w:pos="9062"/>
        </w:tabs>
      </w:pPr>
      <w:hyperlink w:history="1" w:anchor="_Toc242172689">
        <w:r>
          <w:rPr>
            <w:rStyle w:val="Hyperlink"/>
          </w:rPr>
          <w:t>4.1 EMV-Prüfung</w:t>
        </w:r>
        <w:r>
          <w:rPr>
            <w:webHidden/>
          </w:rPr>
          <w:tab/>
        </w:r>
        <w:r>
          <w:rPr>
            <w:webHidden/>
          </w:rPr>
          <w:fldChar w:fldCharType="begin"/>
        </w:r>
        <w:r>
          <w:rPr>
            <w:webHidden/>
          </w:rPr>
          <w:instrText xml:space="preserve"> PAGEREF _Toc242172689 \h </w:instrText>
        </w:r>
        <w:r>
          <w:rPr>
            <w:webHidden/>
          </w:rPr>
        </w:r>
        <w:r>
          <w:rPr>
            <w:webHidden/>
          </w:rPr>
          <w:fldChar w:fldCharType="separate"/>
        </w:r>
        <w:r>
          <w:rPr>
            <w:webHidden/>
          </w:rPr>
          <w:t>100</w:t>
        </w:r>
        <w:r>
          <w:rPr>
            <w:webHidden/>
          </w:rPr>
          <w:fldChar w:fldCharType="end"/>
        </w:r>
      </w:hyperlink>
    </w:p>
    <w:p w14:paraId="58FD976D" w14:textId="5C33F06D">
      <w:pPr>
        <w:pStyle w:val="TOC4"/>
        <w:tabs>
          <w:tab w:val="right" w:leader="dot" w:pos="9062"/>
        </w:tabs>
      </w:pPr>
      <w:hyperlink w:history="1" w:anchor="_Toc242172690">
        <w:r>
          <w:rPr>
            <w:rStyle w:val="Hyperlink"/>
          </w:rPr>
          <w:t>4.2 Störaussendung</w:t>
        </w:r>
        <w:r>
          <w:rPr>
            <w:webHidden/>
          </w:rPr>
          <w:tab/>
        </w:r>
        <w:r>
          <w:rPr>
            <w:webHidden/>
          </w:rPr>
          <w:fldChar w:fldCharType="begin"/>
        </w:r>
        <w:r>
          <w:rPr>
            <w:webHidden/>
          </w:rPr>
          <w:instrText xml:space="preserve"> PAGEREF _Toc242172690 \h </w:instrText>
        </w:r>
        <w:r>
          <w:rPr>
            <w:webHidden/>
          </w:rPr>
        </w:r>
        <w:r>
          <w:rPr>
            <w:webHidden/>
          </w:rPr>
          <w:fldChar w:fldCharType="separate"/>
        </w:r>
        <w:r>
          <w:rPr>
            <w:webHidden/>
          </w:rPr>
          <w:t>102</w:t>
        </w:r>
        <w:r>
          <w:rPr>
            <w:webHidden/>
          </w:rPr>
          <w:fldChar w:fldCharType="end"/>
        </w:r>
      </w:hyperlink>
    </w:p>
    <w:p w14:paraId="13A71B99" w14:textId="17CE502C">
      <w:pPr>
        <w:pStyle w:val="TOC4"/>
        <w:tabs>
          <w:tab w:val="right" w:leader="dot" w:pos="9062"/>
        </w:tabs>
      </w:pPr>
      <w:hyperlink w:history="1" w:anchor="_Toc242172691">
        <w:r>
          <w:rPr>
            <w:rStyle w:val="Hyperlink"/>
          </w:rPr>
          <w:t>4.3 Störfestigkeit</w:t>
        </w:r>
        <w:r>
          <w:rPr>
            <w:webHidden/>
          </w:rPr>
          <w:tab/>
        </w:r>
        <w:r>
          <w:rPr>
            <w:webHidden/>
          </w:rPr>
          <w:fldChar w:fldCharType="begin"/>
        </w:r>
        <w:r>
          <w:rPr>
            <w:webHidden/>
          </w:rPr>
          <w:instrText xml:space="preserve"> PAGEREF _Toc242172691 \h </w:instrText>
        </w:r>
        <w:r>
          <w:rPr>
            <w:webHidden/>
          </w:rPr>
        </w:r>
        <w:r>
          <w:rPr>
            <w:webHidden/>
          </w:rPr>
          <w:fldChar w:fldCharType="separate"/>
        </w:r>
        <w:r>
          <w:rPr>
            <w:webHidden/>
          </w:rPr>
          <w:t>102</w:t>
        </w:r>
        <w:r>
          <w:rPr>
            <w:webHidden/>
          </w:rPr>
          <w:fldChar w:fldCharType="end"/>
        </w:r>
      </w:hyperlink>
    </w:p>
    <w:p w14:paraId="0CDA7EBF" w14:textId="007D8D79">
      <w:pPr>
        <w:pStyle w:val="TOC4"/>
        <w:tabs>
          <w:tab w:val="right" w:leader="dot" w:pos="9062"/>
        </w:tabs>
      </w:pPr>
      <w:hyperlink w:history="1" w:anchor="_Toc242172692">
        <w:r>
          <w:rPr>
            <w:rStyle w:val="Hyperlink"/>
          </w:rPr>
          <w:t>4.4 Schienenströme</w:t>
        </w:r>
        <w:r>
          <w:rPr>
            <w:webHidden/>
          </w:rPr>
          <w:tab/>
        </w:r>
        <w:r>
          <w:rPr>
            <w:webHidden/>
          </w:rPr>
          <w:fldChar w:fldCharType="begin"/>
        </w:r>
        <w:r>
          <w:rPr>
            <w:webHidden/>
          </w:rPr>
          <w:instrText xml:space="preserve"> PAGEREF _Toc242172692 \h </w:instrText>
        </w:r>
        <w:r>
          <w:rPr>
            <w:webHidden/>
          </w:rPr>
        </w:r>
        <w:r>
          <w:rPr>
            <w:webHidden/>
          </w:rPr>
          <w:fldChar w:fldCharType="separate"/>
        </w:r>
        <w:r>
          <w:rPr>
            <w:webHidden/>
          </w:rPr>
          <w:t>103</w:t>
        </w:r>
        <w:r>
          <w:rPr>
            <w:webHidden/>
          </w:rPr>
          <w:fldChar w:fldCharType="end"/>
        </w:r>
      </w:hyperlink>
    </w:p>
    <w:p w14:paraId="353D27C6" w14:textId="51283826">
      <w:pPr>
        <w:pStyle w:val="TOC4"/>
        <w:tabs>
          <w:tab w:val="right" w:leader="dot" w:pos="9062"/>
        </w:tabs>
      </w:pPr>
      <w:hyperlink w:history="1" w:anchor="_Toc242172693">
        <w:r>
          <w:rPr>
            <w:rStyle w:val="Hyperlink"/>
          </w:rPr>
          <w:t>4.5 EMV-Störaussendung von Fahrzeugen</w:t>
        </w:r>
        <w:r>
          <w:rPr>
            <w:webHidden/>
          </w:rPr>
          <w:tab/>
        </w:r>
        <w:r>
          <w:rPr>
            <w:webHidden/>
          </w:rPr>
          <w:fldChar w:fldCharType="begin"/>
        </w:r>
        <w:r>
          <w:rPr>
            <w:webHidden/>
          </w:rPr>
          <w:instrText xml:space="preserve"> PAGEREF _Toc242172693 \h </w:instrText>
        </w:r>
        <w:r>
          <w:rPr>
            <w:webHidden/>
          </w:rPr>
        </w:r>
        <w:r>
          <w:rPr>
            <w:webHidden/>
          </w:rPr>
          <w:fldChar w:fldCharType="separate"/>
        </w:r>
        <w:r>
          <w:rPr>
            <w:webHidden/>
          </w:rPr>
          <w:t>104</w:t>
        </w:r>
        <w:r>
          <w:rPr>
            <w:webHidden/>
          </w:rPr>
          <w:fldChar w:fldCharType="end"/>
        </w:r>
      </w:hyperlink>
    </w:p>
    <w:p w14:paraId="062BAE3A" w14:textId="661C23D5">
      <w:pPr>
        <w:pStyle w:val="TOC4"/>
        <w:tabs>
          <w:tab w:val="right" w:leader="dot" w:pos="9062"/>
        </w:tabs>
      </w:pPr>
      <w:hyperlink w:history="1" w:anchor="_Toc242172694">
        <w:r>
          <w:rPr>
            <w:rStyle w:val="Hyperlink"/>
          </w:rPr>
          <w:t>4.6 Oberleitungsspannungsfestigkeit für Gleiskomponenten</w:t>
        </w:r>
        <w:r>
          <w:rPr>
            <w:webHidden/>
          </w:rPr>
          <w:tab/>
        </w:r>
        <w:r>
          <w:rPr>
            <w:webHidden/>
          </w:rPr>
          <w:fldChar w:fldCharType="begin"/>
        </w:r>
        <w:r>
          <w:rPr>
            <w:webHidden/>
          </w:rPr>
          <w:instrText xml:space="preserve"> PAGEREF _Toc242172694 \h </w:instrText>
        </w:r>
        <w:r>
          <w:rPr>
            <w:webHidden/>
          </w:rPr>
        </w:r>
        <w:r>
          <w:rPr>
            <w:webHidden/>
          </w:rPr>
          <w:fldChar w:fldCharType="separate"/>
        </w:r>
        <w:r>
          <w:rPr>
            <w:webHidden/>
          </w:rPr>
          <w:t>105</w:t>
        </w:r>
        <w:r>
          <w:rPr>
            <w:webHidden/>
          </w:rPr>
          <w:fldChar w:fldCharType="end"/>
        </w:r>
      </w:hyperlink>
    </w:p>
    <w:p w14:paraId="54C78BA2" w14:textId="30F22615">
      <w:pPr>
        <w:pStyle w:val="TOC3"/>
        <w:tabs>
          <w:tab w:val="right" w:leader="dot" w:pos="9062"/>
        </w:tabs>
      </w:pPr>
      <w:hyperlink w:history="1" w:anchor="_Toc242172695">
        <w:r>
          <w:rPr>
            <w:rStyle w:val="Hyperlink"/>
          </w:rPr>
          <w:t>5 Erdung und Überspannungsschutz</w:t>
        </w:r>
        <w:r>
          <w:rPr>
            <w:webHidden/>
          </w:rPr>
          <w:tab/>
        </w:r>
        <w:r>
          <w:rPr>
            <w:webHidden/>
          </w:rPr>
          <w:fldChar w:fldCharType="begin"/>
        </w:r>
        <w:r>
          <w:rPr>
            <w:webHidden/>
          </w:rPr>
          <w:instrText xml:space="preserve"> PAGEREF _Toc242172695 \h </w:instrText>
        </w:r>
        <w:r>
          <w:rPr>
            <w:webHidden/>
          </w:rPr>
        </w:r>
        <w:r>
          <w:rPr>
            <w:webHidden/>
          </w:rPr>
          <w:fldChar w:fldCharType="separate"/>
        </w:r>
        <w:r>
          <w:rPr>
            <w:webHidden/>
          </w:rPr>
          <w:t>106</w:t>
        </w:r>
        <w:r>
          <w:rPr>
            <w:webHidden/>
          </w:rPr>
          <w:fldChar w:fldCharType="end"/>
        </w:r>
      </w:hyperlink>
    </w:p>
    <w:p w14:paraId="0644B845" w14:textId="5CBA147D">
      <w:pPr>
        <w:pStyle w:val="TOC4"/>
        <w:tabs>
          <w:tab w:val="right" w:leader="dot" w:pos="9062"/>
        </w:tabs>
      </w:pPr>
      <w:hyperlink w:history="1" w:anchor="_Toc242172696">
        <w:r>
          <w:rPr>
            <w:rStyle w:val="Hyperlink"/>
          </w:rPr>
          <w:t>5.1 Erdungsmaßnahmen</w:t>
        </w:r>
        <w:r>
          <w:rPr>
            <w:webHidden/>
          </w:rPr>
          <w:tab/>
        </w:r>
        <w:r>
          <w:rPr>
            <w:webHidden/>
          </w:rPr>
          <w:fldChar w:fldCharType="begin"/>
        </w:r>
        <w:r>
          <w:rPr>
            <w:webHidden/>
          </w:rPr>
          <w:instrText xml:space="preserve"> PAGEREF _Toc242172696 \h </w:instrText>
        </w:r>
        <w:r>
          <w:rPr>
            <w:webHidden/>
          </w:rPr>
        </w:r>
        <w:r>
          <w:rPr>
            <w:webHidden/>
          </w:rPr>
          <w:fldChar w:fldCharType="separate"/>
        </w:r>
        <w:r>
          <w:rPr>
            <w:webHidden/>
          </w:rPr>
          <w:t>106</w:t>
        </w:r>
        <w:r>
          <w:rPr>
            <w:webHidden/>
          </w:rPr>
          <w:fldChar w:fldCharType="end"/>
        </w:r>
      </w:hyperlink>
    </w:p>
    <w:p w14:paraId="155DF08F" w14:textId="452B88A4">
      <w:pPr>
        <w:pStyle w:val="TOC4"/>
        <w:tabs>
          <w:tab w:val="right" w:leader="dot" w:pos="9062"/>
        </w:tabs>
      </w:pPr>
      <w:hyperlink w:history="1" w:anchor="_Toc242172697">
        <w:r>
          <w:rPr>
            <w:rStyle w:val="Hyperlink"/>
          </w:rPr>
          <w:t>5.2 Blitzschutz</w:t>
        </w:r>
        <w:r>
          <w:rPr>
            <w:webHidden/>
          </w:rPr>
          <w:tab/>
        </w:r>
        <w:r>
          <w:rPr>
            <w:webHidden/>
          </w:rPr>
          <w:fldChar w:fldCharType="begin"/>
        </w:r>
        <w:r>
          <w:rPr>
            <w:webHidden/>
          </w:rPr>
          <w:instrText xml:space="preserve"> PAGEREF _Toc242172697 \h </w:instrText>
        </w:r>
        <w:r>
          <w:rPr>
            <w:webHidden/>
          </w:rPr>
        </w:r>
        <w:r>
          <w:rPr>
            <w:webHidden/>
          </w:rPr>
          <w:fldChar w:fldCharType="separate"/>
        </w:r>
        <w:r>
          <w:rPr>
            <w:webHidden/>
          </w:rPr>
          <w:t>106</w:t>
        </w:r>
        <w:r>
          <w:rPr>
            <w:webHidden/>
          </w:rPr>
          <w:fldChar w:fldCharType="end"/>
        </w:r>
      </w:hyperlink>
    </w:p>
    <w:p w14:paraId="4FE247FC" w14:textId="6EEC8D63">
      <w:pPr>
        <w:pStyle w:val="TOC4"/>
        <w:tabs>
          <w:tab w:val="right" w:leader="dot" w:pos="9062"/>
        </w:tabs>
      </w:pPr>
      <w:hyperlink w:history="1" w:anchor="_Toc242172698">
        <w:r>
          <w:rPr>
            <w:rStyle w:val="Hyperlink"/>
          </w:rPr>
          <w:t>5.3 Schutz gegen Überspannung</w:t>
        </w:r>
        <w:r>
          <w:rPr>
            <w:webHidden/>
          </w:rPr>
          <w:tab/>
        </w:r>
        <w:r>
          <w:rPr>
            <w:webHidden/>
          </w:rPr>
          <w:fldChar w:fldCharType="begin"/>
        </w:r>
        <w:r>
          <w:rPr>
            <w:webHidden/>
          </w:rPr>
          <w:instrText xml:space="preserve"> PAGEREF _Toc242172698 \h </w:instrText>
        </w:r>
        <w:r>
          <w:rPr>
            <w:webHidden/>
          </w:rPr>
        </w:r>
        <w:r>
          <w:rPr>
            <w:webHidden/>
          </w:rPr>
          <w:fldChar w:fldCharType="separate"/>
        </w:r>
        <w:r>
          <w:rPr>
            <w:webHidden/>
          </w:rPr>
          <w:t>107</w:t>
        </w:r>
        <w:r>
          <w:rPr>
            <w:webHidden/>
          </w:rPr>
          <w:fldChar w:fldCharType="end"/>
        </w:r>
      </w:hyperlink>
    </w:p>
    <w:p w14:paraId="36F06491" w14:textId="03B3C2CA">
      <w:pPr>
        <w:pStyle w:val="TOC3"/>
        <w:tabs>
          <w:tab w:val="right" w:leader="dot" w:pos="9062"/>
        </w:tabs>
      </w:pPr>
      <w:hyperlink w:history="1" w:anchor="_Toc242172699">
        <w:r>
          <w:rPr>
            <w:rStyle w:val="Hyperlink"/>
          </w:rPr>
          <w:t>6 Schwingungen und Stöße</w:t>
        </w:r>
        <w:r>
          <w:rPr>
            <w:webHidden/>
          </w:rPr>
          <w:tab/>
        </w:r>
        <w:r>
          <w:rPr>
            <w:webHidden/>
          </w:rPr>
          <w:fldChar w:fldCharType="begin"/>
        </w:r>
        <w:r>
          <w:rPr>
            <w:webHidden/>
          </w:rPr>
          <w:instrText xml:space="preserve"> PAGEREF _Toc242172699 \h </w:instrText>
        </w:r>
        <w:r>
          <w:rPr>
            <w:webHidden/>
          </w:rPr>
        </w:r>
        <w:r>
          <w:rPr>
            <w:webHidden/>
          </w:rPr>
          <w:fldChar w:fldCharType="separate"/>
        </w:r>
        <w:r>
          <w:rPr>
            <w:webHidden/>
          </w:rPr>
          <w:t>107</w:t>
        </w:r>
        <w:r>
          <w:rPr>
            <w:webHidden/>
          </w:rPr>
          <w:fldChar w:fldCharType="end"/>
        </w:r>
      </w:hyperlink>
    </w:p>
    <w:p w14:paraId="3F4ED63C" w14:textId="33FD75DE">
      <w:pPr>
        <w:pStyle w:val="TOC4"/>
        <w:tabs>
          <w:tab w:val="right" w:leader="dot" w:pos="9062"/>
        </w:tabs>
      </w:pPr>
      <w:hyperlink w:history="1" w:anchor="_Toc242172700">
        <w:r>
          <w:rPr>
            <w:rStyle w:val="Hyperlink"/>
          </w:rPr>
          <w:t>6.1 Zulässige Schwingungen/Stöße - Feldelementstationen</w:t>
        </w:r>
        <w:r>
          <w:rPr>
            <w:webHidden/>
          </w:rPr>
          <w:tab/>
        </w:r>
        <w:r>
          <w:rPr>
            <w:webHidden/>
          </w:rPr>
          <w:fldChar w:fldCharType="begin"/>
        </w:r>
        <w:r>
          <w:rPr>
            <w:webHidden/>
          </w:rPr>
          <w:instrText xml:space="preserve"> PAGEREF _Toc242172700 \h </w:instrText>
        </w:r>
        <w:r>
          <w:rPr>
            <w:webHidden/>
          </w:rPr>
        </w:r>
        <w:r>
          <w:rPr>
            <w:webHidden/>
          </w:rPr>
          <w:fldChar w:fldCharType="separate"/>
        </w:r>
        <w:r>
          <w:rPr>
            <w:webHidden/>
          </w:rPr>
          <w:t>107</w:t>
        </w:r>
        <w:r>
          <w:rPr>
            <w:webHidden/>
          </w:rPr>
          <w:fldChar w:fldCharType="end"/>
        </w:r>
      </w:hyperlink>
    </w:p>
    <w:p w14:paraId="4E7D812E" w14:textId="0C94542B">
      <w:pPr>
        <w:pStyle w:val="TOC3"/>
        <w:tabs>
          <w:tab w:val="right" w:leader="dot" w:pos="9062"/>
        </w:tabs>
      </w:pPr>
      <w:hyperlink w:history="1" w:anchor="_Toc242172701">
        <w:r>
          <w:rPr>
            <w:rStyle w:val="Hyperlink"/>
          </w:rPr>
          <w:t>7 Umweltschutz</w:t>
        </w:r>
        <w:r>
          <w:rPr>
            <w:webHidden/>
          </w:rPr>
          <w:tab/>
        </w:r>
        <w:r>
          <w:rPr>
            <w:webHidden/>
          </w:rPr>
          <w:fldChar w:fldCharType="begin"/>
        </w:r>
        <w:r>
          <w:rPr>
            <w:webHidden/>
          </w:rPr>
          <w:instrText xml:space="preserve"> PAGEREF _Toc242172701 \h </w:instrText>
        </w:r>
        <w:r>
          <w:rPr>
            <w:webHidden/>
          </w:rPr>
        </w:r>
        <w:r>
          <w:rPr>
            <w:webHidden/>
          </w:rPr>
          <w:fldChar w:fldCharType="separate"/>
        </w:r>
        <w:r>
          <w:rPr>
            <w:webHidden/>
          </w:rPr>
          <w:t>109</w:t>
        </w:r>
        <w:r>
          <w:rPr>
            <w:webHidden/>
          </w:rPr>
          <w:fldChar w:fldCharType="end"/>
        </w:r>
      </w:hyperlink>
    </w:p>
    <w:p w14:paraId="3FD1A331" w14:textId="56C09878">
      <w:pPr>
        <w:pStyle w:val="TOC4"/>
        <w:tabs>
          <w:tab w:val="right" w:leader="dot" w:pos="9062"/>
        </w:tabs>
      </w:pPr>
      <w:hyperlink w:history="1" w:anchor="_Toc242172702">
        <w:r>
          <w:rPr>
            <w:rStyle w:val="Hyperlink"/>
          </w:rPr>
          <w:t>7.1 Umweltschutzanforderungen</w:t>
        </w:r>
        <w:r>
          <w:rPr>
            <w:webHidden/>
          </w:rPr>
          <w:tab/>
        </w:r>
        <w:r>
          <w:rPr>
            <w:webHidden/>
          </w:rPr>
          <w:fldChar w:fldCharType="begin"/>
        </w:r>
        <w:r>
          <w:rPr>
            <w:webHidden/>
          </w:rPr>
          <w:instrText xml:space="preserve"> PAGEREF _Toc242172702 \h </w:instrText>
        </w:r>
        <w:r>
          <w:rPr>
            <w:webHidden/>
          </w:rPr>
        </w:r>
        <w:r>
          <w:rPr>
            <w:webHidden/>
          </w:rPr>
          <w:fldChar w:fldCharType="separate"/>
        </w:r>
        <w:r>
          <w:rPr>
            <w:webHidden/>
          </w:rPr>
          <w:t>109</w:t>
        </w:r>
        <w:r>
          <w:rPr>
            <w:webHidden/>
          </w:rPr>
          <w:fldChar w:fldCharType="end"/>
        </w:r>
      </w:hyperlink>
    </w:p>
    <w:p w14:paraId="686E74B3" w14:textId="3FC57CD5">
      <w:pPr>
        <w:pStyle w:val="TOC4"/>
        <w:tabs>
          <w:tab w:val="right" w:leader="dot" w:pos="9062"/>
        </w:tabs>
      </w:pPr>
      <w:hyperlink w:history="1" w:anchor="_Toc242172703">
        <w:r>
          <w:rPr>
            <w:rStyle w:val="Hyperlink"/>
          </w:rPr>
          <w:t>7.2 Gefährliche Materialien</w:t>
        </w:r>
        <w:r>
          <w:rPr>
            <w:webHidden/>
          </w:rPr>
          <w:tab/>
        </w:r>
        <w:r>
          <w:rPr>
            <w:webHidden/>
          </w:rPr>
          <w:fldChar w:fldCharType="begin"/>
        </w:r>
        <w:r>
          <w:rPr>
            <w:webHidden/>
          </w:rPr>
          <w:instrText xml:space="preserve"> PAGEREF _Toc242172703 \h </w:instrText>
        </w:r>
        <w:r>
          <w:rPr>
            <w:webHidden/>
          </w:rPr>
        </w:r>
        <w:r>
          <w:rPr>
            <w:webHidden/>
          </w:rPr>
          <w:fldChar w:fldCharType="separate"/>
        </w:r>
        <w:r>
          <w:rPr>
            <w:webHidden/>
          </w:rPr>
          <w:t>110</w:t>
        </w:r>
        <w:r>
          <w:rPr>
            <w:webHidden/>
          </w:rPr>
          <w:fldChar w:fldCharType="end"/>
        </w:r>
      </w:hyperlink>
    </w:p>
    <w:p w14:paraId="707FF86D" w14:textId="7FAA601C">
      <w:pPr>
        <w:pStyle w:val="TOC4"/>
        <w:tabs>
          <w:tab w:val="right" w:leader="dot" w:pos="9062"/>
        </w:tabs>
      </w:pPr>
      <w:hyperlink w:history="1" w:anchor="_Toc242172704">
        <w:r>
          <w:rPr>
            <w:rStyle w:val="Hyperlink"/>
          </w:rPr>
          <w:t>7.3 Materialien im Brandfall</w:t>
        </w:r>
        <w:r>
          <w:rPr>
            <w:webHidden/>
          </w:rPr>
          <w:tab/>
        </w:r>
        <w:r>
          <w:rPr>
            <w:webHidden/>
          </w:rPr>
          <w:fldChar w:fldCharType="begin"/>
        </w:r>
        <w:r>
          <w:rPr>
            <w:webHidden/>
          </w:rPr>
          <w:instrText xml:space="preserve"> PAGEREF _Toc242172704 \h </w:instrText>
        </w:r>
        <w:r>
          <w:rPr>
            <w:webHidden/>
          </w:rPr>
        </w:r>
        <w:r>
          <w:rPr>
            <w:webHidden/>
          </w:rPr>
          <w:fldChar w:fldCharType="separate"/>
        </w:r>
        <w:r>
          <w:rPr>
            <w:webHidden/>
          </w:rPr>
          <w:t>110</w:t>
        </w:r>
        <w:r>
          <w:rPr>
            <w:webHidden/>
          </w:rPr>
          <w:fldChar w:fldCharType="end"/>
        </w:r>
      </w:hyperlink>
    </w:p>
    <w:p w14:paraId="786A6208" w14:textId="24549413">
      <w:pPr>
        <w:pStyle w:val="TOC4"/>
        <w:tabs>
          <w:tab w:val="right" w:leader="dot" w:pos="9062"/>
        </w:tabs>
      </w:pPr>
      <w:hyperlink w:history="1" w:anchor="_Toc242172705">
        <w:r>
          <w:rPr>
            <w:rStyle w:val="Hyperlink"/>
          </w:rPr>
          <w:t>7.4 Entsorgungskonzept</w:t>
        </w:r>
        <w:r>
          <w:rPr>
            <w:webHidden/>
          </w:rPr>
          <w:tab/>
        </w:r>
        <w:r>
          <w:rPr>
            <w:webHidden/>
          </w:rPr>
          <w:fldChar w:fldCharType="begin"/>
        </w:r>
        <w:r>
          <w:rPr>
            <w:webHidden/>
          </w:rPr>
          <w:instrText xml:space="preserve"> PAGEREF _Toc242172705 \h </w:instrText>
        </w:r>
        <w:r>
          <w:rPr>
            <w:webHidden/>
          </w:rPr>
        </w:r>
        <w:r>
          <w:rPr>
            <w:webHidden/>
          </w:rPr>
          <w:fldChar w:fldCharType="separate"/>
        </w:r>
        <w:r>
          <w:rPr>
            <w:webHidden/>
          </w:rPr>
          <w:t>111</w:t>
        </w:r>
        <w:r>
          <w:rPr>
            <w:webHidden/>
          </w:rPr>
          <w:fldChar w:fldCharType="end"/>
        </w:r>
      </w:hyperlink>
    </w:p>
    <w:p w14:paraId="243FD79A" w14:textId="23DBF7E7">
      <w:pPr>
        <w:pStyle w:val="TOC3"/>
        <w:tabs>
          <w:tab w:val="right" w:leader="dot" w:pos="9062"/>
        </w:tabs>
      </w:pPr>
      <w:hyperlink w:history="1" w:anchor="_Toc242172706">
        <w:r>
          <w:rPr>
            <w:rStyle w:val="Hyperlink"/>
          </w:rPr>
          <w:t>8 Schutzgrad</w:t>
        </w:r>
        <w:r>
          <w:rPr>
            <w:webHidden/>
          </w:rPr>
          <w:tab/>
        </w:r>
        <w:r>
          <w:rPr>
            <w:webHidden/>
          </w:rPr>
          <w:fldChar w:fldCharType="begin"/>
        </w:r>
        <w:r>
          <w:rPr>
            <w:webHidden/>
          </w:rPr>
          <w:instrText xml:space="preserve"> PAGEREF _Toc242172706 \h </w:instrText>
        </w:r>
        <w:r>
          <w:rPr>
            <w:webHidden/>
          </w:rPr>
        </w:r>
        <w:r>
          <w:rPr>
            <w:webHidden/>
          </w:rPr>
          <w:fldChar w:fldCharType="separate"/>
        </w:r>
        <w:r>
          <w:rPr>
            <w:webHidden/>
          </w:rPr>
          <w:t>111</w:t>
        </w:r>
        <w:r>
          <w:rPr>
            <w:webHidden/>
          </w:rPr>
          <w:fldChar w:fldCharType="end"/>
        </w:r>
      </w:hyperlink>
    </w:p>
    <w:p w14:paraId="403EEAD0" w14:textId="5884A34D">
      <w:pPr>
        <w:pStyle w:val="TOC4"/>
        <w:tabs>
          <w:tab w:val="right" w:leader="dot" w:pos="9062"/>
        </w:tabs>
      </w:pPr>
      <w:hyperlink w:history="1" w:anchor="_Toc242172707">
        <w:r>
          <w:rPr>
            <w:rStyle w:val="Hyperlink"/>
          </w:rPr>
          <w:t>8.1 Gebäude-Schutzgrad Rechenzentrum (Innenanlage)</w:t>
        </w:r>
        <w:r>
          <w:rPr>
            <w:webHidden/>
          </w:rPr>
          <w:tab/>
        </w:r>
        <w:r>
          <w:rPr>
            <w:webHidden/>
          </w:rPr>
          <w:fldChar w:fldCharType="begin"/>
        </w:r>
        <w:r>
          <w:rPr>
            <w:webHidden/>
          </w:rPr>
          <w:instrText xml:space="preserve"> PAGEREF _Toc242172707 \h </w:instrText>
        </w:r>
        <w:r>
          <w:rPr>
            <w:webHidden/>
          </w:rPr>
        </w:r>
        <w:r>
          <w:rPr>
            <w:webHidden/>
          </w:rPr>
          <w:fldChar w:fldCharType="separate"/>
        </w:r>
        <w:r>
          <w:rPr>
            <w:webHidden/>
          </w:rPr>
          <w:t>111</w:t>
        </w:r>
        <w:r>
          <w:rPr>
            <w:webHidden/>
          </w:rPr>
          <w:fldChar w:fldCharType="end"/>
        </w:r>
      </w:hyperlink>
    </w:p>
    <w:p w14:paraId="48C30C6C" w14:textId="1C01060E">
      <w:pPr>
        <w:pStyle w:val="TOC4"/>
        <w:tabs>
          <w:tab w:val="right" w:leader="dot" w:pos="9062"/>
        </w:tabs>
      </w:pPr>
      <w:hyperlink w:history="1" w:anchor="_Toc242172708">
        <w:r>
          <w:rPr>
            <w:rStyle w:val="Hyperlink"/>
          </w:rPr>
          <w:t>8.2 Einhausung-Schutzgrad Feldelementstation</w:t>
        </w:r>
        <w:r>
          <w:rPr>
            <w:webHidden/>
          </w:rPr>
          <w:tab/>
        </w:r>
        <w:r>
          <w:rPr>
            <w:webHidden/>
          </w:rPr>
          <w:fldChar w:fldCharType="begin"/>
        </w:r>
        <w:r>
          <w:rPr>
            <w:webHidden/>
          </w:rPr>
          <w:instrText xml:space="preserve"> PAGEREF _Toc242172708 \h </w:instrText>
        </w:r>
        <w:r>
          <w:rPr>
            <w:webHidden/>
          </w:rPr>
        </w:r>
        <w:r>
          <w:rPr>
            <w:webHidden/>
          </w:rPr>
          <w:fldChar w:fldCharType="separate"/>
        </w:r>
        <w:r>
          <w:rPr>
            <w:webHidden/>
          </w:rPr>
          <w:t>112</w:t>
        </w:r>
        <w:r>
          <w:rPr>
            <w:webHidden/>
          </w:rPr>
          <w:fldChar w:fldCharType="end"/>
        </w:r>
      </w:hyperlink>
    </w:p>
    <w:p w14:paraId="7DC0636C" w14:textId="5C1CDFEE">
      <w:pPr>
        <w:pStyle w:val="TOC4"/>
        <w:tabs>
          <w:tab w:val="right" w:leader="dot" w:pos="9062"/>
        </w:tabs>
      </w:pPr>
      <w:hyperlink w:history="1" w:anchor="_Toc242172709">
        <w:r>
          <w:rPr>
            <w:rStyle w:val="Hyperlink"/>
          </w:rPr>
          <w:t>8.3 Einhausung-Schutzgrad Feldelemente</w:t>
        </w:r>
        <w:r>
          <w:rPr>
            <w:webHidden/>
          </w:rPr>
          <w:tab/>
        </w:r>
        <w:r>
          <w:rPr>
            <w:webHidden/>
          </w:rPr>
          <w:fldChar w:fldCharType="begin"/>
        </w:r>
        <w:r>
          <w:rPr>
            <w:webHidden/>
          </w:rPr>
          <w:instrText xml:space="preserve"> PAGEREF _Toc242172709 \h </w:instrText>
        </w:r>
        <w:r>
          <w:rPr>
            <w:webHidden/>
          </w:rPr>
        </w:r>
        <w:r>
          <w:rPr>
            <w:webHidden/>
          </w:rPr>
          <w:fldChar w:fldCharType="separate"/>
        </w:r>
        <w:r>
          <w:rPr>
            <w:webHidden/>
          </w:rPr>
          <w:t>112</w:t>
        </w:r>
        <w:r>
          <w:rPr>
            <w:webHidden/>
          </w:rPr>
          <w:fldChar w:fldCharType="end"/>
        </w:r>
      </w:hyperlink>
    </w:p>
    <w:p w14:paraId="58B31E6B" w14:textId="33A9E621">
      <w:pPr>
        <w:pStyle w:val="TOC3"/>
        <w:tabs>
          <w:tab w:val="right" w:leader="dot" w:pos="9062"/>
        </w:tabs>
      </w:pPr>
      <w:hyperlink w:history="1" w:anchor="_Toc242172710">
        <w:r>
          <w:rPr>
            <w:rStyle w:val="Hyperlink"/>
          </w:rPr>
          <w:t>9 Arbeitnehmerschutz</w:t>
        </w:r>
        <w:r>
          <w:rPr>
            <w:webHidden/>
          </w:rPr>
          <w:tab/>
        </w:r>
        <w:r>
          <w:rPr>
            <w:webHidden/>
          </w:rPr>
          <w:fldChar w:fldCharType="begin"/>
        </w:r>
        <w:r>
          <w:rPr>
            <w:webHidden/>
          </w:rPr>
          <w:instrText xml:space="preserve"> PAGEREF _Toc242172710 \h </w:instrText>
        </w:r>
        <w:r>
          <w:rPr>
            <w:webHidden/>
          </w:rPr>
        </w:r>
        <w:r>
          <w:rPr>
            <w:webHidden/>
          </w:rPr>
          <w:fldChar w:fldCharType="separate"/>
        </w:r>
        <w:r>
          <w:rPr>
            <w:webHidden/>
          </w:rPr>
          <w:t>113</w:t>
        </w:r>
        <w:r>
          <w:rPr>
            <w:webHidden/>
          </w:rPr>
          <w:fldChar w:fldCharType="end"/>
        </w:r>
      </w:hyperlink>
    </w:p>
    <w:p w14:paraId="6AA2D632" w14:textId="2B6F48EB">
      <w:pPr>
        <w:pStyle w:val="TOC4"/>
        <w:tabs>
          <w:tab w:val="right" w:leader="dot" w:pos="9062"/>
        </w:tabs>
      </w:pPr>
      <w:hyperlink w:history="1" w:anchor="_Toc242172711">
        <w:r>
          <w:rPr>
            <w:rStyle w:val="Hyperlink"/>
          </w:rPr>
          <w:t>9.1 Vorschriften Arbeitnehmerschutz</w:t>
        </w:r>
        <w:r>
          <w:rPr>
            <w:webHidden/>
          </w:rPr>
          <w:tab/>
        </w:r>
        <w:r>
          <w:rPr>
            <w:webHidden/>
          </w:rPr>
          <w:fldChar w:fldCharType="begin"/>
        </w:r>
        <w:r>
          <w:rPr>
            <w:webHidden/>
          </w:rPr>
          <w:instrText xml:space="preserve"> PAGEREF _Toc242172711 \h </w:instrText>
        </w:r>
        <w:r>
          <w:rPr>
            <w:webHidden/>
          </w:rPr>
        </w:r>
        <w:r>
          <w:rPr>
            <w:webHidden/>
          </w:rPr>
          <w:fldChar w:fldCharType="separate"/>
        </w:r>
        <w:r>
          <w:rPr>
            <w:webHidden/>
          </w:rPr>
          <w:t>113</w:t>
        </w:r>
        <w:r>
          <w:rPr>
            <w:webHidden/>
          </w:rPr>
          <w:fldChar w:fldCharType="end"/>
        </w:r>
      </w:hyperlink>
    </w:p>
    <w:p w14:paraId="04002884" w14:textId="145FCEEB">
      <w:pPr>
        <w:pStyle w:val="TOC3"/>
        <w:tabs>
          <w:tab w:val="right" w:leader="dot" w:pos="9062"/>
        </w:tabs>
      </w:pPr>
      <w:hyperlink w:history="1" w:anchor="_Toc242172712">
        <w:r>
          <w:rPr>
            <w:rStyle w:val="Hyperlink"/>
          </w:rPr>
          <w:t>10 Brandschutz</w:t>
        </w:r>
        <w:r>
          <w:rPr>
            <w:webHidden/>
          </w:rPr>
          <w:tab/>
        </w:r>
        <w:r>
          <w:rPr>
            <w:webHidden/>
          </w:rPr>
          <w:fldChar w:fldCharType="begin"/>
        </w:r>
        <w:r>
          <w:rPr>
            <w:webHidden/>
          </w:rPr>
          <w:instrText xml:space="preserve"> PAGEREF _Toc242172712 \h </w:instrText>
        </w:r>
        <w:r>
          <w:rPr>
            <w:webHidden/>
          </w:rPr>
        </w:r>
        <w:r>
          <w:rPr>
            <w:webHidden/>
          </w:rPr>
          <w:fldChar w:fldCharType="separate"/>
        </w:r>
        <w:r>
          <w:rPr>
            <w:webHidden/>
          </w:rPr>
          <w:t>114</w:t>
        </w:r>
        <w:r>
          <w:rPr>
            <w:webHidden/>
          </w:rPr>
          <w:fldChar w:fldCharType="end"/>
        </w:r>
      </w:hyperlink>
    </w:p>
    <w:p w14:paraId="151EF618" w14:textId="06CDBD6B">
      <w:pPr>
        <w:pStyle w:val="TOC4"/>
        <w:tabs>
          <w:tab w:val="right" w:leader="dot" w:pos="9062"/>
        </w:tabs>
      </w:pPr>
      <w:hyperlink w:history="1" w:anchor="_Toc242172713">
        <w:r>
          <w:rPr>
            <w:rStyle w:val="Hyperlink"/>
          </w:rPr>
          <w:t>10.1 Brandschutz</w:t>
        </w:r>
        <w:r>
          <w:rPr>
            <w:webHidden/>
          </w:rPr>
          <w:tab/>
        </w:r>
        <w:r>
          <w:rPr>
            <w:webHidden/>
          </w:rPr>
          <w:fldChar w:fldCharType="begin"/>
        </w:r>
        <w:r>
          <w:rPr>
            <w:webHidden/>
          </w:rPr>
          <w:instrText xml:space="preserve"> PAGEREF _Toc242172713 \h </w:instrText>
        </w:r>
        <w:r>
          <w:rPr>
            <w:webHidden/>
          </w:rPr>
        </w:r>
        <w:r>
          <w:rPr>
            <w:webHidden/>
          </w:rPr>
          <w:fldChar w:fldCharType="separate"/>
        </w:r>
        <w:r>
          <w:rPr>
            <w:webHidden/>
          </w:rPr>
          <w:t>114</w:t>
        </w:r>
        <w:r>
          <w:rPr>
            <w:webHidden/>
          </w:rPr>
          <w:fldChar w:fldCharType="end"/>
        </w:r>
      </w:hyperlink>
    </w:p>
    <w:p w14:paraId="5FD3BBA7" w14:textId="785F4F2C">
      <w:pPr>
        <w:pStyle w:val="TOC3"/>
        <w:tabs>
          <w:tab w:val="right" w:leader="dot" w:pos="9062"/>
        </w:tabs>
      </w:pPr>
      <w:hyperlink w:history="1" w:anchor="_Toc242172714">
        <w:r>
          <w:rPr>
            <w:rStyle w:val="Hyperlink"/>
          </w:rPr>
          <w:t>11 Systemschutz</w:t>
        </w:r>
        <w:r>
          <w:rPr>
            <w:webHidden/>
          </w:rPr>
          <w:tab/>
        </w:r>
        <w:r>
          <w:rPr>
            <w:webHidden/>
          </w:rPr>
          <w:fldChar w:fldCharType="begin"/>
        </w:r>
        <w:r>
          <w:rPr>
            <w:webHidden/>
          </w:rPr>
          <w:instrText xml:space="preserve"> PAGEREF _Toc242172714 \h </w:instrText>
        </w:r>
        <w:r>
          <w:rPr>
            <w:webHidden/>
          </w:rPr>
        </w:r>
        <w:r>
          <w:rPr>
            <w:webHidden/>
          </w:rPr>
          <w:fldChar w:fldCharType="separate"/>
        </w:r>
        <w:r>
          <w:rPr>
            <w:webHidden/>
          </w:rPr>
          <w:t>115</w:t>
        </w:r>
        <w:r>
          <w:rPr>
            <w:webHidden/>
          </w:rPr>
          <w:fldChar w:fldCharType="end"/>
        </w:r>
      </w:hyperlink>
    </w:p>
    <w:p w14:paraId="58D2D3B4" w14:textId="29E78DD3">
      <w:pPr>
        <w:pStyle w:val="TOC4"/>
        <w:tabs>
          <w:tab w:val="right" w:leader="dot" w:pos="9062"/>
        </w:tabs>
      </w:pPr>
      <w:hyperlink w:history="1" w:anchor="_Toc242172715">
        <w:r>
          <w:rPr>
            <w:rStyle w:val="Hyperlink"/>
          </w:rPr>
          <w:t>11.1 Systemschutz</w:t>
        </w:r>
        <w:r>
          <w:rPr>
            <w:webHidden/>
          </w:rPr>
          <w:tab/>
        </w:r>
        <w:r>
          <w:rPr>
            <w:webHidden/>
          </w:rPr>
          <w:fldChar w:fldCharType="begin"/>
        </w:r>
        <w:r>
          <w:rPr>
            <w:webHidden/>
          </w:rPr>
          <w:instrText xml:space="preserve"> PAGEREF _Toc242172715 \h </w:instrText>
        </w:r>
        <w:r>
          <w:rPr>
            <w:webHidden/>
          </w:rPr>
        </w:r>
        <w:r>
          <w:rPr>
            <w:webHidden/>
          </w:rPr>
          <w:fldChar w:fldCharType="separate"/>
        </w:r>
        <w:r>
          <w:rPr>
            <w:webHidden/>
          </w:rPr>
          <w:t>115</w:t>
        </w:r>
        <w:r>
          <w:rPr>
            <w:webHidden/>
          </w:rPr>
          <w:fldChar w:fldCharType="end"/>
        </w:r>
      </w:hyperlink>
    </w:p>
    <w:p w14:paraId="2B1078A8" w14:textId="20124B0D">
      <w:pPr>
        <w:pStyle w:val="TOC3"/>
        <w:tabs>
          <w:tab w:val="right" w:leader="dot" w:pos="9062"/>
        </w:tabs>
      </w:pPr>
      <w:hyperlink w:history="1" w:anchor="_Toc242172716">
        <w:r>
          <w:rPr>
            <w:rStyle w:val="Hyperlink"/>
          </w:rPr>
          <w:t>12 NIS-G</w:t>
        </w:r>
        <w:r>
          <w:rPr>
            <w:webHidden/>
          </w:rPr>
          <w:tab/>
        </w:r>
        <w:r>
          <w:rPr>
            <w:webHidden/>
          </w:rPr>
          <w:fldChar w:fldCharType="begin"/>
        </w:r>
        <w:r>
          <w:rPr>
            <w:webHidden/>
          </w:rPr>
          <w:instrText xml:space="preserve"> PAGEREF _Toc242172716 \h </w:instrText>
        </w:r>
        <w:r>
          <w:rPr>
            <w:webHidden/>
          </w:rPr>
        </w:r>
        <w:r>
          <w:rPr>
            <w:webHidden/>
          </w:rPr>
          <w:fldChar w:fldCharType="separate"/>
        </w:r>
        <w:r>
          <w:rPr>
            <w:webHidden/>
          </w:rPr>
          <w:t>116</w:t>
        </w:r>
        <w:r>
          <w:rPr>
            <w:webHidden/>
          </w:rPr>
          <w:fldChar w:fldCharType="end"/>
        </w:r>
      </w:hyperlink>
    </w:p>
    <w:p w14:paraId="31F19DD3" w14:textId="455B726F">
      <w:pPr>
        <w:pStyle w:val="TOC4"/>
        <w:tabs>
          <w:tab w:val="right" w:leader="dot" w:pos="9062"/>
        </w:tabs>
      </w:pPr>
      <w:hyperlink w:history="1" w:anchor="_Toc242172717">
        <w:r>
          <w:rPr>
            <w:rStyle w:val="Hyperlink"/>
          </w:rPr>
          <w:t>12.1 IKT-Richtlinie</w:t>
        </w:r>
        <w:r>
          <w:rPr>
            <w:webHidden/>
          </w:rPr>
          <w:tab/>
        </w:r>
        <w:r>
          <w:rPr>
            <w:webHidden/>
          </w:rPr>
          <w:fldChar w:fldCharType="begin"/>
        </w:r>
        <w:r>
          <w:rPr>
            <w:webHidden/>
          </w:rPr>
          <w:instrText xml:space="preserve"> PAGEREF _Toc242172717 \h </w:instrText>
        </w:r>
        <w:r>
          <w:rPr>
            <w:webHidden/>
          </w:rPr>
        </w:r>
        <w:r>
          <w:rPr>
            <w:webHidden/>
          </w:rPr>
          <w:fldChar w:fldCharType="separate"/>
        </w:r>
        <w:r>
          <w:rPr>
            <w:webHidden/>
          </w:rPr>
          <w:t>116</w:t>
        </w:r>
        <w:r>
          <w:rPr>
            <w:webHidden/>
          </w:rPr>
          <w:fldChar w:fldCharType="end"/>
        </w:r>
      </w:hyperlink>
    </w:p>
    <w:p w14:paraId="1D40647F" w14:textId="5C192011">
      <w:pPr>
        <w:pStyle w:val="TOC3"/>
        <w:tabs>
          <w:tab w:val="right" w:leader="dot" w:pos="9062"/>
        </w:tabs>
      </w:pPr>
      <w:hyperlink w:history="1" w:anchor="_Toc242172718">
        <w:r>
          <w:rPr>
            <w:rStyle w:val="Hyperlink"/>
          </w:rPr>
          <w:t>13 EULYNX-Umsetzung</w:t>
        </w:r>
        <w:r>
          <w:rPr>
            <w:webHidden/>
          </w:rPr>
          <w:tab/>
        </w:r>
        <w:r>
          <w:rPr>
            <w:webHidden/>
          </w:rPr>
          <w:fldChar w:fldCharType="begin"/>
        </w:r>
        <w:r>
          <w:rPr>
            <w:webHidden/>
          </w:rPr>
          <w:instrText xml:space="preserve"> PAGEREF _Toc242172718 \h </w:instrText>
        </w:r>
        <w:r>
          <w:rPr>
            <w:webHidden/>
          </w:rPr>
        </w:r>
        <w:r>
          <w:rPr>
            <w:webHidden/>
          </w:rPr>
          <w:fldChar w:fldCharType="separate"/>
        </w:r>
        <w:r>
          <w:rPr>
            <w:webHidden/>
          </w:rPr>
          <w:t>116</w:t>
        </w:r>
        <w:r>
          <w:rPr>
            <w:webHidden/>
          </w:rPr>
          <w:fldChar w:fldCharType="end"/>
        </w:r>
      </w:hyperlink>
    </w:p>
    <w:p w14:paraId="4A5C227E" w14:textId="74EFDB73">
      <w:pPr>
        <w:pStyle w:val="TOC4"/>
        <w:tabs>
          <w:tab w:val="right" w:leader="dot" w:pos="9062"/>
        </w:tabs>
      </w:pPr>
      <w:hyperlink w:history="1" w:anchor="_Toc242172719">
        <w:r>
          <w:rPr>
            <w:rStyle w:val="Hyperlink"/>
          </w:rPr>
          <w:t>13.1 Umsetzung der EULYNX-Anforderungen</w:t>
        </w:r>
        <w:r>
          <w:rPr>
            <w:webHidden/>
          </w:rPr>
          <w:tab/>
        </w:r>
        <w:r>
          <w:rPr>
            <w:webHidden/>
          </w:rPr>
          <w:fldChar w:fldCharType="begin"/>
        </w:r>
        <w:r>
          <w:rPr>
            <w:webHidden/>
          </w:rPr>
          <w:instrText xml:space="preserve"> PAGEREF _Toc242172719 \h </w:instrText>
        </w:r>
        <w:r>
          <w:rPr>
            <w:webHidden/>
          </w:rPr>
        </w:r>
        <w:r>
          <w:rPr>
            <w:webHidden/>
          </w:rPr>
          <w:fldChar w:fldCharType="separate"/>
        </w:r>
        <w:r>
          <w:rPr>
            <w:webHidden/>
          </w:rPr>
          <w:t>116</w:t>
        </w:r>
        <w:r>
          <w:rPr>
            <w:webHidden/>
          </w:rPr>
          <w:fldChar w:fldCharType="end"/>
        </w:r>
      </w:hyperlink>
    </w:p>
    <w:p w14:paraId="4BA42B1E" w14:textId="3B7ED61B">
      <w:pPr>
        <w:pStyle w:val="TOC4"/>
        <w:tabs>
          <w:tab w:val="right" w:leader="dot" w:pos="9062"/>
        </w:tabs>
      </w:pPr>
      <w:hyperlink w:history="1" w:anchor="_Toc242172720">
        <w:r>
          <w:rPr>
            <w:rStyle w:val="Hyperlink"/>
          </w:rPr>
          <w:t>13.2 Basic Data Identifier</w:t>
        </w:r>
        <w:r>
          <w:rPr>
            <w:webHidden/>
          </w:rPr>
          <w:tab/>
        </w:r>
        <w:r>
          <w:rPr>
            <w:webHidden/>
          </w:rPr>
          <w:fldChar w:fldCharType="begin"/>
        </w:r>
        <w:r>
          <w:rPr>
            <w:webHidden/>
          </w:rPr>
          <w:instrText xml:space="preserve"> PAGEREF _Toc242172720 \h </w:instrText>
        </w:r>
        <w:r>
          <w:rPr>
            <w:webHidden/>
          </w:rPr>
        </w:r>
        <w:r>
          <w:rPr>
            <w:webHidden/>
          </w:rPr>
          <w:fldChar w:fldCharType="separate"/>
        </w:r>
        <w:r>
          <w:rPr>
            <w:webHidden/>
          </w:rPr>
          <w:t>117</w:t>
        </w:r>
        <w:r>
          <w:rPr>
            <w:webHidden/>
          </w:rPr>
          <w:fldChar w:fldCharType="end"/>
        </w:r>
      </w:hyperlink>
    </w:p>
    <w:p w14:paraId="7416F496" w14:textId="73CA2C48">
      <w:pPr>
        <w:pStyle w:val="TOC4"/>
        <w:tabs>
          <w:tab w:val="right" w:leader="dot" w:pos="9062"/>
        </w:tabs>
      </w:pPr>
      <w:hyperlink w:history="1" w:anchor="_Toc242172721">
        <w:r>
          <w:rPr>
            <w:rStyle w:val="Hyperlink"/>
          </w:rPr>
          <w:t>13.3 Asynchronous Preloading</w:t>
        </w:r>
        <w:r>
          <w:rPr>
            <w:webHidden/>
          </w:rPr>
          <w:tab/>
        </w:r>
        <w:r>
          <w:rPr>
            <w:webHidden/>
          </w:rPr>
          <w:fldChar w:fldCharType="begin"/>
        </w:r>
        <w:r>
          <w:rPr>
            <w:webHidden/>
          </w:rPr>
          <w:instrText xml:space="preserve"> PAGEREF _Toc242172721 \h </w:instrText>
        </w:r>
        <w:r>
          <w:rPr>
            <w:webHidden/>
          </w:rPr>
        </w:r>
        <w:r>
          <w:rPr>
            <w:webHidden/>
          </w:rPr>
          <w:fldChar w:fldCharType="separate"/>
        </w:r>
        <w:r>
          <w:rPr>
            <w:webHidden/>
          </w:rPr>
          <w:t>120</w:t>
        </w:r>
        <w:r>
          <w:rPr>
            <w:webHidden/>
          </w:rPr>
          <w:fldChar w:fldCharType="end"/>
        </w:r>
      </w:hyperlink>
    </w:p>
    <w:p w14:paraId="2FB224C4" w14:textId="7702967C">
      <w:pPr>
        <w:pStyle w:val="TOC4"/>
        <w:tabs>
          <w:tab w:val="right" w:leader="dot" w:pos="9062"/>
        </w:tabs>
      </w:pPr>
      <w:hyperlink w:history="1" w:anchor="_Toc242172722">
        <w:r>
          <w:rPr>
            <w:rStyle w:val="Hyperlink"/>
          </w:rPr>
          <w:t>13.4 Hochlauf Außenanlage</w:t>
        </w:r>
        <w:r>
          <w:rPr>
            <w:webHidden/>
          </w:rPr>
          <w:tab/>
        </w:r>
        <w:r>
          <w:rPr>
            <w:webHidden/>
          </w:rPr>
          <w:fldChar w:fldCharType="begin"/>
        </w:r>
        <w:r>
          <w:rPr>
            <w:webHidden/>
          </w:rPr>
          <w:instrText xml:space="preserve"> PAGEREF _Toc242172722 \h </w:instrText>
        </w:r>
        <w:r>
          <w:rPr>
            <w:webHidden/>
          </w:rPr>
        </w:r>
        <w:r>
          <w:rPr>
            <w:webHidden/>
          </w:rPr>
          <w:fldChar w:fldCharType="separate"/>
        </w:r>
        <w:r>
          <w:rPr>
            <w:webHidden/>
          </w:rPr>
          <w:t>120</w:t>
        </w:r>
        <w:r>
          <w:rPr>
            <w:webHidden/>
          </w:rPr>
          <w:fldChar w:fldCharType="end"/>
        </w:r>
      </w:hyperlink>
    </w:p>
    <w:p w14:paraId="603939DC" w14:textId="67B00460">
      <w:pPr>
        <w:pStyle w:val="TOC2"/>
        <w:tabs>
          <w:tab w:val="right" w:leader="dot" w:pos="9062"/>
        </w:tabs>
      </w:pPr>
      <w:hyperlink w:history="1" w:anchor="_Toc242172723">
        <w:r>
          <w:rPr>
            <w:rStyle w:val="Hyperlink"/>
          </w:rPr>
          <w:t>D2.4 Teilpflichtenheft Security</w:t>
        </w:r>
        <w:r>
          <w:rPr>
            <w:webHidden/>
          </w:rPr>
          <w:tab/>
        </w:r>
        <w:r>
          <w:rPr>
            <w:webHidden/>
          </w:rPr>
          <w:fldChar w:fldCharType="begin"/>
        </w:r>
        <w:r>
          <w:rPr>
            <w:webHidden/>
          </w:rPr>
          <w:instrText xml:space="preserve"> PAGEREF _Toc242172723 \h </w:instrText>
        </w:r>
        <w:r>
          <w:rPr>
            <w:webHidden/>
          </w:rPr>
        </w:r>
        <w:r>
          <w:rPr>
            <w:webHidden/>
          </w:rPr>
          <w:fldChar w:fldCharType="separate"/>
        </w:r>
        <w:r>
          <w:rPr>
            <w:webHidden/>
          </w:rPr>
          <w:t>121</w:t>
        </w:r>
        <w:r>
          <w:rPr>
            <w:webHidden/>
          </w:rPr>
          <w:fldChar w:fldCharType="end"/>
        </w:r>
      </w:hyperlink>
    </w:p>
    <w:p w14:paraId="0E6D91C7" w14:textId="585B3FCC">
      <w:pPr>
        <w:pStyle w:val="TOC3"/>
        <w:tabs>
          <w:tab w:val="right" w:leader="dot" w:pos="9062"/>
        </w:tabs>
      </w:pPr>
      <w:hyperlink w:history="1" w:anchor="_Toc242172724">
        <w:r>
          <w:rPr>
            <w:rStyle w:val="Hyperlink"/>
          </w:rPr>
          <w:t>1.1 Vorgaben - NIS-G</w:t>
        </w:r>
        <w:r>
          <w:rPr>
            <w:webHidden/>
          </w:rPr>
          <w:tab/>
        </w:r>
        <w:r>
          <w:rPr>
            <w:webHidden/>
          </w:rPr>
          <w:fldChar w:fldCharType="begin"/>
        </w:r>
        <w:r>
          <w:rPr>
            <w:webHidden/>
          </w:rPr>
          <w:instrText xml:space="preserve"> PAGEREF _Toc242172724 \h </w:instrText>
        </w:r>
        <w:r>
          <w:rPr>
            <w:webHidden/>
          </w:rPr>
        </w:r>
        <w:r>
          <w:rPr>
            <w:webHidden/>
          </w:rPr>
          <w:fldChar w:fldCharType="separate"/>
        </w:r>
        <w:r>
          <w:rPr>
            <w:webHidden/>
          </w:rPr>
          <w:t>121</w:t>
        </w:r>
        <w:r>
          <w:rPr>
            <w:webHidden/>
          </w:rPr>
          <w:fldChar w:fldCharType="end"/>
        </w:r>
      </w:hyperlink>
    </w:p>
    <w:p w14:paraId="1C7E4581" w14:textId="2A5F6DAF">
      <w:pPr>
        <w:pStyle w:val="TOC3"/>
        <w:tabs>
          <w:tab w:val="right" w:leader="dot" w:pos="9062"/>
        </w:tabs>
      </w:pPr>
      <w:hyperlink w:history="1" w:anchor="_Toc242172725">
        <w:r>
          <w:rPr>
            <w:rStyle w:val="Hyperlink"/>
          </w:rPr>
          <w:t>1.2 Vorgaben - NIS-V</w:t>
        </w:r>
        <w:r>
          <w:rPr>
            <w:webHidden/>
          </w:rPr>
          <w:tab/>
        </w:r>
        <w:r>
          <w:rPr>
            <w:webHidden/>
          </w:rPr>
          <w:fldChar w:fldCharType="begin"/>
        </w:r>
        <w:r>
          <w:rPr>
            <w:webHidden/>
          </w:rPr>
          <w:instrText xml:space="preserve"> PAGEREF _Toc242172725 \h </w:instrText>
        </w:r>
        <w:r>
          <w:rPr>
            <w:webHidden/>
          </w:rPr>
        </w:r>
        <w:r>
          <w:rPr>
            <w:webHidden/>
          </w:rPr>
          <w:fldChar w:fldCharType="separate"/>
        </w:r>
        <w:r>
          <w:rPr>
            <w:webHidden/>
          </w:rPr>
          <w:t>121</w:t>
        </w:r>
        <w:r>
          <w:rPr>
            <w:webHidden/>
          </w:rPr>
          <w:fldChar w:fldCharType="end"/>
        </w:r>
      </w:hyperlink>
    </w:p>
    <w:p w14:paraId="333D20E8" w14:textId="4D52F509">
      <w:pPr>
        <w:pStyle w:val="TOC3"/>
        <w:tabs>
          <w:tab w:val="right" w:leader="dot" w:pos="9062"/>
        </w:tabs>
      </w:pPr>
      <w:hyperlink w:history="1" w:anchor="_Toc242172726">
        <w:r>
          <w:rPr>
            <w:rStyle w:val="Hyperlink"/>
          </w:rPr>
          <w:t>1.3 Vorgaben - Erfüllung SP-SEC-CommSpec</w:t>
        </w:r>
        <w:r>
          <w:rPr>
            <w:webHidden/>
          </w:rPr>
          <w:tab/>
        </w:r>
        <w:r>
          <w:rPr>
            <w:webHidden/>
          </w:rPr>
          <w:fldChar w:fldCharType="begin"/>
        </w:r>
        <w:r>
          <w:rPr>
            <w:webHidden/>
          </w:rPr>
          <w:instrText xml:space="preserve"> PAGEREF _Toc242172726 \h </w:instrText>
        </w:r>
        <w:r>
          <w:rPr>
            <w:webHidden/>
          </w:rPr>
        </w:r>
        <w:r>
          <w:rPr>
            <w:webHidden/>
          </w:rPr>
          <w:fldChar w:fldCharType="separate"/>
        </w:r>
        <w:r>
          <w:rPr>
            <w:webHidden/>
          </w:rPr>
          <w:t>122</w:t>
        </w:r>
        <w:r>
          <w:rPr>
            <w:webHidden/>
          </w:rPr>
          <w:fldChar w:fldCharType="end"/>
        </w:r>
      </w:hyperlink>
    </w:p>
    <w:p w14:paraId="4B244337" w14:textId="4E471FE2">
      <w:pPr>
        <w:pStyle w:val="TOC3"/>
        <w:tabs>
          <w:tab w:val="right" w:leader="dot" w:pos="9062"/>
        </w:tabs>
      </w:pPr>
      <w:hyperlink w:history="1" w:anchor="_Toc242172727">
        <w:r>
          <w:rPr>
            <w:rStyle w:val="Hyperlink"/>
          </w:rPr>
          <w:t>1.4 Vorgaben - Erfüllung SP-SEC-CompSpec</w:t>
        </w:r>
        <w:r>
          <w:rPr>
            <w:webHidden/>
          </w:rPr>
          <w:tab/>
        </w:r>
        <w:r>
          <w:rPr>
            <w:webHidden/>
          </w:rPr>
          <w:fldChar w:fldCharType="begin"/>
        </w:r>
        <w:r>
          <w:rPr>
            <w:webHidden/>
          </w:rPr>
          <w:instrText xml:space="preserve"> PAGEREF _Toc242172727 \h </w:instrText>
        </w:r>
        <w:r>
          <w:rPr>
            <w:webHidden/>
          </w:rPr>
        </w:r>
        <w:r>
          <w:rPr>
            <w:webHidden/>
          </w:rPr>
          <w:fldChar w:fldCharType="separate"/>
        </w:r>
        <w:r>
          <w:rPr>
            <w:webHidden/>
          </w:rPr>
          <w:t>122</w:t>
        </w:r>
        <w:r>
          <w:rPr>
            <w:webHidden/>
          </w:rPr>
          <w:fldChar w:fldCharType="end"/>
        </w:r>
      </w:hyperlink>
    </w:p>
    <w:p w14:paraId="49337424" w14:textId="01E005CF">
      <w:pPr>
        <w:pStyle w:val="TOC3"/>
        <w:tabs>
          <w:tab w:val="right" w:leader="dot" w:pos="9062"/>
        </w:tabs>
      </w:pPr>
      <w:hyperlink w:history="1" w:anchor="_Toc242172728">
        <w:r>
          <w:rPr>
            <w:rStyle w:val="Hyperlink"/>
          </w:rPr>
          <w:t>1.5 Vorgaben - Erfüllung SP-SEC-PrgmReq</w:t>
        </w:r>
        <w:r>
          <w:rPr>
            <w:webHidden/>
          </w:rPr>
          <w:tab/>
        </w:r>
        <w:r>
          <w:rPr>
            <w:webHidden/>
          </w:rPr>
          <w:fldChar w:fldCharType="begin"/>
        </w:r>
        <w:r>
          <w:rPr>
            <w:webHidden/>
          </w:rPr>
          <w:instrText xml:space="preserve"> PAGEREF _Toc242172728 \h </w:instrText>
        </w:r>
        <w:r>
          <w:rPr>
            <w:webHidden/>
          </w:rPr>
        </w:r>
        <w:r>
          <w:rPr>
            <w:webHidden/>
          </w:rPr>
          <w:fldChar w:fldCharType="separate"/>
        </w:r>
        <w:r>
          <w:rPr>
            <w:webHidden/>
          </w:rPr>
          <w:t>122</w:t>
        </w:r>
        <w:r>
          <w:rPr>
            <w:webHidden/>
          </w:rPr>
          <w:fldChar w:fldCharType="end"/>
        </w:r>
      </w:hyperlink>
    </w:p>
    <w:p w14:paraId="55FB56C7" w14:textId="0F1B8175">
      <w:pPr>
        <w:pStyle w:val="TOC3"/>
        <w:tabs>
          <w:tab w:val="right" w:leader="dot" w:pos="9062"/>
        </w:tabs>
      </w:pPr>
      <w:hyperlink w:history="1" w:anchor="_Toc242172729">
        <w:r>
          <w:rPr>
            <w:rStyle w:val="Hyperlink"/>
          </w:rPr>
          <w:t>1.6 Vorgaben - Erfüllung SP-SEC-ServSpec</w:t>
        </w:r>
        <w:r>
          <w:rPr>
            <w:webHidden/>
          </w:rPr>
          <w:tab/>
        </w:r>
        <w:r>
          <w:rPr>
            <w:webHidden/>
          </w:rPr>
          <w:fldChar w:fldCharType="begin"/>
        </w:r>
        <w:r>
          <w:rPr>
            <w:webHidden/>
          </w:rPr>
          <w:instrText xml:space="preserve"> PAGEREF _Toc242172729 \h </w:instrText>
        </w:r>
        <w:r>
          <w:rPr>
            <w:webHidden/>
          </w:rPr>
        </w:r>
        <w:r>
          <w:rPr>
            <w:webHidden/>
          </w:rPr>
          <w:fldChar w:fldCharType="separate"/>
        </w:r>
        <w:r>
          <w:rPr>
            <w:webHidden/>
          </w:rPr>
          <w:t>123</w:t>
        </w:r>
        <w:r>
          <w:rPr>
            <w:webHidden/>
          </w:rPr>
          <w:fldChar w:fldCharType="end"/>
        </w:r>
      </w:hyperlink>
    </w:p>
    <w:p w14:paraId="263CF7FF" w14:textId="5B04338B">
      <w:pPr>
        <w:pStyle w:val="TOC3"/>
        <w:tabs>
          <w:tab w:val="right" w:leader="dot" w:pos="9062"/>
        </w:tabs>
      </w:pPr>
      <w:hyperlink w:history="1" w:anchor="_Toc242172730">
        <w:r>
          <w:rPr>
            <w:rStyle w:val="Hyperlink"/>
          </w:rPr>
          <w:t>1.7 Systembeschreibung EU-Rail Security Specification</w:t>
        </w:r>
        <w:r>
          <w:rPr>
            <w:webHidden/>
          </w:rPr>
          <w:tab/>
        </w:r>
        <w:r>
          <w:rPr>
            <w:webHidden/>
          </w:rPr>
          <w:fldChar w:fldCharType="begin"/>
        </w:r>
        <w:r>
          <w:rPr>
            <w:webHidden/>
          </w:rPr>
          <w:instrText xml:space="preserve"> PAGEREF _Toc242172730 \h </w:instrText>
        </w:r>
        <w:r>
          <w:rPr>
            <w:webHidden/>
          </w:rPr>
        </w:r>
        <w:r>
          <w:rPr>
            <w:webHidden/>
          </w:rPr>
          <w:fldChar w:fldCharType="separate"/>
        </w:r>
        <w:r>
          <w:rPr>
            <w:webHidden/>
          </w:rPr>
          <w:t>123</w:t>
        </w:r>
        <w:r>
          <w:rPr>
            <w:webHidden/>
          </w:rPr>
          <w:fldChar w:fldCharType="end"/>
        </w:r>
      </w:hyperlink>
    </w:p>
    <w:p w14:paraId="0C02B41A" w14:textId="1743162B">
      <w:pPr>
        <w:pStyle w:val="TOC3"/>
        <w:tabs>
          <w:tab w:val="right" w:leader="dot" w:pos="9062"/>
        </w:tabs>
      </w:pPr>
      <w:hyperlink w:history="1" w:anchor="_Toc242172731">
        <w:r>
          <w:rPr>
            <w:rStyle w:val="Hyperlink"/>
          </w:rPr>
          <w:t>1.8 SP-SEC-SysDesc-2.1</w:t>
        </w:r>
        <w:r>
          <w:rPr>
            <w:webHidden/>
          </w:rPr>
          <w:tab/>
        </w:r>
        <w:r>
          <w:rPr>
            <w:webHidden/>
          </w:rPr>
          <w:fldChar w:fldCharType="begin"/>
        </w:r>
        <w:r>
          <w:rPr>
            <w:webHidden/>
          </w:rPr>
          <w:instrText xml:space="preserve"> PAGEREF _Toc242172731 \h </w:instrText>
        </w:r>
        <w:r>
          <w:rPr>
            <w:webHidden/>
          </w:rPr>
        </w:r>
        <w:r>
          <w:rPr>
            <w:webHidden/>
          </w:rPr>
          <w:fldChar w:fldCharType="separate"/>
        </w:r>
        <w:r>
          <w:rPr>
            <w:webHidden/>
          </w:rPr>
          <w:t>124</w:t>
        </w:r>
        <w:r>
          <w:rPr>
            <w:webHidden/>
          </w:rPr>
          <w:fldChar w:fldCharType="end"/>
        </w:r>
      </w:hyperlink>
    </w:p>
    <w:p w14:paraId="5EC40157" w14:textId="7FA66E25">
      <w:pPr>
        <w:pStyle w:val="TOC3"/>
        <w:tabs>
          <w:tab w:val="right" w:leader="dot" w:pos="9062"/>
        </w:tabs>
      </w:pPr>
      <w:hyperlink w:history="1" w:anchor="_Toc242172732">
        <w:r>
          <w:rPr>
            <w:rStyle w:val="Hyperlink"/>
          </w:rPr>
          <w:t>1.9 Eu.Sec.474 (EULYNX BL4R3 - Eu.Doc.15 v2.1)</w:t>
        </w:r>
        <w:r>
          <w:rPr>
            <w:webHidden/>
          </w:rPr>
          <w:tab/>
        </w:r>
        <w:r>
          <w:rPr>
            <w:webHidden/>
          </w:rPr>
          <w:fldChar w:fldCharType="begin"/>
        </w:r>
        <w:r>
          <w:rPr>
            <w:webHidden/>
          </w:rPr>
          <w:instrText xml:space="preserve"> PAGEREF _Toc242172732 \h </w:instrText>
        </w:r>
        <w:r>
          <w:rPr>
            <w:webHidden/>
          </w:rPr>
        </w:r>
        <w:r>
          <w:rPr>
            <w:webHidden/>
          </w:rPr>
          <w:fldChar w:fldCharType="separate"/>
        </w:r>
        <w:r>
          <w:rPr>
            <w:webHidden/>
          </w:rPr>
          <w:t>124</w:t>
        </w:r>
        <w:r>
          <w:rPr>
            <w:webHidden/>
          </w:rPr>
          <w:fldChar w:fldCharType="end"/>
        </w:r>
      </w:hyperlink>
    </w:p>
    <w:p w14:paraId="207453C7" w14:textId="5AC87B4F">
      <w:pPr>
        <w:pStyle w:val="TOC3"/>
        <w:tabs>
          <w:tab w:val="right" w:leader="dot" w:pos="9062"/>
        </w:tabs>
      </w:pPr>
      <w:hyperlink w:history="1" w:anchor="_Toc242172733">
        <w:r>
          <w:rPr>
            <w:rStyle w:val="Hyperlink"/>
          </w:rPr>
          <w:t>1.10 Ö.Sec.1</w:t>
        </w:r>
        <w:r>
          <w:rPr>
            <w:webHidden/>
          </w:rPr>
          <w:tab/>
        </w:r>
        <w:r>
          <w:rPr>
            <w:webHidden/>
          </w:rPr>
          <w:fldChar w:fldCharType="begin"/>
        </w:r>
        <w:r>
          <w:rPr>
            <w:webHidden/>
          </w:rPr>
          <w:instrText xml:space="preserve"> PAGEREF _Toc242172733 \h </w:instrText>
        </w:r>
        <w:r>
          <w:rPr>
            <w:webHidden/>
          </w:rPr>
        </w:r>
        <w:r>
          <w:rPr>
            <w:webHidden/>
          </w:rPr>
          <w:fldChar w:fldCharType="separate"/>
        </w:r>
        <w:r>
          <w:rPr>
            <w:webHidden/>
          </w:rPr>
          <w:t>124</w:t>
        </w:r>
        <w:r>
          <w:rPr>
            <w:webHidden/>
          </w:rPr>
          <w:fldChar w:fldCharType="end"/>
        </w:r>
      </w:hyperlink>
    </w:p>
    <w:p w14:paraId="29BEC5B9" w14:textId="301CF884">
      <w:pPr>
        <w:pStyle w:val="TOC3"/>
        <w:tabs>
          <w:tab w:val="right" w:leader="dot" w:pos="9062"/>
        </w:tabs>
      </w:pPr>
      <w:hyperlink w:history="1" w:anchor="_Toc242172734">
        <w:r>
          <w:rPr>
            <w:rStyle w:val="Hyperlink"/>
          </w:rPr>
          <w:t>1.11 Ö.Sec.2</w:t>
        </w:r>
        <w:r>
          <w:rPr>
            <w:webHidden/>
          </w:rPr>
          <w:tab/>
        </w:r>
        <w:r>
          <w:rPr>
            <w:webHidden/>
          </w:rPr>
          <w:fldChar w:fldCharType="begin"/>
        </w:r>
        <w:r>
          <w:rPr>
            <w:webHidden/>
          </w:rPr>
          <w:instrText xml:space="preserve"> PAGEREF _Toc242172734 \h </w:instrText>
        </w:r>
        <w:r>
          <w:rPr>
            <w:webHidden/>
          </w:rPr>
        </w:r>
        <w:r>
          <w:rPr>
            <w:webHidden/>
          </w:rPr>
          <w:fldChar w:fldCharType="separate"/>
        </w:r>
        <w:r>
          <w:rPr>
            <w:webHidden/>
          </w:rPr>
          <w:t>125</w:t>
        </w:r>
        <w:r>
          <w:rPr>
            <w:webHidden/>
          </w:rPr>
          <w:fldChar w:fldCharType="end"/>
        </w:r>
      </w:hyperlink>
    </w:p>
    <w:p w14:paraId="16B4082D" w14:textId="7EF65B99">
      <w:pPr>
        <w:pStyle w:val="TOC3"/>
        <w:tabs>
          <w:tab w:val="right" w:leader="dot" w:pos="9062"/>
        </w:tabs>
      </w:pPr>
      <w:hyperlink w:history="1" w:anchor="_Toc242172735">
        <w:r>
          <w:rPr>
            <w:rStyle w:val="Hyperlink"/>
          </w:rPr>
          <w:t>1.12 Ö.Sec.3</w:t>
        </w:r>
        <w:r>
          <w:rPr>
            <w:webHidden/>
          </w:rPr>
          <w:tab/>
        </w:r>
        <w:r>
          <w:rPr>
            <w:webHidden/>
          </w:rPr>
          <w:fldChar w:fldCharType="begin"/>
        </w:r>
        <w:r>
          <w:rPr>
            <w:webHidden/>
          </w:rPr>
          <w:instrText xml:space="preserve"> PAGEREF _Toc242172735 \h </w:instrText>
        </w:r>
        <w:r>
          <w:rPr>
            <w:webHidden/>
          </w:rPr>
        </w:r>
        <w:r>
          <w:rPr>
            <w:webHidden/>
          </w:rPr>
          <w:fldChar w:fldCharType="separate"/>
        </w:r>
        <w:r>
          <w:rPr>
            <w:webHidden/>
          </w:rPr>
          <w:t>125</w:t>
        </w:r>
        <w:r>
          <w:rPr>
            <w:webHidden/>
          </w:rPr>
          <w:fldChar w:fldCharType="end"/>
        </w:r>
      </w:hyperlink>
    </w:p>
    <w:p w14:paraId="13AA6225" w14:textId="3FCC3652">
      <w:pPr>
        <w:pStyle w:val="TOC3"/>
        <w:tabs>
          <w:tab w:val="right" w:leader="dot" w:pos="9062"/>
        </w:tabs>
      </w:pPr>
      <w:hyperlink w:history="1" w:anchor="_Toc242172736">
        <w:r>
          <w:rPr>
            <w:rStyle w:val="Hyperlink"/>
          </w:rPr>
          <w:t>1.13 Ö.SecIBN.1</w:t>
        </w:r>
        <w:r>
          <w:rPr>
            <w:webHidden/>
          </w:rPr>
          <w:tab/>
        </w:r>
        <w:r>
          <w:rPr>
            <w:webHidden/>
          </w:rPr>
          <w:fldChar w:fldCharType="begin"/>
        </w:r>
        <w:r>
          <w:rPr>
            <w:webHidden/>
          </w:rPr>
          <w:instrText xml:space="preserve"> PAGEREF _Toc242172736 \h </w:instrText>
        </w:r>
        <w:r>
          <w:rPr>
            <w:webHidden/>
          </w:rPr>
        </w:r>
        <w:r>
          <w:rPr>
            <w:webHidden/>
          </w:rPr>
          <w:fldChar w:fldCharType="separate"/>
        </w:r>
        <w:r>
          <w:rPr>
            <w:webHidden/>
          </w:rPr>
          <w:t>126</w:t>
        </w:r>
        <w:r>
          <w:rPr>
            <w:webHidden/>
          </w:rPr>
          <w:fldChar w:fldCharType="end"/>
        </w:r>
      </w:hyperlink>
    </w:p>
    <w:p w14:paraId="0A83D6F9" w14:textId="50E14F5D">
      <w:pPr>
        <w:pStyle w:val="TOC3"/>
        <w:tabs>
          <w:tab w:val="right" w:leader="dot" w:pos="9062"/>
        </w:tabs>
      </w:pPr>
      <w:hyperlink w:history="1" w:anchor="_Toc242172737">
        <w:r>
          <w:rPr>
            <w:rStyle w:val="Hyperlink"/>
          </w:rPr>
          <w:t>1.14 Ö.SecIBN.2-1</w:t>
        </w:r>
        <w:r>
          <w:rPr>
            <w:webHidden/>
          </w:rPr>
          <w:tab/>
        </w:r>
        <w:r>
          <w:rPr>
            <w:webHidden/>
          </w:rPr>
          <w:fldChar w:fldCharType="begin"/>
        </w:r>
        <w:r>
          <w:rPr>
            <w:webHidden/>
          </w:rPr>
          <w:instrText xml:space="preserve"> PAGEREF _Toc242172737 \h </w:instrText>
        </w:r>
        <w:r>
          <w:rPr>
            <w:webHidden/>
          </w:rPr>
        </w:r>
        <w:r>
          <w:rPr>
            <w:webHidden/>
          </w:rPr>
          <w:fldChar w:fldCharType="separate"/>
        </w:r>
        <w:r>
          <w:rPr>
            <w:webHidden/>
          </w:rPr>
          <w:t>126</w:t>
        </w:r>
        <w:r>
          <w:rPr>
            <w:webHidden/>
          </w:rPr>
          <w:fldChar w:fldCharType="end"/>
        </w:r>
      </w:hyperlink>
    </w:p>
    <w:p w14:paraId="7EDAC467" w14:textId="356BC942">
      <w:pPr>
        <w:pStyle w:val="TOC3"/>
        <w:tabs>
          <w:tab w:val="right" w:leader="dot" w:pos="9062"/>
        </w:tabs>
      </w:pPr>
      <w:hyperlink w:history="1" w:anchor="_Toc242172738">
        <w:r>
          <w:rPr>
            <w:rStyle w:val="Hyperlink"/>
          </w:rPr>
          <w:t>1.15 Ö.SecIBN.2-2</w:t>
        </w:r>
        <w:r>
          <w:rPr>
            <w:webHidden/>
          </w:rPr>
          <w:tab/>
        </w:r>
        <w:r>
          <w:rPr>
            <w:webHidden/>
          </w:rPr>
          <w:fldChar w:fldCharType="begin"/>
        </w:r>
        <w:r>
          <w:rPr>
            <w:webHidden/>
          </w:rPr>
          <w:instrText xml:space="preserve"> PAGEREF _Toc242172738 \h </w:instrText>
        </w:r>
        <w:r>
          <w:rPr>
            <w:webHidden/>
          </w:rPr>
        </w:r>
        <w:r>
          <w:rPr>
            <w:webHidden/>
          </w:rPr>
          <w:fldChar w:fldCharType="separate"/>
        </w:r>
        <w:r>
          <w:rPr>
            <w:webHidden/>
          </w:rPr>
          <w:t>127</w:t>
        </w:r>
        <w:r>
          <w:rPr>
            <w:webHidden/>
          </w:rPr>
          <w:fldChar w:fldCharType="end"/>
        </w:r>
      </w:hyperlink>
    </w:p>
    <w:p w14:paraId="29AD9B3B" w14:textId="4B973F39">
      <w:pPr>
        <w:pStyle w:val="TOC3"/>
        <w:tabs>
          <w:tab w:val="right" w:leader="dot" w:pos="9062"/>
        </w:tabs>
      </w:pPr>
      <w:hyperlink w:history="1" w:anchor="_Toc242172739">
        <w:r>
          <w:rPr>
            <w:rStyle w:val="Hyperlink"/>
          </w:rPr>
          <w:t>1.16 Ö.SecIBN.3</w:t>
        </w:r>
        <w:r>
          <w:rPr>
            <w:webHidden/>
          </w:rPr>
          <w:tab/>
        </w:r>
        <w:r>
          <w:rPr>
            <w:webHidden/>
          </w:rPr>
          <w:fldChar w:fldCharType="begin"/>
        </w:r>
        <w:r>
          <w:rPr>
            <w:webHidden/>
          </w:rPr>
          <w:instrText xml:space="preserve"> PAGEREF _Toc242172739 \h </w:instrText>
        </w:r>
        <w:r>
          <w:rPr>
            <w:webHidden/>
          </w:rPr>
        </w:r>
        <w:r>
          <w:rPr>
            <w:webHidden/>
          </w:rPr>
          <w:fldChar w:fldCharType="separate"/>
        </w:r>
        <w:r>
          <w:rPr>
            <w:webHidden/>
          </w:rPr>
          <w:t>127</w:t>
        </w:r>
        <w:r>
          <w:rPr>
            <w:webHidden/>
          </w:rPr>
          <w:fldChar w:fldCharType="end"/>
        </w:r>
      </w:hyperlink>
    </w:p>
    <w:p w14:paraId="0428EAFF" w14:textId="2289F3F8">
      <w:pPr>
        <w:pStyle w:val="TOC3"/>
        <w:tabs>
          <w:tab w:val="right" w:leader="dot" w:pos="9062"/>
        </w:tabs>
      </w:pPr>
      <w:hyperlink w:history="1" w:anchor="_Toc242172740">
        <w:r>
          <w:rPr>
            <w:rStyle w:val="Hyperlink"/>
          </w:rPr>
          <w:t>1.17 Ö.SecIBN.4</w:t>
        </w:r>
        <w:r>
          <w:rPr>
            <w:webHidden/>
          </w:rPr>
          <w:tab/>
        </w:r>
        <w:r>
          <w:rPr>
            <w:webHidden/>
          </w:rPr>
          <w:fldChar w:fldCharType="begin"/>
        </w:r>
        <w:r>
          <w:rPr>
            <w:webHidden/>
          </w:rPr>
          <w:instrText xml:space="preserve"> PAGEREF _Toc242172740 \h </w:instrText>
        </w:r>
        <w:r>
          <w:rPr>
            <w:webHidden/>
          </w:rPr>
        </w:r>
        <w:r>
          <w:rPr>
            <w:webHidden/>
          </w:rPr>
          <w:fldChar w:fldCharType="separate"/>
        </w:r>
        <w:r>
          <w:rPr>
            <w:webHidden/>
          </w:rPr>
          <w:t>127</w:t>
        </w:r>
        <w:r>
          <w:rPr>
            <w:webHidden/>
          </w:rPr>
          <w:fldChar w:fldCharType="end"/>
        </w:r>
      </w:hyperlink>
    </w:p>
    <w:p w14:paraId="30CBF3D5" w14:textId="2848D541">
      <w:pPr>
        <w:pStyle w:val="TOC3"/>
        <w:tabs>
          <w:tab w:val="right" w:leader="dot" w:pos="9062"/>
        </w:tabs>
      </w:pPr>
      <w:hyperlink w:history="1" w:anchor="_Toc242172741">
        <w:r>
          <w:rPr>
            <w:rStyle w:val="Hyperlink"/>
          </w:rPr>
          <w:t>1.18 Ö.SecIBN.5</w:t>
        </w:r>
        <w:r>
          <w:rPr>
            <w:webHidden/>
          </w:rPr>
          <w:tab/>
        </w:r>
        <w:r>
          <w:rPr>
            <w:webHidden/>
          </w:rPr>
          <w:fldChar w:fldCharType="begin"/>
        </w:r>
        <w:r>
          <w:rPr>
            <w:webHidden/>
          </w:rPr>
          <w:instrText xml:space="preserve"> PAGEREF _Toc242172741 \h </w:instrText>
        </w:r>
        <w:r>
          <w:rPr>
            <w:webHidden/>
          </w:rPr>
        </w:r>
        <w:r>
          <w:rPr>
            <w:webHidden/>
          </w:rPr>
          <w:fldChar w:fldCharType="separate"/>
        </w:r>
        <w:r>
          <w:rPr>
            <w:webHidden/>
          </w:rPr>
          <w:t>128</w:t>
        </w:r>
        <w:r>
          <w:rPr>
            <w:webHidden/>
          </w:rPr>
          <w:fldChar w:fldCharType="end"/>
        </w:r>
      </w:hyperlink>
    </w:p>
    <w:p w14:paraId="1B55F8E4" w14:textId="1B394DD4">
      <w:pPr>
        <w:pStyle w:val="TOC3"/>
        <w:tabs>
          <w:tab w:val="right" w:leader="dot" w:pos="9062"/>
        </w:tabs>
      </w:pPr>
      <w:hyperlink w:history="1" w:anchor="_Toc242172742">
        <w:r>
          <w:rPr>
            <w:rStyle w:val="Hyperlink"/>
          </w:rPr>
          <w:t>1.19 Ö.SecIBN.6</w:t>
        </w:r>
        <w:r>
          <w:rPr>
            <w:webHidden/>
          </w:rPr>
          <w:tab/>
        </w:r>
        <w:r>
          <w:rPr>
            <w:webHidden/>
          </w:rPr>
          <w:fldChar w:fldCharType="begin"/>
        </w:r>
        <w:r>
          <w:rPr>
            <w:webHidden/>
          </w:rPr>
          <w:instrText xml:space="preserve"> PAGEREF _Toc242172742 \h </w:instrText>
        </w:r>
        <w:r>
          <w:rPr>
            <w:webHidden/>
          </w:rPr>
        </w:r>
        <w:r>
          <w:rPr>
            <w:webHidden/>
          </w:rPr>
          <w:fldChar w:fldCharType="separate"/>
        </w:r>
        <w:r>
          <w:rPr>
            <w:webHidden/>
          </w:rPr>
          <w:t>128</w:t>
        </w:r>
        <w:r>
          <w:rPr>
            <w:webHidden/>
          </w:rPr>
          <w:fldChar w:fldCharType="end"/>
        </w:r>
      </w:hyperlink>
    </w:p>
    <w:p w14:paraId="4C39F362" w14:textId="364F508A">
      <w:pPr>
        <w:pStyle w:val="TOC3"/>
        <w:tabs>
          <w:tab w:val="right" w:leader="dot" w:pos="9062"/>
        </w:tabs>
      </w:pPr>
      <w:hyperlink w:history="1" w:anchor="_Toc242172743">
        <w:r>
          <w:rPr>
            <w:rStyle w:val="Hyperlink"/>
          </w:rPr>
          <w:t>1.20 Ö.SecIBN.7-1</w:t>
        </w:r>
        <w:r>
          <w:rPr>
            <w:webHidden/>
          </w:rPr>
          <w:tab/>
        </w:r>
        <w:r>
          <w:rPr>
            <w:webHidden/>
          </w:rPr>
          <w:fldChar w:fldCharType="begin"/>
        </w:r>
        <w:r>
          <w:rPr>
            <w:webHidden/>
          </w:rPr>
          <w:instrText xml:space="preserve"> PAGEREF _Toc242172743 \h </w:instrText>
        </w:r>
        <w:r>
          <w:rPr>
            <w:webHidden/>
          </w:rPr>
        </w:r>
        <w:r>
          <w:rPr>
            <w:webHidden/>
          </w:rPr>
          <w:fldChar w:fldCharType="separate"/>
        </w:r>
        <w:r>
          <w:rPr>
            <w:webHidden/>
          </w:rPr>
          <w:t>129</w:t>
        </w:r>
        <w:r>
          <w:rPr>
            <w:webHidden/>
          </w:rPr>
          <w:fldChar w:fldCharType="end"/>
        </w:r>
      </w:hyperlink>
    </w:p>
    <w:p w14:paraId="663AC50D" w14:textId="51757777">
      <w:pPr>
        <w:pStyle w:val="TOC3"/>
        <w:tabs>
          <w:tab w:val="right" w:leader="dot" w:pos="9062"/>
        </w:tabs>
      </w:pPr>
      <w:hyperlink w:history="1" w:anchor="_Toc242172744">
        <w:r>
          <w:rPr>
            <w:rStyle w:val="Hyperlink"/>
          </w:rPr>
          <w:t>1.21 Ö.SecIBN.7-2</w:t>
        </w:r>
        <w:r>
          <w:rPr>
            <w:webHidden/>
          </w:rPr>
          <w:tab/>
        </w:r>
        <w:r>
          <w:rPr>
            <w:webHidden/>
          </w:rPr>
          <w:fldChar w:fldCharType="begin"/>
        </w:r>
        <w:r>
          <w:rPr>
            <w:webHidden/>
          </w:rPr>
          <w:instrText xml:space="preserve"> PAGEREF _Toc242172744 \h </w:instrText>
        </w:r>
        <w:r>
          <w:rPr>
            <w:webHidden/>
          </w:rPr>
        </w:r>
        <w:r>
          <w:rPr>
            <w:webHidden/>
          </w:rPr>
          <w:fldChar w:fldCharType="separate"/>
        </w:r>
        <w:r>
          <w:rPr>
            <w:webHidden/>
          </w:rPr>
          <w:t>129</w:t>
        </w:r>
        <w:r>
          <w:rPr>
            <w:webHidden/>
          </w:rPr>
          <w:fldChar w:fldCharType="end"/>
        </w:r>
      </w:hyperlink>
    </w:p>
    <w:p w14:paraId="77A66461" w14:textId="7B07FD6A">
      <w:pPr>
        <w:pStyle w:val="TOC3"/>
        <w:tabs>
          <w:tab w:val="right" w:leader="dot" w:pos="9062"/>
        </w:tabs>
      </w:pPr>
      <w:hyperlink w:history="1" w:anchor="_Toc242172745">
        <w:r>
          <w:rPr>
            <w:rStyle w:val="Hyperlink"/>
          </w:rPr>
          <w:t>1.22 Ö.SecIBN.8</w:t>
        </w:r>
        <w:r>
          <w:rPr>
            <w:webHidden/>
          </w:rPr>
          <w:tab/>
        </w:r>
        <w:r>
          <w:rPr>
            <w:webHidden/>
          </w:rPr>
          <w:fldChar w:fldCharType="begin"/>
        </w:r>
        <w:r>
          <w:rPr>
            <w:webHidden/>
          </w:rPr>
          <w:instrText xml:space="preserve"> PAGEREF _Toc242172745 \h </w:instrText>
        </w:r>
        <w:r>
          <w:rPr>
            <w:webHidden/>
          </w:rPr>
        </w:r>
        <w:r>
          <w:rPr>
            <w:webHidden/>
          </w:rPr>
          <w:fldChar w:fldCharType="separate"/>
        </w:r>
        <w:r>
          <w:rPr>
            <w:webHidden/>
          </w:rPr>
          <w:t>130</w:t>
        </w:r>
        <w:r>
          <w:rPr>
            <w:webHidden/>
          </w:rPr>
          <w:fldChar w:fldCharType="end"/>
        </w:r>
      </w:hyperlink>
    </w:p>
    <w:p w14:paraId="4565C337" w14:textId="7E6F2BD0">
      <w:pPr>
        <w:pStyle w:val="TOC3"/>
        <w:tabs>
          <w:tab w:val="right" w:leader="dot" w:pos="9062"/>
        </w:tabs>
      </w:pPr>
      <w:hyperlink w:history="1" w:anchor="_Toc242172746">
        <w:r>
          <w:rPr>
            <w:rStyle w:val="Hyperlink"/>
          </w:rPr>
          <w:t>1.23 Ö.SecIBN.9</w:t>
        </w:r>
        <w:r>
          <w:rPr>
            <w:webHidden/>
          </w:rPr>
          <w:tab/>
        </w:r>
        <w:r>
          <w:rPr>
            <w:webHidden/>
          </w:rPr>
          <w:fldChar w:fldCharType="begin"/>
        </w:r>
        <w:r>
          <w:rPr>
            <w:webHidden/>
          </w:rPr>
          <w:instrText xml:space="preserve"> PAGEREF _Toc242172746 \h </w:instrText>
        </w:r>
        <w:r>
          <w:rPr>
            <w:webHidden/>
          </w:rPr>
        </w:r>
        <w:r>
          <w:rPr>
            <w:webHidden/>
          </w:rPr>
          <w:fldChar w:fldCharType="separate"/>
        </w:r>
        <w:r>
          <w:rPr>
            <w:webHidden/>
          </w:rPr>
          <w:t>130</w:t>
        </w:r>
        <w:r>
          <w:rPr>
            <w:webHidden/>
          </w:rPr>
          <w:fldChar w:fldCharType="end"/>
        </w:r>
      </w:hyperlink>
    </w:p>
    <w:p w14:paraId="6BFEF70F" w14:textId="732CEF24">
      <w:pPr>
        <w:pStyle w:val="TOC3"/>
        <w:tabs>
          <w:tab w:val="right" w:leader="dot" w:pos="9062"/>
        </w:tabs>
      </w:pPr>
      <w:hyperlink w:history="1" w:anchor="_Toc242172747">
        <w:r>
          <w:rPr>
            <w:rStyle w:val="Hyperlink"/>
          </w:rPr>
          <w:t>1.24 Ö.SecIBN.10</w:t>
        </w:r>
        <w:r>
          <w:rPr>
            <w:webHidden/>
          </w:rPr>
          <w:tab/>
        </w:r>
        <w:r>
          <w:rPr>
            <w:webHidden/>
          </w:rPr>
          <w:fldChar w:fldCharType="begin"/>
        </w:r>
        <w:r>
          <w:rPr>
            <w:webHidden/>
          </w:rPr>
          <w:instrText xml:space="preserve"> PAGEREF _Toc242172747 \h </w:instrText>
        </w:r>
        <w:r>
          <w:rPr>
            <w:webHidden/>
          </w:rPr>
        </w:r>
        <w:r>
          <w:rPr>
            <w:webHidden/>
          </w:rPr>
          <w:fldChar w:fldCharType="separate"/>
        </w:r>
        <w:r>
          <w:rPr>
            <w:webHidden/>
          </w:rPr>
          <w:t>131</w:t>
        </w:r>
        <w:r>
          <w:rPr>
            <w:webHidden/>
          </w:rPr>
          <w:fldChar w:fldCharType="end"/>
        </w:r>
      </w:hyperlink>
    </w:p>
    <w:p w14:paraId="2F58F1BD" w14:textId="15206F1E">
      <w:pPr>
        <w:pStyle w:val="TOC3"/>
        <w:tabs>
          <w:tab w:val="right" w:leader="dot" w:pos="9062"/>
        </w:tabs>
      </w:pPr>
      <w:hyperlink w:history="1" w:anchor="_Toc242172748">
        <w:r>
          <w:rPr>
            <w:rStyle w:val="Hyperlink"/>
          </w:rPr>
          <w:t>1.25 Lastenheft Security</w:t>
        </w:r>
        <w:r>
          <w:rPr>
            <w:webHidden/>
          </w:rPr>
          <w:tab/>
        </w:r>
        <w:r>
          <w:rPr>
            <w:webHidden/>
          </w:rPr>
          <w:fldChar w:fldCharType="begin"/>
        </w:r>
        <w:r>
          <w:rPr>
            <w:webHidden/>
          </w:rPr>
          <w:instrText xml:space="preserve"> PAGEREF _Toc242172748 \h </w:instrText>
        </w:r>
        <w:r>
          <w:rPr>
            <w:webHidden/>
          </w:rPr>
        </w:r>
        <w:r>
          <w:rPr>
            <w:webHidden/>
          </w:rPr>
          <w:fldChar w:fldCharType="separate"/>
        </w:r>
        <w:r>
          <w:rPr>
            <w:webHidden/>
          </w:rPr>
          <w:t>131</w:t>
        </w:r>
        <w:r>
          <w:rPr>
            <w:webHidden/>
          </w:rPr>
          <w:fldChar w:fldCharType="end"/>
        </w:r>
      </w:hyperlink>
    </w:p>
    <w:p w14:paraId="023E99BC" w14:textId="5AF37A39">
      <w:pPr>
        <w:pStyle w:val="TOC3"/>
        <w:tabs>
          <w:tab w:val="right" w:leader="dot" w:pos="9062"/>
        </w:tabs>
      </w:pPr>
      <w:hyperlink w:history="1" w:anchor="_Toc242172749">
        <w:r>
          <w:rPr>
            <w:rStyle w:val="Hyperlink"/>
          </w:rPr>
          <w:t>1.26 SP-SEC-ServSpec</w:t>
        </w:r>
        <w:r>
          <w:rPr>
            <w:webHidden/>
          </w:rPr>
          <w:tab/>
        </w:r>
        <w:r>
          <w:rPr>
            <w:webHidden/>
          </w:rPr>
          <w:fldChar w:fldCharType="begin"/>
        </w:r>
        <w:r>
          <w:rPr>
            <w:webHidden/>
          </w:rPr>
          <w:instrText xml:space="preserve"> PAGEREF _Toc242172749 \h </w:instrText>
        </w:r>
        <w:r>
          <w:rPr>
            <w:webHidden/>
          </w:rPr>
        </w:r>
        <w:r>
          <w:rPr>
            <w:webHidden/>
          </w:rPr>
          <w:fldChar w:fldCharType="separate"/>
        </w:r>
        <w:r>
          <w:rPr>
            <w:webHidden/>
          </w:rPr>
          <w:t>131</w:t>
        </w:r>
        <w:r>
          <w:rPr>
            <w:webHidden/>
          </w:rPr>
          <w:fldChar w:fldCharType="end"/>
        </w:r>
      </w:hyperlink>
    </w:p>
    <w:p w14:paraId="369C6C02" w14:textId="4EFECA67">
      <w:pPr>
        <w:pStyle w:val="TOC3"/>
        <w:tabs>
          <w:tab w:val="right" w:leader="dot" w:pos="9062"/>
        </w:tabs>
      </w:pPr>
      <w:hyperlink w:history="1" w:anchor="_Toc242172750">
        <w:r>
          <w:rPr>
            <w:rStyle w:val="Hyperlink"/>
          </w:rPr>
          <w:t>1.27 SP-SEC-PrgmReq</w:t>
        </w:r>
        <w:r>
          <w:rPr>
            <w:webHidden/>
          </w:rPr>
          <w:tab/>
        </w:r>
        <w:r>
          <w:rPr>
            <w:webHidden/>
          </w:rPr>
          <w:fldChar w:fldCharType="begin"/>
        </w:r>
        <w:r>
          <w:rPr>
            <w:webHidden/>
          </w:rPr>
          <w:instrText xml:space="preserve"> PAGEREF _Toc242172750 \h </w:instrText>
        </w:r>
        <w:r>
          <w:rPr>
            <w:webHidden/>
          </w:rPr>
        </w:r>
        <w:r>
          <w:rPr>
            <w:webHidden/>
          </w:rPr>
          <w:fldChar w:fldCharType="separate"/>
        </w:r>
        <w:r>
          <w:rPr>
            <w:webHidden/>
          </w:rPr>
          <w:t>138</w:t>
        </w:r>
        <w:r>
          <w:rPr>
            <w:webHidden/>
          </w:rPr>
          <w:fldChar w:fldCharType="end"/>
        </w:r>
      </w:hyperlink>
    </w:p>
    <w:p w14:paraId="29E850BD" w14:textId="7DB27C89">
      <w:pPr>
        <w:pStyle w:val="TOC3"/>
        <w:tabs>
          <w:tab w:val="right" w:leader="dot" w:pos="9062"/>
        </w:tabs>
      </w:pPr>
      <w:hyperlink w:history="1" w:anchor="_Toc242172751">
        <w:r>
          <w:rPr>
            <w:rStyle w:val="Hyperlink"/>
          </w:rPr>
          <w:t>1.28 SP-SEC-CommSpec</w:t>
        </w:r>
        <w:r>
          <w:rPr>
            <w:webHidden/>
          </w:rPr>
          <w:tab/>
        </w:r>
        <w:r>
          <w:rPr>
            <w:webHidden/>
          </w:rPr>
          <w:fldChar w:fldCharType="begin"/>
        </w:r>
        <w:r>
          <w:rPr>
            <w:webHidden/>
          </w:rPr>
          <w:instrText xml:space="preserve"> PAGEREF _Toc242172751 \h </w:instrText>
        </w:r>
        <w:r>
          <w:rPr>
            <w:webHidden/>
          </w:rPr>
        </w:r>
        <w:r>
          <w:rPr>
            <w:webHidden/>
          </w:rPr>
          <w:fldChar w:fldCharType="separate"/>
        </w:r>
        <w:r>
          <w:rPr>
            <w:webHidden/>
          </w:rPr>
          <w:t>141</w:t>
        </w:r>
        <w:r>
          <w:rPr>
            <w:webHidden/>
          </w:rPr>
          <w:fldChar w:fldCharType="end"/>
        </w:r>
      </w:hyperlink>
    </w:p>
    <w:p w14:paraId="506E1C21" w14:textId="68760785">
      <w:pPr>
        <w:pStyle w:val="TOC3"/>
        <w:tabs>
          <w:tab w:val="right" w:leader="dot" w:pos="9062"/>
        </w:tabs>
      </w:pPr>
      <w:hyperlink w:history="1" w:anchor="_Toc242172752">
        <w:r>
          <w:rPr>
            <w:rStyle w:val="Hyperlink"/>
          </w:rPr>
          <w:t>1.29 SP-SEC-CompSpec</w:t>
        </w:r>
        <w:r>
          <w:rPr>
            <w:webHidden/>
          </w:rPr>
          <w:tab/>
        </w:r>
        <w:r>
          <w:rPr>
            <w:webHidden/>
          </w:rPr>
          <w:fldChar w:fldCharType="begin"/>
        </w:r>
        <w:r>
          <w:rPr>
            <w:webHidden/>
          </w:rPr>
          <w:instrText xml:space="preserve"> PAGEREF _Toc242172752 \h </w:instrText>
        </w:r>
        <w:r>
          <w:rPr>
            <w:webHidden/>
          </w:rPr>
        </w:r>
        <w:r>
          <w:rPr>
            <w:webHidden/>
          </w:rPr>
          <w:fldChar w:fldCharType="separate"/>
        </w:r>
        <w:r>
          <w:rPr>
            <w:webHidden/>
          </w:rPr>
          <w:t>144</w:t>
        </w:r>
        <w:r>
          <w:rPr>
            <w:webHidden/>
          </w:rPr>
          <w:fldChar w:fldCharType="end"/>
        </w:r>
      </w:hyperlink>
    </w:p>
    <w:p w14:paraId="2B3A040B" w14:textId="35D807D0">
      <w:pPr>
        <w:pStyle w:val="TOC2"/>
        <w:tabs>
          <w:tab w:val="right" w:leader="dot" w:pos="9062"/>
        </w:tabs>
      </w:pPr>
      <w:hyperlink w:history="1" w:anchor="_Toc242172753">
        <w:r>
          <w:rPr>
            <w:rStyle w:val="Hyperlink"/>
          </w:rPr>
          <w:t>D2.5 Teilpflichtenheft DSTW-ZE</w:t>
        </w:r>
        <w:r>
          <w:rPr>
            <w:webHidden/>
          </w:rPr>
          <w:tab/>
        </w:r>
        <w:r>
          <w:rPr>
            <w:webHidden/>
          </w:rPr>
          <w:fldChar w:fldCharType="begin"/>
        </w:r>
        <w:r>
          <w:rPr>
            <w:webHidden/>
          </w:rPr>
          <w:instrText xml:space="preserve"> PAGEREF _Toc242172753 \h </w:instrText>
        </w:r>
        <w:r>
          <w:rPr>
            <w:webHidden/>
          </w:rPr>
        </w:r>
        <w:r>
          <w:rPr>
            <w:webHidden/>
          </w:rPr>
          <w:fldChar w:fldCharType="separate"/>
        </w:r>
        <w:r>
          <w:rPr>
            <w:webHidden/>
          </w:rPr>
          <w:t>151</w:t>
        </w:r>
        <w:r>
          <w:rPr>
            <w:webHidden/>
          </w:rPr>
          <w:fldChar w:fldCharType="end"/>
        </w:r>
      </w:hyperlink>
    </w:p>
    <w:p w14:paraId="6BB9DC9B" w14:textId="00CE6384">
      <w:pPr>
        <w:pStyle w:val="TOC3"/>
        <w:tabs>
          <w:tab w:val="right" w:leader="dot" w:pos="9062"/>
        </w:tabs>
      </w:pPr>
      <w:hyperlink w:history="1" w:anchor="_Toc242172754">
        <w:r>
          <w:rPr>
            <w:rStyle w:val="Hyperlink"/>
          </w:rPr>
          <w:t>2 Architektur</w:t>
        </w:r>
        <w:r>
          <w:rPr>
            <w:webHidden/>
          </w:rPr>
          <w:tab/>
        </w:r>
        <w:r>
          <w:rPr>
            <w:webHidden/>
          </w:rPr>
          <w:fldChar w:fldCharType="begin"/>
        </w:r>
        <w:r>
          <w:rPr>
            <w:webHidden/>
          </w:rPr>
          <w:instrText xml:space="preserve"> PAGEREF _Toc242172754 \h </w:instrText>
        </w:r>
        <w:r>
          <w:rPr>
            <w:webHidden/>
          </w:rPr>
        </w:r>
        <w:r>
          <w:rPr>
            <w:webHidden/>
          </w:rPr>
          <w:fldChar w:fldCharType="separate"/>
        </w:r>
        <w:r>
          <w:rPr>
            <w:webHidden/>
          </w:rPr>
          <w:t>151</w:t>
        </w:r>
        <w:r>
          <w:rPr>
            <w:webHidden/>
          </w:rPr>
          <w:fldChar w:fldCharType="end"/>
        </w:r>
      </w:hyperlink>
    </w:p>
    <w:p w14:paraId="54511281" w14:textId="24A26AE8">
      <w:pPr>
        <w:pStyle w:val="TOC4"/>
        <w:tabs>
          <w:tab w:val="right" w:leader="dot" w:pos="9062"/>
        </w:tabs>
      </w:pPr>
      <w:hyperlink w:history="1" w:anchor="_Toc242172755">
        <w:r>
          <w:rPr>
            <w:rStyle w:val="Hyperlink"/>
          </w:rPr>
          <w:t>2.1 Allgemeines</w:t>
        </w:r>
        <w:r>
          <w:rPr>
            <w:webHidden/>
          </w:rPr>
          <w:tab/>
        </w:r>
        <w:r>
          <w:rPr>
            <w:webHidden/>
          </w:rPr>
          <w:fldChar w:fldCharType="begin"/>
        </w:r>
        <w:r>
          <w:rPr>
            <w:webHidden/>
          </w:rPr>
          <w:instrText xml:space="preserve"> PAGEREF _Toc242172755 \h </w:instrText>
        </w:r>
        <w:r>
          <w:rPr>
            <w:webHidden/>
          </w:rPr>
        </w:r>
        <w:r>
          <w:rPr>
            <w:webHidden/>
          </w:rPr>
          <w:fldChar w:fldCharType="separate"/>
        </w:r>
        <w:r>
          <w:rPr>
            <w:webHidden/>
          </w:rPr>
          <w:t>151</w:t>
        </w:r>
        <w:r>
          <w:rPr>
            <w:webHidden/>
          </w:rPr>
          <w:fldChar w:fldCharType="end"/>
        </w:r>
      </w:hyperlink>
    </w:p>
    <w:p w14:paraId="453FC3CB" w14:textId="4A89F5AF">
      <w:pPr>
        <w:pStyle w:val="TOC4"/>
        <w:tabs>
          <w:tab w:val="right" w:leader="dot" w:pos="9062"/>
        </w:tabs>
      </w:pPr>
      <w:hyperlink w:history="1" w:anchor="_Toc242172756">
        <w:r>
          <w:rPr>
            <w:rStyle w:val="Hyperlink"/>
          </w:rPr>
          <w:t>2.2 Betrieb auf der Hardware</w:t>
        </w:r>
        <w:r>
          <w:rPr>
            <w:webHidden/>
          </w:rPr>
          <w:tab/>
        </w:r>
        <w:r>
          <w:rPr>
            <w:webHidden/>
          </w:rPr>
          <w:fldChar w:fldCharType="begin"/>
        </w:r>
        <w:r>
          <w:rPr>
            <w:webHidden/>
          </w:rPr>
          <w:instrText xml:space="preserve"> PAGEREF _Toc242172756 \h </w:instrText>
        </w:r>
        <w:r>
          <w:rPr>
            <w:webHidden/>
          </w:rPr>
        </w:r>
        <w:r>
          <w:rPr>
            <w:webHidden/>
          </w:rPr>
          <w:fldChar w:fldCharType="separate"/>
        </w:r>
        <w:r>
          <w:rPr>
            <w:webHidden/>
          </w:rPr>
          <w:t>153</w:t>
        </w:r>
        <w:r>
          <w:rPr>
            <w:webHidden/>
          </w:rPr>
          <w:fldChar w:fldCharType="end"/>
        </w:r>
      </w:hyperlink>
    </w:p>
    <w:p w14:paraId="3A470FEC" w14:textId="722BD2DE">
      <w:pPr>
        <w:pStyle w:val="TOC4"/>
        <w:tabs>
          <w:tab w:val="right" w:leader="dot" w:pos="9062"/>
        </w:tabs>
      </w:pPr>
      <w:hyperlink w:history="1" w:anchor="_Toc242172757">
        <w:r>
          <w:rPr>
            <w:rStyle w:val="Hyperlink"/>
          </w:rPr>
          <w:t>2.3 Redundanz der VSTW</w:t>
        </w:r>
        <w:r>
          <w:rPr>
            <w:webHidden/>
          </w:rPr>
          <w:tab/>
        </w:r>
        <w:r>
          <w:rPr>
            <w:webHidden/>
          </w:rPr>
          <w:fldChar w:fldCharType="begin"/>
        </w:r>
        <w:r>
          <w:rPr>
            <w:webHidden/>
          </w:rPr>
          <w:instrText xml:space="preserve"> PAGEREF _Toc242172757 \h </w:instrText>
        </w:r>
        <w:r>
          <w:rPr>
            <w:webHidden/>
          </w:rPr>
        </w:r>
        <w:r>
          <w:rPr>
            <w:webHidden/>
          </w:rPr>
          <w:fldChar w:fldCharType="separate"/>
        </w:r>
        <w:r>
          <w:rPr>
            <w:webHidden/>
          </w:rPr>
          <w:t>154</w:t>
        </w:r>
        <w:r>
          <w:rPr>
            <w:webHidden/>
          </w:rPr>
          <w:fldChar w:fldCharType="end"/>
        </w:r>
      </w:hyperlink>
    </w:p>
    <w:p w14:paraId="533AAE05" w14:textId="0113C629">
      <w:pPr>
        <w:pStyle w:val="TOC4"/>
        <w:tabs>
          <w:tab w:val="right" w:leader="dot" w:pos="9062"/>
        </w:tabs>
      </w:pPr>
      <w:hyperlink w:history="1" w:anchor="_Toc242172758">
        <w:r>
          <w:rPr>
            <w:rStyle w:val="Hyperlink"/>
          </w:rPr>
          <w:t>2.4 Aktivierung von Software-Updates</w:t>
        </w:r>
        <w:r>
          <w:rPr>
            <w:webHidden/>
          </w:rPr>
          <w:tab/>
        </w:r>
        <w:r>
          <w:rPr>
            <w:webHidden/>
          </w:rPr>
          <w:fldChar w:fldCharType="begin"/>
        </w:r>
        <w:r>
          <w:rPr>
            <w:webHidden/>
          </w:rPr>
          <w:instrText xml:space="preserve"> PAGEREF _Toc242172758 \h </w:instrText>
        </w:r>
        <w:r>
          <w:rPr>
            <w:webHidden/>
          </w:rPr>
        </w:r>
        <w:r>
          <w:rPr>
            <w:webHidden/>
          </w:rPr>
          <w:fldChar w:fldCharType="separate"/>
        </w:r>
        <w:r>
          <w:rPr>
            <w:webHidden/>
          </w:rPr>
          <w:t>159</w:t>
        </w:r>
        <w:r>
          <w:rPr>
            <w:webHidden/>
          </w:rPr>
          <w:fldChar w:fldCharType="end"/>
        </w:r>
      </w:hyperlink>
    </w:p>
    <w:p w14:paraId="0D32D521" w14:textId="670BAF74">
      <w:pPr>
        <w:pStyle w:val="TOC3"/>
        <w:tabs>
          <w:tab w:val="right" w:leader="dot" w:pos="9062"/>
        </w:tabs>
      </w:pPr>
      <w:hyperlink w:history="1" w:anchor="_Toc242172759">
        <w:r>
          <w:rPr>
            <w:rStyle w:val="Hyperlink"/>
          </w:rPr>
          <w:t>3 DSTW-Varianten</w:t>
        </w:r>
        <w:r>
          <w:rPr>
            <w:webHidden/>
          </w:rPr>
          <w:tab/>
        </w:r>
        <w:r>
          <w:rPr>
            <w:webHidden/>
          </w:rPr>
          <w:fldChar w:fldCharType="begin"/>
        </w:r>
        <w:r>
          <w:rPr>
            <w:webHidden/>
          </w:rPr>
          <w:instrText xml:space="preserve"> PAGEREF _Toc242172759 \h </w:instrText>
        </w:r>
        <w:r>
          <w:rPr>
            <w:webHidden/>
          </w:rPr>
        </w:r>
        <w:r>
          <w:rPr>
            <w:webHidden/>
          </w:rPr>
          <w:fldChar w:fldCharType="separate"/>
        </w:r>
        <w:r>
          <w:rPr>
            <w:webHidden/>
          </w:rPr>
          <w:t>161</w:t>
        </w:r>
        <w:r>
          <w:rPr>
            <w:webHidden/>
          </w:rPr>
          <w:fldChar w:fldCharType="end"/>
        </w:r>
      </w:hyperlink>
    </w:p>
    <w:p w14:paraId="72270842" w14:textId="0D043134">
      <w:pPr>
        <w:pStyle w:val="TOC4"/>
        <w:tabs>
          <w:tab w:val="right" w:leader="dot" w:pos="9062"/>
        </w:tabs>
      </w:pPr>
      <w:hyperlink w:history="1" w:anchor="_Toc242172760">
        <w:r>
          <w:rPr>
            <w:rStyle w:val="Hyperlink"/>
          </w:rPr>
          <w:t>3.1 Allgemeine Anforderungen</w:t>
        </w:r>
        <w:r>
          <w:rPr>
            <w:webHidden/>
          </w:rPr>
          <w:tab/>
        </w:r>
        <w:r>
          <w:rPr>
            <w:webHidden/>
          </w:rPr>
          <w:fldChar w:fldCharType="begin"/>
        </w:r>
        <w:r>
          <w:rPr>
            <w:webHidden/>
          </w:rPr>
          <w:instrText xml:space="preserve"> PAGEREF _Toc242172760 \h </w:instrText>
        </w:r>
        <w:r>
          <w:rPr>
            <w:webHidden/>
          </w:rPr>
        </w:r>
        <w:r>
          <w:rPr>
            <w:webHidden/>
          </w:rPr>
          <w:fldChar w:fldCharType="separate"/>
        </w:r>
        <w:r>
          <w:rPr>
            <w:webHidden/>
          </w:rPr>
          <w:t>161</w:t>
        </w:r>
        <w:r>
          <w:rPr>
            <w:webHidden/>
          </w:rPr>
          <w:fldChar w:fldCharType="end"/>
        </w:r>
      </w:hyperlink>
    </w:p>
    <w:p w14:paraId="5E74D1CC" w14:textId="59C3FD52">
      <w:pPr>
        <w:pStyle w:val="TOC4"/>
        <w:tabs>
          <w:tab w:val="right" w:leader="dot" w:pos="9062"/>
        </w:tabs>
      </w:pPr>
      <w:hyperlink w:history="1" w:anchor="_Toc242172761">
        <w:r>
          <w:rPr>
            <w:rStyle w:val="Hyperlink"/>
          </w:rPr>
          <w:t>3.2 Basis Virtualisierung</w:t>
        </w:r>
        <w:r>
          <w:rPr>
            <w:webHidden/>
          </w:rPr>
          <w:tab/>
        </w:r>
        <w:r>
          <w:rPr>
            <w:webHidden/>
          </w:rPr>
          <w:fldChar w:fldCharType="begin"/>
        </w:r>
        <w:r>
          <w:rPr>
            <w:webHidden/>
          </w:rPr>
          <w:instrText xml:space="preserve"> PAGEREF _Toc242172761 \h </w:instrText>
        </w:r>
        <w:r>
          <w:rPr>
            <w:webHidden/>
          </w:rPr>
        </w:r>
        <w:r>
          <w:rPr>
            <w:webHidden/>
          </w:rPr>
          <w:fldChar w:fldCharType="separate"/>
        </w:r>
        <w:r>
          <w:rPr>
            <w:webHidden/>
          </w:rPr>
          <w:t>162</w:t>
        </w:r>
        <w:r>
          <w:rPr>
            <w:webHidden/>
          </w:rPr>
          <w:fldChar w:fldCharType="end"/>
        </w:r>
      </w:hyperlink>
    </w:p>
    <w:p w14:paraId="42A168D5" w14:textId="220BA128">
      <w:pPr>
        <w:pStyle w:val="TOC4"/>
        <w:tabs>
          <w:tab w:val="right" w:leader="dot" w:pos="9062"/>
        </w:tabs>
      </w:pPr>
      <w:hyperlink w:history="1" w:anchor="_Toc242172762">
        <w:r>
          <w:rPr>
            <w:rStyle w:val="Hyperlink"/>
          </w:rPr>
          <w:t>3.3 Erweiterung Georedundanz</w:t>
        </w:r>
        <w:r>
          <w:rPr>
            <w:webHidden/>
          </w:rPr>
          <w:tab/>
        </w:r>
        <w:r>
          <w:rPr>
            <w:webHidden/>
          </w:rPr>
          <w:fldChar w:fldCharType="begin"/>
        </w:r>
        <w:r>
          <w:rPr>
            <w:webHidden/>
          </w:rPr>
          <w:instrText xml:space="preserve"> PAGEREF _Toc242172762 \h </w:instrText>
        </w:r>
        <w:r>
          <w:rPr>
            <w:webHidden/>
          </w:rPr>
        </w:r>
        <w:r>
          <w:rPr>
            <w:webHidden/>
          </w:rPr>
          <w:fldChar w:fldCharType="separate"/>
        </w:r>
        <w:r>
          <w:rPr>
            <w:webHidden/>
          </w:rPr>
          <w:t>165</w:t>
        </w:r>
        <w:r>
          <w:rPr>
            <w:webHidden/>
          </w:rPr>
          <w:fldChar w:fldCharType="end"/>
        </w:r>
      </w:hyperlink>
    </w:p>
    <w:p w14:paraId="453F9888" w14:textId="2ABD494F">
      <w:pPr>
        <w:pStyle w:val="TOC4"/>
        <w:tabs>
          <w:tab w:val="right" w:leader="dot" w:pos="9062"/>
        </w:tabs>
      </w:pPr>
      <w:hyperlink w:history="1" w:anchor="_Toc242172763">
        <w:r>
          <w:rPr>
            <w:rStyle w:val="Hyperlink"/>
          </w:rPr>
          <w:t>3.4 Erweiterung Serverhardware-Unabhängigkeit</w:t>
        </w:r>
        <w:r>
          <w:rPr>
            <w:webHidden/>
          </w:rPr>
          <w:tab/>
        </w:r>
        <w:r>
          <w:rPr>
            <w:webHidden/>
          </w:rPr>
          <w:fldChar w:fldCharType="begin"/>
        </w:r>
        <w:r>
          <w:rPr>
            <w:webHidden/>
          </w:rPr>
          <w:instrText xml:space="preserve"> PAGEREF _Toc242172763 \h </w:instrText>
        </w:r>
        <w:r>
          <w:rPr>
            <w:webHidden/>
          </w:rPr>
        </w:r>
        <w:r>
          <w:rPr>
            <w:webHidden/>
          </w:rPr>
          <w:fldChar w:fldCharType="separate"/>
        </w:r>
        <w:r>
          <w:rPr>
            <w:webHidden/>
          </w:rPr>
          <w:t>166</w:t>
        </w:r>
        <w:r>
          <w:rPr>
            <w:webHidden/>
          </w:rPr>
          <w:fldChar w:fldCharType="end"/>
        </w:r>
      </w:hyperlink>
    </w:p>
    <w:p w14:paraId="33CB7B7D" w14:textId="5FF0D57F">
      <w:pPr>
        <w:pStyle w:val="TOC3"/>
        <w:tabs>
          <w:tab w:val="right" w:leader="dot" w:pos="9062"/>
        </w:tabs>
      </w:pPr>
      <w:hyperlink w:history="1" w:anchor="_Toc242172764">
        <w:r>
          <w:rPr>
            <w:rStyle w:val="Hyperlink"/>
          </w:rPr>
          <w:t>4 Umsystemschnittstellen</w:t>
        </w:r>
        <w:r>
          <w:rPr>
            <w:webHidden/>
          </w:rPr>
          <w:tab/>
        </w:r>
        <w:r>
          <w:rPr>
            <w:webHidden/>
          </w:rPr>
          <w:fldChar w:fldCharType="begin"/>
        </w:r>
        <w:r>
          <w:rPr>
            <w:webHidden/>
          </w:rPr>
          <w:instrText xml:space="preserve"> PAGEREF _Toc242172764 \h </w:instrText>
        </w:r>
        <w:r>
          <w:rPr>
            <w:webHidden/>
          </w:rPr>
        </w:r>
        <w:r>
          <w:rPr>
            <w:webHidden/>
          </w:rPr>
          <w:fldChar w:fldCharType="separate"/>
        </w:r>
        <w:r>
          <w:rPr>
            <w:webHidden/>
          </w:rPr>
          <w:t>166</w:t>
        </w:r>
        <w:r>
          <w:rPr>
            <w:webHidden/>
          </w:rPr>
          <w:fldChar w:fldCharType="end"/>
        </w:r>
      </w:hyperlink>
    </w:p>
    <w:p w14:paraId="204D3B56" w14:textId="3E87F6DA">
      <w:pPr>
        <w:pStyle w:val="TOC4"/>
        <w:tabs>
          <w:tab w:val="right" w:leader="dot" w:pos="9062"/>
        </w:tabs>
      </w:pPr>
      <w:hyperlink w:history="1" w:anchor="_Toc242172765">
        <w:r>
          <w:rPr>
            <w:rStyle w:val="Hyperlink"/>
          </w:rPr>
          <w:t>4.1 BFZ</w:t>
        </w:r>
        <w:r>
          <w:rPr>
            <w:webHidden/>
          </w:rPr>
          <w:tab/>
        </w:r>
        <w:r>
          <w:rPr>
            <w:webHidden/>
          </w:rPr>
          <w:fldChar w:fldCharType="begin"/>
        </w:r>
        <w:r>
          <w:rPr>
            <w:webHidden/>
          </w:rPr>
          <w:instrText xml:space="preserve"> PAGEREF _Toc242172765 \h </w:instrText>
        </w:r>
        <w:r>
          <w:rPr>
            <w:webHidden/>
          </w:rPr>
        </w:r>
        <w:r>
          <w:rPr>
            <w:webHidden/>
          </w:rPr>
          <w:fldChar w:fldCharType="separate"/>
        </w:r>
        <w:r>
          <w:rPr>
            <w:webHidden/>
          </w:rPr>
          <w:t>166</w:t>
        </w:r>
        <w:r>
          <w:rPr>
            <w:webHidden/>
          </w:rPr>
          <w:fldChar w:fldCharType="end"/>
        </w:r>
      </w:hyperlink>
    </w:p>
    <w:p w14:paraId="4DEA0C50" w14:textId="418B0CBB">
      <w:pPr>
        <w:pStyle w:val="TOC4"/>
        <w:tabs>
          <w:tab w:val="right" w:leader="dot" w:pos="9062"/>
        </w:tabs>
      </w:pPr>
      <w:hyperlink w:history="1" w:anchor="_Toc242172766">
        <w:r>
          <w:rPr>
            <w:rStyle w:val="Hyperlink"/>
          </w:rPr>
          <w:t>4.2 RBC</w:t>
        </w:r>
        <w:r>
          <w:rPr>
            <w:webHidden/>
          </w:rPr>
          <w:tab/>
        </w:r>
        <w:r>
          <w:rPr>
            <w:webHidden/>
          </w:rPr>
          <w:fldChar w:fldCharType="begin"/>
        </w:r>
        <w:r>
          <w:rPr>
            <w:webHidden/>
          </w:rPr>
          <w:instrText xml:space="preserve"> PAGEREF _Toc242172766 \h </w:instrText>
        </w:r>
        <w:r>
          <w:rPr>
            <w:webHidden/>
          </w:rPr>
        </w:r>
        <w:r>
          <w:rPr>
            <w:webHidden/>
          </w:rPr>
          <w:fldChar w:fldCharType="separate"/>
        </w:r>
        <w:r>
          <w:rPr>
            <w:webHidden/>
          </w:rPr>
          <w:t>169</w:t>
        </w:r>
        <w:r>
          <w:rPr>
            <w:webHidden/>
          </w:rPr>
          <w:fldChar w:fldCharType="end"/>
        </w:r>
      </w:hyperlink>
    </w:p>
    <w:p w14:paraId="26E72A23" w14:textId="1E481F7F">
      <w:pPr>
        <w:pStyle w:val="TOC4"/>
        <w:tabs>
          <w:tab w:val="right" w:leader="dot" w:pos="9062"/>
        </w:tabs>
      </w:pPr>
      <w:hyperlink w:history="1" w:anchor="_Toc242172767">
        <w:r>
          <w:rPr>
            <w:rStyle w:val="Hyperlink"/>
          </w:rPr>
          <w:t>4.3 SCWS</w:t>
        </w:r>
        <w:r>
          <w:rPr>
            <w:webHidden/>
          </w:rPr>
          <w:tab/>
        </w:r>
        <w:r>
          <w:rPr>
            <w:webHidden/>
          </w:rPr>
          <w:fldChar w:fldCharType="begin"/>
        </w:r>
        <w:r>
          <w:rPr>
            <w:webHidden/>
          </w:rPr>
          <w:instrText xml:space="preserve"> PAGEREF _Toc242172767 \h </w:instrText>
        </w:r>
        <w:r>
          <w:rPr>
            <w:webHidden/>
          </w:rPr>
        </w:r>
        <w:r>
          <w:rPr>
            <w:webHidden/>
          </w:rPr>
          <w:fldChar w:fldCharType="separate"/>
        </w:r>
        <w:r>
          <w:rPr>
            <w:webHidden/>
          </w:rPr>
          <w:t>170</w:t>
        </w:r>
        <w:r>
          <w:rPr>
            <w:webHidden/>
          </w:rPr>
          <w:fldChar w:fldCharType="end"/>
        </w:r>
      </w:hyperlink>
    </w:p>
    <w:p w14:paraId="0D4848B9" w14:textId="540FE643">
      <w:pPr>
        <w:pStyle w:val="TOC4"/>
        <w:tabs>
          <w:tab w:val="right" w:leader="dot" w:pos="9062"/>
        </w:tabs>
      </w:pPr>
      <w:hyperlink w:history="1" w:anchor="_Toc242172768">
        <w:r>
          <w:rPr>
            <w:rStyle w:val="Hyperlink"/>
          </w:rPr>
          <w:t>4.4 Nachbarstellwerk</w:t>
        </w:r>
        <w:r>
          <w:rPr>
            <w:webHidden/>
          </w:rPr>
          <w:tab/>
        </w:r>
        <w:r>
          <w:rPr>
            <w:webHidden/>
          </w:rPr>
          <w:fldChar w:fldCharType="begin"/>
        </w:r>
        <w:r>
          <w:rPr>
            <w:webHidden/>
          </w:rPr>
          <w:instrText xml:space="preserve"> PAGEREF _Toc242172768 \h </w:instrText>
        </w:r>
        <w:r>
          <w:rPr>
            <w:webHidden/>
          </w:rPr>
        </w:r>
        <w:r>
          <w:rPr>
            <w:webHidden/>
          </w:rPr>
          <w:fldChar w:fldCharType="separate"/>
        </w:r>
        <w:r>
          <w:rPr>
            <w:webHidden/>
          </w:rPr>
          <w:t>172</w:t>
        </w:r>
        <w:r>
          <w:rPr>
            <w:webHidden/>
          </w:rPr>
          <w:fldChar w:fldCharType="end"/>
        </w:r>
      </w:hyperlink>
    </w:p>
    <w:p w14:paraId="291AAA0A" w14:textId="337712FE">
      <w:pPr>
        <w:pStyle w:val="TOC4"/>
        <w:tabs>
          <w:tab w:val="right" w:leader="dot" w:pos="9062"/>
        </w:tabs>
      </w:pPr>
      <w:hyperlink w:history="1" w:anchor="_Toc242172769">
        <w:r>
          <w:rPr>
            <w:rStyle w:val="Hyperlink"/>
          </w:rPr>
          <w:t>4.5 MDM/DDSP</w:t>
        </w:r>
        <w:r>
          <w:rPr>
            <w:webHidden/>
          </w:rPr>
          <w:tab/>
        </w:r>
        <w:r>
          <w:rPr>
            <w:webHidden/>
          </w:rPr>
          <w:fldChar w:fldCharType="begin"/>
        </w:r>
        <w:r>
          <w:rPr>
            <w:webHidden/>
          </w:rPr>
          <w:instrText xml:space="preserve"> PAGEREF _Toc242172769 \h </w:instrText>
        </w:r>
        <w:r>
          <w:rPr>
            <w:webHidden/>
          </w:rPr>
        </w:r>
        <w:r>
          <w:rPr>
            <w:webHidden/>
          </w:rPr>
          <w:fldChar w:fldCharType="separate"/>
        </w:r>
        <w:r>
          <w:rPr>
            <w:webHidden/>
          </w:rPr>
          <w:t>176</w:t>
        </w:r>
        <w:r>
          <w:rPr>
            <w:webHidden/>
          </w:rPr>
          <w:fldChar w:fldCharType="end"/>
        </w:r>
      </w:hyperlink>
    </w:p>
    <w:p w14:paraId="7EFA0A62" w14:textId="45F4692C">
      <w:pPr>
        <w:pStyle w:val="TOC4"/>
        <w:tabs>
          <w:tab w:val="right" w:leader="dot" w:pos="9062"/>
        </w:tabs>
      </w:pPr>
      <w:hyperlink w:history="1" w:anchor="_Toc242172770">
        <w:r>
          <w:rPr>
            <w:rStyle w:val="Hyperlink"/>
          </w:rPr>
          <w:t>4.6 SSP</w:t>
        </w:r>
        <w:r>
          <w:rPr>
            <w:webHidden/>
          </w:rPr>
          <w:tab/>
        </w:r>
        <w:r>
          <w:rPr>
            <w:webHidden/>
          </w:rPr>
          <w:fldChar w:fldCharType="begin"/>
        </w:r>
        <w:r>
          <w:rPr>
            <w:webHidden/>
          </w:rPr>
          <w:instrText xml:space="preserve"> PAGEREF _Toc242172770 \h </w:instrText>
        </w:r>
        <w:r>
          <w:rPr>
            <w:webHidden/>
          </w:rPr>
        </w:r>
        <w:r>
          <w:rPr>
            <w:webHidden/>
          </w:rPr>
          <w:fldChar w:fldCharType="separate"/>
        </w:r>
        <w:r>
          <w:rPr>
            <w:webHidden/>
          </w:rPr>
          <w:t>177</w:t>
        </w:r>
        <w:r>
          <w:rPr>
            <w:webHidden/>
          </w:rPr>
          <w:fldChar w:fldCharType="end"/>
        </w:r>
      </w:hyperlink>
    </w:p>
    <w:p w14:paraId="596D601D" w14:textId="0842FBC7">
      <w:pPr>
        <w:pStyle w:val="TOC4"/>
        <w:tabs>
          <w:tab w:val="right" w:leader="dot" w:pos="9062"/>
        </w:tabs>
      </w:pPr>
      <w:hyperlink w:history="1" w:anchor="_Toc242172771">
        <w:r>
          <w:rPr>
            <w:rStyle w:val="Hyperlink"/>
          </w:rPr>
          <w:t>4.7 Stromversorgung</w:t>
        </w:r>
        <w:r>
          <w:rPr>
            <w:webHidden/>
          </w:rPr>
          <w:tab/>
        </w:r>
        <w:r>
          <w:rPr>
            <w:webHidden/>
          </w:rPr>
          <w:fldChar w:fldCharType="begin"/>
        </w:r>
        <w:r>
          <w:rPr>
            <w:webHidden/>
          </w:rPr>
          <w:instrText xml:space="preserve"> PAGEREF _Toc242172771 \h </w:instrText>
        </w:r>
        <w:r>
          <w:rPr>
            <w:webHidden/>
          </w:rPr>
        </w:r>
        <w:r>
          <w:rPr>
            <w:webHidden/>
          </w:rPr>
          <w:fldChar w:fldCharType="separate"/>
        </w:r>
        <w:r>
          <w:rPr>
            <w:webHidden/>
          </w:rPr>
          <w:t>177</w:t>
        </w:r>
        <w:r>
          <w:rPr>
            <w:webHidden/>
          </w:rPr>
          <w:fldChar w:fldCharType="end"/>
        </w:r>
      </w:hyperlink>
    </w:p>
    <w:p w14:paraId="540D24F5" w14:textId="7F2C70A1">
      <w:pPr>
        <w:pStyle w:val="TOC4"/>
        <w:tabs>
          <w:tab w:val="right" w:leader="dot" w:pos="9062"/>
        </w:tabs>
      </w:pPr>
      <w:hyperlink w:history="1" w:anchor="_Toc242172772">
        <w:r>
          <w:rPr>
            <w:rStyle w:val="Hyperlink"/>
          </w:rPr>
          <w:t>4.8 Maintainer</w:t>
        </w:r>
        <w:r>
          <w:rPr>
            <w:webHidden/>
          </w:rPr>
          <w:tab/>
        </w:r>
        <w:r>
          <w:rPr>
            <w:webHidden/>
          </w:rPr>
          <w:fldChar w:fldCharType="begin"/>
        </w:r>
        <w:r>
          <w:rPr>
            <w:webHidden/>
          </w:rPr>
          <w:instrText xml:space="preserve"> PAGEREF _Toc242172772 \h </w:instrText>
        </w:r>
        <w:r>
          <w:rPr>
            <w:webHidden/>
          </w:rPr>
        </w:r>
        <w:r>
          <w:rPr>
            <w:webHidden/>
          </w:rPr>
          <w:fldChar w:fldCharType="separate"/>
        </w:r>
        <w:r>
          <w:rPr>
            <w:webHidden/>
          </w:rPr>
          <w:t>178</w:t>
        </w:r>
        <w:r>
          <w:rPr>
            <w:webHidden/>
          </w:rPr>
          <w:fldChar w:fldCharType="end"/>
        </w:r>
      </w:hyperlink>
    </w:p>
    <w:p w14:paraId="174F9E7A" w14:textId="34005C27">
      <w:pPr>
        <w:pStyle w:val="TOC3"/>
        <w:tabs>
          <w:tab w:val="right" w:leader="dot" w:pos="9062"/>
        </w:tabs>
      </w:pPr>
      <w:hyperlink w:history="1" w:anchor="_Toc242172773">
        <w:r>
          <w:rPr>
            <w:rStyle w:val="Hyperlink"/>
          </w:rPr>
          <w:t>5 Hochlauf</w:t>
        </w:r>
        <w:r>
          <w:rPr>
            <w:webHidden/>
          </w:rPr>
          <w:tab/>
        </w:r>
        <w:r>
          <w:rPr>
            <w:webHidden/>
          </w:rPr>
          <w:fldChar w:fldCharType="begin"/>
        </w:r>
        <w:r>
          <w:rPr>
            <w:webHidden/>
          </w:rPr>
          <w:instrText xml:space="preserve"> PAGEREF _Toc242172773 \h </w:instrText>
        </w:r>
        <w:r>
          <w:rPr>
            <w:webHidden/>
          </w:rPr>
        </w:r>
        <w:r>
          <w:rPr>
            <w:webHidden/>
          </w:rPr>
          <w:fldChar w:fldCharType="separate"/>
        </w:r>
        <w:r>
          <w:rPr>
            <w:webHidden/>
          </w:rPr>
          <w:t>178</w:t>
        </w:r>
        <w:r>
          <w:rPr>
            <w:webHidden/>
          </w:rPr>
          <w:fldChar w:fldCharType="end"/>
        </w:r>
      </w:hyperlink>
    </w:p>
    <w:p w14:paraId="647F6F22" w14:textId="6F5ED39A">
      <w:pPr>
        <w:pStyle w:val="TOC4"/>
        <w:tabs>
          <w:tab w:val="right" w:leader="dot" w:pos="9062"/>
        </w:tabs>
      </w:pPr>
      <w:hyperlink w:history="1" w:anchor="_Toc242172774">
        <w:r>
          <w:rPr>
            <w:rStyle w:val="Hyperlink"/>
          </w:rPr>
          <w:t>5.1 Hochlauf eines VSTW-Partners ohne Konfigurationsänderung</w:t>
        </w:r>
        <w:r>
          <w:rPr>
            <w:webHidden/>
          </w:rPr>
          <w:tab/>
        </w:r>
        <w:r>
          <w:rPr>
            <w:webHidden/>
          </w:rPr>
          <w:fldChar w:fldCharType="begin"/>
        </w:r>
        <w:r>
          <w:rPr>
            <w:webHidden/>
          </w:rPr>
          <w:instrText xml:space="preserve"> PAGEREF _Toc242172774 \h </w:instrText>
        </w:r>
        <w:r>
          <w:rPr>
            <w:webHidden/>
          </w:rPr>
        </w:r>
        <w:r>
          <w:rPr>
            <w:webHidden/>
          </w:rPr>
          <w:fldChar w:fldCharType="separate"/>
        </w:r>
        <w:r>
          <w:rPr>
            <w:webHidden/>
          </w:rPr>
          <w:t>178</w:t>
        </w:r>
        <w:r>
          <w:rPr>
            <w:webHidden/>
          </w:rPr>
          <w:fldChar w:fldCharType="end"/>
        </w:r>
      </w:hyperlink>
    </w:p>
    <w:p w14:paraId="07D749C4" w14:textId="2DC307A2">
      <w:pPr>
        <w:pStyle w:val="TOC4"/>
        <w:tabs>
          <w:tab w:val="right" w:leader="dot" w:pos="9062"/>
        </w:tabs>
      </w:pPr>
      <w:hyperlink w:history="1" w:anchor="_Toc242172775">
        <w:r>
          <w:rPr>
            <w:rStyle w:val="Hyperlink"/>
          </w:rPr>
          <w:t>5.2 Hochlauf aller redundanten VSTW-Partner ohne Konfigurationsänderung</w:t>
        </w:r>
        <w:r>
          <w:rPr>
            <w:webHidden/>
          </w:rPr>
          <w:tab/>
        </w:r>
        <w:r>
          <w:rPr>
            <w:webHidden/>
          </w:rPr>
          <w:fldChar w:fldCharType="begin"/>
        </w:r>
        <w:r>
          <w:rPr>
            <w:webHidden/>
          </w:rPr>
          <w:instrText xml:space="preserve"> PAGEREF _Toc242172775 \h </w:instrText>
        </w:r>
        <w:r>
          <w:rPr>
            <w:webHidden/>
          </w:rPr>
        </w:r>
        <w:r>
          <w:rPr>
            <w:webHidden/>
          </w:rPr>
          <w:fldChar w:fldCharType="separate"/>
        </w:r>
        <w:r>
          <w:rPr>
            <w:webHidden/>
          </w:rPr>
          <w:t>180</w:t>
        </w:r>
        <w:r>
          <w:rPr>
            <w:webHidden/>
          </w:rPr>
          <w:fldChar w:fldCharType="end"/>
        </w:r>
      </w:hyperlink>
    </w:p>
    <w:p w14:paraId="69359295" w14:textId="18BBD002">
      <w:pPr>
        <w:pStyle w:val="TOC4"/>
        <w:tabs>
          <w:tab w:val="right" w:leader="dot" w:pos="9062"/>
        </w:tabs>
      </w:pPr>
      <w:hyperlink w:history="1" w:anchor="_Toc242172776">
        <w:r>
          <w:rPr>
            <w:rStyle w:val="Hyperlink"/>
          </w:rPr>
          <w:t>5.3 Hochlauf eines VSTW-Partners mit Konfigurationsänderung</w:t>
        </w:r>
        <w:r>
          <w:rPr>
            <w:webHidden/>
          </w:rPr>
          <w:tab/>
        </w:r>
        <w:r>
          <w:rPr>
            <w:webHidden/>
          </w:rPr>
          <w:fldChar w:fldCharType="begin"/>
        </w:r>
        <w:r>
          <w:rPr>
            <w:webHidden/>
          </w:rPr>
          <w:instrText xml:space="preserve"> PAGEREF _Toc242172776 \h </w:instrText>
        </w:r>
        <w:r>
          <w:rPr>
            <w:webHidden/>
          </w:rPr>
        </w:r>
        <w:r>
          <w:rPr>
            <w:webHidden/>
          </w:rPr>
          <w:fldChar w:fldCharType="separate"/>
        </w:r>
        <w:r>
          <w:rPr>
            <w:webHidden/>
          </w:rPr>
          <w:t>182</w:t>
        </w:r>
        <w:r>
          <w:rPr>
            <w:webHidden/>
          </w:rPr>
          <w:fldChar w:fldCharType="end"/>
        </w:r>
      </w:hyperlink>
    </w:p>
    <w:p w14:paraId="474548AD" w14:textId="22E7B4A4">
      <w:pPr>
        <w:pStyle w:val="TOC4"/>
        <w:tabs>
          <w:tab w:val="right" w:leader="dot" w:pos="9062"/>
        </w:tabs>
      </w:pPr>
      <w:hyperlink w:history="1" w:anchor="_Toc242172777">
        <w:r>
          <w:rPr>
            <w:rStyle w:val="Hyperlink"/>
          </w:rPr>
          <w:t>5.4 Hochlauf aller VSTW-Partner mit Konfigurationsänderung</w:t>
        </w:r>
        <w:r>
          <w:rPr>
            <w:webHidden/>
          </w:rPr>
          <w:tab/>
        </w:r>
        <w:r>
          <w:rPr>
            <w:webHidden/>
          </w:rPr>
          <w:fldChar w:fldCharType="begin"/>
        </w:r>
        <w:r>
          <w:rPr>
            <w:webHidden/>
          </w:rPr>
          <w:instrText xml:space="preserve"> PAGEREF _Toc242172777 \h </w:instrText>
        </w:r>
        <w:r>
          <w:rPr>
            <w:webHidden/>
          </w:rPr>
        </w:r>
        <w:r>
          <w:rPr>
            <w:webHidden/>
          </w:rPr>
          <w:fldChar w:fldCharType="separate"/>
        </w:r>
        <w:r>
          <w:rPr>
            <w:webHidden/>
          </w:rPr>
          <w:t>182</w:t>
        </w:r>
        <w:r>
          <w:rPr>
            <w:webHidden/>
          </w:rPr>
          <w:fldChar w:fldCharType="end"/>
        </w:r>
      </w:hyperlink>
    </w:p>
    <w:p w14:paraId="4801F9ED" w14:textId="44A08200">
      <w:pPr>
        <w:pStyle w:val="TOC4"/>
        <w:tabs>
          <w:tab w:val="right" w:leader="dot" w:pos="9062"/>
        </w:tabs>
      </w:pPr>
      <w:hyperlink w:history="1" w:anchor="_Toc242172778">
        <w:r>
          <w:rPr>
            <w:rStyle w:val="Hyperlink"/>
          </w:rPr>
          <w:t>5.5 Hochlaufbedienung bei Außerbetriebsetzung aller VSTW-Partner</w:t>
        </w:r>
        <w:r>
          <w:rPr>
            <w:webHidden/>
          </w:rPr>
          <w:tab/>
        </w:r>
        <w:r>
          <w:rPr>
            <w:webHidden/>
          </w:rPr>
          <w:fldChar w:fldCharType="begin"/>
        </w:r>
        <w:r>
          <w:rPr>
            <w:webHidden/>
          </w:rPr>
          <w:instrText xml:space="preserve"> PAGEREF _Toc242172778 \h </w:instrText>
        </w:r>
        <w:r>
          <w:rPr>
            <w:webHidden/>
          </w:rPr>
        </w:r>
        <w:r>
          <w:rPr>
            <w:webHidden/>
          </w:rPr>
          <w:fldChar w:fldCharType="separate"/>
        </w:r>
        <w:r>
          <w:rPr>
            <w:webHidden/>
          </w:rPr>
          <w:t>184</w:t>
        </w:r>
        <w:r>
          <w:rPr>
            <w:webHidden/>
          </w:rPr>
          <w:fldChar w:fldCharType="end"/>
        </w:r>
      </w:hyperlink>
    </w:p>
    <w:p w14:paraId="0EDDD437" w14:textId="346D4F0A">
      <w:pPr>
        <w:pStyle w:val="TOC3"/>
        <w:tabs>
          <w:tab w:val="right" w:leader="dot" w:pos="9062"/>
        </w:tabs>
      </w:pPr>
      <w:hyperlink w:history="1" w:anchor="_Toc242172779">
        <w:r>
          <w:rPr>
            <w:rStyle w:val="Hyperlink"/>
          </w:rPr>
          <w:t>6 Fahrstraßen</w:t>
        </w:r>
        <w:r>
          <w:rPr>
            <w:webHidden/>
          </w:rPr>
          <w:tab/>
        </w:r>
        <w:r>
          <w:rPr>
            <w:webHidden/>
          </w:rPr>
          <w:fldChar w:fldCharType="begin"/>
        </w:r>
        <w:r>
          <w:rPr>
            <w:webHidden/>
          </w:rPr>
          <w:instrText xml:space="preserve"> PAGEREF _Toc242172779 \h </w:instrText>
        </w:r>
        <w:r>
          <w:rPr>
            <w:webHidden/>
          </w:rPr>
        </w:r>
        <w:r>
          <w:rPr>
            <w:webHidden/>
          </w:rPr>
          <w:fldChar w:fldCharType="separate"/>
        </w:r>
        <w:r>
          <w:rPr>
            <w:webHidden/>
          </w:rPr>
          <w:t>185</w:t>
        </w:r>
        <w:r>
          <w:rPr>
            <w:webHidden/>
          </w:rPr>
          <w:fldChar w:fldCharType="end"/>
        </w:r>
      </w:hyperlink>
    </w:p>
    <w:p w14:paraId="6F22F0A9" w14:textId="5F69475A">
      <w:pPr>
        <w:pStyle w:val="TOC4"/>
        <w:tabs>
          <w:tab w:val="right" w:leader="dot" w:pos="9062"/>
        </w:tabs>
      </w:pPr>
      <w:hyperlink w:history="1" w:anchor="_Toc242172780">
        <w:r>
          <w:rPr>
            <w:rStyle w:val="Hyperlink"/>
          </w:rPr>
          <w:t>6.1 Fahrstraßengattungen</w:t>
        </w:r>
        <w:r>
          <w:rPr>
            <w:webHidden/>
          </w:rPr>
          <w:tab/>
        </w:r>
        <w:r>
          <w:rPr>
            <w:webHidden/>
          </w:rPr>
          <w:fldChar w:fldCharType="begin"/>
        </w:r>
        <w:r>
          <w:rPr>
            <w:webHidden/>
          </w:rPr>
          <w:instrText xml:space="preserve"> PAGEREF _Toc242172780 \h </w:instrText>
        </w:r>
        <w:r>
          <w:rPr>
            <w:webHidden/>
          </w:rPr>
        </w:r>
        <w:r>
          <w:rPr>
            <w:webHidden/>
          </w:rPr>
          <w:fldChar w:fldCharType="separate"/>
        </w:r>
        <w:r>
          <w:rPr>
            <w:webHidden/>
          </w:rPr>
          <w:t>185</w:t>
        </w:r>
        <w:r>
          <w:rPr>
            <w:webHidden/>
          </w:rPr>
          <w:fldChar w:fldCharType="end"/>
        </w:r>
      </w:hyperlink>
    </w:p>
    <w:p w14:paraId="2A776374" w14:textId="79310EF0">
      <w:pPr>
        <w:pStyle w:val="TOC4"/>
        <w:tabs>
          <w:tab w:val="right" w:leader="dot" w:pos="9062"/>
        </w:tabs>
      </w:pPr>
      <w:hyperlink w:history="1" w:anchor="_Toc242172781">
        <w:r>
          <w:rPr>
            <w:rStyle w:val="Hyperlink"/>
          </w:rPr>
          <w:t>6.2 Zielsperrung</w:t>
        </w:r>
        <w:r>
          <w:rPr>
            <w:webHidden/>
          </w:rPr>
          <w:tab/>
        </w:r>
        <w:r>
          <w:rPr>
            <w:webHidden/>
          </w:rPr>
          <w:fldChar w:fldCharType="begin"/>
        </w:r>
        <w:r>
          <w:rPr>
            <w:webHidden/>
          </w:rPr>
          <w:instrText xml:space="preserve"> PAGEREF _Toc242172781 \h </w:instrText>
        </w:r>
        <w:r>
          <w:rPr>
            <w:webHidden/>
          </w:rPr>
        </w:r>
        <w:r>
          <w:rPr>
            <w:webHidden/>
          </w:rPr>
          <w:fldChar w:fldCharType="separate"/>
        </w:r>
        <w:r>
          <w:rPr>
            <w:webHidden/>
          </w:rPr>
          <w:t>187</w:t>
        </w:r>
        <w:r>
          <w:rPr>
            <w:webHidden/>
          </w:rPr>
          <w:fldChar w:fldCharType="end"/>
        </w:r>
      </w:hyperlink>
    </w:p>
    <w:p w14:paraId="412F2DE3" w14:textId="1005171D">
      <w:pPr>
        <w:pStyle w:val="TOC4"/>
        <w:tabs>
          <w:tab w:val="right" w:leader="dot" w:pos="9062"/>
        </w:tabs>
      </w:pPr>
      <w:hyperlink w:history="1" w:anchor="_Toc242172782">
        <w:r>
          <w:rPr>
            <w:rStyle w:val="Hyperlink"/>
          </w:rPr>
          <w:t>6.3 Begriff "Weiche"</w:t>
        </w:r>
        <w:r>
          <w:rPr>
            <w:webHidden/>
          </w:rPr>
          <w:tab/>
        </w:r>
        <w:r>
          <w:rPr>
            <w:webHidden/>
          </w:rPr>
          <w:fldChar w:fldCharType="begin"/>
        </w:r>
        <w:r>
          <w:rPr>
            <w:webHidden/>
          </w:rPr>
          <w:instrText xml:space="preserve"> PAGEREF _Toc242172782 \h </w:instrText>
        </w:r>
        <w:r>
          <w:rPr>
            <w:webHidden/>
          </w:rPr>
        </w:r>
        <w:r>
          <w:rPr>
            <w:webHidden/>
          </w:rPr>
          <w:fldChar w:fldCharType="separate"/>
        </w:r>
        <w:r>
          <w:rPr>
            <w:webHidden/>
          </w:rPr>
          <w:t>189</w:t>
        </w:r>
        <w:r>
          <w:rPr>
            <w:webHidden/>
          </w:rPr>
          <w:fldChar w:fldCharType="end"/>
        </w:r>
      </w:hyperlink>
    </w:p>
    <w:p w14:paraId="4A0021A6" w14:textId="79D22F4C">
      <w:pPr>
        <w:pStyle w:val="TOC4"/>
        <w:tabs>
          <w:tab w:val="right" w:leader="dot" w:pos="9062"/>
        </w:tabs>
      </w:pPr>
      <w:hyperlink w:history="1" w:anchor="_Toc242172783">
        <w:r>
          <w:rPr>
            <w:rStyle w:val="Hyperlink"/>
          </w:rPr>
          <w:t>6.4 Überbrückung von Elementen in Fahrstraßen</w:t>
        </w:r>
        <w:r>
          <w:rPr>
            <w:webHidden/>
          </w:rPr>
          <w:tab/>
        </w:r>
        <w:r>
          <w:rPr>
            <w:webHidden/>
          </w:rPr>
          <w:fldChar w:fldCharType="begin"/>
        </w:r>
        <w:r>
          <w:rPr>
            <w:webHidden/>
          </w:rPr>
          <w:instrText xml:space="preserve"> PAGEREF _Toc242172783 \h </w:instrText>
        </w:r>
        <w:r>
          <w:rPr>
            <w:webHidden/>
          </w:rPr>
        </w:r>
        <w:r>
          <w:rPr>
            <w:webHidden/>
          </w:rPr>
          <w:fldChar w:fldCharType="separate"/>
        </w:r>
        <w:r>
          <w:rPr>
            <w:webHidden/>
          </w:rPr>
          <w:t>189</w:t>
        </w:r>
        <w:r>
          <w:rPr>
            <w:webHidden/>
          </w:rPr>
          <w:fldChar w:fldCharType="end"/>
        </w:r>
      </w:hyperlink>
    </w:p>
    <w:p w14:paraId="0217C263" w14:textId="7599398D">
      <w:pPr>
        <w:pStyle w:val="TOC4"/>
        <w:tabs>
          <w:tab w:val="right" w:leader="dot" w:pos="9062"/>
        </w:tabs>
      </w:pPr>
      <w:hyperlink w:history="1" w:anchor="_Toc242172784">
        <w:r>
          <w:rPr>
            <w:rStyle w:val="Hyperlink"/>
          </w:rPr>
          <w:t>6.5 Überbrückung der Befahrbarkeitssperre</w:t>
        </w:r>
        <w:r>
          <w:rPr>
            <w:webHidden/>
          </w:rPr>
          <w:tab/>
        </w:r>
        <w:r>
          <w:rPr>
            <w:webHidden/>
          </w:rPr>
          <w:fldChar w:fldCharType="begin"/>
        </w:r>
        <w:r>
          <w:rPr>
            <w:webHidden/>
          </w:rPr>
          <w:instrText xml:space="preserve"> PAGEREF _Toc242172784 \h </w:instrText>
        </w:r>
        <w:r>
          <w:rPr>
            <w:webHidden/>
          </w:rPr>
        </w:r>
        <w:r>
          <w:rPr>
            <w:webHidden/>
          </w:rPr>
          <w:fldChar w:fldCharType="separate"/>
        </w:r>
        <w:r>
          <w:rPr>
            <w:webHidden/>
          </w:rPr>
          <w:t>190</w:t>
        </w:r>
        <w:r>
          <w:rPr>
            <w:webHidden/>
          </w:rPr>
          <w:fldChar w:fldCharType="end"/>
        </w:r>
      </w:hyperlink>
    </w:p>
    <w:p w14:paraId="648904B6" w14:textId="00732074">
      <w:pPr>
        <w:pStyle w:val="TOC4"/>
        <w:tabs>
          <w:tab w:val="right" w:leader="dot" w:pos="9062"/>
        </w:tabs>
      </w:pPr>
      <w:hyperlink w:history="1" w:anchor="_Toc242172785">
        <w:r>
          <w:rPr>
            <w:rStyle w:val="Hyperlink"/>
          </w:rPr>
          <w:t>6.6 Bildung einer Fahrtsraße</w:t>
        </w:r>
        <w:r>
          <w:rPr>
            <w:webHidden/>
          </w:rPr>
          <w:tab/>
        </w:r>
        <w:r>
          <w:rPr>
            <w:webHidden/>
          </w:rPr>
          <w:fldChar w:fldCharType="begin"/>
        </w:r>
        <w:r>
          <w:rPr>
            <w:webHidden/>
          </w:rPr>
          <w:instrText xml:space="preserve"> PAGEREF _Toc242172785 \h </w:instrText>
        </w:r>
        <w:r>
          <w:rPr>
            <w:webHidden/>
          </w:rPr>
        </w:r>
        <w:r>
          <w:rPr>
            <w:webHidden/>
          </w:rPr>
          <w:fldChar w:fldCharType="separate"/>
        </w:r>
        <w:r>
          <w:rPr>
            <w:webHidden/>
          </w:rPr>
          <w:t>191</w:t>
        </w:r>
        <w:r>
          <w:rPr>
            <w:webHidden/>
          </w:rPr>
          <w:fldChar w:fldCharType="end"/>
        </w:r>
      </w:hyperlink>
    </w:p>
    <w:p w14:paraId="7786B586" w14:textId="2411ED23">
      <w:pPr>
        <w:pStyle w:val="TOC5"/>
        <w:tabs>
          <w:tab w:val="right" w:leader="dot" w:pos="9062"/>
        </w:tabs>
      </w:pPr>
      <w:hyperlink w:history="1" w:anchor="_Toc242172786">
        <w:r>
          <w:rPr>
            <w:rStyle w:val="Hyperlink"/>
          </w:rPr>
          <w:t>6.6.1 Bildung einer Fahrstraße - Eingabe</w:t>
        </w:r>
        <w:r>
          <w:rPr>
            <w:webHidden/>
          </w:rPr>
          <w:tab/>
        </w:r>
        <w:r>
          <w:rPr>
            <w:webHidden/>
          </w:rPr>
          <w:fldChar w:fldCharType="begin"/>
        </w:r>
        <w:r>
          <w:rPr>
            <w:webHidden/>
          </w:rPr>
          <w:instrText xml:space="preserve"> PAGEREF _Toc242172786 \h </w:instrText>
        </w:r>
        <w:r>
          <w:rPr>
            <w:webHidden/>
          </w:rPr>
        </w:r>
        <w:r>
          <w:rPr>
            <w:webHidden/>
          </w:rPr>
          <w:fldChar w:fldCharType="separate"/>
        </w:r>
        <w:r>
          <w:rPr>
            <w:webHidden/>
          </w:rPr>
          <w:t>191</w:t>
        </w:r>
        <w:r>
          <w:rPr>
            <w:webHidden/>
          </w:rPr>
          <w:fldChar w:fldCharType="end"/>
        </w:r>
      </w:hyperlink>
    </w:p>
    <w:p w14:paraId="05EECCBF" w14:textId="7C5A5F6B">
      <w:pPr>
        <w:pStyle w:val="TOC5"/>
        <w:tabs>
          <w:tab w:val="right" w:leader="dot" w:pos="9062"/>
        </w:tabs>
      </w:pPr>
      <w:hyperlink w:history="1" w:anchor="_Toc242172787">
        <w:r>
          <w:rPr>
            <w:rStyle w:val="Hyperlink"/>
          </w:rPr>
          <w:t>6.6.2 Bildung einer Fahrstraße - Zulässigkeitsprüfung</w:t>
        </w:r>
        <w:r>
          <w:rPr>
            <w:webHidden/>
          </w:rPr>
          <w:tab/>
        </w:r>
        <w:r>
          <w:rPr>
            <w:webHidden/>
          </w:rPr>
          <w:fldChar w:fldCharType="begin"/>
        </w:r>
        <w:r>
          <w:rPr>
            <w:webHidden/>
          </w:rPr>
          <w:instrText xml:space="preserve"> PAGEREF _Toc242172787 \h </w:instrText>
        </w:r>
        <w:r>
          <w:rPr>
            <w:webHidden/>
          </w:rPr>
        </w:r>
        <w:r>
          <w:rPr>
            <w:webHidden/>
          </w:rPr>
          <w:fldChar w:fldCharType="separate"/>
        </w:r>
        <w:r>
          <w:rPr>
            <w:webHidden/>
          </w:rPr>
          <w:t>192</w:t>
        </w:r>
        <w:r>
          <w:rPr>
            <w:webHidden/>
          </w:rPr>
          <w:fldChar w:fldCharType="end"/>
        </w:r>
      </w:hyperlink>
    </w:p>
    <w:p w14:paraId="353160A1" w14:textId="7CFBA9D3">
      <w:pPr>
        <w:pStyle w:val="TOC5"/>
        <w:tabs>
          <w:tab w:val="right" w:leader="dot" w:pos="9062"/>
        </w:tabs>
      </w:pPr>
      <w:hyperlink w:history="1" w:anchor="_Toc242172788">
        <w:r>
          <w:rPr>
            <w:rStyle w:val="Hyperlink"/>
          </w:rPr>
          <w:t>6.6.3 Bildung einer Fahrstraße - Fahrstraßeneinstellung</w:t>
        </w:r>
        <w:r>
          <w:rPr>
            <w:webHidden/>
          </w:rPr>
          <w:tab/>
        </w:r>
        <w:r>
          <w:rPr>
            <w:webHidden/>
          </w:rPr>
          <w:fldChar w:fldCharType="begin"/>
        </w:r>
        <w:r>
          <w:rPr>
            <w:webHidden/>
          </w:rPr>
          <w:instrText xml:space="preserve"> PAGEREF _Toc242172788 \h </w:instrText>
        </w:r>
        <w:r>
          <w:rPr>
            <w:webHidden/>
          </w:rPr>
        </w:r>
        <w:r>
          <w:rPr>
            <w:webHidden/>
          </w:rPr>
          <w:fldChar w:fldCharType="separate"/>
        </w:r>
        <w:r>
          <w:rPr>
            <w:webHidden/>
          </w:rPr>
          <w:t>196</w:t>
        </w:r>
        <w:r>
          <w:rPr>
            <w:webHidden/>
          </w:rPr>
          <w:fldChar w:fldCharType="end"/>
        </w:r>
      </w:hyperlink>
    </w:p>
    <w:p w14:paraId="4254BE87" w14:textId="1AB002DD">
      <w:pPr>
        <w:pStyle w:val="TOC5"/>
        <w:tabs>
          <w:tab w:val="right" w:leader="dot" w:pos="9062"/>
        </w:tabs>
      </w:pPr>
      <w:hyperlink w:history="1" w:anchor="_Toc242172789">
        <w:r>
          <w:rPr>
            <w:rStyle w:val="Hyperlink"/>
          </w:rPr>
          <w:t>6.6.4 Bildung einer Fahrstraße -Fahrstraßenfestlegung</w:t>
        </w:r>
        <w:r>
          <w:rPr>
            <w:webHidden/>
          </w:rPr>
          <w:tab/>
        </w:r>
        <w:r>
          <w:rPr>
            <w:webHidden/>
          </w:rPr>
          <w:fldChar w:fldCharType="begin"/>
        </w:r>
        <w:r>
          <w:rPr>
            <w:webHidden/>
          </w:rPr>
          <w:instrText xml:space="preserve"> PAGEREF _Toc242172789 \h </w:instrText>
        </w:r>
        <w:r>
          <w:rPr>
            <w:webHidden/>
          </w:rPr>
        </w:r>
        <w:r>
          <w:rPr>
            <w:webHidden/>
          </w:rPr>
          <w:fldChar w:fldCharType="separate"/>
        </w:r>
        <w:r>
          <w:rPr>
            <w:webHidden/>
          </w:rPr>
          <w:t>198</w:t>
        </w:r>
        <w:r>
          <w:rPr>
            <w:webHidden/>
          </w:rPr>
          <w:fldChar w:fldCharType="end"/>
        </w:r>
      </w:hyperlink>
    </w:p>
    <w:p w14:paraId="481E2A2B" w14:textId="2B5B2B32">
      <w:pPr>
        <w:pStyle w:val="TOC5"/>
        <w:tabs>
          <w:tab w:val="right" w:leader="dot" w:pos="9062"/>
        </w:tabs>
      </w:pPr>
      <w:hyperlink w:history="1" w:anchor="_Toc242172790">
        <w:r>
          <w:rPr>
            <w:rStyle w:val="Hyperlink"/>
          </w:rPr>
          <w:t>6.6.5 Bildung einer Fahrstraße - Signalanschaltung</w:t>
        </w:r>
        <w:r>
          <w:rPr>
            <w:webHidden/>
          </w:rPr>
          <w:tab/>
        </w:r>
        <w:r>
          <w:rPr>
            <w:webHidden/>
          </w:rPr>
          <w:fldChar w:fldCharType="begin"/>
        </w:r>
        <w:r>
          <w:rPr>
            <w:webHidden/>
          </w:rPr>
          <w:instrText xml:space="preserve"> PAGEREF _Toc242172790 \h </w:instrText>
        </w:r>
        <w:r>
          <w:rPr>
            <w:webHidden/>
          </w:rPr>
        </w:r>
        <w:r>
          <w:rPr>
            <w:webHidden/>
          </w:rPr>
          <w:fldChar w:fldCharType="separate"/>
        </w:r>
        <w:r>
          <w:rPr>
            <w:webHidden/>
          </w:rPr>
          <w:t>199</w:t>
        </w:r>
        <w:r>
          <w:rPr>
            <w:webHidden/>
          </w:rPr>
          <w:fldChar w:fldCharType="end"/>
        </w:r>
      </w:hyperlink>
    </w:p>
    <w:p w14:paraId="48448764" w14:textId="614E1BA4">
      <w:pPr>
        <w:pStyle w:val="TOC5"/>
        <w:tabs>
          <w:tab w:val="right" w:leader="dot" w:pos="9062"/>
        </w:tabs>
      </w:pPr>
      <w:hyperlink w:history="1" w:anchor="_Toc242172791">
        <w:r>
          <w:rPr>
            <w:rStyle w:val="Hyperlink"/>
          </w:rPr>
          <w:t>6.6.6 Bildung einer Fahrstraße - Freistellvorgang</w:t>
        </w:r>
        <w:r>
          <w:rPr>
            <w:webHidden/>
          </w:rPr>
          <w:tab/>
        </w:r>
        <w:r>
          <w:rPr>
            <w:webHidden/>
          </w:rPr>
          <w:fldChar w:fldCharType="begin"/>
        </w:r>
        <w:r>
          <w:rPr>
            <w:webHidden/>
          </w:rPr>
          <w:instrText xml:space="preserve"> PAGEREF _Toc242172791 \h </w:instrText>
        </w:r>
        <w:r>
          <w:rPr>
            <w:webHidden/>
          </w:rPr>
        </w:r>
        <w:r>
          <w:rPr>
            <w:webHidden/>
          </w:rPr>
          <w:fldChar w:fldCharType="separate"/>
        </w:r>
        <w:r>
          <w:rPr>
            <w:webHidden/>
          </w:rPr>
          <w:t>204</w:t>
        </w:r>
        <w:r>
          <w:rPr>
            <w:webHidden/>
          </w:rPr>
          <w:fldChar w:fldCharType="end"/>
        </w:r>
      </w:hyperlink>
    </w:p>
    <w:p w14:paraId="080AE405" w14:textId="3F4776F4">
      <w:pPr>
        <w:pStyle w:val="TOC4"/>
        <w:tabs>
          <w:tab w:val="right" w:leader="dot" w:pos="9062"/>
        </w:tabs>
      </w:pPr>
      <w:hyperlink w:history="1" w:anchor="_Toc242172792">
        <w:r>
          <w:rPr>
            <w:rStyle w:val="Hyperlink"/>
          </w:rPr>
          <w:t>6.7 Bildung einer Verschubstraße</w:t>
        </w:r>
        <w:r>
          <w:rPr>
            <w:webHidden/>
          </w:rPr>
          <w:tab/>
        </w:r>
        <w:r>
          <w:rPr>
            <w:webHidden/>
          </w:rPr>
          <w:fldChar w:fldCharType="begin"/>
        </w:r>
        <w:r>
          <w:rPr>
            <w:webHidden/>
          </w:rPr>
          <w:instrText xml:space="preserve"> PAGEREF _Toc242172792 \h </w:instrText>
        </w:r>
        <w:r>
          <w:rPr>
            <w:webHidden/>
          </w:rPr>
        </w:r>
        <w:r>
          <w:rPr>
            <w:webHidden/>
          </w:rPr>
          <w:fldChar w:fldCharType="separate"/>
        </w:r>
        <w:r>
          <w:rPr>
            <w:webHidden/>
          </w:rPr>
          <w:t>205</w:t>
        </w:r>
        <w:r>
          <w:rPr>
            <w:webHidden/>
          </w:rPr>
          <w:fldChar w:fldCharType="end"/>
        </w:r>
      </w:hyperlink>
    </w:p>
    <w:p w14:paraId="24DA3B61" w14:textId="49E94C4F">
      <w:pPr>
        <w:pStyle w:val="TOC5"/>
        <w:tabs>
          <w:tab w:val="right" w:leader="dot" w:pos="9062"/>
        </w:tabs>
      </w:pPr>
      <w:hyperlink w:history="1" w:anchor="_Toc242172793">
        <w:r>
          <w:rPr>
            <w:rStyle w:val="Hyperlink"/>
          </w:rPr>
          <w:t>6.7.1 Bildung einer Verschubstraße - Eingabe</w:t>
        </w:r>
        <w:r>
          <w:rPr>
            <w:webHidden/>
          </w:rPr>
          <w:tab/>
        </w:r>
        <w:r>
          <w:rPr>
            <w:webHidden/>
          </w:rPr>
          <w:fldChar w:fldCharType="begin"/>
        </w:r>
        <w:r>
          <w:rPr>
            <w:webHidden/>
          </w:rPr>
          <w:instrText xml:space="preserve"> PAGEREF _Toc242172793 \h </w:instrText>
        </w:r>
        <w:r>
          <w:rPr>
            <w:webHidden/>
          </w:rPr>
        </w:r>
        <w:r>
          <w:rPr>
            <w:webHidden/>
          </w:rPr>
          <w:fldChar w:fldCharType="separate"/>
        </w:r>
        <w:r>
          <w:rPr>
            <w:webHidden/>
          </w:rPr>
          <w:t>206</w:t>
        </w:r>
        <w:r>
          <w:rPr>
            <w:webHidden/>
          </w:rPr>
          <w:fldChar w:fldCharType="end"/>
        </w:r>
      </w:hyperlink>
    </w:p>
    <w:p w14:paraId="6324CE7B" w14:textId="15A7A5A3">
      <w:pPr>
        <w:pStyle w:val="TOC5"/>
        <w:tabs>
          <w:tab w:val="right" w:leader="dot" w:pos="9062"/>
        </w:tabs>
      </w:pPr>
      <w:hyperlink w:history="1" w:anchor="_Toc242172794">
        <w:r>
          <w:rPr>
            <w:rStyle w:val="Hyperlink"/>
          </w:rPr>
          <w:t>6.7.2 Bildung einer Verschubstraße - Zulässigkeitsprüfung</w:t>
        </w:r>
        <w:r>
          <w:rPr>
            <w:webHidden/>
          </w:rPr>
          <w:tab/>
        </w:r>
        <w:r>
          <w:rPr>
            <w:webHidden/>
          </w:rPr>
          <w:fldChar w:fldCharType="begin"/>
        </w:r>
        <w:r>
          <w:rPr>
            <w:webHidden/>
          </w:rPr>
          <w:instrText xml:space="preserve"> PAGEREF _Toc242172794 \h </w:instrText>
        </w:r>
        <w:r>
          <w:rPr>
            <w:webHidden/>
          </w:rPr>
        </w:r>
        <w:r>
          <w:rPr>
            <w:webHidden/>
          </w:rPr>
          <w:fldChar w:fldCharType="separate"/>
        </w:r>
        <w:r>
          <w:rPr>
            <w:webHidden/>
          </w:rPr>
          <w:t>207</w:t>
        </w:r>
        <w:r>
          <w:rPr>
            <w:webHidden/>
          </w:rPr>
          <w:fldChar w:fldCharType="end"/>
        </w:r>
      </w:hyperlink>
    </w:p>
    <w:p w14:paraId="16122126" w14:textId="5BB5BAE2">
      <w:pPr>
        <w:pStyle w:val="TOC5"/>
        <w:tabs>
          <w:tab w:val="right" w:leader="dot" w:pos="9062"/>
        </w:tabs>
      </w:pPr>
      <w:hyperlink w:history="1" w:anchor="_Toc242172795">
        <w:r>
          <w:rPr>
            <w:rStyle w:val="Hyperlink"/>
          </w:rPr>
          <w:t>6.7.3 Bildung einer Verschubstraße - Fahrstraßeneinstellung</w:t>
        </w:r>
        <w:r>
          <w:rPr>
            <w:webHidden/>
          </w:rPr>
          <w:tab/>
        </w:r>
        <w:r>
          <w:rPr>
            <w:webHidden/>
          </w:rPr>
          <w:fldChar w:fldCharType="begin"/>
        </w:r>
        <w:r>
          <w:rPr>
            <w:webHidden/>
          </w:rPr>
          <w:instrText xml:space="preserve"> PAGEREF _Toc242172795 \h </w:instrText>
        </w:r>
        <w:r>
          <w:rPr>
            <w:webHidden/>
          </w:rPr>
        </w:r>
        <w:r>
          <w:rPr>
            <w:webHidden/>
          </w:rPr>
          <w:fldChar w:fldCharType="separate"/>
        </w:r>
        <w:r>
          <w:rPr>
            <w:webHidden/>
          </w:rPr>
          <w:t>210</w:t>
        </w:r>
        <w:r>
          <w:rPr>
            <w:webHidden/>
          </w:rPr>
          <w:fldChar w:fldCharType="end"/>
        </w:r>
      </w:hyperlink>
    </w:p>
    <w:p w14:paraId="508E67D3" w14:textId="5FD54BDF">
      <w:pPr>
        <w:pStyle w:val="TOC5"/>
        <w:tabs>
          <w:tab w:val="right" w:leader="dot" w:pos="9062"/>
        </w:tabs>
      </w:pPr>
      <w:hyperlink w:history="1" w:anchor="_Toc242172796">
        <w:r>
          <w:rPr>
            <w:rStyle w:val="Hyperlink"/>
          </w:rPr>
          <w:t>6.7.4 Bildung einer Verschubstraße - Signalanschaltung</w:t>
        </w:r>
        <w:r>
          <w:rPr>
            <w:webHidden/>
          </w:rPr>
          <w:tab/>
        </w:r>
        <w:r>
          <w:rPr>
            <w:webHidden/>
          </w:rPr>
          <w:fldChar w:fldCharType="begin"/>
        </w:r>
        <w:r>
          <w:rPr>
            <w:webHidden/>
          </w:rPr>
          <w:instrText xml:space="preserve"> PAGEREF _Toc242172796 \h </w:instrText>
        </w:r>
        <w:r>
          <w:rPr>
            <w:webHidden/>
          </w:rPr>
        </w:r>
        <w:r>
          <w:rPr>
            <w:webHidden/>
          </w:rPr>
          <w:fldChar w:fldCharType="separate"/>
        </w:r>
        <w:r>
          <w:rPr>
            <w:webHidden/>
          </w:rPr>
          <w:t>212</w:t>
        </w:r>
        <w:r>
          <w:rPr>
            <w:webHidden/>
          </w:rPr>
          <w:fldChar w:fldCharType="end"/>
        </w:r>
      </w:hyperlink>
    </w:p>
    <w:p w14:paraId="0231EC43" w14:textId="07A2B493">
      <w:pPr>
        <w:pStyle w:val="TOC5"/>
        <w:tabs>
          <w:tab w:val="right" w:leader="dot" w:pos="9062"/>
        </w:tabs>
      </w:pPr>
      <w:hyperlink w:history="1" w:anchor="_Toc242172797">
        <w:r>
          <w:rPr>
            <w:rStyle w:val="Hyperlink"/>
          </w:rPr>
          <w:t>6.7.5 Bildung einer Verschubstraße - Freistellvorgang</w:t>
        </w:r>
        <w:r>
          <w:rPr>
            <w:webHidden/>
          </w:rPr>
          <w:tab/>
        </w:r>
        <w:r>
          <w:rPr>
            <w:webHidden/>
          </w:rPr>
          <w:fldChar w:fldCharType="begin"/>
        </w:r>
        <w:r>
          <w:rPr>
            <w:webHidden/>
          </w:rPr>
          <w:instrText xml:space="preserve"> PAGEREF _Toc242172797 \h </w:instrText>
        </w:r>
        <w:r>
          <w:rPr>
            <w:webHidden/>
          </w:rPr>
        </w:r>
        <w:r>
          <w:rPr>
            <w:webHidden/>
          </w:rPr>
          <w:fldChar w:fldCharType="separate"/>
        </w:r>
        <w:r>
          <w:rPr>
            <w:webHidden/>
          </w:rPr>
          <w:t>214</w:t>
        </w:r>
        <w:r>
          <w:rPr>
            <w:webHidden/>
          </w:rPr>
          <w:fldChar w:fldCharType="end"/>
        </w:r>
      </w:hyperlink>
    </w:p>
    <w:p w14:paraId="50417B50" w14:textId="07FFEFEE">
      <w:pPr>
        <w:pStyle w:val="TOC4"/>
        <w:tabs>
          <w:tab w:val="right" w:leader="dot" w:pos="9062"/>
        </w:tabs>
      </w:pPr>
      <w:hyperlink w:history="1" w:anchor="_Toc242172798">
        <w:r>
          <w:rPr>
            <w:rStyle w:val="Hyperlink"/>
          </w:rPr>
          <w:t>6.8 Schutzweg</w:t>
        </w:r>
        <w:r>
          <w:rPr>
            <w:webHidden/>
          </w:rPr>
          <w:tab/>
        </w:r>
        <w:r>
          <w:rPr>
            <w:webHidden/>
          </w:rPr>
          <w:fldChar w:fldCharType="begin"/>
        </w:r>
        <w:r>
          <w:rPr>
            <w:webHidden/>
          </w:rPr>
          <w:instrText xml:space="preserve"> PAGEREF _Toc242172798 \h </w:instrText>
        </w:r>
        <w:r>
          <w:rPr>
            <w:webHidden/>
          </w:rPr>
        </w:r>
        <w:r>
          <w:rPr>
            <w:webHidden/>
          </w:rPr>
          <w:fldChar w:fldCharType="separate"/>
        </w:r>
        <w:r>
          <w:rPr>
            <w:webHidden/>
          </w:rPr>
          <w:t>215</w:t>
        </w:r>
        <w:r>
          <w:rPr>
            <w:webHidden/>
          </w:rPr>
          <w:fldChar w:fldCharType="end"/>
        </w:r>
      </w:hyperlink>
    </w:p>
    <w:p w14:paraId="7B249603" w14:textId="385D5D2F">
      <w:pPr>
        <w:pStyle w:val="TOC4"/>
        <w:tabs>
          <w:tab w:val="right" w:leader="dot" w:pos="9062"/>
        </w:tabs>
      </w:pPr>
      <w:hyperlink w:history="1" w:anchor="_Toc242172799">
        <w:r>
          <w:rPr>
            <w:rStyle w:val="Hyperlink"/>
          </w:rPr>
          <w:t>6.9 Flankenschutz - Allgemeines</w:t>
        </w:r>
        <w:r>
          <w:rPr>
            <w:webHidden/>
          </w:rPr>
          <w:tab/>
        </w:r>
        <w:r>
          <w:rPr>
            <w:webHidden/>
          </w:rPr>
          <w:fldChar w:fldCharType="begin"/>
        </w:r>
        <w:r>
          <w:rPr>
            <w:webHidden/>
          </w:rPr>
          <w:instrText xml:space="preserve"> PAGEREF _Toc242172799 \h </w:instrText>
        </w:r>
        <w:r>
          <w:rPr>
            <w:webHidden/>
          </w:rPr>
        </w:r>
        <w:r>
          <w:rPr>
            <w:webHidden/>
          </w:rPr>
          <w:fldChar w:fldCharType="separate"/>
        </w:r>
        <w:r>
          <w:rPr>
            <w:webHidden/>
          </w:rPr>
          <w:t>217</w:t>
        </w:r>
        <w:r>
          <w:rPr>
            <w:webHidden/>
          </w:rPr>
          <w:fldChar w:fldCharType="end"/>
        </w:r>
      </w:hyperlink>
    </w:p>
    <w:p w14:paraId="459BDBCA" w14:textId="7738C724">
      <w:pPr>
        <w:pStyle w:val="TOC4"/>
        <w:tabs>
          <w:tab w:val="right" w:leader="dot" w:pos="9062"/>
        </w:tabs>
      </w:pPr>
      <w:hyperlink w:history="1" w:anchor="_Toc242172800">
        <w:r>
          <w:rPr>
            <w:rStyle w:val="Hyperlink"/>
          </w:rPr>
          <w:t>6.10 Flankenschutz - Signale</w:t>
        </w:r>
        <w:r>
          <w:rPr>
            <w:webHidden/>
          </w:rPr>
          <w:tab/>
        </w:r>
        <w:r>
          <w:rPr>
            <w:webHidden/>
          </w:rPr>
          <w:fldChar w:fldCharType="begin"/>
        </w:r>
        <w:r>
          <w:rPr>
            <w:webHidden/>
          </w:rPr>
          <w:instrText xml:space="preserve"> PAGEREF _Toc242172800 \h </w:instrText>
        </w:r>
        <w:r>
          <w:rPr>
            <w:webHidden/>
          </w:rPr>
        </w:r>
        <w:r>
          <w:rPr>
            <w:webHidden/>
          </w:rPr>
          <w:fldChar w:fldCharType="separate"/>
        </w:r>
        <w:r>
          <w:rPr>
            <w:webHidden/>
          </w:rPr>
          <w:t>219</w:t>
        </w:r>
        <w:r>
          <w:rPr>
            <w:webHidden/>
          </w:rPr>
          <w:fldChar w:fldCharType="end"/>
        </w:r>
      </w:hyperlink>
    </w:p>
    <w:p w14:paraId="074BA10A" w14:textId="2A019A64">
      <w:pPr>
        <w:pStyle w:val="TOC4"/>
        <w:tabs>
          <w:tab w:val="right" w:leader="dot" w:pos="9062"/>
        </w:tabs>
      </w:pPr>
      <w:hyperlink w:history="1" w:anchor="_Toc242172801">
        <w:r>
          <w:rPr>
            <w:rStyle w:val="Hyperlink"/>
          </w:rPr>
          <w:t>6.11 Flankenschutz - Weichen</w:t>
        </w:r>
        <w:r>
          <w:rPr>
            <w:webHidden/>
          </w:rPr>
          <w:tab/>
        </w:r>
        <w:r>
          <w:rPr>
            <w:webHidden/>
          </w:rPr>
          <w:fldChar w:fldCharType="begin"/>
        </w:r>
        <w:r>
          <w:rPr>
            <w:webHidden/>
          </w:rPr>
          <w:instrText xml:space="preserve"> PAGEREF _Toc242172801 \h </w:instrText>
        </w:r>
        <w:r>
          <w:rPr>
            <w:webHidden/>
          </w:rPr>
        </w:r>
        <w:r>
          <w:rPr>
            <w:webHidden/>
          </w:rPr>
          <w:fldChar w:fldCharType="separate"/>
        </w:r>
        <w:r>
          <w:rPr>
            <w:webHidden/>
          </w:rPr>
          <w:t>221</w:t>
        </w:r>
        <w:r>
          <w:rPr>
            <w:webHidden/>
          </w:rPr>
          <w:fldChar w:fldCharType="end"/>
        </w:r>
      </w:hyperlink>
    </w:p>
    <w:p w14:paraId="7B6DA923" w14:textId="21504030">
      <w:pPr>
        <w:pStyle w:val="TOC4"/>
        <w:tabs>
          <w:tab w:val="right" w:leader="dot" w:pos="9062"/>
        </w:tabs>
      </w:pPr>
      <w:hyperlink w:history="1" w:anchor="_Toc242172802">
        <w:r>
          <w:rPr>
            <w:rStyle w:val="Hyperlink"/>
          </w:rPr>
          <w:t>6.12 Flankenschutz - Flachkreuzungen</w:t>
        </w:r>
        <w:r>
          <w:rPr>
            <w:webHidden/>
          </w:rPr>
          <w:tab/>
        </w:r>
        <w:r>
          <w:rPr>
            <w:webHidden/>
          </w:rPr>
          <w:fldChar w:fldCharType="begin"/>
        </w:r>
        <w:r>
          <w:rPr>
            <w:webHidden/>
          </w:rPr>
          <w:instrText xml:space="preserve"> PAGEREF _Toc242172802 \h </w:instrText>
        </w:r>
        <w:r>
          <w:rPr>
            <w:webHidden/>
          </w:rPr>
        </w:r>
        <w:r>
          <w:rPr>
            <w:webHidden/>
          </w:rPr>
          <w:fldChar w:fldCharType="separate"/>
        </w:r>
        <w:r>
          <w:rPr>
            <w:webHidden/>
          </w:rPr>
          <w:t>224</w:t>
        </w:r>
        <w:r>
          <w:rPr>
            <w:webHidden/>
          </w:rPr>
          <w:fldChar w:fldCharType="end"/>
        </w:r>
      </w:hyperlink>
    </w:p>
    <w:p w14:paraId="38FE9FDF" w14:textId="11D39983">
      <w:pPr>
        <w:pStyle w:val="TOC4"/>
        <w:tabs>
          <w:tab w:val="right" w:leader="dot" w:pos="9062"/>
        </w:tabs>
      </w:pPr>
      <w:hyperlink w:history="1" w:anchor="_Toc242172803">
        <w:r>
          <w:rPr>
            <w:rStyle w:val="Hyperlink"/>
          </w:rPr>
          <w:t>6.13 Flankenschutz -Einfache und doppelte Kreuzungsweiche</w:t>
        </w:r>
        <w:r>
          <w:rPr>
            <w:webHidden/>
          </w:rPr>
          <w:tab/>
        </w:r>
        <w:r>
          <w:rPr>
            <w:webHidden/>
          </w:rPr>
          <w:fldChar w:fldCharType="begin"/>
        </w:r>
        <w:r>
          <w:rPr>
            <w:webHidden/>
          </w:rPr>
          <w:instrText xml:space="preserve"> PAGEREF _Toc242172803 \h </w:instrText>
        </w:r>
        <w:r>
          <w:rPr>
            <w:webHidden/>
          </w:rPr>
        </w:r>
        <w:r>
          <w:rPr>
            <w:webHidden/>
          </w:rPr>
          <w:fldChar w:fldCharType="separate"/>
        </w:r>
        <w:r>
          <w:rPr>
            <w:webHidden/>
          </w:rPr>
          <w:t>225</w:t>
        </w:r>
        <w:r>
          <w:rPr>
            <w:webHidden/>
          </w:rPr>
          <w:fldChar w:fldCharType="end"/>
        </w:r>
      </w:hyperlink>
    </w:p>
    <w:p w14:paraId="1B48071B" w14:textId="2189F415">
      <w:pPr>
        <w:pStyle w:val="TOC4"/>
        <w:tabs>
          <w:tab w:val="right" w:leader="dot" w:pos="9062"/>
        </w:tabs>
      </w:pPr>
      <w:hyperlink w:history="1" w:anchor="_Toc242172804">
        <w:r>
          <w:rPr>
            <w:rStyle w:val="Hyperlink"/>
          </w:rPr>
          <w:t>6.14 Flankenschutz -Schlüsselsperre mit Sperrung in einem Strang</w:t>
        </w:r>
        <w:r>
          <w:rPr>
            <w:webHidden/>
          </w:rPr>
          <w:tab/>
        </w:r>
        <w:r>
          <w:rPr>
            <w:webHidden/>
          </w:rPr>
          <w:fldChar w:fldCharType="begin"/>
        </w:r>
        <w:r>
          <w:rPr>
            <w:webHidden/>
          </w:rPr>
          <w:instrText xml:space="preserve"> PAGEREF _Toc242172804 \h </w:instrText>
        </w:r>
        <w:r>
          <w:rPr>
            <w:webHidden/>
          </w:rPr>
        </w:r>
        <w:r>
          <w:rPr>
            <w:webHidden/>
          </w:rPr>
          <w:fldChar w:fldCharType="separate"/>
        </w:r>
        <w:r>
          <w:rPr>
            <w:webHidden/>
          </w:rPr>
          <w:t>225</w:t>
        </w:r>
        <w:r>
          <w:rPr>
            <w:webHidden/>
          </w:rPr>
          <w:fldChar w:fldCharType="end"/>
        </w:r>
      </w:hyperlink>
    </w:p>
    <w:p w14:paraId="35454929" w14:textId="05B97842">
      <w:pPr>
        <w:pStyle w:val="TOC4"/>
        <w:tabs>
          <w:tab w:val="right" w:leader="dot" w:pos="9062"/>
        </w:tabs>
      </w:pPr>
      <w:hyperlink w:history="1" w:anchor="_Toc242172805">
        <w:r>
          <w:rPr>
            <w:rStyle w:val="Hyperlink"/>
          </w:rPr>
          <w:t>6.15 Flankenschutz - Flankenschutzelemente in anderem Stellwerksbereich</w:t>
        </w:r>
        <w:r>
          <w:rPr>
            <w:webHidden/>
          </w:rPr>
          <w:tab/>
        </w:r>
        <w:r>
          <w:rPr>
            <w:webHidden/>
          </w:rPr>
          <w:fldChar w:fldCharType="begin"/>
        </w:r>
        <w:r>
          <w:rPr>
            <w:webHidden/>
          </w:rPr>
          <w:instrText xml:space="preserve"> PAGEREF _Toc242172805 \h </w:instrText>
        </w:r>
        <w:r>
          <w:rPr>
            <w:webHidden/>
          </w:rPr>
        </w:r>
        <w:r>
          <w:rPr>
            <w:webHidden/>
          </w:rPr>
          <w:fldChar w:fldCharType="separate"/>
        </w:r>
        <w:r>
          <w:rPr>
            <w:webHidden/>
          </w:rPr>
          <w:t>226</w:t>
        </w:r>
        <w:r>
          <w:rPr>
            <w:webHidden/>
          </w:rPr>
          <w:fldChar w:fldCharType="end"/>
        </w:r>
      </w:hyperlink>
    </w:p>
    <w:p w14:paraId="3E148622" w14:textId="41F13B6F">
      <w:pPr>
        <w:pStyle w:val="TOC4"/>
        <w:tabs>
          <w:tab w:val="right" w:leader="dot" w:pos="9062"/>
        </w:tabs>
      </w:pPr>
      <w:hyperlink w:history="1" w:anchor="_Toc242172806">
        <w:r>
          <w:rPr>
            <w:rStyle w:val="Hyperlink"/>
          </w:rPr>
          <w:t>6.16 Fahrstraßenauflösung</w:t>
        </w:r>
        <w:r>
          <w:rPr>
            <w:webHidden/>
          </w:rPr>
          <w:tab/>
        </w:r>
        <w:r>
          <w:rPr>
            <w:webHidden/>
          </w:rPr>
          <w:fldChar w:fldCharType="begin"/>
        </w:r>
        <w:r>
          <w:rPr>
            <w:webHidden/>
          </w:rPr>
          <w:instrText xml:space="preserve"> PAGEREF _Toc242172806 \h </w:instrText>
        </w:r>
        <w:r>
          <w:rPr>
            <w:webHidden/>
          </w:rPr>
        </w:r>
        <w:r>
          <w:rPr>
            <w:webHidden/>
          </w:rPr>
          <w:fldChar w:fldCharType="separate"/>
        </w:r>
        <w:r>
          <w:rPr>
            <w:webHidden/>
          </w:rPr>
          <w:t>227</w:t>
        </w:r>
        <w:r>
          <w:rPr>
            <w:webHidden/>
          </w:rPr>
          <w:fldChar w:fldCharType="end"/>
        </w:r>
      </w:hyperlink>
    </w:p>
    <w:p w14:paraId="346A90D5" w14:textId="367B5AB6">
      <w:pPr>
        <w:pStyle w:val="TOC4"/>
        <w:tabs>
          <w:tab w:val="right" w:leader="dot" w:pos="9062"/>
        </w:tabs>
      </w:pPr>
      <w:hyperlink w:history="1" w:anchor="_Toc242172807">
        <w:r>
          <w:rPr>
            <w:rStyle w:val="Hyperlink"/>
          </w:rPr>
          <w:t>6.17 Fahrtbewirkte Auflösung der Fahrstraße</w:t>
        </w:r>
        <w:r>
          <w:rPr>
            <w:webHidden/>
          </w:rPr>
          <w:tab/>
        </w:r>
        <w:r>
          <w:rPr>
            <w:webHidden/>
          </w:rPr>
          <w:fldChar w:fldCharType="begin"/>
        </w:r>
        <w:r>
          <w:rPr>
            <w:webHidden/>
          </w:rPr>
          <w:instrText xml:space="preserve"> PAGEREF _Toc242172807 \h </w:instrText>
        </w:r>
        <w:r>
          <w:rPr>
            <w:webHidden/>
          </w:rPr>
        </w:r>
        <w:r>
          <w:rPr>
            <w:webHidden/>
          </w:rPr>
          <w:fldChar w:fldCharType="separate"/>
        </w:r>
        <w:r>
          <w:rPr>
            <w:webHidden/>
          </w:rPr>
          <w:t>228</w:t>
        </w:r>
        <w:r>
          <w:rPr>
            <w:webHidden/>
          </w:rPr>
          <w:fldChar w:fldCharType="end"/>
        </w:r>
      </w:hyperlink>
    </w:p>
    <w:p w14:paraId="774303FB" w14:textId="691B1329">
      <w:pPr>
        <w:pStyle w:val="TOC4"/>
        <w:tabs>
          <w:tab w:val="right" w:leader="dot" w:pos="9062"/>
        </w:tabs>
      </w:pPr>
      <w:hyperlink w:history="1" w:anchor="_Toc242172808">
        <w:r>
          <w:rPr>
            <w:rStyle w:val="Hyperlink"/>
          </w:rPr>
          <w:t>6.18 Fahrtbewirkte und automatische Auflösung des Schutzweges - Allgemeines</w:t>
        </w:r>
        <w:r>
          <w:rPr>
            <w:webHidden/>
          </w:rPr>
          <w:tab/>
        </w:r>
        <w:r>
          <w:rPr>
            <w:webHidden/>
          </w:rPr>
          <w:fldChar w:fldCharType="begin"/>
        </w:r>
        <w:r>
          <w:rPr>
            <w:webHidden/>
          </w:rPr>
          <w:instrText xml:space="preserve"> PAGEREF _Toc242172808 \h </w:instrText>
        </w:r>
        <w:r>
          <w:rPr>
            <w:webHidden/>
          </w:rPr>
        </w:r>
        <w:r>
          <w:rPr>
            <w:webHidden/>
          </w:rPr>
          <w:fldChar w:fldCharType="separate"/>
        </w:r>
        <w:r>
          <w:rPr>
            <w:webHidden/>
          </w:rPr>
          <w:t>233</w:t>
        </w:r>
        <w:r>
          <w:rPr>
            <w:webHidden/>
          </w:rPr>
          <w:fldChar w:fldCharType="end"/>
        </w:r>
      </w:hyperlink>
    </w:p>
    <w:p w14:paraId="60FCB4C2" w14:textId="75CF4F27">
      <w:pPr>
        <w:pStyle w:val="TOC4"/>
        <w:tabs>
          <w:tab w:val="right" w:leader="dot" w:pos="9062"/>
        </w:tabs>
      </w:pPr>
      <w:hyperlink w:history="1" w:anchor="_Toc242172809">
        <w:r>
          <w:rPr>
            <w:rStyle w:val="Hyperlink"/>
          </w:rPr>
          <w:t>6.19 Fahrtbewirkte Auflösung des Schutzweges</w:t>
        </w:r>
        <w:r>
          <w:rPr>
            <w:webHidden/>
          </w:rPr>
          <w:tab/>
        </w:r>
        <w:r>
          <w:rPr>
            <w:webHidden/>
          </w:rPr>
          <w:fldChar w:fldCharType="begin"/>
        </w:r>
        <w:r>
          <w:rPr>
            <w:webHidden/>
          </w:rPr>
          <w:instrText xml:space="preserve"> PAGEREF _Toc242172809 \h </w:instrText>
        </w:r>
        <w:r>
          <w:rPr>
            <w:webHidden/>
          </w:rPr>
        </w:r>
        <w:r>
          <w:rPr>
            <w:webHidden/>
          </w:rPr>
          <w:fldChar w:fldCharType="separate"/>
        </w:r>
        <w:r>
          <w:rPr>
            <w:webHidden/>
          </w:rPr>
          <w:t>235</w:t>
        </w:r>
        <w:r>
          <w:rPr>
            <w:webHidden/>
          </w:rPr>
          <w:fldChar w:fldCharType="end"/>
        </w:r>
      </w:hyperlink>
    </w:p>
    <w:p w14:paraId="59AF6AFD" w14:textId="3897AA3A">
      <w:pPr>
        <w:pStyle w:val="TOC4"/>
        <w:tabs>
          <w:tab w:val="right" w:leader="dot" w:pos="9062"/>
        </w:tabs>
      </w:pPr>
      <w:hyperlink w:history="1" w:anchor="_Toc242172810">
        <w:r>
          <w:rPr>
            <w:rStyle w:val="Hyperlink"/>
          </w:rPr>
          <w:t>6.20 Automatische Auflösung des Schutzweges</w:t>
        </w:r>
        <w:r>
          <w:rPr>
            <w:webHidden/>
          </w:rPr>
          <w:tab/>
        </w:r>
        <w:r>
          <w:rPr>
            <w:webHidden/>
          </w:rPr>
          <w:fldChar w:fldCharType="begin"/>
        </w:r>
        <w:r>
          <w:rPr>
            <w:webHidden/>
          </w:rPr>
          <w:instrText xml:space="preserve"> PAGEREF _Toc242172810 \h </w:instrText>
        </w:r>
        <w:r>
          <w:rPr>
            <w:webHidden/>
          </w:rPr>
        </w:r>
        <w:r>
          <w:rPr>
            <w:webHidden/>
          </w:rPr>
          <w:fldChar w:fldCharType="separate"/>
        </w:r>
        <w:r>
          <w:rPr>
            <w:webHidden/>
          </w:rPr>
          <w:t>236</w:t>
        </w:r>
        <w:r>
          <w:rPr>
            <w:webHidden/>
          </w:rPr>
          <w:fldChar w:fldCharType="end"/>
        </w:r>
      </w:hyperlink>
    </w:p>
    <w:p w14:paraId="39A8570F" w14:textId="636B68ED">
      <w:pPr>
        <w:pStyle w:val="TOC4"/>
        <w:tabs>
          <w:tab w:val="right" w:leader="dot" w:pos="9062"/>
        </w:tabs>
      </w:pPr>
      <w:hyperlink w:history="1" w:anchor="_Toc242172811">
        <w:r>
          <w:rPr>
            <w:rStyle w:val="Hyperlink"/>
          </w:rPr>
          <w:t>6.21 Mittelweichenauflösung</w:t>
        </w:r>
        <w:r>
          <w:rPr>
            <w:webHidden/>
          </w:rPr>
          <w:tab/>
        </w:r>
        <w:r>
          <w:rPr>
            <w:webHidden/>
          </w:rPr>
          <w:fldChar w:fldCharType="begin"/>
        </w:r>
        <w:r>
          <w:rPr>
            <w:webHidden/>
          </w:rPr>
          <w:instrText xml:space="preserve"> PAGEREF _Toc242172811 \h </w:instrText>
        </w:r>
        <w:r>
          <w:rPr>
            <w:webHidden/>
          </w:rPr>
        </w:r>
        <w:r>
          <w:rPr>
            <w:webHidden/>
          </w:rPr>
          <w:fldChar w:fldCharType="separate"/>
        </w:r>
        <w:r>
          <w:rPr>
            <w:webHidden/>
          </w:rPr>
          <w:t>237</w:t>
        </w:r>
        <w:r>
          <w:rPr>
            <w:webHidden/>
          </w:rPr>
          <w:fldChar w:fldCharType="end"/>
        </w:r>
      </w:hyperlink>
    </w:p>
    <w:p w14:paraId="0A20AA8D" w14:textId="1DDB0C48">
      <w:pPr>
        <w:pStyle w:val="TOC4"/>
        <w:tabs>
          <w:tab w:val="right" w:leader="dot" w:pos="9062"/>
        </w:tabs>
      </w:pPr>
      <w:hyperlink w:history="1" w:anchor="_Toc242172812">
        <w:r>
          <w:rPr>
            <w:rStyle w:val="Hyperlink"/>
          </w:rPr>
          <w:t>6.22 Händische Auflösung - Teilfahrstraßenauflösung</w:t>
        </w:r>
        <w:r>
          <w:rPr>
            <w:webHidden/>
          </w:rPr>
          <w:tab/>
        </w:r>
        <w:r>
          <w:rPr>
            <w:webHidden/>
          </w:rPr>
          <w:fldChar w:fldCharType="begin"/>
        </w:r>
        <w:r>
          <w:rPr>
            <w:webHidden/>
          </w:rPr>
          <w:instrText xml:space="preserve"> PAGEREF _Toc242172812 \h </w:instrText>
        </w:r>
        <w:r>
          <w:rPr>
            <w:webHidden/>
          </w:rPr>
        </w:r>
        <w:r>
          <w:rPr>
            <w:webHidden/>
          </w:rPr>
          <w:fldChar w:fldCharType="separate"/>
        </w:r>
        <w:r>
          <w:rPr>
            <w:webHidden/>
          </w:rPr>
          <w:t>241</w:t>
        </w:r>
        <w:r>
          <w:rPr>
            <w:webHidden/>
          </w:rPr>
          <w:fldChar w:fldCharType="end"/>
        </w:r>
      </w:hyperlink>
    </w:p>
    <w:p w14:paraId="223B9D5F" w14:textId="10275E95">
      <w:pPr>
        <w:pStyle w:val="TOC4"/>
        <w:tabs>
          <w:tab w:val="right" w:leader="dot" w:pos="9062"/>
        </w:tabs>
      </w:pPr>
      <w:hyperlink w:history="1" w:anchor="_Toc242172813">
        <w:r>
          <w:rPr>
            <w:rStyle w:val="Hyperlink"/>
          </w:rPr>
          <w:t>6.23 Händische Auflösung - Festgelegte Fahrstraßen (Hilfsauflösung)</w:t>
        </w:r>
        <w:r>
          <w:rPr>
            <w:webHidden/>
          </w:rPr>
          <w:tab/>
        </w:r>
        <w:r>
          <w:rPr>
            <w:webHidden/>
          </w:rPr>
          <w:fldChar w:fldCharType="begin"/>
        </w:r>
        <w:r>
          <w:rPr>
            <w:webHidden/>
          </w:rPr>
          <w:instrText xml:space="preserve"> PAGEREF _Toc242172813 \h </w:instrText>
        </w:r>
        <w:r>
          <w:rPr>
            <w:webHidden/>
          </w:rPr>
        </w:r>
        <w:r>
          <w:rPr>
            <w:webHidden/>
          </w:rPr>
          <w:fldChar w:fldCharType="separate"/>
        </w:r>
        <w:r>
          <w:rPr>
            <w:webHidden/>
          </w:rPr>
          <w:t>242</w:t>
        </w:r>
        <w:r>
          <w:rPr>
            <w:webHidden/>
          </w:rPr>
          <w:fldChar w:fldCharType="end"/>
        </w:r>
      </w:hyperlink>
    </w:p>
    <w:p w14:paraId="6410F730" w14:textId="0B30A53E">
      <w:pPr>
        <w:pStyle w:val="TOC4"/>
        <w:tabs>
          <w:tab w:val="right" w:leader="dot" w:pos="9062"/>
        </w:tabs>
      </w:pPr>
      <w:hyperlink w:history="1" w:anchor="_Toc242172814">
        <w:r>
          <w:rPr>
            <w:rStyle w:val="Hyperlink"/>
          </w:rPr>
          <w:t>6.24 Händische Auflösung - Nicht festgelegte Fahrstraßen (Rücknahme)</w:t>
        </w:r>
        <w:r>
          <w:rPr>
            <w:webHidden/>
          </w:rPr>
          <w:tab/>
        </w:r>
        <w:r>
          <w:rPr>
            <w:webHidden/>
          </w:rPr>
          <w:fldChar w:fldCharType="begin"/>
        </w:r>
        <w:r>
          <w:rPr>
            <w:webHidden/>
          </w:rPr>
          <w:instrText xml:space="preserve"> PAGEREF _Toc242172814 \h </w:instrText>
        </w:r>
        <w:r>
          <w:rPr>
            <w:webHidden/>
          </w:rPr>
        </w:r>
        <w:r>
          <w:rPr>
            <w:webHidden/>
          </w:rPr>
          <w:fldChar w:fldCharType="separate"/>
        </w:r>
        <w:r>
          <w:rPr>
            <w:webHidden/>
          </w:rPr>
          <w:t>243</w:t>
        </w:r>
        <w:r>
          <w:rPr>
            <w:webHidden/>
          </w:rPr>
          <w:fldChar w:fldCharType="end"/>
        </w:r>
      </w:hyperlink>
    </w:p>
    <w:p w14:paraId="79E7D6AF" w14:textId="04EB973A">
      <w:pPr>
        <w:pStyle w:val="TOC4"/>
        <w:tabs>
          <w:tab w:val="right" w:leader="dot" w:pos="9062"/>
        </w:tabs>
      </w:pPr>
      <w:hyperlink w:history="1" w:anchor="_Toc242172815">
        <w:r>
          <w:rPr>
            <w:rStyle w:val="Hyperlink"/>
          </w:rPr>
          <w:t>6.25 Händische Auflösung - Schutzweg</w:t>
        </w:r>
        <w:r>
          <w:rPr>
            <w:webHidden/>
          </w:rPr>
          <w:tab/>
        </w:r>
        <w:r>
          <w:rPr>
            <w:webHidden/>
          </w:rPr>
          <w:fldChar w:fldCharType="begin"/>
        </w:r>
        <w:r>
          <w:rPr>
            <w:webHidden/>
          </w:rPr>
          <w:instrText xml:space="preserve"> PAGEREF _Toc242172815 \h </w:instrText>
        </w:r>
        <w:r>
          <w:rPr>
            <w:webHidden/>
          </w:rPr>
        </w:r>
        <w:r>
          <w:rPr>
            <w:webHidden/>
          </w:rPr>
          <w:fldChar w:fldCharType="separate"/>
        </w:r>
        <w:r>
          <w:rPr>
            <w:webHidden/>
          </w:rPr>
          <w:t>245</w:t>
        </w:r>
        <w:r>
          <w:rPr>
            <w:webHidden/>
          </w:rPr>
          <w:fldChar w:fldCharType="end"/>
        </w:r>
      </w:hyperlink>
    </w:p>
    <w:p w14:paraId="4E23E724" w14:textId="12257BB1">
      <w:pPr>
        <w:pStyle w:val="TOC4"/>
        <w:tabs>
          <w:tab w:val="right" w:leader="dot" w:pos="9062"/>
        </w:tabs>
      </w:pPr>
      <w:hyperlink w:history="1" w:anchor="_Toc242172816">
        <w:r>
          <w:rPr>
            <w:rStyle w:val="Hyperlink"/>
          </w:rPr>
          <w:t>6.26 Händische Auflösung - Fahrstraßen mit nur einem Freimeldeabschnitt</w:t>
        </w:r>
        <w:r>
          <w:rPr>
            <w:webHidden/>
          </w:rPr>
          <w:tab/>
        </w:r>
        <w:r>
          <w:rPr>
            <w:webHidden/>
          </w:rPr>
          <w:fldChar w:fldCharType="begin"/>
        </w:r>
        <w:r>
          <w:rPr>
            <w:webHidden/>
          </w:rPr>
          <w:instrText xml:space="preserve"> PAGEREF _Toc242172816 \h </w:instrText>
        </w:r>
        <w:r>
          <w:rPr>
            <w:webHidden/>
          </w:rPr>
        </w:r>
        <w:r>
          <w:rPr>
            <w:webHidden/>
          </w:rPr>
          <w:fldChar w:fldCharType="separate"/>
        </w:r>
        <w:r>
          <w:rPr>
            <w:webHidden/>
          </w:rPr>
          <w:t>246</w:t>
        </w:r>
        <w:r>
          <w:rPr>
            <w:webHidden/>
          </w:rPr>
          <w:fldChar w:fldCharType="end"/>
        </w:r>
      </w:hyperlink>
    </w:p>
    <w:p w14:paraId="52673BC0" w14:textId="7B9B6645">
      <w:pPr>
        <w:pStyle w:val="TOC4"/>
        <w:tabs>
          <w:tab w:val="right" w:leader="dot" w:pos="9062"/>
        </w:tabs>
      </w:pPr>
      <w:hyperlink w:history="1" w:anchor="_Toc242172817">
        <w:r>
          <w:rPr>
            <w:rStyle w:val="Hyperlink"/>
          </w:rPr>
          <w:t>6.27 Wendeverschubfahrten - Einstellung</w:t>
        </w:r>
        <w:r>
          <w:rPr>
            <w:webHidden/>
          </w:rPr>
          <w:tab/>
        </w:r>
        <w:r>
          <w:rPr>
            <w:webHidden/>
          </w:rPr>
          <w:fldChar w:fldCharType="begin"/>
        </w:r>
        <w:r>
          <w:rPr>
            <w:webHidden/>
          </w:rPr>
          <w:instrText xml:space="preserve"> PAGEREF _Toc242172817 \h </w:instrText>
        </w:r>
        <w:r>
          <w:rPr>
            <w:webHidden/>
          </w:rPr>
        </w:r>
        <w:r>
          <w:rPr>
            <w:webHidden/>
          </w:rPr>
          <w:fldChar w:fldCharType="separate"/>
        </w:r>
        <w:r>
          <w:rPr>
            <w:webHidden/>
          </w:rPr>
          <w:t>247</w:t>
        </w:r>
        <w:r>
          <w:rPr>
            <w:webHidden/>
          </w:rPr>
          <w:fldChar w:fldCharType="end"/>
        </w:r>
      </w:hyperlink>
    </w:p>
    <w:p w14:paraId="5D6C0F43" w14:textId="4C4E087C">
      <w:pPr>
        <w:pStyle w:val="TOC4"/>
        <w:tabs>
          <w:tab w:val="right" w:leader="dot" w:pos="9062"/>
        </w:tabs>
      </w:pPr>
      <w:hyperlink w:history="1" w:anchor="_Toc242172818">
        <w:r>
          <w:rPr>
            <w:rStyle w:val="Hyperlink"/>
          </w:rPr>
          <w:t>6.28 Wendeverschubfahrten - Zulässigkeitsprüfung</w:t>
        </w:r>
        <w:r>
          <w:rPr>
            <w:webHidden/>
          </w:rPr>
          <w:tab/>
        </w:r>
        <w:r>
          <w:rPr>
            <w:webHidden/>
          </w:rPr>
          <w:fldChar w:fldCharType="begin"/>
        </w:r>
        <w:r>
          <w:rPr>
            <w:webHidden/>
          </w:rPr>
          <w:instrText xml:space="preserve"> PAGEREF _Toc242172818 \h </w:instrText>
        </w:r>
        <w:r>
          <w:rPr>
            <w:webHidden/>
          </w:rPr>
        </w:r>
        <w:r>
          <w:rPr>
            <w:webHidden/>
          </w:rPr>
          <w:fldChar w:fldCharType="separate"/>
        </w:r>
        <w:r>
          <w:rPr>
            <w:webHidden/>
          </w:rPr>
          <w:t>248</w:t>
        </w:r>
        <w:r>
          <w:rPr>
            <w:webHidden/>
          </w:rPr>
          <w:fldChar w:fldCharType="end"/>
        </w:r>
      </w:hyperlink>
    </w:p>
    <w:p w14:paraId="1592675E" w14:textId="1BCF8303">
      <w:pPr>
        <w:pStyle w:val="TOC4"/>
        <w:tabs>
          <w:tab w:val="right" w:leader="dot" w:pos="9062"/>
        </w:tabs>
      </w:pPr>
      <w:hyperlink w:history="1" w:anchor="_Toc242172819">
        <w:r>
          <w:rPr>
            <w:rStyle w:val="Hyperlink"/>
          </w:rPr>
          <w:t>6.29 Restfahrstraßenauflösung bei Wendefahrten</w:t>
        </w:r>
        <w:r>
          <w:rPr>
            <w:webHidden/>
          </w:rPr>
          <w:tab/>
        </w:r>
        <w:r>
          <w:rPr>
            <w:webHidden/>
          </w:rPr>
          <w:fldChar w:fldCharType="begin"/>
        </w:r>
        <w:r>
          <w:rPr>
            <w:webHidden/>
          </w:rPr>
          <w:instrText xml:space="preserve"> PAGEREF _Toc242172819 \h </w:instrText>
        </w:r>
        <w:r>
          <w:rPr>
            <w:webHidden/>
          </w:rPr>
        </w:r>
        <w:r>
          <w:rPr>
            <w:webHidden/>
          </w:rPr>
          <w:fldChar w:fldCharType="separate"/>
        </w:r>
        <w:r>
          <w:rPr>
            <w:webHidden/>
          </w:rPr>
          <w:t>248</w:t>
        </w:r>
        <w:r>
          <w:rPr>
            <w:webHidden/>
          </w:rPr>
          <w:fldChar w:fldCharType="end"/>
        </w:r>
      </w:hyperlink>
    </w:p>
    <w:p w14:paraId="2C943573" w14:textId="2B293EB8">
      <w:pPr>
        <w:pStyle w:val="TOC4"/>
        <w:tabs>
          <w:tab w:val="right" w:leader="dot" w:pos="9062"/>
        </w:tabs>
      </w:pPr>
      <w:hyperlink w:history="1" w:anchor="_Toc242172820">
        <w:r>
          <w:rPr>
            <w:rStyle w:val="Hyperlink"/>
          </w:rPr>
          <w:t>6.30 Wendeverschubfahrt mit Verschubsignalen ohne Zieleinstellung in der Wendefahrt</w:t>
        </w:r>
        <w:r>
          <w:rPr>
            <w:webHidden/>
          </w:rPr>
          <w:tab/>
        </w:r>
        <w:r>
          <w:rPr>
            <w:webHidden/>
          </w:rPr>
          <w:fldChar w:fldCharType="begin"/>
        </w:r>
        <w:r>
          <w:rPr>
            <w:webHidden/>
          </w:rPr>
          <w:instrText xml:space="preserve"> PAGEREF _Toc242172820 \h </w:instrText>
        </w:r>
        <w:r>
          <w:rPr>
            <w:webHidden/>
          </w:rPr>
        </w:r>
        <w:r>
          <w:rPr>
            <w:webHidden/>
          </w:rPr>
          <w:fldChar w:fldCharType="separate"/>
        </w:r>
        <w:r>
          <w:rPr>
            <w:webHidden/>
          </w:rPr>
          <w:t>252</w:t>
        </w:r>
        <w:r>
          <w:rPr>
            <w:webHidden/>
          </w:rPr>
          <w:fldChar w:fldCharType="end"/>
        </w:r>
      </w:hyperlink>
    </w:p>
    <w:p w14:paraId="4CD34E60" w14:textId="0C5D21EC">
      <w:pPr>
        <w:pStyle w:val="TOC4"/>
        <w:tabs>
          <w:tab w:val="right" w:leader="dot" w:pos="9062"/>
        </w:tabs>
      </w:pPr>
      <w:hyperlink w:history="1" w:anchor="_Toc242172821">
        <w:r>
          <w:rPr>
            <w:rStyle w:val="Hyperlink"/>
          </w:rPr>
          <w:t>6.31 Rücknahme der Wendefahrt</w:t>
        </w:r>
        <w:r>
          <w:rPr>
            <w:webHidden/>
          </w:rPr>
          <w:tab/>
        </w:r>
        <w:r>
          <w:rPr>
            <w:webHidden/>
          </w:rPr>
          <w:fldChar w:fldCharType="begin"/>
        </w:r>
        <w:r>
          <w:rPr>
            <w:webHidden/>
          </w:rPr>
          <w:instrText xml:space="preserve"> PAGEREF _Toc242172821 \h </w:instrText>
        </w:r>
        <w:r>
          <w:rPr>
            <w:webHidden/>
          </w:rPr>
        </w:r>
        <w:r>
          <w:rPr>
            <w:webHidden/>
          </w:rPr>
          <w:fldChar w:fldCharType="separate"/>
        </w:r>
        <w:r>
          <w:rPr>
            <w:webHidden/>
          </w:rPr>
          <w:t>253</w:t>
        </w:r>
        <w:r>
          <w:rPr>
            <w:webHidden/>
          </w:rPr>
          <w:fldChar w:fldCharType="end"/>
        </w:r>
      </w:hyperlink>
    </w:p>
    <w:p w14:paraId="61728B4B" w14:textId="3575A94E">
      <w:pPr>
        <w:pStyle w:val="TOC4"/>
        <w:tabs>
          <w:tab w:val="right" w:leader="dot" w:pos="9062"/>
        </w:tabs>
      </w:pPr>
      <w:hyperlink w:history="1" w:anchor="_Toc242172822">
        <w:r>
          <w:rPr>
            <w:rStyle w:val="Hyperlink"/>
          </w:rPr>
          <w:t>6.32 Fahrstraßenkombinationen</w:t>
        </w:r>
        <w:r>
          <w:rPr>
            <w:webHidden/>
          </w:rPr>
          <w:tab/>
        </w:r>
        <w:r>
          <w:rPr>
            <w:webHidden/>
          </w:rPr>
          <w:fldChar w:fldCharType="begin"/>
        </w:r>
        <w:r>
          <w:rPr>
            <w:webHidden/>
          </w:rPr>
          <w:instrText xml:space="preserve"> PAGEREF _Toc242172822 \h </w:instrText>
        </w:r>
        <w:r>
          <w:rPr>
            <w:webHidden/>
          </w:rPr>
        </w:r>
        <w:r>
          <w:rPr>
            <w:webHidden/>
          </w:rPr>
          <w:fldChar w:fldCharType="separate"/>
        </w:r>
        <w:r>
          <w:rPr>
            <w:webHidden/>
          </w:rPr>
          <w:t>254</w:t>
        </w:r>
        <w:r>
          <w:rPr>
            <w:webHidden/>
          </w:rPr>
          <w:fldChar w:fldCharType="end"/>
        </w:r>
      </w:hyperlink>
    </w:p>
    <w:p w14:paraId="0256B4F6" w14:textId="040DF521">
      <w:pPr>
        <w:pStyle w:val="TOC4"/>
        <w:tabs>
          <w:tab w:val="right" w:leader="dot" w:pos="9062"/>
        </w:tabs>
      </w:pPr>
      <w:hyperlink w:history="1" w:anchor="_Toc242172823">
        <w:r>
          <w:rPr>
            <w:rStyle w:val="Hyperlink"/>
          </w:rPr>
          <w:t>6.33 Durchfahrtssperren</w:t>
        </w:r>
        <w:r>
          <w:rPr>
            <w:webHidden/>
          </w:rPr>
          <w:tab/>
        </w:r>
        <w:r>
          <w:rPr>
            <w:webHidden/>
          </w:rPr>
          <w:fldChar w:fldCharType="begin"/>
        </w:r>
        <w:r>
          <w:rPr>
            <w:webHidden/>
          </w:rPr>
          <w:instrText xml:space="preserve"> PAGEREF _Toc242172823 \h </w:instrText>
        </w:r>
        <w:r>
          <w:rPr>
            <w:webHidden/>
          </w:rPr>
        </w:r>
        <w:r>
          <w:rPr>
            <w:webHidden/>
          </w:rPr>
          <w:fldChar w:fldCharType="separate"/>
        </w:r>
        <w:r>
          <w:rPr>
            <w:webHidden/>
          </w:rPr>
          <w:t>255</w:t>
        </w:r>
        <w:r>
          <w:rPr>
            <w:webHidden/>
          </w:rPr>
          <w:fldChar w:fldCharType="end"/>
        </w:r>
      </w:hyperlink>
    </w:p>
    <w:p w14:paraId="5368E662" w14:textId="5709F2D5">
      <w:pPr>
        <w:pStyle w:val="TOC4"/>
        <w:tabs>
          <w:tab w:val="right" w:leader="dot" w:pos="9062"/>
        </w:tabs>
      </w:pPr>
      <w:hyperlink w:history="1" w:anchor="_Toc242172824">
        <w:r>
          <w:rPr>
            <w:rStyle w:val="Hyperlink"/>
          </w:rPr>
          <w:t>6.34 Einstellung mehrerer Fahrstraßen mit einer Bedienungshandlung</w:t>
        </w:r>
        <w:r>
          <w:rPr>
            <w:webHidden/>
          </w:rPr>
          <w:tab/>
        </w:r>
        <w:r>
          <w:rPr>
            <w:webHidden/>
          </w:rPr>
          <w:fldChar w:fldCharType="begin"/>
        </w:r>
        <w:r>
          <w:rPr>
            <w:webHidden/>
          </w:rPr>
          <w:instrText xml:space="preserve"> PAGEREF _Toc242172824 \h </w:instrText>
        </w:r>
        <w:r>
          <w:rPr>
            <w:webHidden/>
          </w:rPr>
        </w:r>
        <w:r>
          <w:rPr>
            <w:webHidden/>
          </w:rPr>
          <w:fldChar w:fldCharType="separate"/>
        </w:r>
        <w:r>
          <w:rPr>
            <w:webHidden/>
          </w:rPr>
          <w:t>255</w:t>
        </w:r>
        <w:r>
          <w:rPr>
            <w:webHidden/>
          </w:rPr>
          <w:fldChar w:fldCharType="end"/>
        </w:r>
      </w:hyperlink>
    </w:p>
    <w:p w14:paraId="7A5B0D19" w14:textId="5D9C772B">
      <w:pPr>
        <w:pStyle w:val="TOC4"/>
        <w:tabs>
          <w:tab w:val="right" w:leader="dot" w:pos="9062"/>
        </w:tabs>
      </w:pPr>
      <w:hyperlink w:history="1" w:anchor="_Toc242172825">
        <w:r>
          <w:rPr>
            <w:rStyle w:val="Hyperlink"/>
          </w:rPr>
          <w:t>6.35 Aufwerten</w:t>
        </w:r>
        <w:r>
          <w:rPr>
            <w:webHidden/>
          </w:rPr>
          <w:tab/>
        </w:r>
        <w:r>
          <w:rPr>
            <w:webHidden/>
          </w:rPr>
          <w:fldChar w:fldCharType="begin"/>
        </w:r>
        <w:r>
          <w:rPr>
            <w:webHidden/>
          </w:rPr>
          <w:instrText xml:space="preserve"> PAGEREF _Toc242172825 \h </w:instrText>
        </w:r>
        <w:r>
          <w:rPr>
            <w:webHidden/>
          </w:rPr>
        </w:r>
        <w:r>
          <w:rPr>
            <w:webHidden/>
          </w:rPr>
          <w:fldChar w:fldCharType="separate"/>
        </w:r>
        <w:r>
          <w:rPr>
            <w:webHidden/>
          </w:rPr>
          <w:t>256</w:t>
        </w:r>
        <w:r>
          <w:rPr>
            <w:webHidden/>
          </w:rPr>
          <w:fldChar w:fldCharType="end"/>
        </w:r>
      </w:hyperlink>
    </w:p>
    <w:p w14:paraId="12128493" w14:textId="1BE8A3AE">
      <w:pPr>
        <w:pStyle w:val="TOC4"/>
        <w:tabs>
          <w:tab w:val="right" w:leader="dot" w:pos="9062"/>
        </w:tabs>
      </w:pPr>
      <w:hyperlink w:history="1" w:anchor="_Toc242172826">
        <w:r>
          <w:rPr>
            <w:rStyle w:val="Hyperlink"/>
          </w:rPr>
          <w:t>6.36 Nachstellen</w:t>
        </w:r>
        <w:r>
          <w:rPr>
            <w:webHidden/>
          </w:rPr>
          <w:tab/>
        </w:r>
        <w:r>
          <w:rPr>
            <w:webHidden/>
          </w:rPr>
          <w:fldChar w:fldCharType="begin"/>
        </w:r>
        <w:r>
          <w:rPr>
            <w:webHidden/>
          </w:rPr>
          <w:instrText xml:space="preserve"> PAGEREF _Toc242172826 \h </w:instrText>
        </w:r>
        <w:r>
          <w:rPr>
            <w:webHidden/>
          </w:rPr>
        </w:r>
        <w:r>
          <w:rPr>
            <w:webHidden/>
          </w:rPr>
          <w:fldChar w:fldCharType="separate"/>
        </w:r>
        <w:r>
          <w:rPr>
            <w:webHidden/>
          </w:rPr>
          <w:t>256</w:t>
        </w:r>
        <w:r>
          <w:rPr>
            <w:webHidden/>
          </w:rPr>
          <w:fldChar w:fldCharType="end"/>
        </w:r>
      </w:hyperlink>
    </w:p>
    <w:p w14:paraId="6B74C50E" w14:textId="006C5CF1">
      <w:pPr>
        <w:pStyle w:val="TOC4"/>
        <w:tabs>
          <w:tab w:val="right" w:leader="dot" w:pos="9062"/>
        </w:tabs>
      </w:pPr>
      <w:hyperlink w:history="1" w:anchor="_Toc242172827">
        <w:r>
          <w:rPr>
            <w:rStyle w:val="Hyperlink"/>
          </w:rPr>
          <w:t>6.37 Fahrstraßen über mehrere Stellwerke</w:t>
        </w:r>
        <w:r>
          <w:rPr>
            <w:webHidden/>
          </w:rPr>
          <w:tab/>
        </w:r>
        <w:r>
          <w:rPr>
            <w:webHidden/>
          </w:rPr>
          <w:fldChar w:fldCharType="begin"/>
        </w:r>
        <w:r>
          <w:rPr>
            <w:webHidden/>
          </w:rPr>
          <w:instrText xml:space="preserve"> PAGEREF _Toc242172827 \h </w:instrText>
        </w:r>
        <w:r>
          <w:rPr>
            <w:webHidden/>
          </w:rPr>
        </w:r>
        <w:r>
          <w:rPr>
            <w:webHidden/>
          </w:rPr>
          <w:fldChar w:fldCharType="separate"/>
        </w:r>
        <w:r>
          <w:rPr>
            <w:webHidden/>
          </w:rPr>
          <w:t>256</w:t>
        </w:r>
        <w:r>
          <w:rPr>
            <w:webHidden/>
          </w:rPr>
          <w:fldChar w:fldCharType="end"/>
        </w:r>
      </w:hyperlink>
    </w:p>
    <w:p w14:paraId="79B89920" w14:textId="335D0C64">
      <w:pPr>
        <w:pStyle w:val="TOC4"/>
        <w:tabs>
          <w:tab w:val="right" w:leader="dot" w:pos="9062"/>
        </w:tabs>
      </w:pPr>
      <w:hyperlink w:history="1" w:anchor="_Toc242172828">
        <w:r>
          <w:rPr>
            <w:rStyle w:val="Hyperlink"/>
          </w:rPr>
          <w:t>6.38 Zugfahrt in den Nachbarbereich ohne VSTW-Technologie</w:t>
        </w:r>
        <w:r>
          <w:rPr>
            <w:webHidden/>
          </w:rPr>
          <w:tab/>
        </w:r>
        <w:r>
          <w:rPr>
            <w:webHidden/>
          </w:rPr>
          <w:fldChar w:fldCharType="begin"/>
        </w:r>
        <w:r>
          <w:rPr>
            <w:webHidden/>
          </w:rPr>
          <w:instrText xml:space="preserve"> PAGEREF _Toc242172828 \h </w:instrText>
        </w:r>
        <w:r>
          <w:rPr>
            <w:webHidden/>
          </w:rPr>
        </w:r>
        <w:r>
          <w:rPr>
            <w:webHidden/>
          </w:rPr>
          <w:fldChar w:fldCharType="separate"/>
        </w:r>
        <w:r>
          <w:rPr>
            <w:webHidden/>
          </w:rPr>
          <w:t>258</w:t>
        </w:r>
        <w:r>
          <w:rPr>
            <w:webHidden/>
          </w:rPr>
          <w:fldChar w:fldCharType="end"/>
        </w:r>
      </w:hyperlink>
    </w:p>
    <w:p w14:paraId="39D76852" w14:textId="0D7A28D8">
      <w:pPr>
        <w:pStyle w:val="TOC4"/>
        <w:tabs>
          <w:tab w:val="right" w:leader="dot" w:pos="9062"/>
        </w:tabs>
      </w:pPr>
      <w:hyperlink w:history="1" w:anchor="_Toc242172829">
        <w:r>
          <w:rPr>
            <w:rStyle w:val="Hyperlink"/>
          </w:rPr>
          <w:t>6.39 Verschubfahrt in den Nachbarbereich ohne VSTW-Technologie</w:t>
        </w:r>
        <w:r>
          <w:rPr>
            <w:webHidden/>
          </w:rPr>
          <w:tab/>
        </w:r>
        <w:r>
          <w:rPr>
            <w:webHidden/>
          </w:rPr>
          <w:fldChar w:fldCharType="begin"/>
        </w:r>
        <w:r>
          <w:rPr>
            <w:webHidden/>
          </w:rPr>
          <w:instrText xml:space="preserve"> PAGEREF _Toc242172829 \h </w:instrText>
        </w:r>
        <w:r>
          <w:rPr>
            <w:webHidden/>
          </w:rPr>
        </w:r>
        <w:r>
          <w:rPr>
            <w:webHidden/>
          </w:rPr>
          <w:fldChar w:fldCharType="separate"/>
        </w:r>
        <w:r>
          <w:rPr>
            <w:webHidden/>
          </w:rPr>
          <w:t>262</w:t>
        </w:r>
        <w:r>
          <w:rPr>
            <w:webHidden/>
          </w:rPr>
          <w:fldChar w:fldCharType="end"/>
        </w:r>
      </w:hyperlink>
    </w:p>
    <w:p w14:paraId="17C9E9D5" w14:textId="46C71340">
      <w:pPr>
        <w:pStyle w:val="TOC4"/>
        <w:tabs>
          <w:tab w:val="right" w:leader="dot" w:pos="9062"/>
        </w:tabs>
      </w:pPr>
      <w:hyperlink w:history="1" w:anchor="_Toc242172830">
        <w:r>
          <w:rPr>
            <w:rStyle w:val="Hyperlink"/>
          </w:rPr>
          <w:t>6.40 Zugfahrt in den eigenen Bereich aus einem Bereich ohne VSTW-Technologie</w:t>
        </w:r>
        <w:r>
          <w:rPr>
            <w:webHidden/>
          </w:rPr>
          <w:tab/>
        </w:r>
        <w:r>
          <w:rPr>
            <w:webHidden/>
          </w:rPr>
          <w:fldChar w:fldCharType="begin"/>
        </w:r>
        <w:r>
          <w:rPr>
            <w:webHidden/>
          </w:rPr>
          <w:instrText xml:space="preserve"> PAGEREF _Toc242172830 \h </w:instrText>
        </w:r>
        <w:r>
          <w:rPr>
            <w:webHidden/>
          </w:rPr>
        </w:r>
        <w:r>
          <w:rPr>
            <w:webHidden/>
          </w:rPr>
          <w:fldChar w:fldCharType="separate"/>
        </w:r>
        <w:r>
          <w:rPr>
            <w:webHidden/>
          </w:rPr>
          <w:t>265</w:t>
        </w:r>
        <w:r>
          <w:rPr>
            <w:webHidden/>
          </w:rPr>
          <w:fldChar w:fldCharType="end"/>
        </w:r>
      </w:hyperlink>
    </w:p>
    <w:p w14:paraId="381C5444" w14:textId="00634FBF">
      <w:pPr>
        <w:pStyle w:val="TOC4"/>
        <w:tabs>
          <w:tab w:val="right" w:leader="dot" w:pos="9062"/>
        </w:tabs>
      </w:pPr>
      <w:hyperlink w:history="1" w:anchor="_Toc242172831">
        <w:r>
          <w:rPr>
            <w:rStyle w:val="Hyperlink"/>
          </w:rPr>
          <w:t>6.41 Verschubfahrt in den eigenen Bereich aus einem Bereich ohne VSTW-Technologie</w:t>
        </w:r>
        <w:r>
          <w:rPr>
            <w:webHidden/>
          </w:rPr>
          <w:tab/>
        </w:r>
        <w:r>
          <w:rPr>
            <w:webHidden/>
          </w:rPr>
          <w:fldChar w:fldCharType="begin"/>
        </w:r>
        <w:r>
          <w:rPr>
            <w:webHidden/>
          </w:rPr>
          <w:instrText xml:space="preserve"> PAGEREF _Toc242172831 \h </w:instrText>
        </w:r>
        <w:r>
          <w:rPr>
            <w:webHidden/>
          </w:rPr>
        </w:r>
        <w:r>
          <w:rPr>
            <w:webHidden/>
          </w:rPr>
          <w:fldChar w:fldCharType="separate"/>
        </w:r>
        <w:r>
          <w:rPr>
            <w:webHidden/>
          </w:rPr>
          <w:t>267</w:t>
        </w:r>
        <w:r>
          <w:rPr>
            <w:webHidden/>
          </w:rPr>
          <w:fldChar w:fldCharType="end"/>
        </w:r>
      </w:hyperlink>
    </w:p>
    <w:p w14:paraId="31D97DE9" w14:textId="2A69AF51">
      <w:pPr>
        <w:pStyle w:val="TOC4"/>
        <w:tabs>
          <w:tab w:val="right" w:leader="dot" w:pos="9062"/>
        </w:tabs>
      </w:pPr>
      <w:hyperlink w:history="1" w:anchor="_Toc242172832">
        <w:r>
          <w:rPr>
            <w:rStyle w:val="Hyperlink"/>
          </w:rPr>
          <w:t>6.42 Dauerverschubstraße</w:t>
        </w:r>
        <w:r>
          <w:rPr>
            <w:webHidden/>
          </w:rPr>
          <w:tab/>
        </w:r>
        <w:r>
          <w:rPr>
            <w:webHidden/>
          </w:rPr>
          <w:fldChar w:fldCharType="begin"/>
        </w:r>
        <w:r>
          <w:rPr>
            <w:webHidden/>
          </w:rPr>
          <w:instrText xml:space="preserve"> PAGEREF _Toc242172832 \h </w:instrText>
        </w:r>
        <w:r>
          <w:rPr>
            <w:webHidden/>
          </w:rPr>
        </w:r>
        <w:r>
          <w:rPr>
            <w:webHidden/>
          </w:rPr>
          <w:fldChar w:fldCharType="separate"/>
        </w:r>
        <w:r>
          <w:rPr>
            <w:webHidden/>
          </w:rPr>
          <w:t>269</w:t>
        </w:r>
        <w:r>
          <w:rPr>
            <w:webHidden/>
          </w:rPr>
          <w:fldChar w:fldCharType="end"/>
        </w:r>
      </w:hyperlink>
    </w:p>
    <w:p w14:paraId="7FC018E0" w14:textId="08D00174">
      <w:pPr>
        <w:pStyle w:val="TOC4"/>
        <w:tabs>
          <w:tab w:val="right" w:leader="dot" w:pos="9062"/>
        </w:tabs>
      </w:pPr>
      <w:hyperlink w:history="1" w:anchor="_Toc242172833">
        <w:r>
          <w:rPr>
            <w:rStyle w:val="Hyperlink"/>
          </w:rPr>
          <w:t>6.43 Fahrstraßen mit Flankenschutzelementen in anderen Stellwerksbereichen</w:t>
        </w:r>
        <w:r>
          <w:rPr>
            <w:webHidden/>
          </w:rPr>
          <w:tab/>
        </w:r>
        <w:r>
          <w:rPr>
            <w:webHidden/>
          </w:rPr>
          <w:fldChar w:fldCharType="begin"/>
        </w:r>
        <w:r>
          <w:rPr>
            <w:webHidden/>
          </w:rPr>
          <w:instrText xml:space="preserve"> PAGEREF _Toc242172833 \h </w:instrText>
        </w:r>
        <w:r>
          <w:rPr>
            <w:webHidden/>
          </w:rPr>
        </w:r>
        <w:r>
          <w:rPr>
            <w:webHidden/>
          </w:rPr>
          <w:fldChar w:fldCharType="separate"/>
        </w:r>
        <w:r>
          <w:rPr>
            <w:webHidden/>
          </w:rPr>
          <w:t>274</w:t>
        </w:r>
        <w:r>
          <w:rPr>
            <w:webHidden/>
          </w:rPr>
          <w:fldChar w:fldCharType="end"/>
        </w:r>
      </w:hyperlink>
    </w:p>
    <w:p w14:paraId="07874349" w14:textId="27C22320">
      <w:pPr>
        <w:pStyle w:val="TOC4"/>
        <w:tabs>
          <w:tab w:val="right" w:leader="dot" w:pos="9062"/>
        </w:tabs>
      </w:pPr>
      <w:hyperlink w:history="1" w:anchor="_Toc242172834">
        <w:r>
          <w:rPr>
            <w:rStyle w:val="Hyperlink"/>
          </w:rPr>
          <w:t>6.44 Haltstellen von Signalen - Zugstraßen</w:t>
        </w:r>
        <w:r>
          <w:rPr>
            <w:webHidden/>
          </w:rPr>
          <w:tab/>
        </w:r>
        <w:r>
          <w:rPr>
            <w:webHidden/>
          </w:rPr>
          <w:fldChar w:fldCharType="begin"/>
        </w:r>
        <w:r>
          <w:rPr>
            <w:webHidden/>
          </w:rPr>
          <w:instrText xml:space="preserve"> PAGEREF _Toc242172834 \h </w:instrText>
        </w:r>
        <w:r>
          <w:rPr>
            <w:webHidden/>
          </w:rPr>
        </w:r>
        <w:r>
          <w:rPr>
            <w:webHidden/>
          </w:rPr>
          <w:fldChar w:fldCharType="separate"/>
        </w:r>
        <w:r>
          <w:rPr>
            <w:webHidden/>
          </w:rPr>
          <w:t>275</w:t>
        </w:r>
        <w:r>
          <w:rPr>
            <w:webHidden/>
          </w:rPr>
          <w:fldChar w:fldCharType="end"/>
        </w:r>
      </w:hyperlink>
    </w:p>
    <w:p w14:paraId="6B2D0F60" w14:textId="31CF5204">
      <w:pPr>
        <w:pStyle w:val="TOC4"/>
        <w:tabs>
          <w:tab w:val="right" w:leader="dot" w:pos="9062"/>
        </w:tabs>
      </w:pPr>
      <w:hyperlink w:history="1" w:anchor="_Toc242172835">
        <w:r>
          <w:rPr>
            <w:rStyle w:val="Hyperlink"/>
          </w:rPr>
          <w:t>6.45 Haltstellen von Signalen - Verschubstraßen</w:t>
        </w:r>
        <w:r>
          <w:rPr>
            <w:webHidden/>
          </w:rPr>
          <w:tab/>
        </w:r>
        <w:r>
          <w:rPr>
            <w:webHidden/>
          </w:rPr>
          <w:fldChar w:fldCharType="begin"/>
        </w:r>
        <w:r>
          <w:rPr>
            <w:webHidden/>
          </w:rPr>
          <w:instrText xml:space="preserve"> PAGEREF _Toc242172835 \h </w:instrText>
        </w:r>
        <w:r>
          <w:rPr>
            <w:webHidden/>
          </w:rPr>
        </w:r>
        <w:r>
          <w:rPr>
            <w:webHidden/>
          </w:rPr>
          <w:fldChar w:fldCharType="separate"/>
        </w:r>
        <w:r>
          <w:rPr>
            <w:webHidden/>
          </w:rPr>
          <w:t>277</w:t>
        </w:r>
        <w:r>
          <w:rPr>
            <w:webHidden/>
          </w:rPr>
          <w:fldChar w:fldCharType="end"/>
        </w:r>
      </w:hyperlink>
    </w:p>
    <w:p w14:paraId="3AB3B722" w14:textId="43FA1EF9">
      <w:pPr>
        <w:pStyle w:val="TOC4"/>
        <w:tabs>
          <w:tab w:val="right" w:leader="dot" w:pos="9062"/>
        </w:tabs>
      </w:pPr>
      <w:hyperlink w:history="1" w:anchor="_Toc242172836">
        <w:r>
          <w:rPr>
            <w:rStyle w:val="Hyperlink"/>
          </w:rPr>
          <w:t>6.46 Störung der Zustimmung</w:t>
        </w:r>
        <w:r>
          <w:rPr>
            <w:webHidden/>
          </w:rPr>
          <w:tab/>
        </w:r>
        <w:r>
          <w:rPr>
            <w:webHidden/>
          </w:rPr>
          <w:fldChar w:fldCharType="begin"/>
        </w:r>
        <w:r>
          <w:rPr>
            <w:webHidden/>
          </w:rPr>
          <w:instrText xml:space="preserve"> PAGEREF _Toc242172836 \h </w:instrText>
        </w:r>
        <w:r>
          <w:rPr>
            <w:webHidden/>
          </w:rPr>
        </w:r>
        <w:r>
          <w:rPr>
            <w:webHidden/>
          </w:rPr>
          <w:fldChar w:fldCharType="separate"/>
        </w:r>
        <w:r>
          <w:rPr>
            <w:webHidden/>
          </w:rPr>
          <w:t>279</w:t>
        </w:r>
        <w:r>
          <w:rPr>
            <w:webHidden/>
          </w:rPr>
          <w:fldChar w:fldCharType="end"/>
        </w:r>
      </w:hyperlink>
    </w:p>
    <w:p w14:paraId="1B856480" w14:textId="5A8D68D4">
      <w:pPr>
        <w:pStyle w:val="TOC4"/>
        <w:tabs>
          <w:tab w:val="right" w:leader="dot" w:pos="9062"/>
        </w:tabs>
      </w:pPr>
      <w:hyperlink w:history="1" w:anchor="_Toc242172837">
        <w:r>
          <w:rPr>
            <w:rStyle w:val="Hyperlink"/>
          </w:rPr>
          <w:t>6.47 Weichenumlauf</w:t>
        </w:r>
        <w:r>
          <w:rPr>
            <w:webHidden/>
          </w:rPr>
          <w:tab/>
        </w:r>
        <w:r>
          <w:rPr>
            <w:webHidden/>
          </w:rPr>
          <w:fldChar w:fldCharType="begin"/>
        </w:r>
        <w:r>
          <w:rPr>
            <w:webHidden/>
          </w:rPr>
          <w:instrText xml:space="preserve"> PAGEREF _Toc242172837 \h </w:instrText>
        </w:r>
        <w:r>
          <w:rPr>
            <w:webHidden/>
          </w:rPr>
        </w:r>
        <w:r>
          <w:rPr>
            <w:webHidden/>
          </w:rPr>
          <w:fldChar w:fldCharType="separate"/>
        </w:r>
        <w:r>
          <w:rPr>
            <w:webHidden/>
          </w:rPr>
          <w:t>279</w:t>
        </w:r>
        <w:r>
          <w:rPr>
            <w:webHidden/>
          </w:rPr>
          <w:fldChar w:fldCharType="end"/>
        </w:r>
      </w:hyperlink>
    </w:p>
    <w:p w14:paraId="676D5179" w14:textId="32B69970">
      <w:pPr>
        <w:pStyle w:val="TOC3"/>
        <w:tabs>
          <w:tab w:val="right" w:leader="dot" w:pos="9062"/>
        </w:tabs>
      </w:pPr>
      <w:hyperlink w:history="1" w:anchor="_Toc242172838">
        <w:r>
          <w:rPr>
            <w:rStyle w:val="Hyperlink"/>
          </w:rPr>
          <w:t>7 Flankenschutz</w:t>
        </w:r>
        <w:r>
          <w:rPr>
            <w:webHidden/>
          </w:rPr>
          <w:tab/>
        </w:r>
        <w:r>
          <w:rPr>
            <w:webHidden/>
          </w:rPr>
          <w:fldChar w:fldCharType="begin"/>
        </w:r>
        <w:r>
          <w:rPr>
            <w:webHidden/>
          </w:rPr>
          <w:instrText xml:space="preserve"> PAGEREF _Toc242172838 \h </w:instrText>
        </w:r>
        <w:r>
          <w:rPr>
            <w:webHidden/>
          </w:rPr>
        </w:r>
        <w:r>
          <w:rPr>
            <w:webHidden/>
          </w:rPr>
          <w:fldChar w:fldCharType="separate"/>
        </w:r>
        <w:r>
          <w:rPr>
            <w:webHidden/>
          </w:rPr>
          <w:t>281</w:t>
        </w:r>
        <w:r>
          <w:rPr>
            <w:webHidden/>
          </w:rPr>
          <w:fldChar w:fldCharType="end"/>
        </w:r>
      </w:hyperlink>
    </w:p>
    <w:p w14:paraId="67DB7A07" w14:textId="1DD1BAEE">
      <w:pPr>
        <w:pStyle w:val="TOC4"/>
        <w:tabs>
          <w:tab w:val="right" w:leader="dot" w:pos="9062"/>
        </w:tabs>
      </w:pPr>
      <w:hyperlink w:history="1" w:anchor="_Toc242172839">
        <w:r>
          <w:rPr>
            <w:rStyle w:val="Hyperlink"/>
          </w:rPr>
          <w:t>7.1 Definition des Flankenraums</w:t>
        </w:r>
        <w:r>
          <w:rPr>
            <w:webHidden/>
          </w:rPr>
          <w:tab/>
        </w:r>
        <w:r>
          <w:rPr>
            <w:webHidden/>
          </w:rPr>
          <w:fldChar w:fldCharType="begin"/>
        </w:r>
        <w:r>
          <w:rPr>
            <w:webHidden/>
          </w:rPr>
          <w:instrText xml:space="preserve"> PAGEREF _Toc242172839 \h </w:instrText>
        </w:r>
        <w:r>
          <w:rPr>
            <w:webHidden/>
          </w:rPr>
        </w:r>
        <w:r>
          <w:rPr>
            <w:webHidden/>
          </w:rPr>
          <w:fldChar w:fldCharType="separate"/>
        </w:r>
        <w:r>
          <w:rPr>
            <w:webHidden/>
          </w:rPr>
          <w:t>281</w:t>
        </w:r>
        <w:r>
          <w:rPr>
            <w:webHidden/>
          </w:rPr>
          <w:fldChar w:fldCharType="end"/>
        </w:r>
      </w:hyperlink>
    </w:p>
    <w:p w14:paraId="69E54E09" w14:textId="3295B8F1">
      <w:pPr>
        <w:pStyle w:val="TOC4"/>
        <w:tabs>
          <w:tab w:val="right" w:leader="dot" w:pos="9062"/>
        </w:tabs>
      </w:pPr>
      <w:hyperlink w:history="1" w:anchor="_Toc242172840">
        <w:r>
          <w:rPr>
            <w:rStyle w:val="Hyperlink"/>
          </w:rPr>
          <w:t>7.2 Funktionalität - Allgemein</w:t>
        </w:r>
        <w:r>
          <w:rPr>
            <w:webHidden/>
          </w:rPr>
          <w:tab/>
        </w:r>
        <w:r>
          <w:rPr>
            <w:webHidden/>
          </w:rPr>
          <w:fldChar w:fldCharType="begin"/>
        </w:r>
        <w:r>
          <w:rPr>
            <w:webHidden/>
          </w:rPr>
          <w:instrText xml:space="preserve"> PAGEREF _Toc242172840 \h </w:instrText>
        </w:r>
        <w:r>
          <w:rPr>
            <w:webHidden/>
          </w:rPr>
        </w:r>
        <w:r>
          <w:rPr>
            <w:webHidden/>
          </w:rPr>
          <w:fldChar w:fldCharType="separate"/>
        </w:r>
        <w:r>
          <w:rPr>
            <w:webHidden/>
          </w:rPr>
          <w:t>281</w:t>
        </w:r>
        <w:r>
          <w:rPr>
            <w:webHidden/>
          </w:rPr>
          <w:fldChar w:fldCharType="end"/>
        </w:r>
      </w:hyperlink>
    </w:p>
    <w:p w14:paraId="1CEF93E7" w14:textId="48DE0209">
      <w:pPr>
        <w:pStyle w:val="TOC4"/>
        <w:tabs>
          <w:tab w:val="right" w:leader="dot" w:pos="9062"/>
        </w:tabs>
      </w:pPr>
      <w:hyperlink w:history="1" w:anchor="_Toc242172841">
        <w:r>
          <w:rPr>
            <w:rStyle w:val="Hyperlink"/>
          </w:rPr>
          <w:t>7.3 Zusammenhang mit Flankenschutzprojektierung</w:t>
        </w:r>
        <w:r>
          <w:rPr>
            <w:webHidden/>
          </w:rPr>
          <w:tab/>
        </w:r>
        <w:r>
          <w:rPr>
            <w:webHidden/>
          </w:rPr>
          <w:fldChar w:fldCharType="begin"/>
        </w:r>
        <w:r>
          <w:rPr>
            <w:webHidden/>
          </w:rPr>
          <w:instrText xml:space="preserve"> PAGEREF _Toc242172841 \h </w:instrText>
        </w:r>
        <w:r>
          <w:rPr>
            <w:webHidden/>
          </w:rPr>
        </w:r>
        <w:r>
          <w:rPr>
            <w:webHidden/>
          </w:rPr>
          <w:fldChar w:fldCharType="separate"/>
        </w:r>
        <w:r>
          <w:rPr>
            <w:webHidden/>
          </w:rPr>
          <w:t>283</w:t>
        </w:r>
        <w:r>
          <w:rPr>
            <w:webHidden/>
          </w:rPr>
          <w:fldChar w:fldCharType="end"/>
        </w:r>
      </w:hyperlink>
    </w:p>
    <w:p w14:paraId="2E09B639" w14:textId="25B4E6EF">
      <w:pPr>
        <w:pStyle w:val="TOC4"/>
        <w:tabs>
          <w:tab w:val="right" w:leader="dot" w:pos="9062"/>
        </w:tabs>
      </w:pPr>
      <w:hyperlink w:history="1" w:anchor="_Toc242172842">
        <w:r>
          <w:rPr>
            <w:rStyle w:val="Hyperlink"/>
          </w:rPr>
          <w:t>7.4 Grundfunktionalität</w:t>
        </w:r>
        <w:r>
          <w:rPr>
            <w:webHidden/>
          </w:rPr>
          <w:tab/>
        </w:r>
        <w:r>
          <w:rPr>
            <w:webHidden/>
          </w:rPr>
          <w:fldChar w:fldCharType="begin"/>
        </w:r>
        <w:r>
          <w:rPr>
            <w:webHidden/>
          </w:rPr>
          <w:instrText xml:space="preserve"> PAGEREF _Toc242172842 \h </w:instrText>
        </w:r>
        <w:r>
          <w:rPr>
            <w:webHidden/>
          </w:rPr>
        </w:r>
        <w:r>
          <w:rPr>
            <w:webHidden/>
          </w:rPr>
          <w:fldChar w:fldCharType="separate"/>
        </w:r>
        <w:r>
          <w:rPr>
            <w:webHidden/>
          </w:rPr>
          <w:t>285</w:t>
        </w:r>
        <w:r>
          <w:rPr>
            <w:webHidden/>
          </w:rPr>
          <w:fldChar w:fldCharType="end"/>
        </w:r>
      </w:hyperlink>
    </w:p>
    <w:p w14:paraId="45A0701D" w14:textId="74434D54">
      <w:pPr>
        <w:pStyle w:val="TOC4"/>
        <w:tabs>
          <w:tab w:val="right" w:leader="dot" w:pos="9062"/>
        </w:tabs>
      </w:pPr>
      <w:hyperlink w:history="1" w:anchor="_Toc242172843">
        <w:r>
          <w:rPr>
            <w:rStyle w:val="Hyperlink"/>
          </w:rPr>
          <w:t>7.5 Flankenraumprüfung der Flankenschutz bietenden Weichen</w:t>
        </w:r>
        <w:r>
          <w:rPr>
            <w:webHidden/>
          </w:rPr>
          <w:tab/>
        </w:r>
        <w:r>
          <w:rPr>
            <w:webHidden/>
          </w:rPr>
          <w:fldChar w:fldCharType="begin"/>
        </w:r>
        <w:r>
          <w:rPr>
            <w:webHidden/>
          </w:rPr>
          <w:instrText xml:space="preserve"> PAGEREF _Toc242172843 \h </w:instrText>
        </w:r>
        <w:r>
          <w:rPr>
            <w:webHidden/>
          </w:rPr>
        </w:r>
        <w:r>
          <w:rPr>
            <w:webHidden/>
          </w:rPr>
          <w:fldChar w:fldCharType="separate"/>
        </w:r>
        <w:r>
          <w:rPr>
            <w:webHidden/>
          </w:rPr>
          <w:t>287</w:t>
        </w:r>
        <w:r>
          <w:rPr>
            <w:webHidden/>
          </w:rPr>
          <w:fldChar w:fldCharType="end"/>
        </w:r>
      </w:hyperlink>
    </w:p>
    <w:p w14:paraId="36F9E659" w14:textId="2A37A54D">
      <w:pPr>
        <w:pStyle w:val="TOC4"/>
        <w:tabs>
          <w:tab w:val="right" w:leader="dot" w:pos="9062"/>
        </w:tabs>
      </w:pPr>
      <w:hyperlink w:history="1" w:anchor="_Toc242172844">
        <w:r>
          <w:rPr>
            <w:rStyle w:val="Hyperlink"/>
          </w:rPr>
          <w:t>7.6 Flankenraumbelegungsfeld</w:t>
        </w:r>
        <w:r>
          <w:rPr>
            <w:webHidden/>
          </w:rPr>
          <w:tab/>
        </w:r>
        <w:r>
          <w:rPr>
            <w:webHidden/>
          </w:rPr>
          <w:fldChar w:fldCharType="begin"/>
        </w:r>
        <w:r>
          <w:rPr>
            <w:webHidden/>
          </w:rPr>
          <w:instrText xml:space="preserve"> PAGEREF _Toc242172844 \h </w:instrText>
        </w:r>
        <w:r>
          <w:rPr>
            <w:webHidden/>
          </w:rPr>
        </w:r>
        <w:r>
          <w:rPr>
            <w:webHidden/>
          </w:rPr>
          <w:fldChar w:fldCharType="separate"/>
        </w:r>
        <w:r>
          <w:rPr>
            <w:webHidden/>
          </w:rPr>
          <w:t>290</w:t>
        </w:r>
        <w:r>
          <w:rPr>
            <w:webHidden/>
          </w:rPr>
          <w:fldChar w:fldCharType="end"/>
        </w:r>
      </w:hyperlink>
    </w:p>
    <w:p w14:paraId="2C06A7B2" w14:textId="64AEFE97">
      <w:pPr>
        <w:pStyle w:val="TOC4"/>
        <w:tabs>
          <w:tab w:val="right" w:leader="dot" w:pos="9062"/>
        </w:tabs>
      </w:pPr>
      <w:hyperlink w:history="1" w:anchor="_Toc242172845">
        <w:r>
          <w:rPr>
            <w:rStyle w:val="Hyperlink"/>
          </w:rPr>
          <w:t>7.7 Signalanschaltung - Flankenraumüberbrückung</w:t>
        </w:r>
        <w:r>
          <w:rPr>
            <w:webHidden/>
          </w:rPr>
          <w:tab/>
        </w:r>
        <w:r>
          <w:rPr>
            <w:webHidden/>
          </w:rPr>
          <w:fldChar w:fldCharType="begin"/>
        </w:r>
        <w:r>
          <w:rPr>
            <w:webHidden/>
          </w:rPr>
          <w:instrText xml:space="preserve"> PAGEREF _Toc242172845 \h </w:instrText>
        </w:r>
        <w:r>
          <w:rPr>
            <w:webHidden/>
          </w:rPr>
        </w:r>
        <w:r>
          <w:rPr>
            <w:webHidden/>
          </w:rPr>
          <w:fldChar w:fldCharType="separate"/>
        </w:r>
        <w:r>
          <w:rPr>
            <w:webHidden/>
          </w:rPr>
          <w:t>294</w:t>
        </w:r>
        <w:r>
          <w:rPr>
            <w:webHidden/>
          </w:rPr>
          <w:fldChar w:fldCharType="end"/>
        </w:r>
      </w:hyperlink>
    </w:p>
    <w:p w14:paraId="165C1675" w14:textId="7E3745A2">
      <w:pPr>
        <w:pStyle w:val="TOC4"/>
        <w:tabs>
          <w:tab w:val="right" w:leader="dot" w:pos="9062"/>
        </w:tabs>
      </w:pPr>
      <w:hyperlink w:history="1" w:anchor="_Toc242172846">
        <w:r>
          <w:rPr>
            <w:rStyle w:val="Hyperlink"/>
          </w:rPr>
          <w:t>7.8 Signalhaltfall</w:t>
        </w:r>
        <w:r>
          <w:rPr>
            <w:webHidden/>
          </w:rPr>
          <w:tab/>
        </w:r>
        <w:r>
          <w:rPr>
            <w:webHidden/>
          </w:rPr>
          <w:fldChar w:fldCharType="begin"/>
        </w:r>
        <w:r>
          <w:rPr>
            <w:webHidden/>
          </w:rPr>
          <w:instrText xml:space="preserve"> PAGEREF _Toc242172846 \h </w:instrText>
        </w:r>
        <w:r>
          <w:rPr>
            <w:webHidden/>
          </w:rPr>
        </w:r>
        <w:r>
          <w:rPr>
            <w:webHidden/>
          </w:rPr>
          <w:fldChar w:fldCharType="separate"/>
        </w:r>
        <w:r>
          <w:rPr>
            <w:webHidden/>
          </w:rPr>
          <w:t>297</w:t>
        </w:r>
        <w:r>
          <w:rPr>
            <w:webHidden/>
          </w:rPr>
          <w:fldChar w:fldCharType="end"/>
        </w:r>
      </w:hyperlink>
    </w:p>
    <w:p w14:paraId="65D64238" w14:textId="5F6EE5CE">
      <w:pPr>
        <w:pStyle w:val="TOC4"/>
        <w:tabs>
          <w:tab w:val="right" w:leader="dot" w:pos="9062"/>
        </w:tabs>
      </w:pPr>
      <w:hyperlink w:history="1" w:anchor="_Toc242172847">
        <w:r>
          <w:rPr>
            <w:rStyle w:val="Hyperlink"/>
          </w:rPr>
          <w:t>7.9 Erweiterung Flankenraum</w:t>
        </w:r>
        <w:r>
          <w:rPr>
            <w:webHidden/>
          </w:rPr>
          <w:tab/>
        </w:r>
        <w:r>
          <w:rPr>
            <w:webHidden/>
          </w:rPr>
          <w:fldChar w:fldCharType="begin"/>
        </w:r>
        <w:r>
          <w:rPr>
            <w:webHidden/>
          </w:rPr>
          <w:instrText xml:space="preserve"> PAGEREF _Toc242172847 \h </w:instrText>
        </w:r>
        <w:r>
          <w:rPr>
            <w:webHidden/>
          </w:rPr>
        </w:r>
        <w:r>
          <w:rPr>
            <w:webHidden/>
          </w:rPr>
          <w:fldChar w:fldCharType="separate"/>
        </w:r>
        <w:r>
          <w:rPr>
            <w:webHidden/>
          </w:rPr>
          <w:t>297</w:t>
        </w:r>
        <w:r>
          <w:rPr>
            <w:webHidden/>
          </w:rPr>
          <w:fldChar w:fldCharType="end"/>
        </w:r>
      </w:hyperlink>
    </w:p>
    <w:p w14:paraId="67B755A1" w14:textId="200DFCED">
      <w:pPr>
        <w:pStyle w:val="TOC4"/>
        <w:tabs>
          <w:tab w:val="right" w:leader="dot" w:pos="9062"/>
        </w:tabs>
      </w:pPr>
      <w:hyperlink w:history="1" w:anchor="_Toc242172848">
        <w:r>
          <w:rPr>
            <w:rStyle w:val="Hyperlink"/>
          </w:rPr>
          <w:t>7.10 Flankenschutz für Gleise mit Geschwindigkeiten &gt;160km/h</w:t>
        </w:r>
        <w:r>
          <w:rPr>
            <w:webHidden/>
          </w:rPr>
          <w:tab/>
        </w:r>
        <w:r>
          <w:rPr>
            <w:webHidden/>
          </w:rPr>
          <w:fldChar w:fldCharType="begin"/>
        </w:r>
        <w:r>
          <w:rPr>
            <w:webHidden/>
          </w:rPr>
          <w:instrText xml:space="preserve"> PAGEREF _Toc242172848 \h </w:instrText>
        </w:r>
        <w:r>
          <w:rPr>
            <w:webHidden/>
          </w:rPr>
        </w:r>
        <w:r>
          <w:rPr>
            <w:webHidden/>
          </w:rPr>
          <w:fldChar w:fldCharType="separate"/>
        </w:r>
        <w:r>
          <w:rPr>
            <w:webHidden/>
          </w:rPr>
          <w:t>298</w:t>
        </w:r>
        <w:r>
          <w:rPr>
            <w:webHidden/>
          </w:rPr>
          <w:fldChar w:fldCharType="end"/>
        </w:r>
      </w:hyperlink>
    </w:p>
    <w:p w14:paraId="7F5CE1EB" w14:textId="28C5EE52">
      <w:pPr>
        <w:pStyle w:val="TOC4"/>
        <w:tabs>
          <w:tab w:val="right" w:leader="dot" w:pos="9062"/>
        </w:tabs>
      </w:pPr>
      <w:hyperlink w:history="1" w:anchor="_Toc242172849">
        <w:r>
          <w:rPr>
            <w:rStyle w:val="Hyperlink"/>
          </w:rPr>
          <w:t>7.11 Zustimmung</w:t>
        </w:r>
        <w:r>
          <w:rPr>
            <w:webHidden/>
          </w:rPr>
          <w:tab/>
        </w:r>
        <w:r>
          <w:rPr>
            <w:webHidden/>
          </w:rPr>
          <w:fldChar w:fldCharType="begin"/>
        </w:r>
        <w:r>
          <w:rPr>
            <w:webHidden/>
          </w:rPr>
          <w:instrText xml:space="preserve"> PAGEREF _Toc242172849 \h </w:instrText>
        </w:r>
        <w:r>
          <w:rPr>
            <w:webHidden/>
          </w:rPr>
        </w:r>
        <w:r>
          <w:rPr>
            <w:webHidden/>
          </w:rPr>
          <w:fldChar w:fldCharType="separate"/>
        </w:r>
        <w:r>
          <w:rPr>
            <w:webHidden/>
          </w:rPr>
          <w:t>299</w:t>
        </w:r>
        <w:r>
          <w:rPr>
            <w:webHidden/>
          </w:rPr>
          <w:fldChar w:fldCharType="end"/>
        </w:r>
      </w:hyperlink>
    </w:p>
    <w:p w14:paraId="2953EBCF" w14:textId="644EAA64">
      <w:pPr>
        <w:pStyle w:val="TOC4"/>
        <w:tabs>
          <w:tab w:val="right" w:leader="dot" w:pos="9062"/>
        </w:tabs>
      </w:pPr>
      <w:hyperlink w:history="1" w:anchor="_Toc242172850">
        <w:r>
          <w:rPr>
            <w:rStyle w:val="Hyperlink"/>
          </w:rPr>
          <w:t>7.12 Anlagenhochlauf</w:t>
        </w:r>
        <w:r>
          <w:rPr>
            <w:webHidden/>
          </w:rPr>
          <w:tab/>
        </w:r>
        <w:r>
          <w:rPr>
            <w:webHidden/>
          </w:rPr>
          <w:fldChar w:fldCharType="begin"/>
        </w:r>
        <w:r>
          <w:rPr>
            <w:webHidden/>
          </w:rPr>
          <w:instrText xml:space="preserve"> PAGEREF _Toc242172850 \h </w:instrText>
        </w:r>
        <w:r>
          <w:rPr>
            <w:webHidden/>
          </w:rPr>
        </w:r>
        <w:r>
          <w:rPr>
            <w:webHidden/>
          </w:rPr>
          <w:fldChar w:fldCharType="separate"/>
        </w:r>
        <w:r>
          <w:rPr>
            <w:webHidden/>
          </w:rPr>
          <w:t>300</w:t>
        </w:r>
        <w:r>
          <w:rPr>
            <w:webHidden/>
          </w:rPr>
          <w:fldChar w:fldCharType="end"/>
        </w:r>
      </w:hyperlink>
    </w:p>
    <w:p w14:paraId="138A2C5C" w14:textId="45192EAD">
      <w:pPr>
        <w:pStyle w:val="TOC4"/>
        <w:tabs>
          <w:tab w:val="right" w:leader="dot" w:pos="9062"/>
        </w:tabs>
      </w:pPr>
      <w:hyperlink w:history="1" w:anchor="_Toc242172851">
        <w:r>
          <w:rPr>
            <w:rStyle w:val="Hyperlink"/>
          </w:rPr>
          <w:t>7.13 Projektierung</w:t>
        </w:r>
        <w:r>
          <w:rPr>
            <w:webHidden/>
          </w:rPr>
          <w:tab/>
        </w:r>
        <w:r>
          <w:rPr>
            <w:webHidden/>
          </w:rPr>
          <w:fldChar w:fldCharType="begin"/>
        </w:r>
        <w:r>
          <w:rPr>
            <w:webHidden/>
          </w:rPr>
          <w:instrText xml:space="preserve"> PAGEREF _Toc242172851 \h </w:instrText>
        </w:r>
        <w:r>
          <w:rPr>
            <w:webHidden/>
          </w:rPr>
        </w:r>
        <w:r>
          <w:rPr>
            <w:webHidden/>
          </w:rPr>
          <w:fldChar w:fldCharType="separate"/>
        </w:r>
        <w:r>
          <w:rPr>
            <w:webHidden/>
          </w:rPr>
          <w:t>301</w:t>
        </w:r>
        <w:r>
          <w:rPr>
            <w:webHidden/>
          </w:rPr>
          <w:fldChar w:fldCharType="end"/>
        </w:r>
      </w:hyperlink>
    </w:p>
    <w:p w14:paraId="36D475D4" w14:textId="62F1E265">
      <w:pPr>
        <w:pStyle w:val="TOC3"/>
        <w:tabs>
          <w:tab w:val="right" w:leader="dot" w:pos="9062"/>
        </w:tabs>
      </w:pPr>
      <w:hyperlink w:history="1" w:anchor="_Toc242172852">
        <w:r>
          <w:rPr>
            <w:rStyle w:val="Hyperlink"/>
          </w:rPr>
          <w:t>8 Gegenfahrschutz</w:t>
        </w:r>
        <w:r>
          <w:rPr>
            <w:webHidden/>
          </w:rPr>
          <w:tab/>
        </w:r>
        <w:r>
          <w:rPr>
            <w:webHidden/>
          </w:rPr>
          <w:fldChar w:fldCharType="begin"/>
        </w:r>
        <w:r>
          <w:rPr>
            <w:webHidden/>
          </w:rPr>
          <w:instrText xml:space="preserve"> PAGEREF _Toc242172852 \h </w:instrText>
        </w:r>
        <w:r>
          <w:rPr>
            <w:webHidden/>
          </w:rPr>
        </w:r>
        <w:r>
          <w:rPr>
            <w:webHidden/>
          </w:rPr>
          <w:fldChar w:fldCharType="separate"/>
        </w:r>
        <w:r>
          <w:rPr>
            <w:webHidden/>
          </w:rPr>
          <w:t>301</w:t>
        </w:r>
        <w:r>
          <w:rPr>
            <w:webHidden/>
          </w:rPr>
          <w:fldChar w:fldCharType="end"/>
        </w:r>
      </w:hyperlink>
    </w:p>
    <w:p w14:paraId="0FB90688" w14:textId="7D447367">
      <w:pPr>
        <w:pStyle w:val="TOC3"/>
        <w:tabs>
          <w:tab w:val="right" w:leader="dot" w:pos="9062"/>
        </w:tabs>
      </w:pPr>
      <w:hyperlink w:history="1" w:anchor="_Toc242172853">
        <w:r>
          <w:rPr>
            <w:rStyle w:val="Hyperlink"/>
          </w:rPr>
          <w:t>9 Streckensicherung</w:t>
        </w:r>
        <w:r>
          <w:rPr>
            <w:webHidden/>
          </w:rPr>
          <w:tab/>
        </w:r>
        <w:r>
          <w:rPr>
            <w:webHidden/>
          </w:rPr>
          <w:fldChar w:fldCharType="begin"/>
        </w:r>
        <w:r>
          <w:rPr>
            <w:webHidden/>
          </w:rPr>
          <w:instrText xml:space="preserve"> PAGEREF _Toc242172853 \h </w:instrText>
        </w:r>
        <w:r>
          <w:rPr>
            <w:webHidden/>
          </w:rPr>
        </w:r>
        <w:r>
          <w:rPr>
            <w:webHidden/>
          </w:rPr>
          <w:fldChar w:fldCharType="separate"/>
        </w:r>
        <w:r>
          <w:rPr>
            <w:webHidden/>
          </w:rPr>
          <w:t>306</w:t>
        </w:r>
        <w:r>
          <w:rPr>
            <w:webHidden/>
          </w:rPr>
          <w:fldChar w:fldCharType="end"/>
        </w:r>
      </w:hyperlink>
    </w:p>
    <w:p w14:paraId="483C51F1" w14:textId="5D2548AE">
      <w:pPr>
        <w:pStyle w:val="TOC4"/>
        <w:tabs>
          <w:tab w:val="right" w:leader="dot" w:pos="9062"/>
        </w:tabs>
      </w:pPr>
      <w:hyperlink w:history="1" w:anchor="_Toc242172854">
        <w:r>
          <w:rPr>
            <w:rStyle w:val="Hyperlink"/>
          </w:rPr>
          <w:t>9.1 Allgemeines</w:t>
        </w:r>
        <w:r>
          <w:rPr>
            <w:webHidden/>
          </w:rPr>
          <w:tab/>
        </w:r>
        <w:r>
          <w:rPr>
            <w:webHidden/>
          </w:rPr>
          <w:fldChar w:fldCharType="begin"/>
        </w:r>
        <w:r>
          <w:rPr>
            <w:webHidden/>
          </w:rPr>
          <w:instrText xml:space="preserve"> PAGEREF _Toc242172854 \h </w:instrText>
        </w:r>
        <w:r>
          <w:rPr>
            <w:webHidden/>
          </w:rPr>
        </w:r>
        <w:r>
          <w:rPr>
            <w:webHidden/>
          </w:rPr>
          <w:fldChar w:fldCharType="separate"/>
        </w:r>
        <w:r>
          <w:rPr>
            <w:webHidden/>
          </w:rPr>
          <w:t>306</w:t>
        </w:r>
        <w:r>
          <w:rPr>
            <w:webHidden/>
          </w:rPr>
          <w:fldChar w:fldCharType="end"/>
        </w:r>
      </w:hyperlink>
    </w:p>
    <w:p w14:paraId="4D206FC7" w14:textId="227D667D">
      <w:pPr>
        <w:pStyle w:val="TOC4"/>
        <w:tabs>
          <w:tab w:val="right" w:leader="dot" w:pos="9062"/>
        </w:tabs>
      </w:pPr>
      <w:hyperlink w:history="1" w:anchor="_Toc242172855">
        <w:r>
          <w:rPr>
            <w:rStyle w:val="Hyperlink"/>
          </w:rPr>
          <w:t>9.2 Anwendungsfälle</w:t>
        </w:r>
        <w:r>
          <w:rPr>
            <w:webHidden/>
          </w:rPr>
          <w:tab/>
        </w:r>
        <w:r>
          <w:rPr>
            <w:webHidden/>
          </w:rPr>
          <w:fldChar w:fldCharType="begin"/>
        </w:r>
        <w:r>
          <w:rPr>
            <w:webHidden/>
          </w:rPr>
          <w:instrText xml:space="preserve"> PAGEREF _Toc242172855 \h </w:instrText>
        </w:r>
        <w:r>
          <w:rPr>
            <w:webHidden/>
          </w:rPr>
        </w:r>
        <w:r>
          <w:rPr>
            <w:webHidden/>
          </w:rPr>
          <w:fldChar w:fldCharType="separate"/>
        </w:r>
        <w:r>
          <w:rPr>
            <w:webHidden/>
          </w:rPr>
          <w:t>307</w:t>
        </w:r>
        <w:r>
          <w:rPr>
            <w:webHidden/>
          </w:rPr>
          <w:fldChar w:fldCharType="end"/>
        </w:r>
      </w:hyperlink>
    </w:p>
    <w:p w14:paraId="706D0E57" w14:textId="64828D2F">
      <w:pPr>
        <w:pStyle w:val="TOC4"/>
        <w:tabs>
          <w:tab w:val="right" w:leader="dot" w:pos="9062"/>
        </w:tabs>
      </w:pPr>
      <w:hyperlink w:history="1" w:anchor="_Toc242172856">
        <w:r>
          <w:rPr>
            <w:rStyle w:val="Hyperlink"/>
          </w:rPr>
          <w:t>9.3 Betriebsfälle beim Streckenblock</w:t>
        </w:r>
        <w:r>
          <w:rPr>
            <w:webHidden/>
          </w:rPr>
          <w:tab/>
        </w:r>
        <w:r>
          <w:rPr>
            <w:webHidden/>
          </w:rPr>
          <w:fldChar w:fldCharType="begin"/>
        </w:r>
        <w:r>
          <w:rPr>
            <w:webHidden/>
          </w:rPr>
          <w:instrText xml:space="preserve"> PAGEREF _Toc242172856 \h </w:instrText>
        </w:r>
        <w:r>
          <w:rPr>
            <w:webHidden/>
          </w:rPr>
        </w:r>
        <w:r>
          <w:rPr>
            <w:webHidden/>
          </w:rPr>
          <w:fldChar w:fldCharType="separate"/>
        </w:r>
        <w:r>
          <w:rPr>
            <w:webHidden/>
          </w:rPr>
          <w:t>308</w:t>
        </w:r>
        <w:r>
          <w:rPr>
            <w:webHidden/>
          </w:rPr>
          <w:fldChar w:fldCharType="end"/>
        </w:r>
      </w:hyperlink>
    </w:p>
    <w:p w14:paraId="22CC12C6" w14:textId="6839C4E1">
      <w:pPr>
        <w:pStyle w:val="TOC4"/>
        <w:tabs>
          <w:tab w:val="right" w:leader="dot" w:pos="9062"/>
        </w:tabs>
      </w:pPr>
      <w:hyperlink w:history="1" w:anchor="_Toc242172857">
        <w:r>
          <w:rPr>
            <w:rStyle w:val="Hyperlink"/>
          </w:rPr>
          <w:t>9.4 Streckenblocksysteme</w:t>
        </w:r>
        <w:r>
          <w:rPr>
            <w:webHidden/>
          </w:rPr>
          <w:tab/>
        </w:r>
        <w:r>
          <w:rPr>
            <w:webHidden/>
          </w:rPr>
          <w:fldChar w:fldCharType="begin"/>
        </w:r>
        <w:r>
          <w:rPr>
            <w:webHidden/>
          </w:rPr>
          <w:instrText xml:space="preserve"> PAGEREF _Toc242172857 \h </w:instrText>
        </w:r>
        <w:r>
          <w:rPr>
            <w:webHidden/>
          </w:rPr>
        </w:r>
        <w:r>
          <w:rPr>
            <w:webHidden/>
          </w:rPr>
          <w:fldChar w:fldCharType="separate"/>
        </w:r>
        <w:r>
          <w:rPr>
            <w:webHidden/>
          </w:rPr>
          <w:t>309</w:t>
        </w:r>
        <w:r>
          <w:rPr>
            <w:webHidden/>
          </w:rPr>
          <w:fldChar w:fldCharType="end"/>
        </w:r>
      </w:hyperlink>
    </w:p>
    <w:p w14:paraId="09F8F074" w14:textId="20095DBE">
      <w:pPr>
        <w:pStyle w:val="TOC4"/>
        <w:tabs>
          <w:tab w:val="right" w:leader="dot" w:pos="9062"/>
        </w:tabs>
      </w:pPr>
      <w:hyperlink w:history="1" w:anchor="_Toc242172858">
        <w:r>
          <w:rPr>
            <w:rStyle w:val="Hyperlink"/>
          </w:rPr>
          <w:t>9.5 Anordnungsfälle beim Streckenblock</w:t>
        </w:r>
        <w:r>
          <w:rPr>
            <w:webHidden/>
          </w:rPr>
          <w:tab/>
        </w:r>
        <w:r>
          <w:rPr>
            <w:webHidden/>
          </w:rPr>
          <w:fldChar w:fldCharType="begin"/>
        </w:r>
        <w:r>
          <w:rPr>
            <w:webHidden/>
          </w:rPr>
          <w:instrText xml:space="preserve"> PAGEREF _Toc242172858 \h </w:instrText>
        </w:r>
        <w:r>
          <w:rPr>
            <w:webHidden/>
          </w:rPr>
        </w:r>
        <w:r>
          <w:rPr>
            <w:webHidden/>
          </w:rPr>
          <w:fldChar w:fldCharType="separate"/>
        </w:r>
        <w:r>
          <w:rPr>
            <w:webHidden/>
          </w:rPr>
          <w:t>310</w:t>
        </w:r>
        <w:r>
          <w:rPr>
            <w:webHidden/>
          </w:rPr>
          <w:fldChar w:fldCharType="end"/>
        </w:r>
      </w:hyperlink>
    </w:p>
    <w:p w14:paraId="2E2D404C" w14:textId="0EAD86FB">
      <w:pPr>
        <w:pStyle w:val="TOC4"/>
        <w:tabs>
          <w:tab w:val="right" w:leader="dot" w:pos="9062"/>
        </w:tabs>
      </w:pPr>
      <w:hyperlink w:history="1" w:anchor="_Toc242172859">
        <w:r>
          <w:rPr>
            <w:rStyle w:val="Hyperlink"/>
          </w:rPr>
          <w:t>9.6 Blockabschnitte - Allgemeines</w:t>
        </w:r>
        <w:r>
          <w:rPr>
            <w:webHidden/>
          </w:rPr>
          <w:tab/>
        </w:r>
        <w:r>
          <w:rPr>
            <w:webHidden/>
          </w:rPr>
          <w:fldChar w:fldCharType="begin"/>
        </w:r>
        <w:r>
          <w:rPr>
            <w:webHidden/>
          </w:rPr>
          <w:instrText xml:space="preserve"> PAGEREF _Toc242172859 \h </w:instrText>
        </w:r>
        <w:r>
          <w:rPr>
            <w:webHidden/>
          </w:rPr>
        </w:r>
        <w:r>
          <w:rPr>
            <w:webHidden/>
          </w:rPr>
          <w:fldChar w:fldCharType="separate"/>
        </w:r>
        <w:r>
          <w:rPr>
            <w:webHidden/>
          </w:rPr>
          <w:t>317</w:t>
        </w:r>
        <w:r>
          <w:rPr>
            <w:webHidden/>
          </w:rPr>
          <w:fldChar w:fldCharType="end"/>
        </w:r>
      </w:hyperlink>
    </w:p>
    <w:p w14:paraId="19087941" w14:textId="0E740259">
      <w:pPr>
        <w:pStyle w:val="TOC4"/>
        <w:tabs>
          <w:tab w:val="right" w:leader="dot" w:pos="9062"/>
        </w:tabs>
      </w:pPr>
      <w:hyperlink w:history="1" w:anchor="_Toc242172860">
        <w:r>
          <w:rPr>
            <w:rStyle w:val="Hyperlink"/>
          </w:rPr>
          <w:t>9.7 Blockabschnitte - Einwirkung der Gleisfreimeldeanlage</w:t>
        </w:r>
        <w:r>
          <w:rPr>
            <w:webHidden/>
          </w:rPr>
          <w:tab/>
        </w:r>
        <w:r>
          <w:rPr>
            <w:webHidden/>
          </w:rPr>
          <w:fldChar w:fldCharType="begin"/>
        </w:r>
        <w:r>
          <w:rPr>
            <w:webHidden/>
          </w:rPr>
          <w:instrText xml:space="preserve"> PAGEREF _Toc242172860 \h </w:instrText>
        </w:r>
        <w:r>
          <w:rPr>
            <w:webHidden/>
          </w:rPr>
        </w:r>
        <w:r>
          <w:rPr>
            <w:webHidden/>
          </w:rPr>
          <w:fldChar w:fldCharType="separate"/>
        </w:r>
        <w:r>
          <w:rPr>
            <w:webHidden/>
          </w:rPr>
          <w:t>318</w:t>
        </w:r>
        <w:r>
          <w:rPr>
            <w:webHidden/>
          </w:rPr>
          <w:fldChar w:fldCharType="end"/>
        </w:r>
      </w:hyperlink>
    </w:p>
    <w:p w14:paraId="75207DB0" w14:textId="4F63D867">
      <w:pPr>
        <w:pStyle w:val="TOC4"/>
        <w:tabs>
          <w:tab w:val="right" w:leader="dot" w:pos="9062"/>
        </w:tabs>
      </w:pPr>
      <w:hyperlink w:history="1" w:anchor="_Toc242172861">
        <w:r>
          <w:rPr>
            <w:rStyle w:val="Hyperlink"/>
          </w:rPr>
          <w:t>9.8 Funktionsverhalten des Streckenblockes in Verbindung mit der Bahnhofsicherungsanlage - Allgemeines</w:t>
        </w:r>
        <w:r>
          <w:rPr>
            <w:webHidden/>
          </w:rPr>
          <w:tab/>
        </w:r>
        <w:r>
          <w:rPr>
            <w:webHidden/>
          </w:rPr>
          <w:fldChar w:fldCharType="begin"/>
        </w:r>
        <w:r>
          <w:rPr>
            <w:webHidden/>
          </w:rPr>
          <w:instrText xml:space="preserve"> PAGEREF _Toc242172861 \h </w:instrText>
        </w:r>
        <w:r>
          <w:rPr>
            <w:webHidden/>
          </w:rPr>
        </w:r>
        <w:r>
          <w:rPr>
            <w:webHidden/>
          </w:rPr>
          <w:fldChar w:fldCharType="separate"/>
        </w:r>
        <w:r>
          <w:rPr>
            <w:webHidden/>
          </w:rPr>
          <w:t>319</w:t>
        </w:r>
        <w:r>
          <w:rPr>
            <w:webHidden/>
          </w:rPr>
          <w:fldChar w:fldCharType="end"/>
        </w:r>
      </w:hyperlink>
    </w:p>
    <w:p w14:paraId="7A82C949" w14:textId="5BF5C84D">
      <w:pPr>
        <w:pStyle w:val="TOC4"/>
        <w:tabs>
          <w:tab w:val="right" w:leader="dot" w:pos="9062"/>
        </w:tabs>
      </w:pPr>
      <w:hyperlink w:history="1" w:anchor="_Toc242172862">
        <w:r>
          <w:rPr>
            <w:rStyle w:val="Hyperlink"/>
          </w:rPr>
          <w:t>9.9 Betriebszustände des Streckenblocks</w:t>
        </w:r>
        <w:r>
          <w:rPr>
            <w:webHidden/>
          </w:rPr>
          <w:tab/>
        </w:r>
        <w:r>
          <w:rPr>
            <w:webHidden/>
          </w:rPr>
          <w:fldChar w:fldCharType="begin"/>
        </w:r>
        <w:r>
          <w:rPr>
            <w:webHidden/>
          </w:rPr>
          <w:instrText xml:space="preserve"> PAGEREF _Toc242172862 \h </w:instrText>
        </w:r>
        <w:r>
          <w:rPr>
            <w:webHidden/>
          </w:rPr>
        </w:r>
        <w:r>
          <w:rPr>
            <w:webHidden/>
          </w:rPr>
          <w:fldChar w:fldCharType="separate"/>
        </w:r>
        <w:r>
          <w:rPr>
            <w:webHidden/>
          </w:rPr>
          <w:t>319</w:t>
        </w:r>
        <w:r>
          <w:rPr>
            <w:webHidden/>
          </w:rPr>
          <w:fldChar w:fldCharType="end"/>
        </w:r>
      </w:hyperlink>
    </w:p>
    <w:p w14:paraId="0670FB92" w14:textId="74A0A21C">
      <w:pPr>
        <w:pStyle w:val="TOC4"/>
        <w:tabs>
          <w:tab w:val="right" w:leader="dot" w:pos="9062"/>
        </w:tabs>
      </w:pPr>
      <w:hyperlink w:history="1" w:anchor="_Toc242172863">
        <w:r>
          <w:rPr>
            <w:rStyle w:val="Hyperlink"/>
          </w:rPr>
          <w:t>9.10 Zustandsübergänge bei fahrstraßenabhängigen Signalen in der Ausgangszugfolgestelle</w:t>
        </w:r>
        <w:r>
          <w:rPr>
            <w:webHidden/>
          </w:rPr>
          <w:tab/>
        </w:r>
        <w:r>
          <w:rPr>
            <w:webHidden/>
          </w:rPr>
          <w:fldChar w:fldCharType="begin"/>
        </w:r>
        <w:r>
          <w:rPr>
            <w:webHidden/>
          </w:rPr>
          <w:instrText xml:space="preserve"> PAGEREF _Toc242172863 \h </w:instrText>
        </w:r>
        <w:r>
          <w:rPr>
            <w:webHidden/>
          </w:rPr>
        </w:r>
        <w:r>
          <w:rPr>
            <w:webHidden/>
          </w:rPr>
          <w:fldChar w:fldCharType="separate"/>
        </w:r>
        <w:r>
          <w:rPr>
            <w:webHidden/>
          </w:rPr>
          <w:t>320</w:t>
        </w:r>
        <w:r>
          <w:rPr>
            <w:webHidden/>
          </w:rPr>
          <w:fldChar w:fldCharType="end"/>
        </w:r>
      </w:hyperlink>
    </w:p>
    <w:p w14:paraId="376FC1DE" w14:textId="01693FB3">
      <w:pPr>
        <w:pStyle w:val="TOC4"/>
        <w:tabs>
          <w:tab w:val="right" w:leader="dot" w:pos="9062"/>
        </w:tabs>
      </w:pPr>
      <w:hyperlink w:history="1" w:anchor="_Toc242172864">
        <w:r>
          <w:rPr>
            <w:rStyle w:val="Hyperlink"/>
          </w:rPr>
          <w:t>9.11 Zustandsübergänge bei Selbstblocksignalen in der Ausgangszugfolgestelle</w:t>
        </w:r>
        <w:r>
          <w:rPr>
            <w:webHidden/>
          </w:rPr>
          <w:tab/>
        </w:r>
        <w:r>
          <w:rPr>
            <w:webHidden/>
          </w:rPr>
          <w:fldChar w:fldCharType="begin"/>
        </w:r>
        <w:r>
          <w:rPr>
            <w:webHidden/>
          </w:rPr>
          <w:instrText xml:space="preserve"> PAGEREF _Toc242172864 \h </w:instrText>
        </w:r>
        <w:r>
          <w:rPr>
            <w:webHidden/>
          </w:rPr>
        </w:r>
        <w:r>
          <w:rPr>
            <w:webHidden/>
          </w:rPr>
          <w:fldChar w:fldCharType="separate"/>
        </w:r>
        <w:r>
          <w:rPr>
            <w:webHidden/>
          </w:rPr>
          <w:t>323</w:t>
        </w:r>
        <w:r>
          <w:rPr>
            <w:webHidden/>
          </w:rPr>
          <w:fldChar w:fldCharType="end"/>
        </w:r>
      </w:hyperlink>
    </w:p>
    <w:p w14:paraId="556D3378" w14:textId="2814D990">
      <w:pPr>
        <w:pStyle w:val="TOC4"/>
        <w:tabs>
          <w:tab w:val="right" w:leader="dot" w:pos="9062"/>
        </w:tabs>
      </w:pPr>
      <w:hyperlink w:history="1" w:anchor="_Toc242172865">
        <w:r>
          <w:rPr>
            <w:rStyle w:val="Hyperlink"/>
          </w:rPr>
          <w:t>9.12 Funktionsbedingungen in der Nachbarzugfolgestelle</w:t>
        </w:r>
        <w:r>
          <w:rPr>
            <w:webHidden/>
          </w:rPr>
          <w:tab/>
        </w:r>
        <w:r>
          <w:rPr>
            <w:webHidden/>
          </w:rPr>
          <w:fldChar w:fldCharType="begin"/>
        </w:r>
        <w:r>
          <w:rPr>
            <w:webHidden/>
          </w:rPr>
          <w:instrText xml:space="preserve"> PAGEREF _Toc242172865 \h </w:instrText>
        </w:r>
        <w:r>
          <w:rPr>
            <w:webHidden/>
          </w:rPr>
        </w:r>
        <w:r>
          <w:rPr>
            <w:webHidden/>
          </w:rPr>
          <w:fldChar w:fldCharType="separate"/>
        </w:r>
        <w:r>
          <w:rPr>
            <w:webHidden/>
          </w:rPr>
          <w:t>324</w:t>
        </w:r>
        <w:r>
          <w:rPr>
            <w:webHidden/>
          </w:rPr>
          <w:fldChar w:fldCharType="end"/>
        </w:r>
      </w:hyperlink>
    </w:p>
    <w:p w14:paraId="595C69EB" w14:textId="52C76B84">
      <w:pPr>
        <w:pStyle w:val="TOC4"/>
        <w:tabs>
          <w:tab w:val="right" w:leader="dot" w:pos="9062"/>
        </w:tabs>
      </w:pPr>
      <w:hyperlink w:history="1" w:anchor="_Toc242172866">
        <w:r>
          <w:rPr>
            <w:rStyle w:val="Hyperlink"/>
          </w:rPr>
          <w:t>9.13 Richtungswechsel - Allgemeines</w:t>
        </w:r>
        <w:r>
          <w:rPr>
            <w:webHidden/>
          </w:rPr>
          <w:tab/>
        </w:r>
        <w:r>
          <w:rPr>
            <w:webHidden/>
          </w:rPr>
          <w:fldChar w:fldCharType="begin"/>
        </w:r>
        <w:r>
          <w:rPr>
            <w:webHidden/>
          </w:rPr>
          <w:instrText xml:space="preserve"> PAGEREF _Toc242172866 \h </w:instrText>
        </w:r>
        <w:r>
          <w:rPr>
            <w:webHidden/>
          </w:rPr>
        </w:r>
        <w:r>
          <w:rPr>
            <w:webHidden/>
          </w:rPr>
          <w:fldChar w:fldCharType="separate"/>
        </w:r>
        <w:r>
          <w:rPr>
            <w:webHidden/>
          </w:rPr>
          <w:t>327</w:t>
        </w:r>
        <w:r>
          <w:rPr>
            <w:webHidden/>
          </w:rPr>
          <w:fldChar w:fldCharType="end"/>
        </w:r>
      </w:hyperlink>
    </w:p>
    <w:p w14:paraId="495848B8" w14:textId="5E01A073">
      <w:pPr>
        <w:pStyle w:val="TOC4"/>
        <w:tabs>
          <w:tab w:val="right" w:leader="dot" w:pos="9062"/>
        </w:tabs>
      </w:pPr>
      <w:hyperlink w:history="1" w:anchor="_Toc242172867">
        <w:r>
          <w:rPr>
            <w:rStyle w:val="Hyperlink"/>
          </w:rPr>
          <w:t>9.14 Anschaltung des Richtungswechsels</w:t>
        </w:r>
        <w:r>
          <w:rPr>
            <w:webHidden/>
          </w:rPr>
          <w:tab/>
        </w:r>
        <w:r>
          <w:rPr>
            <w:webHidden/>
          </w:rPr>
          <w:fldChar w:fldCharType="begin"/>
        </w:r>
        <w:r>
          <w:rPr>
            <w:webHidden/>
          </w:rPr>
          <w:instrText xml:space="preserve"> PAGEREF _Toc242172867 \h </w:instrText>
        </w:r>
        <w:r>
          <w:rPr>
            <w:webHidden/>
          </w:rPr>
        </w:r>
        <w:r>
          <w:rPr>
            <w:webHidden/>
          </w:rPr>
          <w:fldChar w:fldCharType="separate"/>
        </w:r>
        <w:r>
          <w:rPr>
            <w:webHidden/>
          </w:rPr>
          <w:t>327</w:t>
        </w:r>
        <w:r>
          <w:rPr>
            <w:webHidden/>
          </w:rPr>
          <w:fldChar w:fldCharType="end"/>
        </w:r>
      </w:hyperlink>
    </w:p>
    <w:p w14:paraId="5AEA8758" w14:textId="4E2984FC">
      <w:pPr>
        <w:pStyle w:val="TOC4"/>
        <w:tabs>
          <w:tab w:val="right" w:leader="dot" w:pos="9062"/>
        </w:tabs>
      </w:pPr>
      <w:hyperlink w:history="1" w:anchor="_Toc242172868">
        <w:r>
          <w:rPr>
            <w:rStyle w:val="Hyperlink"/>
          </w:rPr>
          <w:t>9.15 Anstoß des Richtungswechsels</w:t>
        </w:r>
        <w:r>
          <w:rPr>
            <w:webHidden/>
          </w:rPr>
          <w:tab/>
        </w:r>
        <w:r>
          <w:rPr>
            <w:webHidden/>
          </w:rPr>
          <w:fldChar w:fldCharType="begin"/>
        </w:r>
        <w:r>
          <w:rPr>
            <w:webHidden/>
          </w:rPr>
          <w:instrText xml:space="preserve"> PAGEREF _Toc242172868 \h </w:instrText>
        </w:r>
        <w:r>
          <w:rPr>
            <w:webHidden/>
          </w:rPr>
        </w:r>
        <w:r>
          <w:rPr>
            <w:webHidden/>
          </w:rPr>
          <w:fldChar w:fldCharType="separate"/>
        </w:r>
        <w:r>
          <w:rPr>
            <w:webHidden/>
          </w:rPr>
          <w:t>329</w:t>
        </w:r>
        <w:r>
          <w:rPr>
            <w:webHidden/>
          </w:rPr>
          <w:fldChar w:fldCharType="end"/>
        </w:r>
      </w:hyperlink>
    </w:p>
    <w:p w14:paraId="72572643" w14:textId="0140CFFC">
      <w:pPr>
        <w:pStyle w:val="TOC4"/>
        <w:tabs>
          <w:tab w:val="right" w:leader="dot" w:pos="9062"/>
        </w:tabs>
      </w:pPr>
      <w:hyperlink w:history="1" w:anchor="_Toc242172869">
        <w:r>
          <w:rPr>
            <w:rStyle w:val="Hyperlink"/>
          </w:rPr>
          <w:t>9.16 Richtungswechsel durch weitere BFZ</w:t>
        </w:r>
        <w:r>
          <w:rPr>
            <w:webHidden/>
          </w:rPr>
          <w:tab/>
        </w:r>
        <w:r>
          <w:rPr>
            <w:webHidden/>
          </w:rPr>
          <w:fldChar w:fldCharType="begin"/>
        </w:r>
        <w:r>
          <w:rPr>
            <w:webHidden/>
          </w:rPr>
          <w:instrText xml:space="preserve"> PAGEREF _Toc242172869 \h </w:instrText>
        </w:r>
        <w:r>
          <w:rPr>
            <w:webHidden/>
          </w:rPr>
        </w:r>
        <w:r>
          <w:rPr>
            <w:webHidden/>
          </w:rPr>
          <w:fldChar w:fldCharType="separate"/>
        </w:r>
        <w:r>
          <w:rPr>
            <w:webHidden/>
          </w:rPr>
          <w:t>332</w:t>
        </w:r>
        <w:r>
          <w:rPr>
            <w:webHidden/>
          </w:rPr>
          <w:fldChar w:fldCharType="end"/>
        </w:r>
      </w:hyperlink>
    </w:p>
    <w:p w14:paraId="1463DCBE" w14:textId="4074B1D6">
      <w:pPr>
        <w:pStyle w:val="TOC4"/>
        <w:tabs>
          <w:tab w:val="right" w:leader="dot" w:pos="9062"/>
        </w:tabs>
      </w:pPr>
      <w:hyperlink w:history="1" w:anchor="_Toc242172870">
        <w:r>
          <w:rPr>
            <w:rStyle w:val="Hyperlink"/>
          </w:rPr>
          <w:t>9.17 Freistellen des Selbstblocksignales</w:t>
        </w:r>
        <w:r>
          <w:rPr>
            <w:webHidden/>
          </w:rPr>
          <w:tab/>
        </w:r>
        <w:r>
          <w:rPr>
            <w:webHidden/>
          </w:rPr>
          <w:fldChar w:fldCharType="begin"/>
        </w:r>
        <w:r>
          <w:rPr>
            <w:webHidden/>
          </w:rPr>
          <w:instrText xml:space="preserve"> PAGEREF _Toc242172870 \h </w:instrText>
        </w:r>
        <w:r>
          <w:rPr>
            <w:webHidden/>
          </w:rPr>
        </w:r>
        <w:r>
          <w:rPr>
            <w:webHidden/>
          </w:rPr>
          <w:fldChar w:fldCharType="separate"/>
        </w:r>
        <w:r>
          <w:rPr>
            <w:webHidden/>
          </w:rPr>
          <w:t>332</w:t>
        </w:r>
        <w:r>
          <w:rPr>
            <w:webHidden/>
          </w:rPr>
          <w:fldChar w:fldCharType="end"/>
        </w:r>
      </w:hyperlink>
    </w:p>
    <w:p w14:paraId="56181700" w14:textId="747EE679">
      <w:pPr>
        <w:pStyle w:val="TOC4"/>
        <w:tabs>
          <w:tab w:val="right" w:leader="dot" w:pos="9062"/>
        </w:tabs>
      </w:pPr>
      <w:hyperlink w:history="1" w:anchor="_Toc242172871">
        <w:r>
          <w:rPr>
            <w:rStyle w:val="Hyperlink"/>
          </w:rPr>
          <w:t>9.18 Haltstellen des Selbstblocksignales</w:t>
        </w:r>
        <w:r>
          <w:rPr>
            <w:webHidden/>
          </w:rPr>
          <w:tab/>
        </w:r>
        <w:r>
          <w:rPr>
            <w:webHidden/>
          </w:rPr>
          <w:fldChar w:fldCharType="begin"/>
        </w:r>
        <w:r>
          <w:rPr>
            <w:webHidden/>
          </w:rPr>
          <w:instrText xml:space="preserve"> PAGEREF _Toc242172871 \h </w:instrText>
        </w:r>
        <w:r>
          <w:rPr>
            <w:webHidden/>
          </w:rPr>
        </w:r>
        <w:r>
          <w:rPr>
            <w:webHidden/>
          </w:rPr>
          <w:fldChar w:fldCharType="separate"/>
        </w:r>
        <w:r>
          <w:rPr>
            <w:webHidden/>
          </w:rPr>
          <w:t>334</w:t>
        </w:r>
        <w:r>
          <w:rPr>
            <w:webHidden/>
          </w:rPr>
          <w:fldChar w:fldCharType="end"/>
        </w:r>
      </w:hyperlink>
    </w:p>
    <w:p w14:paraId="75373AC1" w14:textId="533E44E7">
      <w:pPr>
        <w:pStyle w:val="TOC4"/>
        <w:tabs>
          <w:tab w:val="right" w:leader="dot" w:pos="9062"/>
        </w:tabs>
      </w:pPr>
      <w:hyperlink w:history="1" w:anchor="_Toc242172872">
        <w:r>
          <w:rPr>
            <w:rStyle w:val="Hyperlink"/>
          </w:rPr>
          <w:t>9.19 Einzelsperrung</w:t>
        </w:r>
        <w:r>
          <w:rPr>
            <w:webHidden/>
          </w:rPr>
          <w:tab/>
        </w:r>
        <w:r>
          <w:rPr>
            <w:webHidden/>
          </w:rPr>
          <w:fldChar w:fldCharType="begin"/>
        </w:r>
        <w:r>
          <w:rPr>
            <w:webHidden/>
          </w:rPr>
          <w:instrText xml:space="preserve"> PAGEREF _Toc242172872 \h </w:instrText>
        </w:r>
        <w:r>
          <w:rPr>
            <w:webHidden/>
          </w:rPr>
        </w:r>
        <w:r>
          <w:rPr>
            <w:webHidden/>
          </w:rPr>
          <w:fldChar w:fldCharType="separate"/>
        </w:r>
        <w:r>
          <w:rPr>
            <w:webHidden/>
          </w:rPr>
          <w:t>335</w:t>
        </w:r>
        <w:r>
          <w:rPr>
            <w:webHidden/>
          </w:rPr>
          <w:fldChar w:fldCharType="end"/>
        </w:r>
      </w:hyperlink>
    </w:p>
    <w:p w14:paraId="62D6038F" w14:textId="18ECCED9">
      <w:pPr>
        <w:pStyle w:val="TOC4"/>
        <w:tabs>
          <w:tab w:val="right" w:leader="dot" w:pos="9062"/>
        </w:tabs>
      </w:pPr>
      <w:hyperlink w:history="1" w:anchor="_Toc242172873">
        <w:r>
          <w:rPr>
            <w:rStyle w:val="Hyperlink"/>
          </w:rPr>
          <w:t>9.20 Anordnungsfälle von Freimeldeabschnitten</w:t>
        </w:r>
        <w:r>
          <w:rPr>
            <w:webHidden/>
          </w:rPr>
          <w:tab/>
        </w:r>
        <w:r>
          <w:rPr>
            <w:webHidden/>
          </w:rPr>
          <w:fldChar w:fldCharType="begin"/>
        </w:r>
        <w:r>
          <w:rPr>
            <w:webHidden/>
          </w:rPr>
          <w:instrText xml:space="preserve"> PAGEREF _Toc242172873 \h </w:instrText>
        </w:r>
        <w:r>
          <w:rPr>
            <w:webHidden/>
          </w:rPr>
        </w:r>
        <w:r>
          <w:rPr>
            <w:webHidden/>
          </w:rPr>
          <w:fldChar w:fldCharType="separate"/>
        </w:r>
        <w:r>
          <w:rPr>
            <w:webHidden/>
          </w:rPr>
          <w:t>336</w:t>
        </w:r>
        <w:r>
          <w:rPr>
            <w:webHidden/>
          </w:rPr>
          <w:fldChar w:fldCharType="end"/>
        </w:r>
      </w:hyperlink>
    </w:p>
    <w:p w14:paraId="4753721F" w14:textId="498ED639">
      <w:pPr>
        <w:pStyle w:val="TOC4"/>
        <w:tabs>
          <w:tab w:val="right" w:leader="dot" w:pos="9062"/>
        </w:tabs>
      </w:pPr>
      <w:hyperlink w:history="1" w:anchor="_Toc242172874">
        <w:r>
          <w:rPr>
            <w:rStyle w:val="Hyperlink"/>
          </w:rPr>
          <w:t>9.21 Vorsignale zu Selbstblocksignalen</w:t>
        </w:r>
        <w:r>
          <w:rPr>
            <w:webHidden/>
          </w:rPr>
          <w:tab/>
        </w:r>
        <w:r>
          <w:rPr>
            <w:webHidden/>
          </w:rPr>
          <w:fldChar w:fldCharType="begin"/>
        </w:r>
        <w:r>
          <w:rPr>
            <w:webHidden/>
          </w:rPr>
          <w:instrText xml:space="preserve"> PAGEREF _Toc242172874 \h </w:instrText>
        </w:r>
        <w:r>
          <w:rPr>
            <w:webHidden/>
          </w:rPr>
        </w:r>
        <w:r>
          <w:rPr>
            <w:webHidden/>
          </w:rPr>
          <w:fldChar w:fldCharType="separate"/>
        </w:r>
        <w:r>
          <w:rPr>
            <w:webHidden/>
          </w:rPr>
          <w:t>339</w:t>
        </w:r>
        <w:r>
          <w:rPr>
            <w:webHidden/>
          </w:rPr>
          <w:fldChar w:fldCharType="end"/>
        </w:r>
      </w:hyperlink>
    </w:p>
    <w:p w14:paraId="674DDBB0" w14:textId="7F27F7EA">
      <w:pPr>
        <w:pStyle w:val="TOC4"/>
        <w:tabs>
          <w:tab w:val="right" w:leader="dot" w:pos="9062"/>
        </w:tabs>
      </w:pPr>
      <w:hyperlink w:history="1" w:anchor="_Toc242172875">
        <w:r>
          <w:rPr>
            <w:rStyle w:val="Hyperlink"/>
          </w:rPr>
          <w:t>9.22 Sonstige Signale in Verbindung mit Blocksignalen</w:t>
        </w:r>
        <w:r>
          <w:rPr>
            <w:webHidden/>
          </w:rPr>
          <w:tab/>
        </w:r>
        <w:r>
          <w:rPr>
            <w:webHidden/>
          </w:rPr>
          <w:fldChar w:fldCharType="begin"/>
        </w:r>
        <w:r>
          <w:rPr>
            <w:webHidden/>
          </w:rPr>
          <w:instrText xml:space="preserve"> PAGEREF _Toc242172875 \h </w:instrText>
        </w:r>
        <w:r>
          <w:rPr>
            <w:webHidden/>
          </w:rPr>
        </w:r>
        <w:r>
          <w:rPr>
            <w:webHidden/>
          </w:rPr>
          <w:fldChar w:fldCharType="separate"/>
        </w:r>
        <w:r>
          <w:rPr>
            <w:webHidden/>
          </w:rPr>
          <w:t>339</w:t>
        </w:r>
        <w:r>
          <w:rPr>
            <w:webHidden/>
          </w:rPr>
          <w:fldChar w:fldCharType="end"/>
        </w:r>
      </w:hyperlink>
    </w:p>
    <w:p w14:paraId="30F1D345" w14:textId="3DEFAF66">
      <w:pPr>
        <w:pStyle w:val="TOC4"/>
        <w:tabs>
          <w:tab w:val="right" w:leader="dot" w:pos="9062"/>
        </w:tabs>
      </w:pPr>
      <w:hyperlink w:history="1" w:anchor="_Toc242172876">
        <w:r>
          <w:rPr>
            <w:rStyle w:val="Hyperlink"/>
          </w:rPr>
          <w:t>9.23 Blocküberbrückung</w:t>
        </w:r>
        <w:r>
          <w:rPr>
            <w:webHidden/>
          </w:rPr>
          <w:tab/>
        </w:r>
        <w:r>
          <w:rPr>
            <w:webHidden/>
          </w:rPr>
          <w:fldChar w:fldCharType="begin"/>
        </w:r>
        <w:r>
          <w:rPr>
            <w:webHidden/>
          </w:rPr>
          <w:instrText xml:space="preserve"> PAGEREF _Toc242172876 \h </w:instrText>
        </w:r>
        <w:r>
          <w:rPr>
            <w:webHidden/>
          </w:rPr>
        </w:r>
        <w:r>
          <w:rPr>
            <w:webHidden/>
          </w:rPr>
          <w:fldChar w:fldCharType="separate"/>
        </w:r>
        <w:r>
          <w:rPr>
            <w:webHidden/>
          </w:rPr>
          <w:t>340</w:t>
        </w:r>
        <w:r>
          <w:rPr>
            <w:webHidden/>
          </w:rPr>
          <w:fldChar w:fldCharType="end"/>
        </w:r>
      </w:hyperlink>
    </w:p>
    <w:p w14:paraId="4842B9DC" w14:textId="45AC1CD3">
      <w:pPr>
        <w:pStyle w:val="TOC4"/>
        <w:tabs>
          <w:tab w:val="right" w:leader="dot" w:pos="9062"/>
        </w:tabs>
      </w:pPr>
      <w:hyperlink w:history="1" w:anchor="_Toc242172877">
        <w:r>
          <w:rPr>
            <w:rStyle w:val="Hyperlink"/>
          </w:rPr>
          <w:t>9.24 Streckenschlüsselsperre</w:t>
        </w:r>
        <w:r>
          <w:rPr>
            <w:webHidden/>
          </w:rPr>
          <w:tab/>
        </w:r>
        <w:r>
          <w:rPr>
            <w:webHidden/>
          </w:rPr>
          <w:fldChar w:fldCharType="begin"/>
        </w:r>
        <w:r>
          <w:rPr>
            <w:webHidden/>
          </w:rPr>
          <w:instrText xml:space="preserve"> PAGEREF _Toc242172877 \h </w:instrText>
        </w:r>
        <w:r>
          <w:rPr>
            <w:webHidden/>
          </w:rPr>
        </w:r>
        <w:r>
          <w:rPr>
            <w:webHidden/>
          </w:rPr>
          <w:fldChar w:fldCharType="separate"/>
        </w:r>
        <w:r>
          <w:rPr>
            <w:webHidden/>
          </w:rPr>
          <w:t>343</w:t>
        </w:r>
        <w:r>
          <w:rPr>
            <w:webHidden/>
          </w:rPr>
          <w:fldChar w:fldCharType="end"/>
        </w:r>
      </w:hyperlink>
    </w:p>
    <w:p w14:paraId="42E104D0" w14:textId="3B4A39F1">
      <w:pPr>
        <w:pStyle w:val="TOC5"/>
        <w:tabs>
          <w:tab w:val="right" w:leader="dot" w:pos="9062"/>
        </w:tabs>
      </w:pPr>
      <w:hyperlink w:history="1" w:anchor="_Toc242172878">
        <w:r>
          <w:rPr>
            <w:rStyle w:val="Hyperlink"/>
          </w:rPr>
          <w:t>9.24.1 Streckenschlüsselsperre - Allgemeine Voraussetzungen</w:t>
        </w:r>
        <w:r>
          <w:rPr>
            <w:webHidden/>
          </w:rPr>
          <w:tab/>
        </w:r>
        <w:r>
          <w:rPr>
            <w:webHidden/>
          </w:rPr>
          <w:fldChar w:fldCharType="begin"/>
        </w:r>
        <w:r>
          <w:rPr>
            <w:webHidden/>
          </w:rPr>
          <w:instrText xml:space="preserve"> PAGEREF _Toc242172878 \h </w:instrText>
        </w:r>
        <w:r>
          <w:rPr>
            <w:webHidden/>
          </w:rPr>
        </w:r>
        <w:r>
          <w:rPr>
            <w:webHidden/>
          </w:rPr>
          <w:fldChar w:fldCharType="separate"/>
        </w:r>
        <w:r>
          <w:rPr>
            <w:webHidden/>
          </w:rPr>
          <w:t>343</w:t>
        </w:r>
        <w:r>
          <w:rPr>
            <w:webHidden/>
          </w:rPr>
          <w:fldChar w:fldCharType="end"/>
        </w:r>
      </w:hyperlink>
    </w:p>
    <w:p w14:paraId="4D827BE0" w14:textId="1D30F4F0">
      <w:pPr>
        <w:pStyle w:val="TOC5"/>
        <w:tabs>
          <w:tab w:val="right" w:leader="dot" w:pos="9062"/>
        </w:tabs>
      </w:pPr>
      <w:hyperlink w:history="1" w:anchor="_Toc242172879">
        <w:r>
          <w:rPr>
            <w:rStyle w:val="Hyperlink"/>
          </w:rPr>
          <w:t>9.24.2 Streckenschlüsselsperre - Vorfreigabe</w:t>
        </w:r>
        <w:r>
          <w:rPr>
            <w:webHidden/>
          </w:rPr>
          <w:tab/>
        </w:r>
        <w:r>
          <w:rPr>
            <w:webHidden/>
          </w:rPr>
          <w:fldChar w:fldCharType="begin"/>
        </w:r>
        <w:r>
          <w:rPr>
            <w:webHidden/>
          </w:rPr>
          <w:instrText xml:space="preserve"> PAGEREF _Toc242172879 \h </w:instrText>
        </w:r>
        <w:r>
          <w:rPr>
            <w:webHidden/>
          </w:rPr>
        </w:r>
        <w:r>
          <w:rPr>
            <w:webHidden/>
          </w:rPr>
          <w:fldChar w:fldCharType="separate"/>
        </w:r>
        <w:r>
          <w:rPr>
            <w:webHidden/>
          </w:rPr>
          <w:t>344</w:t>
        </w:r>
        <w:r>
          <w:rPr>
            <w:webHidden/>
          </w:rPr>
          <w:fldChar w:fldCharType="end"/>
        </w:r>
      </w:hyperlink>
    </w:p>
    <w:p w14:paraId="21D711D3" w14:textId="5463B63C">
      <w:pPr>
        <w:pStyle w:val="TOC5"/>
        <w:tabs>
          <w:tab w:val="right" w:leader="dot" w:pos="9062"/>
        </w:tabs>
      </w:pPr>
      <w:hyperlink w:history="1" w:anchor="_Toc242172880">
        <w:r>
          <w:rPr>
            <w:rStyle w:val="Hyperlink"/>
          </w:rPr>
          <w:t>9.24.3 Streckenschlüsselsperre - Freigabe</w:t>
        </w:r>
        <w:r>
          <w:rPr>
            <w:webHidden/>
          </w:rPr>
          <w:tab/>
        </w:r>
        <w:r>
          <w:rPr>
            <w:webHidden/>
          </w:rPr>
          <w:fldChar w:fldCharType="begin"/>
        </w:r>
        <w:r>
          <w:rPr>
            <w:webHidden/>
          </w:rPr>
          <w:instrText xml:space="preserve"> PAGEREF _Toc242172880 \h </w:instrText>
        </w:r>
        <w:r>
          <w:rPr>
            <w:webHidden/>
          </w:rPr>
        </w:r>
        <w:r>
          <w:rPr>
            <w:webHidden/>
          </w:rPr>
          <w:fldChar w:fldCharType="separate"/>
        </w:r>
        <w:r>
          <w:rPr>
            <w:webHidden/>
          </w:rPr>
          <w:t>345</w:t>
        </w:r>
        <w:r>
          <w:rPr>
            <w:webHidden/>
          </w:rPr>
          <w:fldChar w:fldCharType="end"/>
        </w:r>
      </w:hyperlink>
    </w:p>
    <w:p w14:paraId="52D39023" w14:textId="5A4738A5">
      <w:pPr>
        <w:pStyle w:val="TOC5"/>
        <w:tabs>
          <w:tab w:val="right" w:leader="dot" w:pos="9062"/>
        </w:tabs>
      </w:pPr>
      <w:hyperlink w:history="1" w:anchor="_Toc242172881">
        <w:r>
          <w:rPr>
            <w:rStyle w:val="Hyperlink"/>
          </w:rPr>
          <w:t>9.24.4 Streckenschlüsselsperre - Aufhebung der Freigabe durch die Bedienungsfahrt</w:t>
        </w:r>
        <w:r>
          <w:rPr>
            <w:webHidden/>
          </w:rPr>
          <w:tab/>
        </w:r>
        <w:r>
          <w:rPr>
            <w:webHidden/>
          </w:rPr>
          <w:fldChar w:fldCharType="begin"/>
        </w:r>
        <w:r>
          <w:rPr>
            <w:webHidden/>
          </w:rPr>
          <w:instrText xml:space="preserve"> PAGEREF _Toc242172881 \h </w:instrText>
        </w:r>
        <w:r>
          <w:rPr>
            <w:webHidden/>
          </w:rPr>
        </w:r>
        <w:r>
          <w:rPr>
            <w:webHidden/>
          </w:rPr>
          <w:fldChar w:fldCharType="separate"/>
        </w:r>
        <w:r>
          <w:rPr>
            <w:webHidden/>
          </w:rPr>
          <w:t>347</w:t>
        </w:r>
        <w:r>
          <w:rPr>
            <w:webHidden/>
          </w:rPr>
          <w:fldChar w:fldCharType="end"/>
        </w:r>
      </w:hyperlink>
    </w:p>
    <w:p w14:paraId="194D694E" w14:textId="49BDEB23">
      <w:pPr>
        <w:pStyle w:val="TOC5"/>
        <w:tabs>
          <w:tab w:val="right" w:leader="dot" w:pos="9062"/>
        </w:tabs>
      </w:pPr>
      <w:hyperlink w:history="1" w:anchor="_Toc242172882">
        <w:r>
          <w:rPr>
            <w:rStyle w:val="Hyperlink"/>
          </w:rPr>
          <w:t>9.24.5 Streckenschlüsselsperre - Rücknahme der Vorfreigabe bzw. der Freigabe</w:t>
        </w:r>
        <w:r>
          <w:rPr>
            <w:webHidden/>
          </w:rPr>
          <w:tab/>
        </w:r>
        <w:r>
          <w:rPr>
            <w:webHidden/>
          </w:rPr>
          <w:fldChar w:fldCharType="begin"/>
        </w:r>
        <w:r>
          <w:rPr>
            <w:webHidden/>
          </w:rPr>
          <w:instrText xml:space="preserve"> PAGEREF _Toc242172882 \h </w:instrText>
        </w:r>
        <w:r>
          <w:rPr>
            <w:webHidden/>
          </w:rPr>
        </w:r>
        <w:r>
          <w:rPr>
            <w:webHidden/>
          </w:rPr>
          <w:fldChar w:fldCharType="separate"/>
        </w:r>
        <w:r>
          <w:rPr>
            <w:webHidden/>
          </w:rPr>
          <w:t>347</w:t>
        </w:r>
        <w:r>
          <w:rPr>
            <w:webHidden/>
          </w:rPr>
          <w:fldChar w:fldCharType="end"/>
        </w:r>
      </w:hyperlink>
    </w:p>
    <w:p w14:paraId="49CD9FF7" w14:textId="14B5B3AC">
      <w:pPr>
        <w:pStyle w:val="TOC5"/>
        <w:tabs>
          <w:tab w:val="right" w:leader="dot" w:pos="9062"/>
        </w:tabs>
      </w:pPr>
      <w:hyperlink w:history="1" w:anchor="_Toc242172883">
        <w:r>
          <w:rPr>
            <w:rStyle w:val="Hyperlink"/>
          </w:rPr>
          <w:t>9.24.6 Streckenschlüsselsperre - Belegung des Streckenblocks</w:t>
        </w:r>
        <w:r>
          <w:rPr>
            <w:webHidden/>
          </w:rPr>
          <w:tab/>
        </w:r>
        <w:r>
          <w:rPr>
            <w:webHidden/>
          </w:rPr>
          <w:fldChar w:fldCharType="begin"/>
        </w:r>
        <w:r>
          <w:rPr>
            <w:webHidden/>
          </w:rPr>
          <w:instrText xml:space="preserve"> PAGEREF _Toc242172883 \h </w:instrText>
        </w:r>
        <w:r>
          <w:rPr>
            <w:webHidden/>
          </w:rPr>
        </w:r>
        <w:r>
          <w:rPr>
            <w:webHidden/>
          </w:rPr>
          <w:fldChar w:fldCharType="separate"/>
        </w:r>
        <w:r>
          <w:rPr>
            <w:webHidden/>
          </w:rPr>
          <w:t>348</w:t>
        </w:r>
        <w:r>
          <w:rPr>
            <w:webHidden/>
          </w:rPr>
          <w:fldChar w:fldCharType="end"/>
        </w:r>
      </w:hyperlink>
    </w:p>
    <w:p w14:paraId="707E9D45" w14:textId="22797479">
      <w:pPr>
        <w:pStyle w:val="TOC5"/>
        <w:tabs>
          <w:tab w:val="right" w:leader="dot" w:pos="9062"/>
        </w:tabs>
      </w:pPr>
      <w:hyperlink w:history="1" w:anchor="_Toc242172884">
        <w:r>
          <w:rPr>
            <w:rStyle w:val="Hyperlink"/>
          </w:rPr>
          <w:t>9.24.7 Streckenschlüsselsperre -Aufhebung der Belegung</w:t>
        </w:r>
        <w:r>
          <w:rPr>
            <w:webHidden/>
          </w:rPr>
          <w:tab/>
        </w:r>
        <w:r>
          <w:rPr>
            <w:webHidden/>
          </w:rPr>
          <w:fldChar w:fldCharType="begin"/>
        </w:r>
        <w:r>
          <w:rPr>
            <w:webHidden/>
          </w:rPr>
          <w:instrText xml:space="preserve"> PAGEREF _Toc242172884 \h </w:instrText>
        </w:r>
        <w:r>
          <w:rPr>
            <w:webHidden/>
          </w:rPr>
        </w:r>
        <w:r>
          <w:rPr>
            <w:webHidden/>
          </w:rPr>
          <w:fldChar w:fldCharType="separate"/>
        </w:r>
        <w:r>
          <w:rPr>
            <w:webHidden/>
          </w:rPr>
          <w:t>349</w:t>
        </w:r>
        <w:r>
          <w:rPr>
            <w:webHidden/>
          </w:rPr>
          <w:fldChar w:fldCharType="end"/>
        </w:r>
      </w:hyperlink>
    </w:p>
    <w:p w14:paraId="44645867" w14:textId="53CEC7E3">
      <w:pPr>
        <w:pStyle w:val="TOC5"/>
        <w:tabs>
          <w:tab w:val="right" w:leader="dot" w:pos="9062"/>
        </w:tabs>
      </w:pPr>
      <w:hyperlink w:history="1" w:anchor="_Toc242172885">
        <w:r>
          <w:rPr>
            <w:rStyle w:val="Hyperlink"/>
          </w:rPr>
          <w:t>9.24.8 Streckenschlüsselsperre - Stellung des deckenden Ausfahr- bzw. Deckungssignals bei vorfreigegebener Streckenschlüsselsperre</w:t>
        </w:r>
        <w:r>
          <w:rPr>
            <w:webHidden/>
          </w:rPr>
          <w:tab/>
        </w:r>
        <w:r>
          <w:rPr>
            <w:webHidden/>
          </w:rPr>
          <w:fldChar w:fldCharType="begin"/>
        </w:r>
        <w:r>
          <w:rPr>
            <w:webHidden/>
          </w:rPr>
          <w:instrText xml:space="preserve"> PAGEREF _Toc242172885 \h </w:instrText>
        </w:r>
        <w:r>
          <w:rPr>
            <w:webHidden/>
          </w:rPr>
        </w:r>
        <w:r>
          <w:rPr>
            <w:webHidden/>
          </w:rPr>
          <w:fldChar w:fldCharType="separate"/>
        </w:r>
        <w:r>
          <w:rPr>
            <w:webHidden/>
          </w:rPr>
          <w:t>350</w:t>
        </w:r>
        <w:r>
          <w:rPr>
            <w:webHidden/>
          </w:rPr>
          <w:fldChar w:fldCharType="end"/>
        </w:r>
      </w:hyperlink>
    </w:p>
    <w:p w14:paraId="58A03677" w14:textId="622706AD">
      <w:pPr>
        <w:pStyle w:val="TOC5"/>
        <w:tabs>
          <w:tab w:val="right" w:leader="dot" w:pos="9062"/>
        </w:tabs>
      </w:pPr>
      <w:hyperlink w:history="1" w:anchor="_Toc242172886">
        <w:r>
          <w:rPr>
            <w:rStyle w:val="Hyperlink"/>
          </w:rPr>
          <w:t>9.24.9 Streckenschlüsselsperre - Stellung des deckenden Blocksignals bei vorfreigegebener Streckenschlüsselsperre</w:t>
        </w:r>
        <w:r>
          <w:rPr>
            <w:webHidden/>
          </w:rPr>
          <w:tab/>
        </w:r>
        <w:r>
          <w:rPr>
            <w:webHidden/>
          </w:rPr>
          <w:fldChar w:fldCharType="begin"/>
        </w:r>
        <w:r>
          <w:rPr>
            <w:webHidden/>
          </w:rPr>
          <w:instrText xml:space="preserve"> PAGEREF _Toc242172886 \h </w:instrText>
        </w:r>
        <w:r>
          <w:rPr>
            <w:webHidden/>
          </w:rPr>
        </w:r>
        <w:r>
          <w:rPr>
            <w:webHidden/>
          </w:rPr>
          <w:fldChar w:fldCharType="separate"/>
        </w:r>
        <w:r>
          <w:rPr>
            <w:webHidden/>
          </w:rPr>
          <w:t>350</w:t>
        </w:r>
        <w:r>
          <w:rPr>
            <w:webHidden/>
          </w:rPr>
          <w:fldChar w:fldCharType="end"/>
        </w:r>
      </w:hyperlink>
    </w:p>
    <w:p w14:paraId="15566546" w14:textId="14764CD1">
      <w:pPr>
        <w:pStyle w:val="TOC5"/>
        <w:tabs>
          <w:tab w:val="right" w:leader="dot" w:pos="9062"/>
        </w:tabs>
      </w:pPr>
      <w:hyperlink w:history="1" w:anchor="_Toc242172887">
        <w:r>
          <w:rPr>
            <w:rStyle w:val="Hyperlink"/>
          </w:rPr>
          <w:t>9.24.10 Streckenschlüsselsperre - Einzelsperrung</w:t>
        </w:r>
        <w:r>
          <w:rPr>
            <w:webHidden/>
          </w:rPr>
          <w:tab/>
        </w:r>
        <w:r>
          <w:rPr>
            <w:webHidden/>
          </w:rPr>
          <w:fldChar w:fldCharType="begin"/>
        </w:r>
        <w:r>
          <w:rPr>
            <w:webHidden/>
          </w:rPr>
          <w:instrText xml:space="preserve"> PAGEREF _Toc242172887 \h </w:instrText>
        </w:r>
        <w:r>
          <w:rPr>
            <w:webHidden/>
          </w:rPr>
        </w:r>
        <w:r>
          <w:rPr>
            <w:webHidden/>
          </w:rPr>
          <w:fldChar w:fldCharType="separate"/>
        </w:r>
        <w:r>
          <w:rPr>
            <w:webHidden/>
          </w:rPr>
          <w:t>351</w:t>
        </w:r>
        <w:r>
          <w:rPr>
            <w:webHidden/>
          </w:rPr>
          <w:fldChar w:fldCharType="end"/>
        </w:r>
      </w:hyperlink>
    </w:p>
    <w:p w14:paraId="2E77F371" w14:textId="21C3D0D4">
      <w:pPr>
        <w:pStyle w:val="TOC5"/>
        <w:tabs>
          <w:tab w:val="right" w:leader="dot" w:pos="9062"/>
        </w:tabs>
      </w:pPr>
      <w:hyperlink w:history="1" w:anchor="_Toc242172888">
        <w:r>
          <w:rPr>
            <w:rStyle w:val="Hyperlink"/>
          </w:rPr>
          <w:t>9.24.11 Streckenschlüsselsperre mit vereinfachten Bedingungen (kein Streckenblock vorhanden) - Allgemeine Voraussetzungen</w:t>
        </w:r>
        <w:r>
          <w:rPr>
            <w:webHidden/>
          </w:rPr>
          <w:tab/>
        </w:r>
        <w:r>
          <w:rPr>
            <w:webHidden/>
          </w:rPr>
          <w:fldChar w:fldCharType="begin"/>
        </w:r>
        <w:r>
          <w:rPr>
            <w:webHidden/>
          </w:rPr>
          <w:instrText xml:space="preserve"> PAGEREF _Toc242172888 \h </w:instrText>
        </w:r>
        <w:r>
          <w:rPr>
            <w:webHidden/>
          </w:rPr>
        </w:r>
        <w:r>
          <w:rPr>
            <w:webHidden/>
          </w:rPr>
          <w:fldChar w:fldCharType="separate"/>
        </w:r>
        <w:r>
          <w:rPr>
            <w:webHidden/>
          </w:rPr>
          <w:t>352</w:t>
        </w:r>
        <w:r>
          <w:rPr>
            <w:webHidden/>
          </w:rPr>
          <w:fldChar w:fldCharType="end"/>
        </w:r>
      </w:hyperlink>
    </w:p>
    <w:p w14:paraId="4AC2F4B1" w14:textId="59A48194">
      <w:pPr>
        <w:pStyle w:val="TOC5"/>
        <w:tabs>
          <w:tab w:val="right" w:leader="dot" w:pos="9062"/>
        </w:tabs>
      </w:pPr>
      <w:hyperlink w:history="1" w:anchor="_Toc242172889">
        <w:r>
          <w:rPr>
            <w:rStyle w:val="Hyperlink"/>
          </w:rPr>
          <w:t>9.24.12 Streckenschlüsselsperre mit vereinfachten Bedingungen - Elektrische Vorfreigabe</w:t>
        </w:r>
        <w:r>
          <w:rPr>
            <w:webHidden/>
          </w:rPr>
          <w:tab/>
        </w:r>
        <w:r>
          <w:rPr>
            <w:webHidden/>
          </w:rPr>
          <w:fldChar w:fldCharType="begin"/>
        </w:r>
        <w:r>
          <w:rPr>
            <w:webHidden/>
          </w:rPr>
          <w:instrText xml:space="preserve"> PAGEREF _Toc242172889 \h </w:instrText>
        </w:r>
        <w:r>
          <w:rPr>
            <w:webHidden/>
          </w:rPr>
        </w:r>
        <w:r>
          <w:rPr>
            <w:webHidden/>
          </w:rPr>
          <w:fldChar w:fldCharType="separate"/>
        </w:r>
        <w:r>
          <w:rPr>
            <w:webHidden/>
          </w:rPr>
          <w:t>352</w:t>
        </w:r>
        <w:r>
          <w:rPr>
            <w:webHidden/>
          </w:rPr>
          <w:fldChar w:fldCharType="end"/>
        </w:r>
      </w:hyperlink>
    </w:p>
    <w:p w14:paraId="3431FE72" w14:textId="41393E5B">
      <w:pPr>
        <w:pStyle w:val="TOC5"/>
        <w:tabs>
          <w:tab w:val="right" w:leader="dot" w:pos="9062"/>
        </w:tabs>
      </w:pPr>
      <w:hyperlink w:history="1" w:anchor="_Toc242172890">
        <w:r>
          <w:rPr>
            <w:rStyle w:val="Hyperlink"/>
          </w:rPr>
          <w:t>9.24.13 Streckenschlüsselsperre mit vereinfachten Bedingungen - Elektrische Freigabe</w:t>
        </w:r>
        <w:r>
          <w:rPr>
            <w:webHidden/>
          </w:rPr>
          <w:tab/>
        </w:r>
        <w:r>
          <w:rPr>
            <w:webHidden/>
          </w:rPr>
          <w:fldChar w:fldCharType="begin"/>
        </w:r>
        <w:r>
          <w:rPr>
            <w:webHidden/>
          </w:rPr>
          <w:instrText xml:space="preserve"> PAGEREF _Toc242172890 \h </w:instrText>
        </w:r>
        <w:r>
          <w:rPr>
            <w:webHidden/>
          </w:rPr>
        </w:r>
        <w:r>
          <w:rPr>
            <w:webHidden/>
          </w:rPr>
          <w:fldChar w:fldCharType="separate"/>
        </w:r>
        <w:r>
          <w:rPr>
            <w:webHidden/>
          </w:rPr>
          <w:t>354</w:t>
        </w:r>
        <w:r>
          <w:rPr>
            <w:webHidden/>
          </w:rPr>
          <w:fldChar w:fldCharType="end"/>
        </w:r>
      </w:hyperlink>
    </w:p>
    <w:p w14:paraId="7CFB3493" w14:textId="1D443F59">
      <w:pPr>
        <w:pStyle w:val="TOC4"/>
        <w:tabs>
          <w:tab w:val="right" w:leader="dot" w:pos="9062"/>
        </w:tabs>
      </w:pPr>
      <w:hyperlink w:history="1" w:anchor="_Toc242172891">
        <w:r>
          <w:rPr>
            <w:rStyle w:val="Hyperlink"/>
          </w:rPr>
          <w:t>9.25 Aufhebung der Freigabe durch die Bedienungsfahrt</w:t>
        </w:r>
        <w:r>
          <w:rPr>
            <w:webHidden/>
          </w:rPr>
          <w:tab/>
        </w:r>
        <w:r>
          <w:rPr>
            <w:webHidden/>
          </w:rPr>
          <w:fldChar w:fldCharType="begin"/>
        </w:r>
        <w:r>
          <w:rPr>
            <w:webHidden/>
          </w:rPr>
          <w:instrText xml:space="preserve"> PAGEREF _Toc242172891 \h </w:instrText>
        </w:r>
        <w:r>
          <w:rPr>
            <w:webHidden/>
          </w:rPr>
        </w:r>
        <w:r>
          <w:rPr>
            <w:webHidden/>
          </w:rPr>
          <w:fldChar w:fldCharType="separate"/>
        </w:r>
        <w:r>
          <w:rPr>
            <w:webHidden/>
          </w:rPr>
          <w:t>355</w:t>
        </w:r>
        <w:r>
          <w:rPr>
            <w:webHidden/>
          </w:rPr>
          <w:fldChar w:fldCharType="end"/>
        </w:r>
      </w:hyperlink>
    </w:p>
    <w:p w14:paraId="4C1CF173" w14:textId="3376602D">
      <w:pPr>
        <w:pStyle w:val="TOC4"/>
        <w:tabs>
          <w:tab w:val="right" w:leader="dot" w:pos="9062"/>
        </w:tabs>
      </w:pPr>
      <w:hyperlink w:history="1" w:anchor="_Toc242172892">
        <w:r>
          <w:rPr>
            <w:rStyle w:val="Hyperlink"/>
          </w:rPr>
          <w:t>9.26 Rücknahme der Vorfreigabe bzw. der Freigabe</w:t>
        </w:r>
        <w:r>
          <w:rPr>
            <w:webHidden/>
          </w:rPr>
          <w:tab/>
        </w:r>
        <w:r>
          <w:rPr>
            <w:webHidden/>
          </w:rPr>
          <w:fldChar w:fldCharType="begin"/>
        </w:r>
        <w:r>
          <w:rPr>
            <w:webHidden/>
          </w:rPr>
          <w:instrText xml:space="preserve"> PAGEREF _Toc242172892 \h </w:instrText>
        </w:r>
        <w:r>
          <w:rPr>
            <w:webHidden/>
          </w:rPr>
        </w:r>
        <w:r>
          <w:rPr>
            <w:webHidden/>
          </w:rPr>
          <w:fldChar w:fldCharType="separate"/>
        </w:r>
        <w:r>
          <w:rPr>
            <w:webHidden/>
          </w:rPr>
          <w:t>355</w:t>
        </w:r>
        <w:r>
          <w:rPr>
            <w:webHidden/>
          </w:rPr>
          <w:fldChar w:fldCharType="end"/>
        </w:r>
      </w:hyperlink>
    </w:p>
    <w:p w14:paraId="0D67A0F9" w14:textId="45E16321">
      <w:pPr>
        <w:pStyle w:val="TOC4"/>
        <w:tabs>
          <w:tab w:val="right" w:leader="dot" w:pos="9062"/>
        </w:tabs>
      </w:pPr>
      <w:hyperlink w:history="1" w:anchor="_Toc242172893">
        <w:r>
          <w:rPr>
            <w:rStyle w:val="Hyperlink"/>
          </w:rPr>
          <w:t>9.27 Stellung des deckenden Signals bei vorfreigegebener Streckenschlüsselsperre</w:t>
        </w:r>
        <w:r>
          <w:rPr>
            <w:webHidden/>
          </w:rPr>
          <w:tab/>
        </w:r>
        <w:r>
          <w:rPr>
            <w:webHidden/>
          </w:rPr>
          <w:fldChar w:fldCharType="begin"/>
        </w:r>
        <w:r>
          <w:rPr>
            <w:webHidden/>
          </w:rPr>
          <w:instrText xml:space="preserve"> PAGEREF _Toc242172893 \h </w:instrText>
        </w:r>
        <w:r>
          <w:rPr>
            <w:webHidden/>
          </w:rPr>
        </w:r>
        <w:r>
          <w:rPr>
            <w:webHidden/>
          </w:rPr>
          <w:fldChar w:fldCharType="separate"/>
        </w:r>
        <w:r>
          <w:rPr>
            <w:webHidden/>
          </w:rPr>
          <w:t>356</w:t>
        </w:r>
        <w:r>
          <w:rPr>
            <w:webHidden/>
          </w:rPr>
          <w:fldChar w:fldCharType="end"/>
        </w:r>
      </w:hyperlink>
    </w:p>
    <w:p w14:paraId="5B971BEA" w14:textId="33CDA7F8">
      <w:pPr>
        <w:pStyle w:val="TOC4"/>
        <w:tabs>
          <w:tab w:val="right" w:leader="dot" w:pos="9062"/>
        </w:tabs>
      </w:pPr>
      <w:hyperlink w:history="1" w:anchor="_Toc242172894">
        <w:r>
          <w:rPr>
            <w:rStyle w:val="Hyperlink"/>
          </w:rPr>
          <w:t>9.28 Einzelsperrung</w:t>
        </w:r>
        <w:r>
          <w:rPr>
            <w:webHidden/>
          </w:rPr>
          <w:tab/>
        </w:r>
        <w:r>
          <w:rPr>
            <w:webHidden/>
          </w:rPr>
          <w:fldChar w:fldCharType="begin"/>
        </w:r>
        <w:r>
          <w:rPr>
            <w:webHidden/>
          </w:rPr>
          <w:instrText xml:space="preserve"> PAGEREF _Toc242172894 \h </w:instrText>
        </w:r>
        <w:r>
          <w:rPr>
            <w:webHidden/>
          </w:rPr>
        </w:r>
        <w:r>
          <w:rPr>
            <w:webHidden/>
          </w:rPr>
          <w:fldChar w:fldCharType="separate"/>
        </w:r>
        <w:r>
          <w:rPr>
            <w:webHidden/>
          </w:rPr>
          <w:t>356</w:t>
        </w:r>
        <w:r>
          <w:rPr>
            <w:webHidden/>
          </w:rPr>
          <w:fldChar w:fldCharType="end"/>
        </w:r>
      </w:hyperlink>
    </w:p>
    <w:p w14:paraId="4F16C755" w14:textId="7EB404FB">
      <w:pPr>
        <w:pStyle w:val="TOC4"/>
        <w:tabs>
          <w:tab w:val="right" w:leader="dot" w:pos="9062"/>
        </w:tabs>
      </w:pPr>
      <w:hyperlink w:history="1" w:anchor="_Toc242172895">
        <w:r>
          <w:rPr>
            <w:rStyle w:val="Hyperlink"/>
          </w:rPr>
          <w:t>9.29 Vorgehensweise bei Unregelmäßigkeiten - Initialisierung des Streckenblockes nach Übertragungs- oder Systemausfällen</w:t>
        </w:r>
        <w:r>
          <w:rPr>
            <w:webHidden/>
          </w:rPr>
          <w:tab/>
        </w:r>
        <w:r>
          <w:rPr>
            <w:webHidden/>
          </w:rPr>
          <w:fldChar w:fldCharType="begin"/>
        </w:r>
        <w:r>
          <w:rPr>
            <w:webHidden/>
          </w:rPr>
          <w:instrText xml:space="preserve"> PAGEREF _Toc242172895 \h </w:instrText>
        </w:r>
        <w:r>
          <w:rPr>
            <w:webHidden/>
          </w:rPr>
        </w:r>
        <w:r>
          <w:rPr>
            <w:webHidden/>
          </w:rPr>
          <w:fldChar w:fldCharType="separate"/>
        </w:r>
        <w:r>
          <w:rPr>
            <w:webHidden/>
          </w:rPr>
          <w:t>357</w:t>
        </w:r>
        <w:r>
          <w:rPr>
            <w:webHidden/>
          </w:rPr>
          <w:fldChar w:fldCharType="end"/>
        </w:r>
      </w:hyperlink>
    </w:p>
    <w:p w14:paraId="37E9F43A" w14:textId="5DC75855">
      <w:pPr>
        <w:pStyle w:val="TOC4"/>
        <w:tabs>
          <w:tab w:val="right" w:leader="dot" w:pos="9062"/>
        </w:tabs>
      </w:pPr>
      <w:hyperlink w:history="1" w:anchor="_Toc242172896">
        <w:r>
          <w:rPr>
            <w:rStyle w:val="Hyperlink"/>
          </w:rPr>
          <w:t>9.30 Vorgehensweise bei Unregelmäßigkeiten - Versagen der Aufhebung der Belegung</w:t>
        </w:r>
        <w:r>
          <w:rPr>
            <w:webHidden/>
          </w:rPr>
          <w:tab/>
        </w:r>
        <w:r>
          <w:rPr>
            <w:webHidden/>
          </w:rPr>
          <w:fldChar w:fldCharType="begin"/>
        </w:r>
        <w:r>
          <w:rPr>
            <w:webHidden/>
          </w:rPr>
          <w:instrText xml:space="preserve"> PAGEREF _Toc242172896 \h </w:instrText>
        </w:r>
        <w:r>
          <w:rPr>
            <w:webHidden/>
          </w:rPr>
        </w:r>
        <w:r>
          <w:rPr>
            <w:webHidden/>
          </w:rPr>
          <w:fldChar w:fldCharType="separate"/>
        </w:r>
        <w:r>
          <w:rPr>
            <w:webHidden/>
          </w:rPr>
          <w:t>360</w:t>
        </w:r>
        <w:r>
          <w:rPr>
            <w:webHidden/>
          </w:rPr>
          <w:fldChar w:fldCharType="end"/>
        </w:r>
      </w:hyperlink>
    </w:p>
    <w:p w14:paraId="254B2193" w14:textId="36398EBF">
      <w:pPr>
        <w:pStyle w:val="TOC4"/>
        <w:tabs>
          <w:tab w:val="right" w:leader="dot" w:pos="9062"/>
        </w:tabs>
      </w:pPr>
      <w:hyperlink w:history="1" w:anchor="_Toc242172897">
        <w:r>
          <w:rPr>
            <w:rStyle w:val="Hyperlink"/>
          </w:rPr>
          <w:t>9.31 Vorgehensweise bei Unregelmäßigkeiten - Inkonsistenzen der Blockrichtung</w:t>
        </w:r>
        <w:r>
          <w:rPr>
            <w:webHidden/>
          </w:rPr>
          <w:tab/>
        </w:r>
        <w:r>
          <w:rPr>
            <w:webHidden/>
          </w:rPr>
          <w:fldChar w:fldCharType="begin"/>
        </w:r>
        <w:r>
          <w:rPr>
            <w:webHidden/>
          </w:rPr>
          <w:instrText xml:space="preserve"> PAGEREF _Toc242172897 \h </w:instrText>
        </w:r>
        <w:r>
          <w:rPr>
            <w:webHidden/>
          </w:rPr>
        </w:r>
        <w:r>
          <w:rPr>
            <w:webHidden/>
          </w:rPr>
          <w:fldChar w:fldCharType="separate"/>
        </w:r>
        <w:r>
          <w:rPr>
            <w:webHidden/>
          </w:rPr>
          <w:t>360</w:t>
        </w:r>
        <w:r>
          <w:rPr>
            <w:webHidden/>
          </w:rPr>
          <w:fldChar w:fldCharType="end"/>
        </w:r>
      </w:hyperlink>
    </w:p>
    <w:p w14:paraId="4E53C956" w14:textId="255C47A6">
      <w:pPr>
        <w:pStyle w:val="TOC3"/>
        <w:tabs>
          <w:tab w:val="right" w:leader="dot" w:pos="9062"/>
        </w:tabs>
      </w:pPr>
      <w:hyperlink w:history="1" w:anchor="_Toc242172898">
        <w:r>
          <w:rPr>
            <w:rStyle w:val="Hyperlink"/>
          </w:rPr>
          <w:t>10 Nahbedienung</w:t>
        </w:r>
        <w:r>
          <w:rPr>
            <w:webHidden/>
          </w:rPr>
          <w:tab/>
        </w:r>
        <w:r>
          <w:rPr>
            <w:webHidden/>
          </w:rPr>
          <w:fldChar w:fldCharType="begin"/>
        </w:r>
        <w:r>
          <w:rPr>
            <w:webHidden/>
          </w:rPr>
          <w:instrText xml:space="preserve"> PAGEREF _Toc242172898 \h </w:instrText>
        </w:r>
        <w:r>
          <w:rPr>
            <w:webHidden/>
          </w:rPr>
        </w:r>
        <w:r>
          <w:rPr>
            <w:webHidden/>
          </w:rPr>
          <w:fldChar w:fldCharType="separate"/>
        </w:r>
        <w:r>
          <w:rPr>
            <w:webHidden/>
          </w:rPr>
          <w:t>361</w:t>
        </w:r>
        <w:r>
          <w:rPr>
            <w:webHidden/>
          </w:rPr>
          <w:fldChar w:fldCharType="end"/>
        </w:r>
      </w:hyperlink>
    </w:p>
    <w:p w14:paraId="7F5FC646" w14:textId="7C1CFDD5">
      <w:pPr>
        <w:pStyle w:val="TOC4"/>
        <w:tabs>
          <w:tab w:val="right" w:leader="dot" w:pos="9062"/>
        </w:tabs>
      </w:pPr>
      <w:hyperlink w:history="1" w:anchor="_Toc242172899">
        <w:r>
          <w:rPr>
            <w:rStyle w:val="Hyperlink"/>
          </w:rPr>
          <w:t>10.1 Allgemeines</w:t>
        </w:r>
        <w:r>
          <w:rPr>
            <w:webHidden/>
          </w:rPr>
          <w:tab/>
        </w:r>
        <w:r>
          <w:rPr>
            <w:webHidden/>
          </w:rPr>
          <w:fldChar w:fldCharType="begin"/>
        </w:r>
        <w:r>
          <w:rPr>
            <w:webHidden/>
          </w:rPr>
          <w:instrText xml:space="preserve"> PAGEREF _Toc242172899 \h </w:instrText>
        </w:r>
        <w:r>
          <w:rPr>
            <w:webHidden/>
          </w:rPr>
        </w:r>
        <w:r>
          <w:rPr>
            <w:webHidden/>
          </w:rPr>
          <w:fldChar w:fldCharType="separate"/>
        </w:r>
        <w:r>
          <w:rPr>
            <w:webHidden/>
          </w:rPr>
          <w:t>361</w:t>
        </w:r>
        <w:r>
          <w:rPr>
            <w:webHidden/>
          </w:rPr>
          <w:fldChar w:fldCharType="end"/>
        </w:r>
      </w:hyperlink>
    </w:p>
    <w:p w14:paraId="18466A10" w14:textId="3FBD2281">
      <w:pPr>
        <w:pStyle w:val="TOC4"/>
        <w:tabs>
          <w:tab w:val="right" w:leader="dot" w:pos="9062"/>
        </w:tabs>
      </w:pPr>
      <w:hyperlink w:history="1" w:anchor="_Toc242172900">
        <w:r>
          <w:rPr>
            <w:rStyle w:val="Hyperlink"/>
          </w:rPr>
          <w:t>10.2 Bereichsfreigabe mit Einzelstellung</w:t>
        </w:r>
        <w:r>
          <w:rPr>
            <w:webHidden/>
          </w:rPr>
          <w:tab/>
        </w:r>
        <w:r>
          <w:rPr>
            <w:webHidden/>
          </w:rPr>
          <w:fldChar w:fldCharType="begin"/>
        </w:r>
        <w:r>
          <w:rPr>
            <w:webHidden/>
          </w:rPr>
          <w:instrText xml:space="preserve"> PAGEREF _Toc242172900 \h </w:instrText>
        </w:r>
        <w:r>
          <w:rPr>
            <w:webHidden/>
          </w:rPr>
        </w:r>
        <w:r>
          <w:rPr>
            <w:webHidden/>
          </w:rPr>
          <w:fldChar w:fldCharType="separate"/>
        </w:r>
        <w:r>
          <w:rPr>
            <w:webHidden/>
          </w:rPr>
          <w:t>367</w:t>
        </w:r>
        <w:r>
          <w:rPr>
            <w:webHidden/>
          </w:rPr>
          <w:fldChar w:fldCharType="end"/>
        </w:r>
      </w:hyperlink>
    </w:p>
    <w:p w14:paraId="605F9A63" w14:textId="4571D3A7">
      <w:pPr>
        <w:pStyle w:val="TOC5"/>
        <w:tabs>
          <w:tab w:val="right" w:leader="dot" w:pos="9062"/>
        </w:tabs>
      </w:pPr>
      <w:hyperlink w:history="1" w:anchor="_Toc242172901">
        <w:r>
          <w:rPr>
            <w:rStyle w:val="Hyperlink"/>
          </w:rPr>
          <w:t>10.2.1 Bereichsfreigabe mit Einzelstellung - Freigabe</w:t>
        </w:r>
        <w:r>
          <w:rPr>
            <w:webHidden/>
          </w:rPr>
          <w:tab/>
        </w:r>
        <w:r>
          <w:rPr>
            <w:webHidden/>
          </w:rPr>
          <w:fldChar w:fldCharType="begin"/>
        </w:r>
        <w:r>
          <w:rPr>
            <w:webHidden/>
          </w:rPr>
          <w:instrText xml:space="preserve"> PAGEREF _Toc242172901 \h </w:instrText>
        </w:r>
        <w:r>
          <w:rPr>
            <w:webHidden/>
          </w:rPr>
        </w:r>
        <w:r>
          <w:rPr>
            <w:webHidden/>
          </w:rPr>
          <w:fldChar w:fldCharType="separate"/>
        </w:r>
        <w:r>
          <w:rPr>
            <w:webHidden/>
          </w:rPr>
          <w:t>367</w:t>
        </w:r>
        <w:r>
          <w:rPr>
            <w:webHidden/>
          </w:rPr>
          <w:fldChar w:fldCharType="end"/>
        </w:r>
      </w:hyperlink>
    </w:p>
    <w:p w14:paraId="4EB2B91B" w14:textId="139E9406">
      <w:pPr>
        <w:pStyle w:val="TOC5"/>
        <w:tabs>
          <w:tab w:val="right" w:leader="dot" w:pos="9062"/>
        </w:tabs>
      </w:pPr>
      <w:hyperlink w:history="1" w:anchor="_Toc242172902">
        <w:r>
          <w:rPr>
            <w:rStyle w:val="Hyperlink"/>
          </w:rPr>
          <w:t>10.2.2 Bereichsfreigabe mit Einzelstellung - Stellen der Einrichtungen</w:t>
        </w:r>
        <w:r>
          <w:rPr>
            <w:webHidden/>
          </w:rPr>
          <w:tab/>
        </w:r>
        <w:r>
          <w:rPr>
            <w:webHidden/>
          </w:rPr>
          <w:fldChar w:fldCharType="begin"/>
        </w:r>
        <w:r>
          <w:rPr>
            <w:webHidden/>
          </w:rPr>
          <w:instrText xml:space="preserve"> PAGEREF _Toc242172902 \h </w:instrText>
        </w:r>
        <w:r>
          <w:rPr>
            <w:webHidden/>
          </w:rPr>
        </w:r>
        <w:r>
          <w:rPr>
            <w:webHidden/>
          </w:rPr>
          <w:fldChar w:fldCharType="separate"/>
        </w:r>
        <w:r>
          <w:rPr>
            <w:webHidden/>
          </w:rPr>
          <w:t>374</w:t>
        </w:r>
        <w:r>
          <w:rPr>
            <w:webHidden/>
          </w:rPr>
          <w:fldChar w:fldCharType="end"/>
        </w:r>
      </w:hyperlink>
    </w:p>
    <w:p w14:paraId="3974254A" w14:textId="5939D739">
      <w:pPr>
        <w:pStyle w:val="TOC5"/>
        <w:tabs>
          <w:tab w:val="right" w:leader="dot" w:pos="9062"/>
        </w:tabs>
      </w:pPr>
      <w:hyperlink w:history="1" w:anchor="_Toc242172903">
        <w:r>
          <w:rPr>
            <w:rStyle w:val="Hyperlink"/>
          </w:rPr>
          <w:t>10.2.3 Bereichsfreigabe mit Einzelstellung - Weichennahbedienung</w:t>
        </w:r>
        <w:r>
          <w:rPr>
            <w:webHidden/>
          </w:rPr>
          <w:tab/>
        </w:r>
        <w:r>
          <w:rPr>
            <w:webHidden/>
          </w:rPr>
          <w:fldChar w:fldCharType="begin"/>
        </w:r>
        <w:r>
          <w:rPr>
            <w:webHidden/>
          </w:rPr>
          <w:instrText xml:space="preserve"> PAGEREF _Toc242172903 \h </w:instrText>
        </w:r>
        <w:r>
          <w:rPr>
            <w:webHidden/>
          </w:rPr>
        </w:r>
        <w:r>
          <w:rPr>
            <w:webHidden/>
          </w:rPr>
          <w:fldChar w:fldCharType="separate"/>
        </w:r>
        <w:r>
          <w:rPr>
            <w:webHidden/>
          </w:rPr>
          <w:t>374</w:t>
        </w:r>
        <w:r>
          <w:rPr>
            <w:webHidden/>
          </w:rPr>
          <w:fldChar w:fldCharType="end"/>
        </w:r>
      </w:hyperlink>
    </w:p>
    <w:p w14:paraId="37C7519D" w14:textId="4931B78D">
      <w:pPr>
        <w:pStyle w:val="TOC5"/>
        <w:tabs>
          <w:tab w:val="right" w:leader="dot" w:pos="9062"/>
        </w:tabs>
      </w:pPr>
      <w:hyperlink w:history="1" w:anchor="_Toc242172904">
        <w:r>
          <w:rPr>
            <w:rStyle w:val="Hyperlink"/>
          </w:rPr>
          <w:t>10.2.4 Bereichsfreigabe mit Einzelstellung - Signalnahbedienung</w:t>
        </w:r>
        <w:r>
          <w:rPr>
            <w:webHidden/>
          </w:rPr>
          <w:tab/>
        </w:r>
        <w:r>
          <w:rPr>
            <w:webHidden/>
          </w:rPr>
          <w:fldChar w:fldCharType="begin"/>
        </w:r>
        <w:r>
          <w:rPr>
            <w:webHidden/>
          </w:rPr>
          <w:instrText xml:space="preserve"> PAGEREF _Toc242172904 \h </w:instrText>
        </w:r>
        <w:r>
          <w:rPr>
            <w:webHidden/>
          </w:rPr>
        </w:r>
        <w:r>
          <w:rPr>
            <w:webHidden/>
          </w:rPr>
          <w:fldChar w:fldCharType="separate"/>
        </w:r>
        <w:r>
          <w:rPr>
            <w:webHidden/>
          </w:rPr>
          <w:t>376</w:t>
        </w:r>
        <w:r>
          <w:rPr>
            <w:webHidden/>
          </w:rPr>
          <w:fldChar w:fldCharType="end"/>
        </w:r>
      </w:hyperlink>
    </w:p>
    <w:p w14:paraId="7492C3AE" w14:textId="34C7ACC4">
      <w:pPr>
        <w:pStyle w:val="TOC5"/>
        <w:tabs>
          <w:tab w:val="right" w:leader="dot" w:pos="9062"/>
        </w:tabs>
      </w:pPr>
      <w:hyperlink w:history="1" w:anchor="_Toc242172905">
        <w:r>
          <w:rPr>
            <w:rStyle w:val="Hyperlink"/>
          </w:rPr>
          <w:t>10.2.5 Bereichsfreigabe mit Einzelstellung - Rückgabe</w:t>
        </w:r>
        <w:r>
          <w:rPr>
            <w:webHidden/>
          </w:rPr>
          <w:tab/>
        </w:r>
        <w:r>
          <w:rPr>
            <w:webHidden/>
          </w:rPr>
          <w:fldChar w:fldCharType="begin"/>
        </w:r>
        <w:r>
          <w:rPr>
            <w:webHidden/>
          </w:rPr>
          <w:instrText xml:space="preserve"> PAGEREF _Toc242172905 \h </w:instrText>
        </w:r>
        <w:r>
          <w:rPr>
            <w:webHidden/>
          </w:rPr>
        </w:r>
        <w:r>
          <w:rPr>
            <w:webHidden/>
          </w:rPr>
          <w:fldChar w:fldCharType="separate"/>
        </w:r>
        <w:r>
          <w:rPr>
            <w:webHidden/>
          </w:rPr>
          <w:t>377</w:t>
        </w:r>
        <w:r>
          <w:rPr>
            <w:webHidden/>
          </w:rPr>
          <w:fldChar w:fldCharType="end"/>
        </w:r>
      </w:hyperlink>
    </w:p>
    <w:p w14:paraId="3D69EDA3" w14:textId="68BAA56A">
      <w:pPr>
        <w:pStyle w:val="TOC4"/>
        <w:tabs>
          <w:tab w:val="right" w:leader="dot" w:pos="9062"/>
        </w:tabs>
      </w:pPr>
      <w:hyperlink w:history="1" w:anchor="_Toc242172906">
        <w:r>
          <w:rPr>
            <w:rStyle w:val="Hyperlink"/>
          </w:rPr>
          <w:t>10.3 Besondere Bedingungen für Fahrstraßeneinstellung durch die freigebende Stelle</w:t>
        </w:r>
        <w:r>
          <w:rPr>
            <w:webHidden/>
          </w:rPr>
          <w:tab/>
        </w:r>
        <w:r>
          <w:rPr>
            <w:webHidden/>
          </w:rPr>
          <w:fldChar w:fldCharType="begin"/>
        </w:r>
        <w:r>
          <w:rPr>
            <w:webHidden/>
          </w:rPr>
          <w:instrText xml:space="preserve"> PAGEREF _Toc242172906 \h </w:instrText>
        </w:r>
        <w:r>
          <w:rPr>
            <w:webHidden/>
          </w:rPr>
        </w:r>
        <w:r>
          <w:rPr>
            <w:webHidden/>
          </w:rPr>
          <w:fldChar w:fldCharType="separate"/>
        </w:r>
        <w:r>
          <w:rPr>
            <w:webHidden/>
          </w:rPr>
          <w:t>379</w:t>
        </w:r>
        <w:r>
          <w:rPr>
            <w:webHidden/>
          </w:rPr>
          <w:fldChar w:fldCharType="end"/>
        </w:r>
      </w:hyperlink>
    </w:p>
    <w:p w14:paraId="23CE50C5" w14:textId="5AB4F6A8">
      <w:pPr>
        <w:pStyle w:val="TOC4"/>
        <w:tabs>
          <w:tab w:val="right" w:leader="dot" w:pos="9062"/>
        </w:tabs>
      </w:pPr>
      <w:hyperlink w:history="1" w:anchor="_Toc242172907">
        <w:r>
          <w:rPr>
            <w:rStyle w:val="Hyperlink"/>
          </w:rPr>
          <w:t>10.4 Flankenschutz, Bereichsabgrenzung</w:t>
        </w:r>
        <w:r>
          <w:rPr>
            <w:webHidden/>
          </w:rPr>
          <w:tab/>
        </w:r>
        <w:r>
          <w:rPr>
            <w:webHidden/>
          </w:rPr>
          <w:fldChar w:fldCharType="begin"/>
        </w:r>
        <w:r>
          <w:rPr>
            <w:webHidden/>
          </w:rPr>
          <w:instrText xml:space="preserve"> PAGEREF _Toc242172907 \h </w:instrText>
        </w:r>
        <w:r>
          <w:rPr>
            <w:webHidden/>
          </w:rPr>
        </w:r>
        <w:r>
          <w:rPr>
            <w:webHidden/>
          </w:rPr>
          <w:fldChar w:fldCharType="separate"/>
        </w:r>
        <w:r>
          <w:rPr>
            <w:webHidden/>
          </w:rPr>
          <w:t>381</w:t>
        </w:r>
        <w:r>
          <w:rPr>
            <w:webHidden/>
          </w:rPr>
          <w:fldChar w:fldCharType="end"/>
        </w:r>
      </w:hyperlink>
    </w:p>
    <w:p w14:paraId="3CFD6524" w14:textId="7ADA368E">
      <w:pPr>
        <w:pStyle w:val="TOC4"/>
        <w:tabs>
          <w:tab w:val="right" w:leader="dot" w:pos="9062"/>
        </w:tabs>
      </w:pPr>
      <w:hyperlink w:history="1" w:anchor="_Toc242172908">
        <w:r>
          <w:rPr>
            <w:rStyle w:val="Hyperlink"/>
          </w:rPr>
          <w:t>10.5 EVA</w:t>
        </w:r>
        <w:r>
          <w:rPr>
            <w:webHidden/>
          </w:rPr>
          <w:tab/>
        </w:r>
        <w:r>
          <w:rPr>
            <w:webHidden/>
          </w:rPr>
          <w:fldChar w:fldCharType="begin"/>
        </w:r>
        <w:r>
          <w:rPr>
            <w:webHidden/>
          </w:rPr>
          <w:instrText xml:space="preserve"> PAGEREF _Toc242172908 \h </w:instrText>
        </w:r>
        <w:r>
          <w:rPr>
            <w:webHidden/>
          </w:rPr>
        </w:r>
        <w:r>
          <w:rPr>
            <w:webHidden/>
          </w:rPr>
          <w:fldChar w:fldCharType="separate"/>
        </w:r>
        <w:r>
          <w:rPr>
            <w:webHidden/>
          </w:rPr>
          <w:t>382</w:t>
        </w:r>
        <w:r>
          <w:rPr>
            <w:webHidden/>
          </w:rPr>
          <w:fldChar w:fldCharType="end"/>
        </w:r>
      </w:hyperlink>
    </w:p>
    <w:p w14:paraId="601DEC2B" w14:textId="6804B4FD">
      <w:pPr>
        <w:pStyle w:val="TOC3"/>
        <w:tabs>
          <w:tab w:val="right" w:leader="dot" w:pos="9062"/>
        </w:tabs>
      </w:pPr>
      <w:hyperlink w:history="1" w:anchor="_Toc242172909">
        <w:r>
          <w:rPr>
            <w:rStyle w:val="Hyperlink"/>
          </w:rPr>
          <w:t>11 Universalelement</w:t>
        </w:r>
        <w:r>
          <w:rPr>
            <w:webHidden/>
          </w:rPr>
          <w:tab/>
        </w:r>
        <w:r>
          <w:rPr>
            <w:webHidden/>
          </w:rPr>
          <w:fldChar w:fldCharType="begin"/>
        </w:r>
        <w:r>
          <w:rPr>
            <w:webHidden/>
          </w:rPr>
          <w:instrText xml:space="preserve"> PAGEREF _Toc242172909 \h </w:instrText>
        </w:r>
        <w:r>
          <w:rPr>
            <w:webHidden/>
          </w:rPr>
        </w:r>
        <w:r>
          <w:rPr>
            <w:webHidden/>
          </w:rPr>
          <w:fldChar w:fldCharType="separate"/>
        </w:r>
        <w:r>
          <w:rPr>
            <w:webHidden/>
          </w:rPr>
          <w:t>383</w:t>
        </w:r>
        <w:r>
          <w:rPr>
            <w:webHidden/>
          </w:rPr>
          <w:fldChar w:fldCharType="end"/>
        </w:r>
      </w:hyperlink>
    </w:p>
    <w:p w14:paraId="76FA2282" w14:textId="77B15071">
      <w:pPr>
        <w:pStyle w:val="TOC4"/>
        <w:tabs>
          <w:tab w:val="right" w:leader="dot" w:pos="9062"/>
        </w:tabs>
      </w:pPr>
      <w:hyperlink w:history="1" w:anchor="_Toc242172910">
        <w:r>
          <w:rPr>
            <w:rStyle w:val="Hyperlink"/>
          </w:rPr>
          <w:t>11.1 Allgemeines</w:t>
        </w:r>
        <w:r>
          <w:rPr>
            <w:webHidden/>
          </w:rPr>
          <w:tab/>
        </w:r>
        <w:r>
          <w:rPr>
            <w:webHidden/>
          </w:rPr>
          <w:fldChar w:fldCharType="begin"/>
        </w:r>
        <w:r>
          <w:rPr>
            <w:webHidden/>
          </w:rPr>
          <w:instrText xml:space="preserve"> PAGEREF _Toc242172910 \h </w:instrText>
        </w:r>
        <w:r>
          <w:rPr>
            <w:webHidden/>
          </w:rPr>
        </w:r>
        <w:r>
          <w:rPr>
            <w:webHidden/>
          </w:rPr>
          <w:fldChar w:fldCharType="separate"/>
        </w:r>
        <w:r>
          <w:rPr>
            <w:webHidden/>
          </w:rPr>
          <w:t>383</w:t>
        </w:r>
        <w:r>
          <w:rPr>
            <w:webHidden/>
          </w:rPr>
          <w:fldChar w:fldCharType="end"/>
        </w:r>
      </w:hyperlink>
    </w:p>
    <w:p w14:paraId="750ABCD9" w14:textId="790B8E88">
      <w:pPr>
        <w:pStyle w:val="TOC4"/>
        <w:tabs>
          <w:tab w:val="right" w:leader="dot" w:pos="9062"/>
        </w:tabs>
      </w:pPr>
      <w:hyperlink w:history="1" w:anchor="_Toc242172911">
        <w:r>
          <w:rPr>
            <w:rStyle w:val="Hyperlink"/>
          </w:rPr>
          <w:t>11.2 Elementausgaben</w:t>
        </w:r>
        <w:r>
          <w:rPr>
            <w:webHidden/>
          </w:rPr>
          <w:tab/>
        </w:r>
        <w:r>
          <w:rPr>
            <w:webHidden/>
          </w:rPr>
          <w:fldChar w:fldCharType="begin"/>
        </w:r>
        <w:r>
          <w:rPr>
            <w:webHidden/>
          </w:rPr>
          <w:instrText xml:space="preserve"> PAGEREF _Toc242172911 \h </w:instrText>
        </w:r>
        <w:r>
          <w:rPr>
            <w:webHidden/>
          </w:rPr>
        </w:r>
        <w:r>
          <w:rPr>
            <w:webHidden/>
          </w:rPr>
          <w:fldChar w:fldCharType="separate"/>
        </w:r>
        <w:r>
          <w:rPr>
            <w:webHidden/>
          </w:rPr>
          <w:t>384</w:t>
        </w:r>
        <w:r>
          <w:rPr>
            <w:webHidden/>
          </w:rPr>
          <w:fldChar w:fldCharType="end"/>
        </w:r>
      </w:hyperlink>
    </w:p>
    <w:p w14:paraId="37FBD921" w14:textId="6DD815E6">
      <w:pPr>
        <w:pStyle w:val="TOC4"/>
        <w:tabs>
          <w:tab w:val="right" w:leader="dot" w:pos="9062"/>
        </w:tabs>
      </w:pPr>
      <w:hyperlink w:history="1" w:anchor="_Toc242172912">
        <w:r>
          <w:rPr>
            <w:rStyle w:val="Hyperlink"/>
          </w:rPr>
          <w:t>11.3 Fahrstraßenausgaben</w:t>
        </w:r>
        <w:r>
          <w:rPr>
            <w:webHidden/>
          </w:rPr>
          <w:tab/>
        </w:r>
        <w:r>
          <w:rPr>
            <w:webHidden/>
          </w:rPr>
          <w:fldChar w:fldCharType="begin"/>
        </w:r>
        <w:r>
          <w:rPr>
            <w:webHidden/>
          </w:rPr>
          <w:instrText xml:space="preserve"> PAGEREF _Toc242172912 \h </w:instrText>
        </w:r>
        <w:r>
          <w:rPr>
            <w:webHidden/>
          </w:rPr>
        </w:r>
        <w:r>
          <w:rPr>
            <w:webHidden/>
          </w:rPr>
          <w:fldChar w:fldCharType="separate"/>
        </w:r>
        <w:r>
          <w:rPr>
            <w:webHidden/>
          </w:rPr>
          <w:t>386</w:t>
        </w:r>
        <w:r>
          <w:rPr>
            <w:webHidden/>
          </w:rPr>
          <w:fldChar w:fldCharType="end"/>
        </w:r>
      </w:hyperlink>
    </w:p>
    <w:p w14:paraId="53C58A0C" w14:textId="74676865">
      <w:pPr>
        <w:pStyle w:val="TOC4"/>
        <w:tabs>
          <w:tab w:val="right" w:leader="dot" w:pos="9062"/>
        </w:tabs>
      </w:pPr>
      <w:hyperlink w:history="1" w:anchor="_Toc242172913">
        <w:r>
          <w:rPr>
            <w:rStyle w:val="Hyperlink"/>
          </w:rPr>
          <w:t>11.4 Einwirkungen auf Fahrstraßen / auf Blockstrecken / auf Nahbedienbereich</w:t>
        </w:r>
        <w:r>
          <w:rPr>
            <w:webHidden/>
          </w:rPr>
          <w:tab/>
        </w:r>
        <w:r>
          <w:rPr>
            <w:webHidden/>
          </w:rPr>
          <w:fldChar w:fldCharType="begin"/>
        </w:r>
        <w:r>
          <w:rPr>
            <w:webHidden/>
          </w:rPr>
          <w:instrText xml:space="preserve"> PAGEREF _Toc242172913 \h </w:instrText>
        </w:r>
        <w:r>
          <w:rPr>
            <w:webHidden/>
          </w:rPr>
        </w:r>
        <w:r>
          <w:rPr>
            <w:webHidden/>
          </w:rPr>
          <w:fldChar w:fldCharType="separate"/>
        </w:r>
        <w:r>
          <w:rPr>
            <w:webHidden/>
          </w:rPr>
          <w:t>388</w:t>
        </w:r>
        <w:r>
          <w:rPr>
            <w:webHidden/>
          </w:rPr>
          <w:fldChar w:fldCharType="end"/>
        </w:r>
      </w:hyperlink>
    </w:p>
    <w:p w14:paraId="5C4DDE00" w14:textId="7652462D">
      <w:pPr>
        <w:pStyle w:val="TOC3"/>
        <w:tabs>
          <w:tab w:val="right" w:leader="dot" w:pos="9062"/>
        </w:tabs>
      </w:pPr>
      <w:hyperlink w:history="1" w:anchor="_Toc242172914">
        <w:r>
          <w:rPr>
            <w:rStyle w:val="Hyperlink"/>
          </w:rPr>
          <w:t>12 Befahrbarkeitssperre</w:t>
        </w:r>
        <w:r>
          <w:rPr>
            <w:webHidden/>
          </w:rPr>
          <w:tab/>
        </w:r>
        <w:r>
          <w:rPr>
            <w:webHidden/>
          </w:rPr>
          <w:fldChar w:fldCharType="begin"/>
        </w:r>
        <w:r>
          <w:rPr>
            <w:webHidden/>
          </w:rPr>
          <w:instrText xml:space="preserve"> PAGEREF _Toc242172914 \h </w:instrText>
        </w:r>
        <w:r>
          <w:rPr>
            <w:webHidden/>
          </w:rPr>
        </w:r>
        <w:r>
          <w:rPr>
            <w:webHidden/>
          </w:rPr>
          <w:fldChar w:fldCharType="separate"/>
        </w:r>
        <w:r>
          <w:rPr>
            <w:webHidden/>
          </w:rPr>
          <w:t>394</w:t>
        </w:r>
        <w:r>
          <w:rPr>
            <w:webHidden/>
          </w:rPr>
          <w:fldChar w:fldCharType="end"/>
        </w:r>
      </w:hyperlink>
    </w:p>
    <w:p w14:paraId="324A9891" w14:textId="39DDBC2E">
      <w:pPr>
        <w:pStyle w:val="TOC4"/>
        <w:tabs>
          <w:tab w:val="right" w:leader="dot" w:pos="9062"/>
        </w:tabs>
      </w:pPr>
      <w:hyperlink w:history="1" w:anchor="_Toc242172915">
        <w:r>
          <w:rPr>
            <w:rStyle w:val="Hyperlink"/>
          </w:rPr>
          <w:t>12.1 Allgemeines</w:t>
        </w:r>
        <w:r>
          <w:rPr>
            <w:webHidden/>
          </w:rPr>
          <w:tab/>
        </w:r>
        <w:r>
          <w:rPr>
            <w:webHidden/>
          </w:rPr>
          <w:fldChar w:fldCharType="begin"/>
        </w:r>
        <w:r>
          <w:rPr>
            <w:webHidden/>
          </w:rPr>
          <w:instrText xml:space="preserve"> PAGEREF _Toc242172915 \h </w:instrText>
        </w:r>
        <w:r>
          <w:rPr>
            <w:webHidden/>
          </w:rPr>
        </w:r>
        <w:r>
          <w:rPr>
            <w:webHidden/>
          </w:rPr>
          <w:fldChar w:fldCharType="separate"/>
        </w:r>
        <w:r>
          <w:rPr>
            <w:webHidden/>
          </w:rPr>
          <w:t>394</w:t>
        </w:r>
        <w:r>
          <w:rPr>
            <w:webHidden/>
          </w:rPr>
          <w:fldChar w:fldCharType="end"/>
        </w:r>
      </w:hyperlink>
    </w:p>
    <w:p w14:paraId="72CBC219" w14:textId="457DBF5F">
      <w:pPr>
        <w:pStyle w:val="TOC4"/>
        <w:tabs>
          <w:tab w:val="right" w:leader="dot" w:pos="9062"/>
        </w:tabs>
      </w:pPr>
      <w:hyperlink w:history="1" w:anchor="_Toc242172916">
        <w:r>
          <w:rPr>
            <w:rStyle w:val="Hyperlink"/>
          </w:rPr>
          <w:t>12.2 Bedienung</w:t>
        </w:r>
        <w:r>
          <w:rPr>
            <w:webHidden/>
          </w:rPr>
          <w:tab/>
        </w:r>
        <w:r>
          <w:rPr>
            <w:webHidden/>
          </w:rPr>
          <w:fldChar w:fldCharType="begin"/>
        </w:r>
        <w:r>
          <w:rPr>
            <w:webHidden/>
          </w:rPr>
          <w:instrText xml:space="preserve"> PAGEREF _Toc242172916 \h </w:instrText>
        </w:r>
        <w:r>
          <w:rPr>
            <w:webHidden/>
          </w:rPr>
        </w:r>
        <w:r>
          <w:rPr>
            <w:webHidden/>
          </w:rPr>
          <w:fldChar w:fldCharType="separate"/>
        </w:r>
        <w:r>
          <w:rPr>
            <w:webHidden/>
          </w:rPr>
          <w:t>395</w:t>
        </w:r>
        <w:r>
          <w:rPr>
            <w:webHidden/>
          </w:rPr>
          <w:fldChar w:fldCharType="end"/>
        </w:r>
      </w:hyperlink>
    </w:p>
    <w:p w14:paraId="0DE2279B" w14:textId="5E2A37EE">
      <w:pPr>
        <w:pStyle w:val="TOC4"/>
        <w:tabs>
          <w:tab w:val="right" w:leader="dot" w:pos="9062"/>
        </w:tabs>
      </w:pPr>
      <w:hyperlink w:history="1" w:anchor="_Toc242172917">
        <w:r>
          <w:rPr>
            <w:rStyle w:val="Hyperlink"/>
          </w:rPr>
          <w:t>12.3 Wirkung der Befahrbarkeitssperre - Allgemein</w:t>
        </w:r>
        <w:r>
          <w:rPr>
            <w:webHidden/>
          </w:rPr>
          <w:tab/>
        </w:r>
        <w:r>
          <w:rPr>
            <w:webHidden/>
          </w:rPr>
          <w:fldChar w:fldCharType="begin"/>
        </w:r>
        <w:r>
          <w:rPr>
            <w:webHidden/>
          </w:rPr>
          <w:instrText xml:space="preserve"> PAGEREF _Toc242172917 \h </w:instrText>
        </w:r>
        <w:r>
          <w:rPr>
            <w:webHidden/>
          </w:rPr>
        </w:r>
        <w:r>
          <w:rPr>
            <w:webHidden/>
          </w:rPr>
          <w:fldChar w:fldCharType="separate"/>
        </w:r>
        <w:r>
          <w:rPr>
            <w:webHidden/>
          </w:rPr>
          <w:t>400</w:t>
        </w:r>
        <w:r>
          <w:rPr>
            <w:webHidden/>
          </w:rPr>
          <w:fldChar w:fldCharType="end"/>
        </w:r>
      </w:hyperlink>
    </w:p>
    <w:p w14:paraId="381615CA" w14:textId="52751A1E">
      <w:pPr>
        <w:pStyle w:val="TOC4"/>
        <w:tabs>
          <w:tab w:val="right" w:leader="dot" w:pos="9062"/>
        </w:tabs>
      </w:pPr>
      <w:hyperlink w:history="1" w:anchor="_Toc242172918">
        <w:r>
          <w:rPr>
            <w:rStyle w:val="Hyperlink"/>
          </w:rPr>
          <w:t>12.4 Wirkung der Befahrbarkeitssperre auf Fahrstraßen</w:t>
        </w:r>
        <w:r>
          <w:rPr>
            <w:webHidden/>
          </w:rPr>
          <w:tab/>
        </w:r>
        <w:r>
          <w:rPr>
            <w:webHidden/>
          </w:rPr>
          <w:fldChar w:fldCharType="begin"/>
        </w:r>
        <w:r>
          <w:rPr>
            <w:webHidden/>
          </w:rPr>
          <w:instrText xml:space="preserve"> PAGEREF _Toc242172918 \h </w:instrText>
        </w:r>
        <w:r>
          <w:rPr>
            <w:webHidden/>
          </w:rPr>
        </w:r>
        <w:r>
          <w:rPr>
            <w:webHidden/>
          </w:rPr>
          <w:fldChar w:fldCharType="separate"/>
        </w:r>
        <w:r>
          <w:rPr>
            <w:webHidden/>
          </w:rPr>
          <w:t>401</w:t>
        </w:r>
        <w:r>
          <w:rPr>
            <w:webHidden/>
          </w:rPr>
          <w:fldChar w:fldCharType="end"/>
        </w:r>
      </w:hyperlink>
    </w:p>
    <w:p w14:paraId="424EADDD" w14:textId="1CF9D734">
      <w:pPr>
        <w:pStyle w:val="TOC4"/>
        <w:tabs>
          <w:tab w:val="right" w:leader="dot" w:pos="9062"/>
        </w:tabs>
      </w:pPr>
      <w:hyperlink w:history="1" w:anchor="_Toc242172919">
        <w:r>
          <w:rPr>
            <w:rStyle w:val="Hyperlink"/>
          </w:rPr>
          <w:t>12.5 Wirkung der Befahrbarkeitssperre auf Nahbedienbereichslogik</w:t>
        </w:r>
        <w:r>
          <w:rPr>
            <w:webHidden/>
          </w:rPr>
          <w:tab/>
        </w:r>
        <w:r>
          <w:rPr>
            <w:webHidden/>
          </w:rPr>
          <w:fldChar w:fldCharType="begin"/>
        </w:r>
        <w:r>
          <w:rPr>
            <w:webHidden/>
          </w:rPr>
          <w:instrText xml:space="preserve"> PAGEREF _Toc242172919 \h </w:instrText>
        </w:r>
        <w:r>
          <w:rPr>
            <w:webHidden/>
          </w:rPr>
        </w:r>
        <w:r>
          <w:rPr>
            <w:webHidden/>
          </w:rPr>
          <w:fldChar w:fldCharType="separate"/>
        </w:r>
        <w:r>
          <w:rPr>
            <w:webHidden/>
          </w:rPr>
          <w:t>403</w:t>
        </w:r>
        <w:r>
          <w:rPr>
            <w:webHidden/>
          </w:rPr>
          <w:fldChar w:fldCharType="end"/>
        </w:r>
      </w:hyperlink>
    </w:p>
    <w:p w14:paraId="5F70DC10" w14:textId="1B9260E3">
      <w:pPr>
        <w:pStyle w:val="TOC4"/>
        <w:tabs>
          <w:tab w:val="right" w:leader="dot" w:pos="9062"/>
        </w:tabs>
      </w:pPr>
      <w:hyperlink w:history="1" w:anchor="_Toc242172920">
        <w:r>
          <w:rPr>
            <w:rStyle w:val="Hyperlink"/>
          </w:rPr>
          <w:t>12.6 Wirkung der Befahrbarkeitssperre auf Blocklogik</w:t>
        </w:r>
        <w:r>
          <w:rPr>
            <w:webHidden/>
          </w:rPr>
          <w:tab/>
        </w:r>
        <w:r>
          <w:rPr>
            <w:webHidden/>
          </w:rPr>
          <w:fldChar w:fldCharType="begin"/>
        </w:r>
        <w:r>
          <w:rPr>
            <w:webHidden/>
          </w:rPr>
          <w:instrText xml:space="preserve"> PAGEREF _Toc242172920 \h </w:instrText>
        </w:r>
        <w:r>
          <w:rPr>
            <w:webHidden/>
          </w:rPr>
        </w:r>
        <w:r>
          <w:rPr>
            <w:webHidden/>
          </w:rPr>
          <w:fldChar w:fldCharType="separate"/>
        </w:r>
        <w:r>
          <w:rPr>
            <w:webHidden/>
          </w:rPr>
          <w:t>404</w:t>
        </w:r>
        <w:r>
          <w:rPr>
            <w:webHidden/>
          </w:rPr>
          <w:fldChar w:fldCharType="end"/>
        </w:r>
      </w:hyperlink>
    </w:p>
    <w:p w14:paraId="07B7376B" w14:textId="45A4563C">
      <w:pPr>
        <w:pStyle w:val="TOC4"/>
        <w:tabs>
          <w:tab w:val="right" w:leader="dot" w:pos="9062"/>
        </w:tabs>
      </w:pPr>
      <w:hyperlink w:history="1" w:anchor="_Toc242172921">
        <w:r>
          <w:rPr>
            <w:rStyle w:val="Hyperlink"/>
          </w:rPr>
          <w:t>12.7 Weichensektoralfreigabe</w:t>
        </w:r>
        <w:r>
          <w:rPr>
            <w:webHidden/>
          </w:rPr>
          <w:tab/>
        </w:r>
        <w:r>
          <w:rPr>
            <w:webHidden/>
          </w:rPr>
          <w:fldChar w:fldCharType="begin"/>
        </w:r>
        <w:r>
          <w:rPr>
            <w:webHidden/>
          </w:rPr>
          <w:instrText xml:space="preserve"> PAGEREF _Toc242172921 \h </w:instrText>
        </w:r>
        <w:r>
          <w:rPr>
            <w:webHidden/>
          </w:rPr>
        </w:r>
        <w:r>
          <w:rPr>
            <w:webHidden/>
          </w:rPr>
          <w:fldChar w:fldCharType="separate"/>
        </w:r>
        <w:r>
          <w:rPr>
            <w:webHidden/>
          </w:rPr>
          <w:t>406</w:t>
        </w:r>
        <w:r>
          <w:rPr>
            <w:webHidden/>
          </w:rPr>
          <w:fldChar w:fldCharType="end"/>
        </w:r>
      </w:hyperlink>
    </w:p>
    <w:p w14:paraId="1AD5C30A" w14:textId="5A646CD1">
      <w:pPr>
        <w:pStyle w:val="TOC5"/>
        <w:tabs>
          <w:tab w:val="right" w:leader="dot" w:pos="9062"/>
        </w:tabs>
      </w:pPr>
      <w:hyperlink w:history="1" w:anchor="_Toc242172922">
        <w:r>
          <w:rPr>
            <w:rStyle w:val="Hyperlink"/>
          </w:rPr>
          <w:t>12.7.1 Weichensektoralfreigabe</w:t>
        </w:r>
        <w:r>
          <w:rPr>
            <w:webHidden/>
          </w:rPr>
          <w:tab/>
        </w:r>
        <w:r>
          <w:rPr>
            <w:webHidden/>
          </w:rPr>
          <w:fldChar w:fldCharType="begin"/>
        </w:r>
        <w:r>
          <w:rPr>
            <w:webHidden/>
          </w:rPr>
          <w:instrText xml:space="preserve"> PAGEREF _Toc242172922 \h </w:instrText>
        </w:r>
        <w:r>
          <w:rPr>
            <w:webHidden/>
          </w:rPr>
        </w:r>
        <w:r>
          <w:rPr>
            <w:webHidden/>
          </w:rPr>
          <w:fldChar w:fldCharType="separate"/>
        </w:r>
        <w:r>
          <w:rPr>
            <w:webHidden/>
          </w:rPr>
          <w:t>406</w:t>
        </w:r>
        <w:r>
          <w:rPr>
            <w:webHidden/>
          </w:rPr>
          <w:fldChar w:fldCharType="end"/>
        </w:r>
      </w:hyperlink>
    </w:p>
    <w:p w14:paraId="15A80ED5" w14:textId="3D5FAB82">
      <w:pPr>
        <w:pStyle w:val="TOC3"/>
        <w:tabs>
          <w:tab w:val="right" w:leader="dot" w:pos="9062"/>
        </w:tabs>
      </w:pPr>
      <w:hyperlink w:history="1" w:anchor="_Toc242172923">
        <w:r>
          <w:rPr>
            <w:rStyle w:val="Hyperlink"/>
          </w:rPr>
          <w:t>13 Anzuzeigende Meldungen</w:t>
        </w:r>
        <w:r>
          <w:rPr>
            <w:webHidden/>
          </w:rPr>
          <w:tab/>
        </w:r>
        <w:r>
          <w:rPr>
            <w:webHidden/>
          </w:rPr>
          <w:fldChar w:fldCharType="begin"/>
        </w:r>
        <w:r>
          <w:rPr>
            <w:webHidden/>
          </w:rPr>
          <w:instrText xml:space="preserve"> PAGEREF _Toc242172923 \h </w:instrText>
        </w:r>
        <w:r>
          <w:rPr>
            <w:webHidden/>
          </w:rPr>
        </w:r>
        <w:r>
          <w:rPr>
            <w:webHidden/>
          </w:rPr>
          <w:fldChar w:fldCharType="separate"/>
        </w:r>
        <w:r>
          <w:rPr>
            <w:webHidden/>
          </w:rPr>
          <w:t>411</w:t>
        </w:r>
        <w:r>
          <w:rPr>
            <w:webHidden/>
          </w:rPr>
          <w:fldChar w:fldCharType="end"/>
        </w:r>
      </w:hyperlink>
    </w:p>
    <w:p w14:paraId="6B4DBDB2" w14:textId="27B48E44">
      <w:pPr>
        <w:pStyle w:val="TOC4"/>
        <w:tabs>
          <w:tab w:val="right" w:leader="dot" w:pos="9062"/>
        </w:tabs>
      </w:pPr>
      <w:hyperlink w:history="1" w:anchor="_Toc242172924">
        <w:r>
          <w:rPr>
            <w:rStyle w:val="Hyperlink"/>
          </w:rPr>
          <w:t>13.1 Anzuzeigende Summenstörungsmeldungen</w:t>
        </w:r>
        <w:r>
          <w:rPr>
            <w:webHidden/>
          </w:rPr>
          <w:tab/>
        </w:r>
        <w:r>
          <w:rPr>
            <w:webHidden/>
          </w:rPr>
          <w:fldChar w:fldCharType="begin"/>
        </w:r>
        <w:r>
          <w:rPr>
            <w:webHidden/>
          </w:rPr>
          <w:instrText xml:space="preserve"> PAGEREF _Toc242172924 \h </w:instrText>
        </w:r>
        <w:r>
          <w:rPr>
            <w:webHidden/>
          </w:rPr>
        </w:r>
        <w:r>
          <w:rPr>
            <w:webHidden/>
          </w:rPr>
          <w:fldChar w:fldCharType="separate"/>
        </w:r>
        <w:r>
          <w:rPr>
            <w:webHidden/>
          </w:rPr>
          <w:t>411</w:t>
        </w:r>
        <w:r>
          <w:rPr>
            <w:webHidden/>
          </w:rPr>
          <w:fldChar w:fldCharType="end"/>
        </w:r>
      </w:hyperlink>
    </w:p>
    <w:p w14:paraId="207337F9" w14:textId="4590B477">
      <w:pPr>
        <w:pStyle w:val="TOC3"/>
        <w:tabs>
          <w:tab w:val="right" w:leader="dot" w:pos="9062"/>
        </w:tabs>
      </w:pPr>
      <w:hyperlink w:history="1" w:anchor="_Toc242172925">
        <w:r>
          <w:rPr>
            <w:rStyle w:val="Hyperlink"/>
          </w:rPr>
          <w:t>14 Zentralfunktionen Subsystem Point</w:t>
        </w:r>
        <w:r>
          <w:rPr>
            <w:webHidden/>
          </w:rPr>
          <w:tab/>
        </w:r>
        <w:r>
          <w:rPr>
            <w:webHidden/>
          </w:rPr>
          <w:fldChar w:fldCharType="begin"/>
        </w:r>
        <w:r>
          <w:rPr>
            <w:webHidden/>
          </w:rPr>
          <w:instrText xml:space="preserve"> PAGEREF _Toc242172925 \h </w:instrText>
        </w:r>
        <w:r>
          <w:rPr>
            <w:webHidden/>
          </w:rPr>
        </w:r>
        <w:r>
          <w:rPr>
            <w:webHidden/>
          </w:rPr>
          <w:fldChar w:fldCharType="separate"/>
        </w:r>
        <w:r>
          <w:rPr>
            <w:webHidden/>
          </w:rPr>
          <w:t>412</w:t>
        </w:r>
        <w:r>
          <w:rPr>
            <w:webHidden/>
          </w:rPr>
          <w:fldChar w:fldCharType="end"/>
        </w:r>
      </w:hyperlink>
    </w:p>
    <w:p w14:paraId="7F370AEB" w14:textId="453FCDBA">
      <w:pPr>
        <w:pStyle w:val="TOC4"/>
        <w:tabs>
          <w:tab w:val="right" w:leader="dot" w:pos="9062"/>
        </w:tabs>
      </w:pPr>
      <w:hyperlink w:history="1" w:anchor="_Toc242172926">
        <w:r>
          <w:rPr>
            <w:rStyle w:val="Hyperlink"/>
          </w:rPr>
          <w:t>14.1 Schnittstellen</w:t>
        </w:r>
        <w:r>
          <w:rPr>
            <w:webHidden/>
          </w:rPr>
          <w:tab/>
        </w:r>
        <w:r>
          <w:rPr>
            <w:webHidden/>
          </w:rPr>
          <w:fldChar w:fldCharType="begin"/>
        </w:r>
        <w:r>
          <w:rPr>
            <w:webHidden/>
          </w:rPr>
          <w:instrText xml:space="preserve"> PAGEREF _Toc242172926 \h </w:instrText>
        </w:r>
        <w:r>
          <w:rPr>
            <w:webHidden/>
          </w:rPr>
        </w:r>
        <w:r>
          <w:rPr>
            <w:webHidden/>
          </w:rPr>
          <w:fldChar w:fldCharType="separate"/>
        </w:r>
        <w:r>
          <w:rPr>
            <w:webHidden/>
          </w:rPr>
          <w:t>412</w:t>
        </w:r>
        <w:r>
          <w:rPr>
            <w:webHidden/>
          </w:rPr>
          <w:fldChar w:fldCharType="end"/>
        </w:r>
      </w:hyperlink>
    </w:p>
    <w:p w14:paraId="7DAAD3CD" w14:textId="6DE9192E">
      <w:pPr>
        <w:pStyle w:val="TOC4"/>
        <w:tabs>
          <w:tab w:val="right" w:leader="dot" w:pos="9062"/>
        </w:tabs>
      </w:pPr>
      <w:hyperlink w:history="1" w:anchor="_Toc242172927">
        <w:r>
          <w:rPr>
            <w:rStyle w:val="Hyperlink"/>
          </w:rPr>
          <w:t>14.2 Einzelumstellung</w:t>
        </w:r>
        <w:r>
          <w:rPr>
            <w:webHidden/>
          </w:rPr>
          <w:tab/>
        </w:r>
        <w:r>
          <w:rPr>
            <w:webHidden/>
          </w:rPr>
          <w:fldChar w:fldCharType="begin"/>
        </w:r>
        <w:r>
          <w:rPr>
            <w:webHidden/>
          </w:rPr>
          <w:instrText xml:space="preserve"> PAGEREF _Toc242172927 \h </w:instrText>
        </w:r>
        <w:r>
          <w:rPr>
            <w:webHidden/>
          </w:rPr>
        </w:r>
        <w:r>
          <w:rPr>
            <w:webHidden/>
          </w:rPr>
          <w:fldChar w:fldCharType="separate"/>
        </w:r>
        <w:r>
          <w:rPr>
            <w:webHidden/>
          </w:rPr>
          <w:t>413</w:t>
        </w:r>
        <w:r>
          <w:rPr>
            <w:webHidden/>
          </w:rPr>
          <w:fldChar w:fldCharType="end"/>
        </w:r>
      </w:hyperlink>
    </w:p>
    <w:p w14:paraId="1D8C582F" w14:textId="6E066B69">
      <w:pPr>
        <w:pStyle w:val="TOC4"/>
        <w:tabs>
          <w:tab w:val="right" w:leader="dot" w:pos="9062"/>
        </w:tabs>
      </w:pPr>
      <w:hyperlink w:history="1" w:anchor="_Toc242172928">
        <w:r>
          <w:rPr>
            <w:rStyle w:val="Hyperlink"/>
          </w:rPr>
          <w:t>14.3 Fahrstraßenmäßiger Umlauf</w:t>
        </w:r>
        <w:r>
          <w:rPr>
            <w:webHidden/>
          </w:rPr>
          <w:tab/>
        </w:r>
        <w:r>
          <w:rPr>
            <w:webHidden/>
          </w:rPr>
          <w:fldChar w:fldCharType="begin"/>
        </w:r>
        <w:r>
          <w:rPr>
            <w:webHidden/>
          </w:rPr>
          <w:instrText xml:space="preserve"> PAGEREF _Toc242172928 \h </w:instrText>
        </w:r>
        <w:r>
          <w:rPr>
            <w:webHidden/>
          </w:rPr>
        </w:r>
        <w:r>
          <w:rPr>
            <w:webHidden/>
          </w:rPr>
          <w:fldChar w:fldCharType="separate"/>
        </w:r>
        <w:r>
          <w:rPr>
            <w:webHidden/>
          </w:rPr>
          <w:t>414</w:t>
        </w:r>
        <w:r>
          <w:rPr>
            <w:webHidden/>
          </w:rPr>
          <w:fldChar w:fldCharType="end"/>
        </w:r>
      </w:hyperlink>
    </w:p>
    <w:p w14:paraId="2C1FCE87" w14:textId="2A98B864">
      <w:pPr>
        <w:pStyle w:val="TOC4"/>
        <w:tabs>
          <w:tab w:val="right" w:leader="dot" w:pos="9062"/>
        </w:tabs>
      </w:pPr>
      <w:hyperlink w:history="1" w:anchor="_Toc242172929">
        <w:r>
          <w:rPr>
            <w:rStyle w:val="Hyperlink"/>
          </w:rPr>
          <w:t>14.4 Umstellaufforderung bzw. selbsttätige Umstellung</w:t>
        </w:r>
        <w:r>
          <w:rPr>
            <w:webHidden/>
          </w:rPr>
          <w:tab/>
        </w:r>
        <w:r>
          <w:rPr>
            <w:webHidden/>
          </w:rPr>
          <w:fldChar w:fldCharType="begin"/>
        </w:r>
        <w:r>
          <w:rPr>
            <w:webHidden/>
          </w:rPr>
          <w:instrText xml:space="preserve"> PAGEREF _Toc242172929 \h </w:instrText>
        </w:r>
        <w:r>
          <w:rPr>
            <w:webHidden/>
          </w:rPr>
        </w:r>
        <w:r>
          <w:rPr>
            <w:webHidden/>
          </w:rPr>
          <w:fldChar w:fldCharType="separate"/>
        </w:r>
        <w:r>
          <w:rPr>
            <w:webHidden/>
          </w:rPr>
          <w:t>416</w:t>
        </w:r>
        <w:r>
          <w:rPr>
            <w:webHidden/>
          </w:rPr>
          <w:fldChar w:fldCharType="end"/>
        </w:r>
      </w:hyperlink>
    </w:p>
    <w:p w14:paraId="5B42E782" w14:textId="0F781C03">
      <w:pPr>
        <w:pStyle w:val="TOC4"/>
        <w:tabs>
          <w:tab w:val="right" w:leader="dot" w:pos="9062"/>
        </w:tabs>
      </w:pPr>
      <w:hyperlink w:history="1" w:anchor="_Toc242172930">
        <w:r>
          <w:rPr>
            <w:rStyle w:val="Hyperlink"/>
          </w:rPr>
          <w:t>14.5 Einzelsperrung und Entsperrung</w:t>
        </w:r>
        <w:r>
          <w:rPr>
            <w:webHidden/>
          </w:rPr>
          <w:tab/>
        </w:r>
        <w:r>
          <w:rPr>
            <w:webHidden/>
          </w:rPr>
          <w:fldChar w:fldCharType="begin"/>
        </w:r>
        <w:r>
          <w:rPr>
            <w:webHidden/>
          </w:rPr>
          <w:instrText xml:space="preserve"> PAGEREF _Toc242172930 \h </w:instrText>
        </w:r>
        <w:r>
          <w:rPr>
            <w:webHidden/>
          </w:rPr>
        </w:r>
        <w:r>
          <w:rPr>
            <w:webHidden/>
          </w:rPr>
          <w:fldChar w:fldCharType="separate"/>
        </w:r>
        <w:r>
          <w:rPr>
            <w:webHidden/>
          </w:rPr>
          <w:t>420</w:t>
        </w:r>
        <w:r>
          <w:rPr>
            <w:webHidden/>
          </w:rPr>
          <w:fldChar w:fldCharType="end"/>
        </w:r>
      </w:hyperlink>
    </w:p>
    <w:p w14:paraId="30B85798" w14:textId="19EEA62F">
      <w:pPr>
        <w:pStyle w:val="TOC4"/>
        <w:tabs>
          <w:tab w:val="right" w:leader="dot" w:pos="9062"/>
        </w:tabs>
      </w:pPr>
      <w:hyperlink w:history="1" w:anchor="_Toc242172931">
        <w:r>
          <w:rPr>
            <w:rStyle w:val="Hyperlink"/>
          </w:rPr>
          <w:t>14.6 Verschluss</w:t>
        </w:r>
        <w:r>
          <w:rPr>
            <w:webHidden/>
          </w:rPr>
          <w:tab/>
        </w:r>
        <w:r>
          <w:rPr>
            <w:webHidden/>
          </w:rPr>
          <w:fldChar w:fldCharType="begin"/>
        </w:r>
        <w:r>
          <w:rPr>
            <w:webHidden/>
          </w:rPr>
          <w:instrText xml:space="preserve"> PAGEREF _Toc242172931 \h </w:instrText>
        </w:r>
        <w:r>
          <w:rPr>
            <w:webHidden/>
          </w:rPr>
        </w:r>
        <w:r>
          <w:rPr>
            <w:webHidden/>
          </w:rPr>
          <w:fldChar w:fldCharType="separate"/>
        </w:r>
        <w:r>
          <w:rPr>
            <w:webHidden/>
          </w:rPr>
          <w:t>421</w:t>
        </w:r>
        <w:r>
          <w:rPr>
            <w:webHidden/>
          </w:rPr>
          <w:fldChar w:fldCharType="end"/>
        </w:r>
      </w:hyperlink>
    </w:p>
    <w:p w14:paraId="2B05353E" w14:textId="49A949C7">
      <w:pPr>
        <w:pStyle w:val="TOC4"/>
        <w:tabs>
          <w:tab w:val="right" w:leader="dot" w:pos="9062"/>
        </w:tabs>
      </w:pPr>
      <w:hyperlink w:history="1" w:anchor="_Toc242172932">
        <w:r>
          <w:rPr>
            <w:rStyle w:val="Hyperlink"/>
          </w:rPr>
          <w:t>14.7 Auffahren</w:t>
        </w:r>
        <w:r>
          <w:rPr>
            <w:webHidden/>
          </w:rPr>
          <w:tab/>
        </w:r>
        <w:r>
          <w:rPr>
            <w:webHidden/>
          </w:rPr>
          <w:fldChar w:fldCharType="begin"/>
        </w:r>
        <w:r>
          <w:rPr>
            <w:webHidden/>
          </w:rPr>
          <w:instrText xml:space="preserve"> PAGEREF _Toc242172932 \h </w:instrText>
        </w:r>
        <w:r>
          <w:rPr>
            <w:webHidden/>
          </w:rPr>
        </w:r>
        <w:r>
          <w:rPr>
            <w:webHidden/>
          </w:rPr>
          <w:fldChar w:fldCharType="separate"/>
        </w:r>
        <w:r>
          <w:rPr>
            <w:webHidden/>
          </w:rPr>
          <w:t>421</w:t>
        </w:r>
        <w:r>
          <w:rPr>
            <w:webHidden/>
          </w:rPr>
          <w:fldChar w:fldCharType="end"/>
        </w:r>
      </w:hyperlink>
    </w:p>
    <w:p w14:paraId="01D848E5" w14:textId="17D56C6C">
      <w:pPr>
        <w:pStyle w:val="TOC4"/>
        <w:tabs>
          <w:tab w:val="right" w:leader="dot" w:pos="9062"/>
        </w:tabs>
      </w:pPr>
      <w:hyperlink w:history="1" w:anchor="_Toc242172933">
        <w:r>
          <w:rPr>
            <w:rStyle w:val="Hyperlink"/>
          </w:rPr>
          <w:t>14.8 Störungsmeldung</w:t>
        </w:r>
        <w:r>
          <w:rPr>
            <w:webHidden/>
          </w:rPr>
          <w:tab/>
        </w:r>
        <w:r>
          <w:rPr>
            <w:webHidden/>
          </w:rPr>
          <w:fldChar w:fldCharType="begin"/>
        </w:r>
        <w:r>
          <w:rPr>
            <w:webHidden/>
          </w:rPr>
          <w:instrText xml:space="preserve"> PAGEREF _Toc242172933 \h </w:instrText>
        </w:r>
        <w:r>
          <w:rPr>
            <w:webHidden/>
          </w:rPr>
        </w:r>
        <w:r>
          <w:rPr>
            <w:webHidden/>
          </w:rPr>
          <w:fldChar w:fldCharType="separate"/>
        </w:r>
        <w:r>
          <w:rPr>
            <w:webHidden/>
          </w:rPr>
          <w:t>422</w:t>
        </w:r>
        <w:r>
          <w:rPr>
            <w:webHidden/>
          </w:rPr>
          <w:fldChar w:fldCharType="end"/>
        </w:r>
      </w:hyperlink>
    </w:p>
    <w:p w14:paraId="61712399" w14:textId="1A8871E5">
      <w:pPr>
        <w:pStyle w:val="TOC4"/>
        <w:tabs>
          <w:tab w:val="right" w:leader="dot" w:pos="9062"/>
        </w:tabs>
      </w:pPr>
      <w:hyperlink w:history="1" w:anchor="_Toc242172934">
        <w:r>
          <w:rPr>
            <w:rStyle w:val="Hyperlink"/>
          </w:rPr>
          <w:t>14.9 Fahren bei gestörter Weiche</w:t>
        </w:r>
        <w:r>
          <w:rPr>
            <w:webHidden/>
          </w:rPr>
          <w:tab/>
        </w:r>
        <w:r>
          <w:rPr>
            <w:webHidden/>
          </w:rPr>
          <w:fldChar w:fldCharType="begin"/>
        </w:r>
        <w:r>
          <w:rPr>
            <w:webHidden/>
          </w:rPr>
          <w:instrText xml:space="preserve"> PAGEREF _Toc242172934 \h </w:instrText>
        </w:r>
        <w:r>
          <w:rPr>
            <w:webHidden/>
          </w:rPr>
        </w:r>
        <w:r>
          <w:rPr>
            <w:webHidden/>
          </w:rPr>
          <w:fldChar w:fldCharType="separate"/>
        </w:r>
        <w:r>
          <w:rPr>
            <w:webHidden/>
          </w:rPr>
          <w:t>423</w:t>
        </w:r>
        <w:r>
          <w:rPr>
            <w:webHidden/>
          </w:rPr>
          <w:fldChar w:fldCharType="end"/>
        </w:r>
      </w:hyperlink>
    </w:p>
    <w:p w14:paraId="4C6F9D71" w14:textId="5601978D">
      <w:pPr>
        <w:pStyle w:val="TOC4"/>
        <w:tabs>
          <w:tab w:val="right" w:leader="dot" w:pos="9062"/>
        </w:tabs>
      </w:pPr>
      <w:hyperlink w:history="1" w:anchor="_Toc242172935">
        <w:r>
          <w:rPr>
            <w:rStyle w:val="Hyperlink"/>
          </w:rPr>
          <w:t>14.10 Kreuzung und Kreuzungsweichen</w:t>
        </w:r>
        <w:r>
          <w:rPr>
            <w:webHidden/>
          </w:rPr>
          <w:tab/>
        </w:r>
        <w:r>
          <w:rPr>
            <w:webHidden/>
          </w:rPr>
          <w:fldChar w:fldCharType="begin"/>
        </w:r>
        <w:r>
          <w:rPr>
            <w:webHidden/>
          </w:rPr>
          <w:instrText xml:space="preserve"> PAGEREF _Toc242172935 \h </w:instrText>
        </w:r>
        <w:r>
          <w:rPr>
            <w:webHidden/>
          </w:rPr>
        </w:r>
        <w:r>
          <w:rPr>
            <w:webHidden/>
          </w:rPr>
          <w:fldChar w:fldCharType="separate"/>
        </w:r>
        <w:r>
          <w:rPr>
            <w:webHidden/>
          </w:rPr>
          <w:t>424</w:t>
        </w:r>
        <w:r>
          <w:rPr>
            <w:webHidden/>
          </w:rPr>
          <w:fldChar w:fldCharType="end"/>
        </w:r>
      </w:hyperlink>
    </w:p>
    <w:p w14:paraId="70F7E85E" w14:textId="5E417709">
      <w:pPr>
        <w:pStyle w:val="TOC4"/>
        <w:tabs>
          <w:tab w:val="right" w:leader="dot" w:pos="9062"/>
        </w:tabs>
      </w:pPr>
      <w:hyperlink w:history="1" w:anchor="_Toc242172936">
        <w:r>
          <w:rPr>
            <w:rStyle w:val="Hyperlink"/>
          </w:rPr>
          <w:t>14.11 Fahren bei gestörter Flachkreuzung</w:t>
        </w:r>
        <w:r>
          <w:rPr>
            <w:webHidden/>
          </w:rPr>
          <w:tab/>
        </w:r>
        <w:r>
          <w:rPr>
            <w:webHidden/>
          </w:rPr>
          <w:fldChar w:fldCharType="begin"/>
        </w:r>
        <w:r>
          <w:rPr>
            <w:webHidden/>
          </w:rPr>
          <w:instrText xml:space="preserve"> PAGEREF _Toc242172936 \h </w:instrText>
        </w:r>
        <w:r>
          <w:rPr>
            <w:webHidden/>
          </w:rPr>
        </w:r>
        <w:r>
          <w:rPr>
            <w:webHidden/>
          </w:rPr>
          <w:fldChar w:fldCharType="separate"/>
        </w:r>
        <w:r>
          <w:rPr>
            <w:webHidden/>
          </w:rPr>
          <w:t>425</w:t>
        </w:r>
        <w:r>
          <w:rPr>
            <w:webHidden/>
          </w:rPr>
          <w:fldChar w:fldCharType="end"/>
        </w:r>
      </w:hyperlink>
    </w:p>
    <w:p w14:paraId="719A42B3" w14:textId="2BA5277B">
      <w:pPr>
        <w:pStyle w:val="TOC4"/>
        <w:tabs>
          <w:tab w:val="right" w:leader="dot" w:pos="9062"/>
        </w:tabs>
      </w:pPr>
      <w:hyperlink w:history="1" w:anchor="_Toc242172937">
        <w:r>
          <w:rPr>
            <w:rStyle w:val="Hyperlink"/>
          </w:rPr>
          <w:t>14.12 Schlossgesperrte Weichen</w:t>
        </w:r>
        <w:r>
          <w:rPr>
            <w:webHidden/>
          </w:rPr>
          <w:tab/>
        </w:r>
        <w:r>
          <w:rPr>
            <w:webHidden/>
          </w:rPr>
          <w:fldChar w:fldCharType="begin"/>
        </w:r>
        <w:r>
          <w:rPr>
            <w:webHidden/>
          </w:rPr>
          <w:instrText xml:space="preserve"> PAGEREF _Toc242172937 \h </w:instrText>
        </w:r>
        <w:r>
          <w:rPr>
            <w:webHidden/>
          </w:rPr>
        </w:r>
        <w:r>
          <w:rPr>
            <w:webHidden/>
          </w:rPr>
          <w:fldChar w:fldCharType="separate"/>
        </w:r>
        <w:r>
          <w:rPr>
            <w:webHidden/>
          </w:rPr>
          <w:t>427</w:t>
        </w:r>
        <w:r>
          <w:rPr>
            <w:webHidden/>
          </w:rPr>
          <w:fldChar w:fldCharType="end"/>
        </w:r>
      </w:hyperlink>
    </w:p>
    <w:p w14:paraId="45FDC43D" w14:textId="641DBEF0">
      <w:pPr>
        <w:pStyle w:val="TOC4"/>
        <w:tabs>
          <w:tab w:val="right" w:leader="dot" w:pos="9062"/>
        </w:tabs>
      </w:pPr>
      <w:hyperlink w:history="1" w:anchor="_Toc242172938">
        <w:r>
          <w:rPr>
            <w:rStyle w:val="Hyperlink"/>
          </w:rPr>
          <w:t>14.13 Im Bahnhof</w:t>
        </w:r>
        <w:r>
          <w:rPr>
            <w:webHidden/>
          </w:rPr>
          <w:tab/>
        </w:r>
        <w:r>
          <w:rPr>
            <w:webHidden/>
          </w:rPr>
          <w:fldChar w:fldCharType="begin"/>
        </w:r>
        <w:r>
          <w:rPr>
            <w:webHidden/>
          </w:rPr>
          <w:instrText xml:space="preserve"> PAGEREF _Toc242172938 \h </w:instrText>
        </w:r>
        <w:r>
          <w:rPr>
            <w:webHidden/>
          </w:rPr>
        </w:r>
        <w:r>
          <w:rPr>
            <w:webHidden/>
          </w:rPr>
          <w:fldChar w:fldCharType="separate"/>
        </w:r>
        <w:r>
          <w:rPr>
            <w:webHidden/>
          </w:rPr>
          <w:t>429</w:t>
        </w:r>
        <w:r>
          <w:rPr>
            <w:webHidden/>
          </w:rPr>
          <w:fldChar w:fldCharType="end"/>
        </w:r>
      </w:hyperlink>
    </w:p>
    <w:p w14:paraId="335E31B3" w14:textId="10E55163">
      <w:pPr>
        <w:pStyle w:val="TOC4"/>
        <w:tabs>
          <w:tab w:val="right" w:leader="dot" w:pos="9062"/>
        </w:tabs>
      </w:pPr>
      <w:hyperlink w:history="1" w:anchor="_Toc242172939">
        <w:r>
          <w:rPr>
            <w:rStyle w:val="Hyperlink"/>
          </w:rPr>
          <w:t>14.14 Auf der Strecke</w:t>
        </w:r>
        <w:r>
          <w:rPr>
            <w:webHidden/>
          </w:rPr>
          <w:tab/>
        </w:r>
        <w:r>
          <w:rPr>
            <w:webHidden/>
          </w:rPr>
          <w:fldChar w:fldCharType="begin"/>
        </w:r>
        <w:r>
          <w:rPr>
            <w:webHidden/>
          </w:rPr>
          <w:instrText xml:space="preserve"> PAGEREF _Toc242172939 \h </w:instrText>
        </w:r>
        <w:r>
          <w:rPr>
            <w:webHidden/>
          </w:rPr>
        </w:r>
        <w:r>
          <w:rPr>
            <w:webHidden/>
          </w:rPr>
          <w:fldChar w:fldCharType="separate"/>
        </w:r>
        <w:r>
          <w:rPr>
            <w:webHidden/>
          </w:rPr>
          <w:t>430</w:t>
        </w:r>
        <w:r>
          <w:rPr>
            <w:webHidden/>
          </w:rPr>
          <w:fldChar w:fldCharType="end"/>
        </w:r>
      </w:hyperlink>
    </w:p>
    <w:p w14:paraId="3FA57C31" w14:textId="09BE6531">
      <w:pPr>
        <w:pStyle w:val="TOC4"/>
        <w:tabs>
          <w:tab w:val="right" w:leader="dot" w:pos="9062"/>
        </w:tabs>
      </w:pPr>
      <w:hyperlink w:history="1" w:anchor="_Toc242172940">
        <w:r>
          <w:rPr>
            <w:rStyle w:val="Hyperlink"/>
          </w:rPr>
          <w:t>14.15 Zwischen Einfahrsignal und Verschubhalttafel</w:t>
        </w:r>
        <w:r>
          <w:rPr>
            <w:webHidden/>
          </w:rPr>
          <w:tab/>
        </w:r>
        <w:r>
          <w:rPr>
            <w:webHidden/>
          </w:rPr>
          <w:fldChar w:fldCharType="begin"/>
        </w:r>
        <w:r>
          <w:rPr>
            <w:webHidden/>
          </w:rPr>
          <w:instrText xml:space="preserve"> PAGEREF _Toc242172940 \h </w:instrText>
        </w:r>
        <w:r>
          <w:rPr>
            <w:webHidden/>
          </w:rPr>
        </w:r>
        <w:r>
          <w:rPr>
            <w:webHidden/>
          </w:rPr>
          <w:fldChar w:fldCharType="separate"/>
        </w:r>
        <w:r>
          <w:rPr>
            <w:webHidden/>
          </w:rPr>
          <w:t>430</w:t>
        </w:r>
        <w:r>
          <w:rPr>
            <w:webHidden/>
          </w:rPr>
          <w:fldChar w:fldCharType="end"/>
        </w:r>
      </w:hyperlink>
    </w:p>
    <w:p w14:paraId="4A9A2750" w14:textId="7F20A9AA">
      <w:pPr>
        <w:pStyle w:val="TOC4"/>
        <w:tabs>
          <w:tab w:val="right" w:leader="dot" w:pos="9062"/>
        </w:tabs>
      </w:pPr>
      <w:hyperlink w:history="1" w:anchor="_Toc242172941">
        <w:r>
          <w:rPr>
            <w:rStyle w:val="Hyperlink"/>
          </w:rPr>
          <w:t>14.16 Sperrschuh - Einzelumstellung</w:t>
        </w:r>
        <w:r>
          <w:rPr>
            <w:webHidden/>
          </w:rPr>
          <w:tab/>
        </w:r>
        <w:r>
          <w:rPr>
            <w:webHidden/>
          </w:rPr>
          <w:fldChar w:fldCharType="begin"/>
        </w:r>
        <w:r>
          <w:rPr>
            <w:webHidden/>
          </w:rPr>
          <w:instrText xml:space="preserve"> PAGEREF _Toc242172941 \h </w:instrText>
        </w:r>
        <w:r>
          <w:rPr>
            <w:webHidden/>
          </w:rPr>
        </w:r>
        <w:r>
          <w:rPr>
            <w:webHidden/>
          </w:rPr>
          <w:fldChar w:fldCharType="separate"/>
        </w:r>
        <w:r>
          <w:rPr>
            <w:webHidden/>
          </w:rPr>
          <w:t>430</w:t>
        </w:r>
        <w:r>
          <w:rPr>
            <w:webHidden/>
          </w:rPr>
          <w:fldChar w:fldCharType="end"/>
        </w:r>
      </w:hyperlink>
    </w:p>
    <w:p w14:paraId="16E2F4CB" w14:textId="33D3065F">
      <w:pPr>
        <w:pStyle w:val="TOC4"/>
        <w:tabs>
          <w:tab w:val="right" w:leader="dot" w:pos="9062"/>
        </w:tabs>
      </w:pPr>
      <w:hyperlink w:history="1" w:anchor="_Toc242172942">
        <w:r>
          <w:rPr>
            <w:rStyle w:val="Hyperlink"/>
          </w:rPr>
          <w:t>14.17 Sperrschuh - Fahrstraßenmäßiger Umlauf</w:t>
        </w:r>
        <w:r>
          <w:rPr>
            <w:webHidden/>
          </w:rPr>
          <w:tab/>
        </w:r>
        <w:r>
          <w:rPr>
            <w:webHidden/>
          </w:rPr>
          <w:fldChar w:fldCharType="begin"/>
        </w:r>
        <w:r>
          <w:rPr>
            <w:webHidden/>
          </w:rPr>
          <w:instrText xml:space="preserve"> PAGEREF _Toc242172942 \h </w:instrText>
        </w:r>
        <w:r>
          <w:rPr>
            <w:webHidden/>
          </w:rPr>
        </w:r>
        <w:r>
          <w:rPr>
            <w:webHidden/>
          </w:rPr>
          <w:fldChar w:fldCharType="separate"/>
        </w:r>
        <w:r>
          <w:rPr>
            <w:webHidden/>
          </w:rPr>
          <w:t>432</w:t>
        </w:r>
        <w:r>
          <w:rPr>
            <w:webHidden/>
          </w:rPr>
          <w:fldChar w:fldCharType="end"/>
        </w:r>
      </w:hyperlink>
    </w:p>
    <w:p w14:paraId="1BD5C339" w14:textId="6EE2E769">
      <w:pPr>
        <w:pStyle w:val="TOC4"/>
        <w:tabs>
          <w:tab w:val="right" w:leader="dot" w:pos="9062"/>
        </w:tabs>
      </w:pPr>
      <w:hyperlink w:history="1" w:anchor="_Toc242172943">
        <w:r>
          <w:rPr>
            <w:rStyle w:val="Hyperlink"/>
          </w:rPr>
          <w:t>14.18 Sperrschuh - Umstellaufforderung bzw. Selbsttätige Umstellung</w:t>
        </w:r>
        <w:r>
          <w:rPr>
            <w:webHidden/>
          </w:rPr>
          <w:tab/>
        </w:r>
        <w:r>
          <w:rPr>
            <w:webHidden/>
          </w:rPr>
          <w:fldChar w:fldCharType="begin"/>
        </w:r>
        <w:r>
          <w:rPr>
            <w:webHidden/>
          </w:rPr>
          <w:instrText xml:space="preserve"> PAGEREF _Toc242172943 \h </w:instrText>
        </w:r>
        <w:r>
          <w:rPr>
            <w:webHidden/>
          </w:rPr>
        </w:r>
        <w:r>
          <w:rPr>
            <w:webHidden/>
          </w:rPr>
          <w:fldChar w:fldCharType="separate"/>
        </w:r>
        <w:r>
          <w:rPr>
            <w:webHidden/>
          </w:rPr>
          <w:t>433</w:t>
        </w:r>
        <w:r>
          <w:rPr>
            <w:webHidden/>
          </w:rPr>
          <w:fldChar w:fldCharType="end"/>
        </w:r>
      </w:hyperlink>
    </w:p>
    <w:p w14:paraId="72AF3360" w14:textId="216AA99A">
      <w:pPr>
        <w:pStyle w:val="TOC4"/>
        <w:tabs>
          <w:tab w:val="right" w:leader="dot" w:pos="9062"/>
        </w:tabs>
      </w:pPr>
      <w:hyperlink w:history="1" w:anchor="_Toc242172944">
        <w:r>
          <w:rPr>
            <w:rStyle w:val="Hyperlink"/>
          </w:rPr>
          <w:t>14.19 Sperrschuh - Einzelsperrung und Entsperrung</w:t>
        </w:r>
        <w:r>
          <w:rPr>
            <w:webHidden/>
          </w:rPr>
          <w:tab/>
        </w:r>
        <w:r>
          <w:rPr>
            <w:webHidden/>
          </w:rPr>
          <w:fldChar w:fldCharType="begin"/>
        </w:r>
        <w:r>
          <w:rPr>
            <w:webHidden/>
          </w:rPr>
          <w:instrText xml:space="preserve"> PAGEREF _Toc242172944 \h </w:instrText>
        </w:r>
        <w:r>
          <w:rPr>
            <w:webHidden/>
          </w:rPr>
        </w:r>
        <w:r>
          <w:rPr>
            <w:webHidden/>
          </w:rPr>
          <w:fldChar w:fldCharType="separate"/>
        </w:r>
        <w:r>
          <w:rPr>
            <w:webHidden/>
          </w:rPr>
          <w:t>437</w:t>
        </w:r>
        <w:r>
          <w:rPr>
            <w:webHidden/>
          </w:rPr>
          <w:fldChar w:fldCharType="end"/>
        </w:r>
      </w:hyperlink>
    </w:p>
    <w:p w14:paraId="4652E9A1" w14:textId="5C79F6C1">
      <w:pPr>
        <w:pStyle w:val="TOC4"/>
        <w:tabs>
          <w:tab w:val="right" w:leader="dot" w:pos="9062"/>
        </w:tabs>
      </w:pPr>
      <w:hyperlink w:history="1" w:anchor="_Toc242172945">
        <w:r>
          <w:rPr>
            <w:rStyle w:val="Hyperlink"/>
          </w:rPr>
          <w:t>14.20 Sperrschuh - Verschluss</w:t>
        </w:r>
        <w:r>
          <w:rPr>
            <w:webHidden/>
          </w:rPr>
          <w:tab/>
        </w:r>
        <w:r>
          <w:rPr>
            <w:webHidden/>
          </w:rPr>
          <w:fldChar w:fldCharType="begin"/>
        </w:r>
        <w:r>
          <w:rPr>
            <w:webHidden/>
          </w:rPr>
          <w:instrText xml:space="preserve"> PAGEREF _Toc242172945 \h </w:instrText>
        </w:r>
        <w:r>
          <w:rPr>
            <w:webHidden/>
          </w:rPr>
        </w:r>
        <w:r>
          <w:rPr>
            <w:webHidden/>
          </w:rPr>
          <w:fldChar w:fldCharType="separate"/>
        </w:r>
        <w:r>
          <w:rPr>
            <w:webHidden/>
          </w:rPr>
          <w:t>437</w:t>
        </w:r>
        <w:r>
          <w:rPr>
            <w:webHidden/>
          </w:rPr>
          <w:fldChar w:fldCharType="end"/>
        </w:r>
      </w:hyperlink>
    </w:p>
    <w:p w14:paraId="75D993C9" w14:textId="5EB3E586">
      <w:pPr>
        <w:pStyle w:val="TOC4"/>
        <w:tabs>
          <w:tab w:val="right" w:leader="dot" w:pos="9062"/>
        </w:tabs>
      </w:pPr>
      <w:hyperlink w:history="1" w:anchor="_Toc242172946">
        <w:r>
          <w:rPr>
            <w:rStyle w:val="Hyperlink"/>
          </w:rPr>
          <w:t>14.21 Sperrschuh - Auffahren</w:t>
        </w:r>
        <w:r>
          <w:rPr>
            <w:webHidden/>
          </w:rPr>
          <w:tab/>
        </w:r>
        <w:r>
          <w:rPr>
            <w:webHidden/>
          </w:rPr>
          <w:fldChar w:fldCharType="begin"/>
        </w:r>
        <w:r>
          <w:rPr>
            <w:webHidden/>
          </w:rPr>
          <w:instrText xml:space="preserve"> PAGEREF _Toc242172946 \h </w:instrText>
        </w:r>
        <w:r>
          <w:rPr>
            <w:webHidden/>
          </w:rPr>
        </w:r>
        <w:r>
          <w:rPr>
            <w:webHidden/>
          </w:rPr>
          <w:fldChar w:fldCharType="separate"/>
        </w:r>
        <w:r>
          <w:rPr>
            <w:webHidden/>
          </w:rPr>
          <w:t>438</w:t>
        </w:r>
        <w:r>
          <w:rPr>
            <w:webHidden/>
          </w:rPr>
          <w:fldChar w:fldCharType="end"/>
        </w:r>
      </w:hyperlink>
    </w:p>
    <w:p w14:paraId="37077F1B" w14:textId="62E87E63">
      <w:pPr>
        <w:pStyle w:val="TOC4"/>
        <w:tabs>
          <w:tab w:val="right" w:leader="dot" w:pos="9062"/>
        </w:tabs>
      </w:pPr>
      <w:hyperlink w:history="1" w:anchor="_Toc242172947">
        <w:r>
          <w:rPr>
            <w:rStyle w:val="Hyperlink"/>
          </w:rPr>
          <w:t>14.22 Sperrschuh - Störungsmeldung</w:t>
        </w:r>
        <w:r>
          <w:rPr>
            <w:webHidden/>
          </w:rPr>
          <w:tab/>
        </w:r>
        <w:r>
          <w:rPr>
            <w:webHidden/>
          </w:rPr>
          <w:fldChar w:fldCharType="begin"/>
        </w:r>
        <w:r>
          <w:rPr>
            <w:webHidden/>
          </w:rPr>
          <w:instrText xml:space="preserve"> PAGEREF _Toc242172947 \h </w:instrText>
        </w:r>
        <w:r>
          <w:rPr>
            <w:webHidden/>
          </w:rPr>
        </w:r>
        <w:r>
          <w:rPr>
            <w:webHidden/>
          </w:rPr>
          <w:fldChar w:fldCharType="separate"/>
        </w:r>
        <w:r>
          <w:rPr>
            <w:webHidden/>
          </w:rPr>
          <w:t>438</w:t>
        </w:r>
        <w:r>
          <w:rPr>
            <w:webHidden/>
          </w:rPr>
          <w:fldChar w:fldCharType="end"/>
        </w:r>
      </w:hyperlink>
    </w:p>
    <w:p w14:paraId="35A3F6AA" w14:textId="63266A94">
      <w:pPr>
        <w:pStyle w:val="TOC4"/>
        <w:tabs>
          <w:tab w:val="right" w:leader="dot" w:pos="9062"/>
        </w:tabs>
      </w:pPr>
      <w:hyperlink w:history="1" w:anchor="_Toc242172948">
        <w:r>
          <w:rPr>
            <w:rStyle w:val="Hyperlink"/>
          </w:rPr>
          <w:t>14.23 Sperrschuh - Sonstige Betriebsarten</w:t>
        </w:r>
        <w:r>
          <w:rPr>
            <w:webHidden/>
          </w:rPr>
          <w:tab/>
        </w:r>
        <w:r>
          <w:rPr>
            <w:webHidden/>
          </w:rPr>
          <w:fldChar w:fldCharType="begin"/>
        </w:r>
        <w:r>
          <w:rPr>
            <w:webHidden/>
          </w:rPr>
          <w:instrText xml:space="preserve"> PAGEREF _Toc242172948 \h </w:instrText>
        </w:r>
        <w:r>
          <w:rPr>
            <w:webHidden/>
          </w:rPr>
        </w:r>
        <w:r>
          <w:rPr>
            <w:webHidden/>
          </w:rPr>
          <w:fldChar w:fldCharType="separate"/>
        </w:r>
        <w:r>
          <w:rPr>
            <w:webHidden/>
          </w:rPr>
          <w:t>439</w:t>
        </w:r>
        <w:r>
          <w:rPr>
            <w:webHidden/>
          </w:rPr>
          <w:fldChar w:fldCharType="end"/>
        </w:r>
      </w:hyperlink>
    </w:p>
    <w:p w14:paraId="6E3AB903" w14:textId="7915C5A7">
      <w:pPr>
        <w:pStyle w:val="TOC4"/>
        <w:tabs>
          <w:tab w:val="right" w:leader="dot" w:pos="9062"/>
        </w:tabs>
      </w:pPr>
      <w:hyperlink w:history="1" w:anchor="_Toc242172949">
        <w:r>
          <w:rPr>
            <w:rStyle w:val="Hyperlink"/>
          </w:rPr>
          <w:t>14.24 Folgeabhängigkeit Weiche - Sperrschuh</w:t>
        </w:r>
        <w:r>
          <w:rPr>
            <w:webHidden/>
          </w:rPr>
          <w:tab/>
        </w:r>
        <w:r>
          <w:rPr>
            <w:webHidden/>
          </w:rPr>
          <w:fldChar w:fldCharType="begin"/>
        </w:r>
        <w:r>
          <w:rPr>
            <w:webHidden/>
          </w:rPr>
          <w:instrText xml:space="preserve"> PAGEREF _Toc242172949 \h </w:instrText>
        </w:r>
        <w:r>
          <w:rPr>
            <w:webHidden/>
          </w:rPr>
        </w:r>
        <w:r>
          <w:rPr>
            <w:webHidden/>
          </w:rPr>
          <w:fldChar w:fldCharType="separate"/>
        </w:r>
        <w:r>
          <w:rPr>
            <w:webHidden/>
          </w:rPr>
          <w:t>440</w:t>
        </w:r>
        <w:r>
          <w:rPr>
            <w:webHidden/>
          </w:rPr>
          <w:fldChar w:fldCharType="end"/>
        </w:r>
      </w:hyperlink>
    </w:p>
    <w:p w14:paraId="5DD89F73" w14:textId="3C6DF78E">
      <w:pPr>
        <w:pStyle w:val="TOC3"/>
        <w:tabs>
          <w:tab w:val="right" w:leader="dot" w:pos="9062"/>
        </w:tabs>
      </w:pPr>
      <w:hyperlink w:history="1" w:anchor="_Toc242172950">
        <w:r>
          <w:rPr>
            <w:rStyle w:val="Hyperlink"/>
          </w:rPr>
          <w:t>15 Zentralfunktionen Subsystem External LX</w:t>
        </w:r>
        <w:r>
          <w:rPr>
            <w:webHidden/>
          </w:rPr>
          <w:tab/>
        </w:r>
        <w:r>
          <w:rPr>
            <w:webHidden/>
          </w:rPr>
          <w:fldChar w:fldCharType="begin"/>
        </w:r>
        <w:r>
          <w:rPr>
            <w:webHidden/>
          </w:rPr>
          <w:instrText xml:space="preserve"> PAGEREF _Toc242172950 \h </w:instrText>
        </w:r>
        <w:r>
          <w:rPr>
            <w:webHidden/>
          </w:rPr>
        </w:r>
        <w:r>
          <w:rPr>
            <w:webHidden/>
          </w:rPr>
          <w:fldChar w:fldCharType="separate"/>
        </w:r>
        <w:r>
          <w:rPr>
            <w:webHidden/>
          </w:rPr>
          <w:t>441</w:t>
        </w:r>
        <w:r>
          <w:rPr>
            <w:webHidden/>
          </w:rPr>
          <w:fldChar w:fldCharType="end"/>
        </w:r>
      </w:hyperlink>
    </w:p>
    <w:p w14:paraId="5A69E641" w14:textId="716BBB28">
      <w:pPr>
        <w:pStyle w:val="TOC4"/>
        <w:tabs>
          <w:tab w:val="right" w:leader="dot" w:pos="9062"/>
        </w:tabs>
      </w:pPr>
      <w:hyperlink w:history="1" w:anchor="_Toc242172951">
        <w:r>
          <w:rPr>
            <w:rStyle w:val="Hyperlink"/>
          </w:rPr>
          <w:t>15.1 Signalfreistellverzögerung</w:t>
        </w:r>
        <w:r>
          <w:rPr>
            <w:webHidden/>
          </w:rPr>
          <w:tab/>
        </w:r>
        <w:r>
          <w:rPr>
            <w:webHidden/>
          </w:rPr>
          <w:fldChar w:fldCharType="begin"/>
        </w:r>
        <w:r>
          <w:rPr>
            <w:webHidden/>
          </w:rPr>
          <w:instrText xml:space="preserve"> PAGEREF _Toc242172951 \h </w:instrText>
        </w:r>
        <w:r>
          <w:rPr>
            <w:webHidden/>
          </w:rPr>
        </w:r>
        <w:r>
          <w:rPr>
            <w:webHidden/>
          </w:rPr>
          <w:fldChar w:fldCharType="separate"/>
        </w:r>
        <w:r>
          <w:rPr>
            <w:webHidden/>
          </w:rPr>
          <w:t>441</w:t>
        </w:r>
        <w:r>
          <w:rPr>
            <w:webHidden/>
          </w:rPr>
          <w:fldChar w:fldCharType="end"/>
        </w:r>
      </w:hyperlink>
    </w:p>
    <w:p w14:paraId="2BB31F89" w14:textId="5BC4955C">
      <w:pPr>
        <w:pStyle w:val="TOC4"/>
        <w:tabs>
          <w:tab w:val="right" w:leader="dot" w:pos="9062"/>
        </w:tabs>
      </w:pPr>
      <w:hyperlink w:history="1" w:anchor="_Toc242172952">
        <w:r>
          <w:rPr>
            <w:rStyle w:val="Hyperlink"/>
          </w:rPr>
          <w:t>15.2 Schnittstelle SCI-LX</w:t>
        </w:r>
        <w:r>
          <w:rPr>
            <w:webHidden/>
          </w:rPr>
          <w:tab/>
        </w:r>
        <w:r>
          <w:rPr>
            <w:webHidden/>
          </w:rPr>
          <w:fldChar w:fldCharType="begin"/>
        </w:r>
        <w:r>
          <w:rPr>
            <w:webHidden/>
          </w:rPr>
          <w:instrText xml:space="preserve"> PAGEREF _Toc242172952 \h </w:instrText>
        </w:r>
        <w:r>
          <w:rPr>
            <w:webHidden/>
          </w:rPr>
        </w:r>
        <w:r>
          <w:rPr>
            <w:webHidden/>
          </w:rPr>
          <w:fldChar w:fldCharType="separate"/>
        </w:r>
        <w:r>
          <w:rPr>
            <w:webHidden/>
          </w:rPr>
          <w:t>442</w:t>
        </w:r>
        <w:r>
          <w:rPr>
            <w:webHidden/>
          </w:rPr>
          <w:fldChar w:fldCharType="end"/>
        </w:r>
      </w:hyperlink>
    </w:p>
    <w:p w14:paraId="11CD8F08" w14:textId="43A6209F">
      <w:pPr>
        <w:pStyle w:val="TOC4"/>
        <w:tabs>
          <w:tab w:val="right" w:leader="dot" w:pos="9062"/>
        </w:tabs>
      </w:pPr>
      <w:hyperlink w:history="1" w:anchor="_Toc242172953">
        <w:r>
          <w:rPr>
            <w:rStyle w:val="Hyperlink"/>
          </w:rPr>
          <w:t>15.3 Schnittstellenumsetzer für Bestands-EKSA</w:t>
        </w:r>
        <w:r>
          <w:rPr>
            <w:webHidden/>
          </w:rPr>
          <w:tab/>
        </w:r>
        <w:r>
          <w:rPr>
            <w:webHidden/>
          </w:rPr>
          <w:fldChar w:fldCharType="begin"/>
        </w:r>
        <w:r>
          <w:rPr>
            <w:webHidden/>
          </w:rPr>
          <w:instrText xml:space="preserve"> PAGEREF _Toc242172953 \h </w:instrText>
        </w:r>
        <w:r>
          <w:rPr>
            <w:webHidden/>
          </w:rPr>
        </w:r>
        <w:r>
          <w:rPr>
            <w:webHidden/>
          </w:rPr>
          <w:fldChar w:fldCharType="separate"/>
        </w:r>
        <w:r>
          <w:rPr>
            <w:webHidden/>
          </w:rPr>
          <w:t>451</w:t>
        </w:r>
        <w:r>
          <w:rPr>
            <w:webHidden/>
          </w:rPr>
          <w:fldChar w:fldCharType="end"/>
        </w:r>
      </w:hyperlink>
    </w:p>
    <w:p w14:paraId="15F4EB98" w14:textId="0D61B10B">
      <w:pPr>
        <w:pStyle w:val="TOC3"/>
        <w:tabs>
          <w:tab w:val="right" w:leader="dot" w:pos="9062"/>
        </w:tabs>
      </w:pPr>
      <w:hyperlink w:history="1" w:anchor="_Toc242172954">
        <w:r>
          <w:rPr>
            <w:rStyle w:val="Hyperlink"/>
          </w:rPr>
          <w:t>16 Zentralfunktionen Subsystem Signal</w:t>
        </w:r>
        <w:r>
          <w:rPr>
            <w:webHidden/>
          </w:rPr>
          <w:tab/>
        </w:r>
        <w:r>
          <w:rPr>
            <w:webHidden/>
          </w:rPr>
          <w:fldChar w:fldCharType="begin"/>
        </w:r>
        <w:r>
          <w:rPr>
            <w:webHidden/>
          </w:rPr>
          <w:instrText xml:space="preserve"> PAGEREF _Toc242172954 \h </w:instrText>
        </w:r>
        <w:r>
          <w:rPr>
            <w:webHidden/>
          </w:rPr>
        </w:r>
        <w:r>
          <w:rPr>
            <w:webHidden/>
          </w:rPr>
          <w:fldChar w:fldCharType="separate"/>
        </w:r>
        <w:r>
          <w:rPr>
            <w:webHidden/>
          </w:rPr>
          <w:t>452</w:t>
        </w:r>
        <w:r>
          <w:rPr>
            <w:webHidden/>
          </w:rPr>
          <w:fldChar w:fldCharType="end"/>
        </w:r>
      </w:hyperlink>
    </w:p>
    <w:p w14:paraId="6FFED6D8" w14:textId="3F3FF4E6">
      <w:pPr>
        <w:pStyle w:val="TOC4"/>
        <w:tabs>
          <w:tab w:val="right" w:leader="dot" w:pos="9062"/>
        </w:tabs>
      </w:pPr>
      <w:hyperlink w:history="1" w:anchor="_Toc242172955">
        <w:r>
          <w:rPr>
            <w:rStyle w:val="Hyperlink"/>
          </w:rPr>
          <w:t>16.1 Schnittstellen</w:t>
        </w:r>
        <w:r>
          <w:rPr>
            <w:webHidden/>
          </w:rPr>
          <w:tab/>
        </w:r>
        <w:r>
          <w:rPr>
            <w:webHidden/>
          </w:rPr>
          <w:fldChar w:fldCharType="begin"/>
        </w:r>
        <w:r>
          <w:rPr>
            <w:webHidden/>
          </w:rPr>
          <w:instrText xml:space="preserve"> PAGEREF _Toc242172955 \h </w:instrText>
        </w:r>
        <w:r>
          <w:rPr>
            <w:webHidden/>
          </w:rPr>
        </w:r>
        <w:r>
          <w:rPr>
            <w:webHidden/>
          </w:rPr>
          <w:fldChar w:fldCharType="separate"/>
        </w:r>
        <w:r>
          <w:rPr>
            <w:webHidden/>
          </w:rPr>
          <w:t>452</w:t>
        </w:r>
        <w:r>
          <w:rPr>
            <w:webHidden/>
          </w:rPr>
          <w:fldChar w:fldCharType="end"/>
        </w:r>
      </w:hyperlink>
    </w:p>
    <w:p w14:paraId="1E851841" w14:textId="6DA7359F">
      <w:pPr>
        <w:pStyle w:val="TOC4"/>
        <w:tabs>
          <w:tab w:val="right" w:leader="dot" w:pos="9062"/>
        </w:tabs>
      </w:pPr>
      <w:hyperlink w:history="1" w:anchor="_Toc242172956">
        <w:r>
          <w:rPr>
            <w:rStyle w:val="Hyperlink"/>
          </w:rPr>
          <w:t>16.2 Allgemeines</w:t>
        </w:r>
        <w:r>
          <w:rPr>
            <w:webHidden/>
          </w:rPr>
          <w:tab/>
        </w:r>
        <w:r>
          <w:rPr>
            <w:webHidden/>
          </w:rPr>
          <w:fldChar w:fldCharType="begin"/>
        </w:r>
        <w:r>
          <w:rPr>
            <w:webHidden/>
          </w:rPr>
          <w:instrText xml:space="preserve"> PAGEREF _Toc242172956 \h </w:instrText>
        </w:r>
        <w:r>
          <w:rPr>
            <w:webHidden/>
          </w:rPr>
        </w:r>
        <w:r>
          <w:rPr>
            <w:webHidden/>
          </w:rPr>
          <w:fldChar w:fldCharType="separate"/>
        </w:r>
        <w:r>
          <w:rPr>
            <w:webHidden/>
          </w:rPr>
          <w:t>454</w:t>
        </w:r>
        <w:r>
          <w:rPr>
            <w:webHidden/>
          </w:rPr>
          <w:fldChar w:fldCharType="end"/>
        </w:r>
      </w:hyperlink>
    </w:p>
    <w:p w14:paraId="73002BC9" w14:textId="7FB94E3D">
      <w:pPr>
        <w:pStyle w:val="TOC4"/>
        <w:tabs>
          <w:tab w:val="right" w:leader="dot" w:pos="9062"/>
        </w:tabs>
      </w:pPr>
      <w:hyperlink w:history="1" w:anchor="_Toc242172957">
        <w:r>
          <w:rPr>
            <w:rStyle w:val="Hyperlink"/>
          </w:rPr>
          <w:t>16.3 Sperrung von Haupt-, Schutz- und Blocksignalen</w:t>
        </w:r>
        <w:r>
          <w:rPr>
            <w:webHidden/>
          </w:rPr>
          <w:tab/>
        </w:r>
        <w:r>
          <w:rPr>
            <w:webHidden/>
          </w:rPr>
          <w:fldChar w:fldCharType="begin"/>
        </w:r>
        <w:r>
          <w:rPr>
            <w:webHidden/>
          </w:rPr>
          <w:instrText xml:space="preserve"> PAGEREF _Toc242172957 \h </w:instrText>
        </w:r>
        <w:r>
          <w:rPr>
            <w:webHidden/>
          </w:rPr>
        </w:r>
        <w:r>
          <w:rPr>
            <w:webHidden/>
          </w:rPr>
          <w:fldChar w:fldCharType="separate"/>
        </w:r>
        <w:r>
          <w:rPr>
            <w:webHidden/>
          </w:rPr>
          <w:t>456</w:t>
        </w:r>
        <w:r>
          <w:rPr>
            <w:webHidden/>
          </w:rPr>
          <w:fldChar w:fldCharType="end"/>
        </w:r>
      </w:hyperlink>
    </w:p>
    <w:p w14:paraId="689CA45F" w14:textId="048F33BD">
      <w:pPr>
        <w:pStyle w:val="TOC4"/>
        <w:tabs>
          <w:tab w:val="right" w:leader="dot" w:pos="9062"/>
        </w:tabs>
      </w:pPr>
      <w:hyperlink w:history="1" w:anchor="_Toc242172958">
        <w:r>
          <w:rPr>
            <w:rStyle w:val="Hyperlink"/>
          </w:rPr>
          <w:t>16.4 Tag-/Nachthelligkeit</w:t>
        </w:r>
        <w:r>
          <w:rPr>
            <w:webHidden/>
          </w:rPr>
          <w:tab/>
        </w:r>
        <w:r>
          <w:rPr>
            <w:webHidden/>
          </w:rPr>
          <w:fldChar w:fldCharType="begin"/>
        </w:r>
        <w:r>
          <w:rPr>
            <w:webHidden/>
          </w:rPr>
          <w:instrText xml:space="preserve"> PAGEREF _Toc242172958 \h </w:instrText>
        </w:r>
        <w:r>
          <w:rPr>
            <w:webHidden/>
          </w:rPr>
        </w:r>
        <w:r>
          <w:rPr>
            <w:webHidden/>
          </w:rPr>
          <w:fldChar w:fldCharType="separate"/>
        </w:r>
        <w:r>
          <w:rPr>
            <w:webHidden/>
          </w:rPr>
          <w:t>458</w:t>
        </w:r>
        <w:r>
          <w:rPr>
            <w:webHidden/>
          </w:rPr>
          <w:fldChar w:fldCharType="end"/>
        </w:r>
      </w:hyperlink>
    </w:p>
    <w:p w14:paraId="5C5AAF25" w14:textId="6C96E1FC">
      <w:pPr>
        <w:pStyle w:val="TOC4"/>
        <w:tabs>
          <w:tab w:val="right" w:leader="dot" w:pos="9062"/>
        </w:tabs>
      </w:pPr>
      <w:hyperlink w:history="1" w:anchor="_Toc242172959">
        <w:r>
          <w:rPr>
            <w:rStyle w:val="Hyperlink"/>
          </w:rPr>
          <w:t>16.5 Hauptsignal</w:t>
        </w:r>
        <w:r>
          <w:rPr>
            <w:webHidden/>
          </w:rPr>
          <w:tab/>
        </w:r>
        <w:r>
          <w:rPr>
            <w:webHidden/>
          </w:rPr>
          <w:fldChar w:fldCharType="begin"/>
        </w:r>
        <w:r>
          <w:rPr>
            <w:webHidden/>
          </w:rPr>
          <w:instrText xml:space="preserve"> PAGEREF _Toc242172959 \h </w:instrText>
        </w:r>
        <w:r>
          <w:rPr>
            <w:webHidden/>
          </w:rPr>
        </w:r>
        <w:r>
          <w:rPr>
            <w:webHidden/>
          </w:rPr>
          <w:fldChar w:fldCharType="separate"/>
        </w:r>
        <w:r>
          <w:rPr>
            <w:webHidden/>
          </w:rPr>
          <w:t>460</w:t>
        </w:r>
        <w:r>
          <w:rPr>
            <w:webHidden/>
          </w:rPr>
          <w:fldChar w:fldCharType="end"/>
        </w:r>
      </w:hyperlink>
    </w:p>
    <w:p w14:paraId="1DFE0818" w14:textId="0BC22425">
      <w:pPr>
        <w:pStyle w:val="TOC5"/>
        <w:tabs>
          <w:tab w:val="right" w:leader="dot" w:pos="9062"/>
        </w:tabs>
      </w:pPr>
      <w:hyperlink w:history="1" w:anchor="_Toc242172960">
        <w:r>
          <w:rPr>
            <w:rStyle w:val="Hyperlink"/>
          </w:rPr>
          <w:t>16.5.1 Hauptsignal - Allgemeines</w:t>
        </w:r>
        <w:r>
          <w:rPr>
            <w:webHidden/>
          </w:rPr>
          <w:tab/>
        </w:r>
        <w:r>
          <w:rPr>
            <w:webHidden/>
          </w:rPr>
          <w:fldChar w:fldCharType="begin"/>
        </w:r>
        <w:r>
          <w:rPr>
            <w:webHidden/>
          </w:rPr>
          <w:instrText xml:space="preserve"> PAGEREF _Toc242172960 \h </w:instrText>
        </w:r>
        <w:r>
          <w:rPr>
            <w:webHidden/>
          </w:rPr>
        </w:r>
        <w:r>
          <w:rPr>
            <w:webHidden/>
          </w:rPr>
          <w:fldChar w:fldCharType="separate"/>
        </w:r>
        <w:r>
          <w:rPr>
            <w:webHidden/>
          </w:rPr>
          <w:t>460</w:t>
        </w:r>
        <w:r>
          <w:rPr>
            <w:webHidden/>
          </w:rPr>
          <w:fldChar w:fldCharType="end"/>
        </w:r>
      </w:hyperlink>
    </w:p>
    <w:p w14:paraId="3589388B" w14:textId="11C795E4">
      <w:pPr>
        <w:pStyle w:val="TOC5"/>
        <w:tabs>
          <w:tab w:val="right" w:leader="dot" w:pos="9062"/>
        </w:tabs>
      </w:pPr>
      <w:hyperlink w:history="1" w:anchor="_Toc242172961">
        <w:r>
          <w:rPr>
            <w:rStyle w:val="Hyperlink"/>
          </w:rPr>
          <w:t>16.5.2 Hauptsignal - Ausfahrten</w:t>
        </w:r>
        <w:r>
          <w:rPr>
            <w:webHidden/>
          </w:rPr>
          <w:tab/>
        </w:r>
        <w:r>
          <w:rPr>
            <w:webHidden/>
          </w:rPr>
          <w:fldChar w:fldCharType="begin"/>
        </w:r>
        <w:r>
          <w:rPr>
            <w:webHidden/>
          </w:rPr>
          <w:instrText xml:space="preserve"> PAGEREF _Toc242172961 \h </w:instrText>
        </w:r>
        <w:r>
          <w:rPr>
            <w:webHidden/>
          </w:rPr>
        </w:r>
        <w:r>
          <w:rPr>
            <w:webHidden/>
          </w:rPr>
          <w:fldChar w:fldCharType="separate"/>
        </w:r>
        <w:r>
          <w:rPr>
            <w:webHidden/>
          </w:rPr>
          <w:t>464</w:t>
        </w:r>
        <w:r>
          <w:rPr>
            <w:webHidden/>
          </w:rPr>
          <w:fldChar w:fldCharType="end"/>
        </w:r>
      </w:hyperlink>
    </w:p>
    <w:p w14:paraId="6C4AEC55" w14:textId="6BCD8DBA">
      <w:pPr>
        <w:pStyle w:val="TOC4"/>
        <w:tabs>
          <w:tab w:val="right" w:leader="dot" w:pos="9062"/>
        </w:tabs>
      </w:pPr>
      <w:hyperlink w:history="1" w:anchor="_Toc242172962">
        <w:r>
          <w:rPr>
            <w:rStyle w:val="Hyperlink"/>
          </w:rPr>
          <w:t>16.6 Vorsignal</w:t>
        </w:r>
        <w:r>
          <w:rPr>
            <w:webHidden/>
          </w:rPr>
          <w:tab/>
        </w:r>
        <w:r>
          <w:rPr>
            <w:webHidden/>
          </w:rPr>
          <w:fldChar w:fldCharType="begin"/>
        </w:r>
        <w:r>
          <w:rPr>
            <w:webHidden/>
          </w:rPr>
          <w:instrText xml:space="preserve"> PAGEREF _Toc242172962 \h </w:instrText>
        </w:r>
        <w:r>
          <w:rPr>
            <w:webHidden/>
          </w:rPr>
        </w:r>
        <w:r>
          <w:rPr>
            <w:webHidden/>
          </w:rPr>
          <w:fldChar w:fldCharType="separate"/>
        </w:r>
        <w:r>
          <w:rPr>
            <w:webHidden/>
          </w:rPr>
          <w:t>465</w:t>
        </w:r>
        <w:r>
          <w:rPr>
            <w:webHidden/>
          </w:rPr>
          <w:fldChar w:fldCharType="end"/>
        </w:r>
      </w:hyperlink>
    </w:p>
    <w:p w14:paraId="11596FCB" w14:textId="209A8CB3">
      <w:pPr>
        <w:pStyle w:val="TOC4"/>
        <w:tabs>
          <w:tab w:val="right" w:leader="dot" w:pos="9062"/>
        </w:tabs>
      </w:pPr>
      <w:hyperlink w:history="1" w:anchor="_Toc242172963">
        <w:r>
          <w:rPr>
            <w:rStyle w:val="Hyperlink"/>
          </w:rPr>
          <w:t>16.7 Schutzsignal</w:t>
        </w:r>
        <w:r>
          <w:rPr>
            <w:webHidden/>
          </w:rPr>
          <w:tab/>
        </w:r>
        <w:r>
          <w:rPr>
            <w:webHidden/>
          </w:rPr>
          <w:fldChar w:fldCharType="begin"/>
        </w:r>
        <w:r>
          <w:rPr>
            <w:webHidden/>
          </w:rPr>
          <w:instrText xml:space="preserve"> PAGEREF _Toc242172963 \h </w:instrText>
        </w:r>
        <w:r>
          <w:rPr>
            <w:webHidden/>
          </w:rPr>
        </w:r>
        <w:r>
          <w:rPr>
            <w:webHidden/>
          </w:rPr>
          <w:fldChar w:fldCharType="separate"/>
        </w:r>
        <w:r>
          <w:rPr>
            <w:webHidden/>
          </w:rPr>
          <w:t>468</w:t>
        </w:r>
        <w:r>
          <w:rPr>
            <w:webHidden/>
          </w:rPr>
          <w:fldChar w:fldCharType="end"/>
        </w:r>
      </w:hyperlink>
    </w:p>
    <w:p w14:paraId="2F227C6A" w14:textId="7EC00D43">
      <w:pPr>
        <w:pStyle w:val="TOC4"/>
        <w:tabs>
          <w:tab w:val="right" w:leader="dot" w:pos="9062"/>
        </w:tabs>
      </w:pPr>
      <w:hyperlink w:history="1" w:anchor="_Toc242172964">
        <w:r>
          <w:rPr>
            <w:rStyle w:val="Hyperlink"/>
          </w:rPr>
          <w:t>16.8 Ersatzsignal</w:t>
        </w:r>
        <w:r>
          <w:rPr>
            <w:webHidden/>
          </w:rPr>
          <w:tab/>
        </w:r>
        <w:r>
          <w:rPr>
            <w:webHidden/>
          </w:rPr>
          <w:fldChar w:fldCharType="begin"/>
        </w:r>
        <w:r>
          <w:rPr>
            <w:webHidden/>
          </w:rPr>
          <w:instrText xml:space="preserve"> PAGEREF _Toc242172964 \h </w:instrText>
        </w:r>
        <w:r>
          <w:rPr>
            <w:webHidden/>
          </w:rPr>
        </w:r>
        <w:r>
          <w:rPr>
            <w:webHidden/>
          </w:rPr>
          <w:fldChar w:fldCharType="separate"/>
        </w:r>
        <w:r>
          <w:rPr>
            <w:webHidden/>
          </w:rPr>
          <w:t>471</w:t>
        </w:r>
        <w:r>
          <w:rPr>
            <w:webHidden/>
          </w:rPr>
          <w:fldChar w:fldCharType="end"/>
        </w:r>
      </w:hyperlink>
    </w:p>
    <w:p w14:paraId="590BB4CA" w14:textId="5F459E7B">
      <w:pPr>
        <w:pStyle w:val="TOC4"/>
        <w:tabs>
          <w:tab w:val="right" w:leader="dot" w:pos="9062"/>
        </w:tabs>
      </w:pPr>
      <w:hyperlink w:history="1" w:anchor="_Toc242172965">
        <w:r>
          <w:rPr>
            <w:rStyle w:val="Hyperlink"/>
          </w:rPr>
          <w:t>16.9 Ersatzsignalwiederholer</w:t>
        </w:r>
        <w:r>
          <w:rPr>
            <w:webHidden/>
          </w:rPr>
          <w:tab/>
        </w:r>
        <w:r>
          <w:rPr>
            <w:webHidden/>
          </w:rPr>
          <w:fldChar w:fldCharType="begin"/>
        </w:r>
        <w:r>
          <w:rPr>
            <w:webHidden/>
          </w:rPr>
          <w:instrText xml:space="preserve"> PAGEREF _Toc242172965 \h </w:instrText>
        </w:r>
        <w:r>
          <w:rPr>
            <w:webHidden/>
          </w:rPr>
        </w:r>
        <w:r>
          <w:rPr>
            <w:webHidden/>
          </w:rPr>
          <w:fldChar w:fldCharType="separate"/>
        </w:r>
        <w:r>
          <w:rPr>
            <w:webHidden/>
          </w:rPr>
          <w:t>474</w:t>
        </w:r>
        <w:r>
          <w:rPr>
            <w:webHidden/>
          </w:rPr>
          <w:fldChar w:fldCharType="end"/>
        </w:r>
      </w:hyperlink>
    </w:p>
    <w:p w14:paraId="312391C2" w14:textId="3151A746">
      <w:pPr>
        <w:pStyle w:val="TOC4"/>
        <w:tabs>
          <w:tab w:val="right" w:leader="dot" w:pos="9062"/>
        </w:tabs>
      </w:pPr>
      <w:hyperlink w:history="1" w:anchor="_Toc242172966">
        <w:r>
          <w:rPr>
            <w:rStyle w:val="Hyperlink"/>
          </w:rPr>
          <w:t>16.10 Vorsichtssignal</w:t>
        </w:r>
        <w:r>
          <w:rPr>
            <w:webHidden/>
          </w:rPr>
          <w:tab/>
        </w:r>
        <w:r>
          <w:rPr>
            <w:webHidden/>
          </w:rPr>
          <w:fldChar w:fldCharType="begin"/>
        </w:r>
        <w:r>
          <w:rPr>
            <w:webHidden/>
          </w:rPr>
          <w:instrText xml:space="preserve"> PAGEREF _Toc242172966 \h </w:instrText>
        </w:r>
        <w:r>
          <w:rPr>
            <w:webHidden/>
          </w:rPr>
        </w:r>
        <w:r>
          <w:rPr>
            <w:webHidden/>
          </w:rPr>
          <w:fldChar w:fldCharType="separate"/>
        </w:r>
        <w:r>
          <w:rPr>
            <w:webHidden/>
          </w:rPr>
          <w:t>476</w:t>
        </w:r>
        <w:r>
          <w:rPr>
            <w:webHidden/>
          </w:rPr>
          <w:fldChar w:fldCharType="end"/>
        </w:r>
      </w:hyperlink>
    </w:p>
    <w:p w14:paraId="3C9B9A4A" w14:textId="00E36546">
      <w:pPr>
        <w:pStyle w:val="TOC4"/>
        <w:tabs>
          <w:tab w:val="right" w:leader="dot" w:pos="9062"/>
        </w:tabs>
      </w:pPr>
      <w:hyperlink w:history="1" w:anchor="_Toc242172967">
        <w:r>
          <w:rPr>
            <w:rStyle w:val="Hyperlink"/>
          </w:rPr>
          <w:t>16.11 Virtuelles Vorsichtssignal (VVORS)</w:t>
        </w:r>
        <w:r>
          <w:rPr>
            <w:webHidden/>
          </w:rPr>
          <w:tab/>
        </w:r>
        <w:r>
          <w:rPr>
            <w:webHidden/>
          </w:rPr>
          <w:fldChar w:fldCharType="begin"/>
        </w:r>
        <w:r>
          <w:rPr>
            <w:webHidden/>
          </w:rPr>
          <w:instrText xml:space="preserve"> PAGEREF _Toc242172967 \h </w:instrText>
        </w:r>
        <w:r>
          <w:rPr>
            <w:webHidden/>
          </w:rPr>
        </w:r>
        <w:r>
          <w:rPr>
            <w:webHidden/>
          </w:rPr>
          <w:fldChar w:fldCharType="separate"/>
        </w:r>
        <w:r>
          <w:rPr>
            <w:webHidden/>
          </w:rPr>
          <w:t>477</w:t>
        </w:r>
        <w:r>
          <w:rPr>
            <w:webHidden/>
          </w:rPr>
          <w:fldChar w:fldCharType="end"/>
        </w:r>
      </w:hyperlink>
    </w:p>
    <w:p w14:paraId="387AE86B" w14:textId="50F188CF">
      <w:pPr>
        <w:pStyle w:val="TOC4"/>
        <w:tabs>
          <w:tab w:val="right" w:leader="dot" w:pos="9062"/>
        </w:tabs>
      </w:pPr>
      <w:hyperlink w:history="1" w:anchor="_Toc242172968">
        <w:r>
          <w:rPr>
            <w:rStyle w:val="Hyperlink"/>
          </w:rPr>
          <w:t>16.12 Geschwindigkeitsanzeiger (GA)</w:t>
        </w:r>
        <w:r>
          <w:rPr>
            <w:webHidden/>
          </w:rPr>
          <w:tab/>
        </w:r>
        <w:r>
          <w:rPr>
            <w:webHidden/>
          </w:rPr>
          <w:fldChar w:fldCharType="begin"/>
        </w:r>
        <w:r>
          <w:rPr>
            <w:webHidden/>
          </w:rPr>
          <w:instrText xml:space="preserve"> PAGEREF _Toc242172968 \h </w:instrText>
        </w:r>
        <w:r>
          <w:rPr>
            <w:webHidden/>
          </w:rPr>
        </w:r>
        <w:r>
          <w:rPr>
            <w:webHidden/>
          </w:rPr>
          <w:fldChar w:fldCharType="separate"/>
        </w:r>
        <w:r>
          <w:rPr>
            <w:webHidden/>
          </w:rPr>
          <w:t>478</w:t>
        </w:r>
        <w:r>
          <w:rPr>
            <w:webHidden/>
          </w:rPr>
          <w:fldChar w:fldCharType="end"/>
        </w:r>
      </w:hyperlink>
    </w:p>
    <w:p w14:paraId="5E331B0C" w14:textId="56AF2EF9">
      <w:pPr>
        <w:pStyle w:val="TOC4"/>
        <w:tabs>
          <w:tab w:val="right" w:leader="dot" w:pos="9062"/>
        </w:tabs>
      </w:pPr>
      <w:hyperlink w:history="1" w:anchor="_Toc242172969">
        <w:r>
          <w:rPr>
            <w:rStyle w:val="Hyperlink"/>
          </w:rPr>
          <w:t>16.13 Geschwindigkeitsvoranzeiger (GVA)</w:t>
        </w:r>
        <w:r>
          <w:rPr>
            <w:webHidden/>
          </w:rPr>
          <w:tab/>
        </w:r>
        <w:r>
          <w:rPr>
            <w:webHidden/>
          </w:rPr>
          <w:fldChar w:fldCharType="begin"/>
        </w:r>
        <w:r>
          <w:rPr>
            <w:webHidden/>
          </w:rPr>
          <w:instrText xml:space="preserve"> PAGEREF _Toc242172969 \h </w:instrText>
        </w:r>
        <w:r>
          <w:rPr>
            <w:webHidden/>
          </w:rPr>
        </w:r>
        <w:r>
          <w:rPr>
            <w:webHidden/>
          </w:rPr>
          <w:fldChar w:fldCharType="separate"/>
        </w:r>
        <w:r>
          <w:rPr>
            <w:webHidden/>
          </w:rPr>
          <w:t>483</w:t>
        </w:r>
        <w:r>
          <w:rPr>
            <w:webHidden/>
          </w:rPr>
          <w:fldChar w:fldCharType="end"/>
        </w:r>
      </w:hyperlink>
    </w:p>
    <w:p w14:paraId="69A194D1" w14:textId="28502FC7">
      <w:pPr>
        <w:pStyle w:val="TOC4"/>
        <w:tabs>
          <w:tab w:val="right" w:leader="dot" w:pos="9062"/>
        </w:tabs>
      </w:pPr>
      <w:hyperlink w:history="1" w:anchor="_Toc242172970">
        <w:r>
          <w:rPr>
            <w:rStyle w:val="Hyperlink"/>
          </w:rPr>
          <w:t>16.14 Signalnachahmer (SNA)</w:t>
        </w:r>
        <w:r>
          <w:rPr>
            <w:webHidden/>
          </w:rPr>
          <w:tab/>
        </w:r>
        <w:r>
          <w:rPr>
            <w:webHidden/>
          </w:rPr>
          <w:fldChar w:fldCharType="begin"/>
        </w:r>
        <w:r>
          <w:rPr>
            <w:webHidden/>
          </w:rPr>
          <w:instrText xml:space="preserve"> PAGEREF _Toc242172970 \h </w:instrText>
        </w:r>
        <w:r>
          <w:rPr>
            <w:webHidden/>
          </w:rPr>
        </w:r>
        <w:r>
          <w:rPr>
            <w:webHidden/>
          </w:rPr>
          <w:fldChar w:fldCharType="separate"/>
        </w:r>
        <w:r>
          <w:rPr>
            <w:webHidden/>
          </w:rPr>
          <w:t>490</w:t>
        </w:r>
        <w:r>
          <w:rPr>
            <w:webHidden/>
          </w:rPr>
          <w:fldChar w:fldCharType="end"/>
        </w:r>
      </w:hyperlink>
    </w:p>
    <w:p w14:paraId="76D7009F" w14:textId="38D0D7E3">
      <w:pPr>
        <w:pStyle w:val="TOC4"/>
        <w:tabs>
          <w:tab w:val="right" w:leader="dot" w:pos="9062"/>
        </w:tabs>
      </w:pPr>
      <w:hyperlink w:history="1" w:anchor="_Toc242172971">
        <w:r>
          <w:rPr>
            <w:rStyle w:val="Hyperlink"/>
          </w:rPr>
          <w:t>16.15 Verschubsignal</w:t>
        </w:r>
        <w:r>
          <w:rPr>
            <w:webHidden/>
          </w:rPr>
          <w:tab/>
        </w:r>
        <w:r>
          <w:rPr>
            <w:webHidden/>
          </w:rPr>
          <w:fldChar w:fldCharType="begin"/>
        </w:r>
        <w:r>
          <w:rPr>
            <w:webHidden/>
          </w:rPr>
          <w:instrText xml:space="preserve"> PAGEREF _Toc242172971 \h </w:instrText>
        </w:r>
        <w:r>
          <w:rPr>
            <w:webHidden/>
          </w:rPr>
        </w:r>
        <w:r>
          <w:rPr>
            <w:webHidden/>
          </w:rPr>
          <w:fldChar w:fldCharType="separate"/>
        </w:r>
        <w:r>
          <w:rPr>
            <w:webHidden/>
          </w:rPr>
          <w:t>491</w:t>
        </w:r>
        <w:r>
          <w:rPr>
            <w:webHidden/>
          </w:rPr>
          <w:fldChar w:fldCharType="end"/>
        </w:r>
      </w:hyperlink>
    </w:p>
    <w:p w14:paraId="313FC6C7" w14:textId="23D8363C">
      <w:pPr>
        <w:pStyle w:val="TOC4"/>
        <w:tabs>
          <w:tab w:val="right" w:leader="dot" w:pos="9062"/>
        </w:tabs>
      </w:pPr>
      <w:hyperlink w:history="1" w:anchor="_Toc242172972">
        <w:r>
          <w:rPr>
            <w:rStyle w:val="Hyperlink"/>
          </w:rPr>
          <w:t>16.16 Projektierungsmöglichkeiten</w:t>
        </w:r>
        <w:r>
          <w:rPr>
            <w:webHidden/>
          </w:rPr>
          <w:tab/>
        </w:r>
        <w:r>
          <w:rPr>
            <w:webHidden/>
          </w:rPr>
          <w:fldChar w:fldCharType="begin"/>
        </w:r>
        <w:r>
          <w:rPr>
            <w:webHidden/>
          </w:rPr>
          <w:instrText xml:space="preserve"> PAGEREF _Toc242172972 \h </w:instrText>
        </w:r>
        <w:r>
          <w:rPr>
            <w:webHidden/>
          </w:rPr>
        </w:r>
        <w:r>
          <w:rPr>
            <w:webHidden/>
          </w:rPr>
          <w:fldChar w:fldCharType="separate"/>
        </w:r>
        <w:r>
          <w:rPr>
            <w:webHidden/>
          </w:rPr>
          <w:t>495</w:t>
        </w:r>
        <w:r>
          <w:rPr>
            <w:webHidden/>
          </w:rPr>
          <w:fldChar w:fldCharType="end"/>
        </w:r>
      </w:hyperlink>
    </w:p>
    <w:p w14:paraId="76B9933C" w14:textId="3AD8EB57">
      <w:pPr>
        <w:pStyle w:val="TOC4"/>
        <w:tabs>
          <w:tab w:val="right" w:leader="dot" w:pos="9062"/>
        </w:tabs>
      </w:pPr>
      <w:hyperlink w:history="1" w:anchor="_Toc242172973">
        <w:r>
          <w:rPr>
            <w:rStyle w:val="Hyperlink"/>
          </w:rPr>
          <w:t>16.17 Signal - ZUSTIMMUNG -</w:t>
        </w:r>
        <w:r>
          <w:rPr>
            <w:webHidden/>
          </w:rPr>
          <w:tab/>
        </w:r>
        <w:r>
          <w:rPr>
            <w:webHidden/>
          </w:rPr>
          <w:fldChar w:fldCharType="begin"/>
        </w:r>
        <w:r>
          <w:rPr>
            <w:webHidden/>
          </w:rPr>
          <w:instrText xml:space="preserve"> PAGEREF _Toc242172973 \h </w:instrText>
        </w:r>
        <w:r>
          <w:rPr>
            <w:webHidden/>
          </w:rPr>
        </w:r>
        <w:r>
          <w:rPr>
            <w:webHidden/>
          </w:rPr>
          <w:fldChar w:fldCharType="separate"/>
        </w:r>
        <w:r>
          <w:rPr>
            <w:webHidden/>
          </w:rPr>
          <w:t>496</w:t>
        </w:r>
        <w:r>
          <w:rPr>
            <w:webHidden/>
          </w:rPr>
          <w:fldChar w:fldCharType="end"/>
        </w:r>
      </w:hyperlink>
    </w:p>
    <w:p w14:paraId="485267EC" w14:textId="7A7F9BA7">
      <w:pPr>
        <w:pStyle w:val="TOC3"/>
        <w:tabs>
          <w:tab w:val="right" w:leader="dot" w:pos="9062"/>
        </w:tabs>
      </w:pPr>
      <w:hyperlink w:history="1" w:anchor="_Toc242172974">
        <w:r>
          <w:rPr>
            <w:rStyle w:val="Hyperlink"/>
          </w:rPr>
          <w:t>17 Zentralfunktionen Subsystem Generic IO</w:t>
        </w:r>
        <w:r>
          <w:rPr>
            <w:webHidden/>
          </w:rPr>
          <w:tab/>
        </w:r>
        <w:r>
          <w:rPr>
            <w:webHidden/>
          </w:rPr>
          <w:fldChar w:fldCharType="begin"/>
        </w:r>
        <w:r>
          <w:rPr>
            <w:webHidden/>
          </w:rPr>
          <w:instrText xml:space="preserve"> PAGEREF _Toc242172974 \h </w:instrText>
        </w:r>
        <w:r>
          <w:rPr>
            <w:webHidden/>
          </w:rPr>
        </w:r>
        <w:r>
          <w:rPr>
            <w:webHidden/>
          </w:rPr>
          <w:fldChar w:fldCharType="separate"/>
        </w:r>
        <w:r>
          <w:rPr>
            <w:webHidden/>
          </w:rPr>
          <w:t>497</w:t>
        </w:r>
        <w:r>
          <w:rPr>
            <w:webHidden/>
          </w:rPr>
          <w:fldChar w:fldCharType="end"/>
        </w:r>
      </w:hyperlink>
    </w:p>
    <w:p w14:paraId="1C699DC8" w14:textId="227FC06C">
      <w:pPr>
        <w:pStyle w:val="TOC4"/>
        <w:tabs>
          <w:tab w:val="right" w:leader="dot" w:pos="9062"/>
        </w:tabs>
      </w:pPr>
      <w:hyperlink w:history="1" w:anchor="_Toc242172975">
        <w:r>
          <w:rPr>
            <w:rStyle w:val="Hyperlink"/>
          </w:rPr>
          <w:t>17.1 Schnittstellen</w:t>
        </w:r>
        <w:r>
          <w:rPr>
            <w:webHidden/>
          </w:rPr>
          <w:tab/>
        </w:r>
        <w:r>
          <w:rPr>
            <w:webHidden/>
          </w:rPr>
          <w:fldChar w:fldCharType="begin"/>
        </w:r>
        <w:r>
          <w:rPr>
            <w:webHidden/>
          </w:rPr>
          <w:instrText xml:space="preserve"> PAGEREF _Toc242172975 \h </w:instrText>
        </w:r>
        <w:r>
          <w:rPr>
            <w:webHidden/>
          </w:rPr>
        </w:r>
        <w:r>
          <w:rPr>
            <w:webHidden/>
          </w:rPr>
          <w:fldChar w:fldCharType="separate"/>
        </w:r>
        <w:r>
          <w:rPr>
            <w:webHidden/>
          </w:rPr>
          <w:t>497</w:t>
        </w:r>
        <w:r>
          <w:rPr>
            <w:webHidden/>
          </w:rPr>
          <w:fldChar w:fldCharType="end"/>
        </w:r>
      </w:hyperlink>
    </w:p>
    <w:p w14:paraId="1AD6BB5B" w14:textId="65039481">
      <w:pPr>
        <w:pStyle w:val="TOC4"/>
        <w:tabs>
          <w:tab w:val="right" w:leader="dot" w:pos="9062"/>
        </w:tabs>
      </w:pPr>
      <w:hyperlink w:history="1" w:anchor="_Toc242172976">
        <w:r>
          <w:rPr>
            <w:rStyle w:val="Hyperlink"/>
          </w:rPr>
          <w:t>17.2 Schlossgesperrte Weichen</w:t>
        </w:r>
        <w:r>
          <w:rPr>
            <w:webHidden/>
          </w:rPr>
          <w:tab/>
        </w:r>
        <w:r>
          <w:rPr>
            <w:webHidden/>
          </w:rPr>
          <w:fldChar w:fldCharType="begin"/>
        </w:r>
        <w:r>
          <w:rPr>
            <w:webHidden/>
          </w:rPr>
          <w:instrText xml:space="preserve"> PAGEREF _Toc242172976 \h </w:instrText>
        </w:r>
        <w:r>
          <w:rPr>
            <w:webHidden/>
          </w:rPr>
        </w:r>
        <w:r>
          <w:rPr>
            <w:webHidden/>
          </w:rPr>
          <w:fldChar w:fldCharType="separate"/>
        </w:r>
        <w:r>
          <w:rPr>
            <w:webHidden/>
          </w:rPr>
          <w:t>497</w:t>
        </w:r>
        <w:r>
          <w:rPr>
            <w:webHidden/>
          </w:rPr>
          <w:fldChar w:fldCharType="end"/>
        </w:r>
      </w:hyperlink>
    </w:p>
    <w:p w14:paraId="3ADE404A" w14:textId="1E2704E6">
      <w:pPr>
        <w:pStyle w:val="TOC3"/>
        <w:tabs>
          <w:tab w:val="right" w:leader="dot" w:pos="9062"/>
        </w:tabs>
      </w:pPr>
      <w:hyperlink w:history="1" w:anchor="_Toc242172977">
        <w:r>
          <w:rPr>
            <w:rStyle w:val="Hyperlink"/>
          </w:rPr>
          <w:t>18 Zentralfunktionen Subsystem TDS</w:t>
        </w:r>
        <w:r>
          <w:rPr>
            <w:webHidden/>
          </w:rPr>
          <w:tab/>
        </w:r>
        <w:r>
          <w:rPr>
            <w:webHidden/>
          </w:rPr>
          <w:fldChar w:fldCharType="begin"/>
        </w:r>
        <w:r>
          <w:rPr>
            <w:webHidden/>
          </w:rPr>
          <w:instrText xml:space="preserve"> PAGEREF _Toc242172977 \h </w:instrText>
        </w:r>
        <w:r>
          <w:rPr>
            <w:webHidden/>
          </w:rPr>
        </w:r>
        <w:r>
          <w:rPr>
            <w:webHidden/>
          </w:rPr>
          <w:fldChar w:fldCharType="separate"/>
        </w:r>
        <w:r>
          <w:rPr>
            <w:webHidden/>
          </w:rPr>
          <w:t>500</w:t>
        </w:r>
        <w:r>
          <w:rPr>
            <w:webHidden/>
          </w:rPr>
          <w:fldChar w:fldCharType="end"/>
        </w:r>
      </w:hyperlink>
    </w:p>
    <w:p w14:paraId="7B55337E" w14:textId="7561C275">
      <w:pPr>
        <w:pStyle w:val="TOC4"/>
        <w:tabs>
          <w:tab w:val="right" w:leader="dot" w:pos="9062"/>
        </w:tabs>
      </w:pPr>
      <w:hyperlink w:history="1" w:anchor="_Toc242172978">
        <w:r>
          <w:rPr>
            <w:rStyle w:val="Hyperlink"/>
          </w:rPr>
          <w:t>18.1 Schnittstellen</w:t>
        </w:r>
        <w:r>
          <w:rPr>
            <w:webHidden/>
          </w:rPr>
          <w:tab/>
        </w:r>
        <w:r>
          <w:rPr>
            <w:webHidden/>
          </w:rPr>
          <w:fldChar w:fldCharType="begin"/>
        </w:r>
        <w:r>
          <w:rPr>
            <w:webHidden/>
          </w:rPr>
          <w:instrText xml:space="preserve"> PAGEREF _Toc242172978 \h </w:instrText>
        </w:r>
        <w:r>
          <w:rPr>
            <w:webHidden/>
          </w:rPr>
        </w:r>
        <w:r>
          <w:rPr>
            <w:webHidden/>
          </w:rPr>
          <w:fldChar w:fldCharType="separate"/>
        </w:r>
        <w:r>
          <w:rPr>
            <w:webHidden/>
          </w:rPr>
          <w:t>500</w:t>
        </w:r>
        <w:r>
          <w:rPr>
            <w:webHidden/>
          </w:rPr>
          <w:fldChar w:fldCharType="end"/>
        </w:r>
      </w:hyperlink>
    </w:p>
    <w:p w14:paraId="0EA55619" w14:textId="125380F4">
      <w:pPr>
        <w:pStyle w:val="TOC4"/>
        <w:tabs>
          <w:tab w:val="right" w:leader="dot" w:pos="9062"/>
        </w:tabs>
      </w:pPr>
      <w:hyperlink w:history="1" w:anchor="_Toc242172979">
        <w:r>
          <w:rPr>
            <w:rStyle w:val="Hyperlink"/>
          </w:rPr>
          <w:t>18.2 Zuordnung der Gleisfreimeldung zur Außenanlage</w:t>
        </w:r>
        <w:r>
          <w:rPr>
            <w:webHidden/>
          </w:rPr>
          <w:tab/>
        </w:r>
        <w:r>
          <w:rPr>
            <w:webHidden/>
          </w:rPr>
          <w:fldChar w:fldCharType="begin"/>
        </w:r>
        <w:r>
          <w:rPr>
            <w:webHidden/>
          </w:rPr>
          <w:instrText xml:space="preserve"> PAGEREF _Toc242172979 \h </w:instrText>
        </w:r>
        <w:r>
          <w:rPr>
            <w:webHidden/>
          </w:rPr>
        </w:r>
        <w:r>
          <w:rPr>
            <w:webHidden/>
          </w:rPr>
          <w:fldChar w:fldCharType="separate"/>
        </w:r>
        <w:r>
          <w:rPr>
            <w:webHidden/>
          </w:rPr>
          <w:t>501</w:t>
        </w:r>
        <w:r>
          <w:rPr>
            <w:webHidden/>
          </w:rPr>
          <w:fldChar w:fldCharType="end"/>
        </w:r>
      </w:hyperlink>
    </w:p>
    <w:p w14:paraId="77E4B127" w14:textId="56C5118F">
      <w:pPr>
        <w:pStyle w:val="TOC4"/>
        <w:tabs>
          <w:tab w:val="right" w:leader="dot" w:pos="9062"/>
        </w:tabs>
      </w:pPr>
      <w:hyperlink w:history="1" w:anchor="_Toc242172980">
        <w:r>
          <w:rPr>
            <w:rStyle w:val="Hyperlink"/>
          </w:rPr>
          <w:t>18.3 WIG-Fall: Allgemeines</w:t>
        </w:r>
        <w:r>
          <w:rPr>
            <w:webHidden/>
          </w:rPr>
          <w:tab/>
        </w:r>
        <w:r>
          <w:rPr>
            <w:webHidden/>
          </w:rPr>
          <w:fldChar w:fldCharType="begin"/>
        </w:r>
        <w:r>
          <w:rPr>
            <w:webHidden/>
          </w:rPr>
          <w:instrText xml:space="preserve"> PAGEREF _Toc242172980 \h </w:instrText>
        </w:r>
        <w:r>
          <w:rPr>
            <w:webHidden/>
          </w:rPr>
        </w:r>
        <w:r>
          <w:rPr>
            <w:webHidden/>
          </w:rPr>
          <w:fldChar w:fldCharType="separate"/>
        </w:r>
        <w:r>
          <w:rPr>
            <w:webHidden/>
          </w:rPr>
          <w:t>505</w:t>
        </w:r>
        <w:r>
          <w:rPr>
            <w:webHidden/>
          </w:rPr>
          <w:fldChar w:fldCharType="end"/>
        </w:r>
      </w:hyperlink>
    </w:p>
    <w:p w14:paraId="1B6D2E97" w14:textId="5B928DFE">
      <w:pPr>
        <w:pStyle w:val="TOC4"/>
        <w:tabs>
          <w:tab w:val="right" w:leader="dot" w:pos="9062"/>
        </w:tabs>
      </w:pPr>
      <w:hyperlink w:history="1" w:anchor="_Toc242172981">
        <w:r>
          <w:rPr>
            <w:rStyle w:val="Hyperlink"/>
          </w:rPr>
          <w:t>18.4 WIG-Fall: Besonderheiten bei EKW</w:t>
        </w:r>
        <w:r>
          <w:rPr>
            <w:webHidden/>
          </w:rPr>
          <w:tab/>
        </w:r>
        <w:r>
          <w:rPr>
            <w:webHidden/>
          </w:rPr>
          <w:fldChar w:fldCharType="begin"/>
        </w:r>
        <w:r>
          <w:rPr>
            <w:webHidden/>
          </w:rPr>
          <w:instrText xml:space="preserve"> PAGEREF _Toc242172981 \h </w:instrText>
        </w:r>
        <w:r>
          <w:rPr>
            <w:webHidden/>
          </w:rPr>
        </w:r>
        <w:r>
          <w:rPr>
            <w:webHidden/>
          </w:rPr>
          <w:fldChar w:fldCharType="separate"/>
        </w:r>
        <w:r>
          <w:rPr>
            <w:webHidden/>
          </w:rPr>
          <w:t>511</w:t>
        </w:r>
        <w:r>
          <w:rPr>
            <w:webHidden/>
          </w:rPr>
          <w:fldChar w:fldCharType="end"/>
        </w:r>
      </w:hyperlink>
    </w:p>
    <w:p w14:paraId="46A10F6D" w14:textId="5741F806">
      <w:pPr>
        <w:pStyle w:val="TOC4"/>
        <w:tabs>
          <w:tab w:val="right" w:leader="dot" w:pos="9062"/>
        </w:tabs>
      </w:pPr>
      <w:hyperlink w:history="1" w:anchor="_Toc242172982">
        <w:r>
          <w:rPr>
            <w:rStyle w:val="Hyperlink"/>
          </w:rPr>
          <w:t>18.5 Besonderheiten bei Kreuzungen</w:t>
        </w:r>
        <w:r>
          <w:rPr>
            <w:webHidden/>
          </w:rPr>
          <w:tab/>
        </w:r>
        <w:r>
          <w:rPr>
            <w:webHidden/>
          </w:rPr>
          <w:fldChar w:fldCharType="begin"/>
        </w:r>
        <w:r>
          <w:rPr>
            <w:webHidden/>
          </w:rPr>
          <w:instrText xml:space="preserve"> PAGEREF _Toc242172982 \h </w:instrText>
        </w:r>
        <w:r>
          <w:rPr>
            <w:webHidden/>
          </w:rPr>
        </w:r>
        <w:r>
          <w:rPr>
            <w:webHidden/>
          </w:rPr>
          <w:fldChar w:fldCharType="separate"/>
        </w:r>
        <w:r>
          <w:rPr>
            <w:webHidden/>
          </w:rPr>
          <w:t>514</w:t>
        </w:r>
        <w:r>
          <w:rPr>
            <w:webHidden/>
          </w:rPr>
          <w:fldChar w:fldCharType="end"/>
        </w:r>
      </w:hyperlink>
    </w:p>
    <w:p w14:paraId="2BD9A7C2" w14:textId="3A83D190">
      <w:pPr>
        <w:pStyle w:val="TOC4"/>
        <w:tabs>
          <w:tab w:val="right" w:leader="dot" w:pos="9062"/>
        </w:tabs>
      </w:pPr>
      <w:hyperlink w:history="1" w:anchor="_Toc242172983">
        <w:r>
          <w:rPr>
            <w:rStyle w:val="Hyperlink"/>
          </w:rPr>
          <w:t>18.6 WIG-Zwang</w:t>
        </w:r>
        <w:r>
          <w:rPr>
            <w:webHidden/>
          </w:rPr>
          <w:tab/>
        </w:r>
        <w:r>
          <w:rPr>
            <w:webHidden/>
          </w:rPr>
          <w:fldChar w:fldCharType="begin"/>
        </w:r>
        <w:r>
          <w:rPr>
            <w:webHidden/>
          </w:rPr>
          <w:instrText xml:space="preserve"> PAGEREF _Toc242172983 \h </w:instrText>
        </w:r>
        <w:r>
          <w:rPr>
            <w:webHidden/>
          </w:rPr>
        </w:r>
        <w:r>
          <w:rPr>
            <w:webHidden/>
          </w:rPr>
          <w:fldChar w:fldCharType="separate"/>
        </w:r>
        <w:r>
          <w:rPr>
            <w:webHidden/>
          </w:rPr>
          <w:t>515</w:t>
        </w:r>
        <w:r>
          <w:rPr>
            <w:webHidden/>
          </w:rPr>
          <w:fldChar w:fldCharType="end"/>
        </w:r>
      </w:hyperlink>
    </w:p>
    <w:p w14:paraId="58058B2D" w14:textId="455E5136">
      <w:pPr>
        <w:pStyle w:val="TOC4"/>
        <w:tabs>
          <w:tab w:val="right" w:leader="dot" w:pos="9062"/>
        </w:tabs>
      </w:pPr>
      <w:hyperlink w:history="1" w:anchor="_Toc242172984">
        <w:r>
          <w:rPr>
            <w:rStyle w:val="Hyperlink"/>
          </w:rPr>
          <w:t>18.7 Allgemeine Regeln für die WIG-Bearbeitung</w:t>
        </w:r>
        <w:r>
          <w:rPr>
            <w:webHidden/>
          </w:rPr>
          <w:tab/>
        </w:r>
        <w:r>
          <w:rPr>
            <w:webHidden/>
          </w:rPr>
          <w:fldChar w:fldCharType="begin"/>
        </w:r>
        <w:r>
          <w:rPr>
            <w:webHidden/>
          </w:rPr>
          <w:instrText xml:space="preserve"> PAGEREF _Toc242172984 \h </w:instrText>
        </w:r>
        <w:r>
          <w:rPr>
            <w:webHidden/>
          </w:rPr>
        </w:r>
        <w:r>
          <w:rPr>
            <w:webHidden/>
          </w:rPr>
          <w:fldChar w:fldCharType="separate"/>
        </w:r>
        <w:r>
          <w:rPr>
            <w:webHidden/>
          </w:rPr>
          <w:t>518</w:t>
        </w:r>
        <w:r>
          <w:rPr>
            <w:webHidden/>
          </w:rPr>
          <w:fldChar w:fldCharType="end"/>
        </w:r>
      </w:hyperlink>
    </w:p>
    <w:p w14:paraId="67B9250C" w14:textId="135AD733">
      <w:pPr>
        <w:pStyle w:val="TOC4"/>
        <w:tabs>
          <w:tab w:val="right" w:leader="dot" w:pos="9062"/>
        </w:tabs>
      </w:pPr>
      <w:hyperlink w:history="1" w:anchor="_Toc242172985">
        <w:r>
          <w:rPr>
            <w:rStyle w:val="Hyperlink"/>
          </w:rPr>
          <w:t>18.8 WIG-Eintrag in Abhängigkeit von einem beteiligten Element Weiche</w:t>
        </w:r>
        <w:r>
          <w:rPr>
            <w:webHidden/>
          </w:rPr>
          <w:tab/>
        </w:r>
        <w:r>
          <w:rPr>
            <w:webHidden/>
          </w:rPr>
          <w:fldChar w:fldCharType="begin"/>
        </w:r>
        <w:r>
          <w:rPr>
            <w:webHidden/>
          </w:rPr>
          <w:instrText xml:space="preserve"> PAGEREF _Toc242172985 \h </w:instrText>
        </w:r>
        <w:r>
          <w:rPr>
            <w:webHidden/>
          </w:rPr>
        </w:r>
        <w:r>
          <w:rPr>
            <w:webHidden/>
          </w:rPr>
          <w:fldChar w:fldCharType="separate"/>
        </w:r>
        <w:r>
          <w:rPr>
            <w:webHidden/>
          </w:rPr>
          <w:t>519</w:t>
        </w:r>
        <w:r>
          <w:rPr>
            <w:webHidden/>
          </w:rPr>
          <w:fldChar w:fldCharType="end"/>
        </w:r>
      </w:hyperlink>
    </w:p>
    <w:p w14:paraId="44CF262F" w14:textId="232FB7CC">
      <w:pPr>
        <w:pStyle w:val="TOC4"/>
        <w:tabs>
          <w:tab w:val="right" w:leader="dot" w:pos="9062"/>
        </w:tabs>
      </w:pPr>
      <w:hyperlink w:history="1" w:anchor="_Toc242172986">
        <w:r>
          <w:rPr>
            <w:rStyle w:val="Hyperlink"/>
          </w:rPr>
          <w:t>18.9 WIG-Eintrag in Abhängigkeit von einem beteiligten Element Kreuzung</w:t>
        </w:r>
        <w:r>
          <w:rPr>
            <w:webHidden/>
          </w:rPr>
          <w:tab/>
        </w:r>
        <w:r>
          <w:rPr>
            <w:webHidden/>
          </w:rPr>
          <w:fldChar w:fldCharType="begin"/>
        </w:r>
        <w:r>
          <w:rPr>
            <w:webHidden/>
          </w:rPr>
          <w:instrText xml:space="preserve"> PAGEREF _Toc242172986 \h </w:instrText>
        </w:r>
        <w:r>
          <w:rPr>
            <w:webHidden/>
          </w:rPr>
        </w:r>
        <w:r>
          <w:rPr>
            <w:webHidden/>
          </w:rPr>
          <w:fldChar w:fldCharType="separate"/>
        </w:r>
        <w:r>
          <w:rPr>
            <w:webHidden/>
          </w:rPr>
          <w:t>519</w:t>
        </w:r>
        <w:r>
          <w:rPr>
            <w:webHidden/>
          </w:rPr>
          <w:fldChar w:fldCharType="end"/>
        </w:r>
      </w:hyperlink>
    </w:p>
    <w:p w14:paraId="59F8B755" w14:textId="4982CDF9">
      <w:pPr>
        <w:pStyle w:val="TOC4"/>
        <w:tabs>
          <w:tab w:val="right" w:leader="dot" w:pos="9062"/>
        </w:tabs>
      </w:pPr>
      <w:hyperlink w:history="1" w:anchor="_Toc242172987">
        <w:r>
          <w:rPr>
            <w:rStyle w:val="Hyperlink"/>
          </w:rPr>
          <w:t>18.10 WIG-Eintrag bzw. WIG-Hilfseintrag in Abhängigkeit von einem beteiligten Element EKW</w:t>
        </w:r>
        <w:r>
          <w:rPr>
            <w:webHidden/>
          </w:rPr>
          <w:tab/>
        </w:r>
        <w:r>
          <w:rPr>
            <w:webHidden/>
          </w:rPr>
          <w:fldChar w:fldCharType="begin"/>
        </w:r>
        <w:r>
          <w:rPr>
            <w:webHidden/>
          </w:rPr>
          <w:instrText xml:space="preserve"> PAGEREF _Toc242172987 \h </w:instrText>
        </w:r>
        <w:r>
          <w:rPr>
            <w:webHidden/>
          </w:rPr>
        </w:r>
        <w:r>
          <w:rPr>
            <w:webHidden/>
          </w:rPr>
          <w:fldChar w:fldCharType="separate"/>
        </w:r>
        <w:r>
          <w:rPr>
            <w:webHidden/>
          </w:rPr>
          <w:t>520</w:t>
        </w:r>
        <w:r>
          <w:rPr>
            <w:webHidden/>
          </w:rPr>
          <w:fldChar w:fldCharType="end"/>
        </w:r>
      </w:hyperlink>
    </w:p>
    <w:p w14:paraId="359E250D" w14:textId="2D6DCBB1">
      <w:pPr>
        <w:pStyle w:val="TOC4"/>
        <w:tabs>
          <w:tab w:val="right" w:leader="dot" w:pos="9062"/>
        </w:tabs>
      </w:pPr>
      <w:hyperlink w:history="1" w:anchor="_Toc242172988">
        <w:r>
          <w:rPr>
            <w:rStyle w:val="Hyperlink"/>
          </w:rPr>
          <w:t>18.11 Beeinflussung der beteiligten Elemente durch einen WIG-Eintrag</w:t>
        </w:r>
        <w:r>
          <w:rPr>
            <w:webHidden/>
          </w:rPr>
          <w:tab/>
        </w:r>
        <w:r>
          <w:rPr>
            <w:webHidden/>
          </w:rPr>
          <w:fldChar w:fldCharType="begin"/>
        </w:r>
        <w:r>
          <w:rPr>
            <w:webHidden/>
          </w:rPr>
          <w:instrText xml:space="preserve"> PAGEREF _Toc242172988 \h </w:instrText>
        </w:r>
        <w:r>
          <w:rPr>
            <w:webHidden/>
          </w:rPr>
        </w:r>
        <w:r>
          <w:rPr>
            <w:webHidden/>
          </w:rPr>
          <w:fldChar w:fldCharType="separate"/>
        </w:r>
        <w:r>
          <w:rPr>
            <w:webHidden/>
          </w:rPr>
          <w:t>522</w:t>
        </w:r>
        <w:r>
          <w:rPr>
            <w:webHidden/>
          </w:rPr>
          <w:fldChar w:fldCharType="end"/>
        </w:r>
      </w:hyperlink>
    </w:p>
    <w:p w14:paraId="0F003027" w14:textId="7F3ABF2E">
      <w:pPr>
        <w:pStyle w:val="TOC4"/>
        <w:tabs>
          <w:tab w:val="right" w:leader="dot" w:pos="9062"/>
        </w:tabs>
      </w:pPr>
      <w:hyperlink w:history="1" w:anchor="_Toc242172989">
        <w:r>
          <w:rPr>
            <w:rStyle w:val="Hyperlink"/>
          </w:rPr>
          <w:t>18.12 Beeinflussung der beteiligten Elemente durch einen WIG-Hilfseintrag</w:t>
        </w:r>
        <w:r>
          <w:rPr>
            <w:webHidden/>
          </w:rPr>
          <w:tab/>
        </w:r>
        <w:r>
          <w:rPr>
            <w:webHidden/>
          </w:rPr>
          <w:fldChar w:fldCharType="begin"/>
        </w:r>
        <w:r>
          <w:rPr>
            <w:webHidden/>
          </w:rPr>
          <w:instrText xml:space="preserve"> PAGEREF _Toc242172989 \h </w:instrText>
        </w:r>
        <w:r>
          <w:rPr>
            <w:webHidden/>
          </w:rPr>
        </w:r>
        <w:r>
          <w:rPr>
            <w:webHidden/>
          </w:rPr>
          <w:fldChar w:fldCharType="separate"/>
        </w:r>
        <w:r>
          <w:rPr>
            <w:webHidden/>
          </w:rPr>
          <w:t>523</w:t>
        </w:r>
        <w:r>
          <w:rPr>
            <w:webHidden/>
          </w:rPr>
          <w:fldChar w:fldCharType="end"/>
        </w:r>
      </w:hyperlink>
    </w:p>
    <w:p w14:paraId="15440623" w14:textId="2784CEDD">
      <w:pPr>
        <w:pStyle w:val="TOC4"/>
        <w:tabs>
          <w:tab w:val="right" w:leader="dot" w:pos="9062"/>
        </w:tabs>
      </w:pPr>
      <w:hyperlink w:history="1" w:anchor="_Toc242172990">
        <w:r>
          <w:rPr>
            <w:rStyle w:val="Hyperlink"/>
          </w:rPr>
          <w:t>18.13 Löschung des WIG-Eintrages</w:t>
        </w:r>
        <w:r>
          <w:rPr>
            <w:webHidden/>
          </w:rPr>
          <w:tab/>
        </w:r>
        <w:r>
          <w:rPr>
            <w:webHidden/>
          </w:rPr>
          <w:fldChar w:fldCharType="begin"/>
        </w:r>
        <w:r>
          <w:rPr>
            <w:webHidden/>
          </w:rPr>
          <w:instrText xml:space="preserve"> PAGEREF _Toc242172990 \h </w:instrText>
        </w:r>
        <w:r>
          <w:rPr>
            <w:webHidden/>
          </w:rPr>
        </w:r>
        <w:r>
          <w:rPr>
            <w:webHidden/>
          </w:rPr>
          <w:fldChar w:fldCharType="separate"/>
        </w:r>
        <w:r>
          <w:rPr>
            <w:webHidden/>
          </w:rPr>
          <w:t>523</w:t>
        </w:r>
        <w:r>
          <w:rPr>
            <w:webHidden/>
          </w:rPr>
          <w:fldChar w:fldCharType="end"/>
        </w:r>
      </w:hyperlink>
    </w:p>
    <w:p w14:paraId="6DAC2881" w14:textId="110AA928">
      <w:pPr>
        <w:pStyle w:val="TOC4"/>
        <w:tabs>
          <w:tab w:val="right" w:leader="dot" w:pos="9062"/>
        </w:tabs>
      </w:pPr>
      <w:hyperlink w:history="1" w:anchor="_Toc242172991">
        <w:r>
          <w:rPr>
            <w:rStyle w:val="Hyperlink"/>
          </w:rPr>
          <w:t>18.14 Löschung des WIG-Hilfseintrages</w:t>
        </w:r>
        <w:r>
          <w:rPr>
            <w:webHidden/>
          </w:rPr>
          <w:tab/>
        </w:r>
        <w:r>
          <w:rPr>
            <w:webHidden/>
          </w:rPr>
          <w:fldChar w:fldCharType="begin"/>
        </w:r>
        <w:r>
          <w:rPr>
            <w:webHidden/>
          </w:rPr>
          <w:instrText xml:space="preserve"> PAGEREF _Toc242172991 \h </w:instrText>
        </w:r>
        <w:r>
          <w:rPr>
            <w:webHidden/>
          </w:rPr>
        </w:r>
        <w:r>
          <w:rPr>
            <w:webHidden/>
          </w:rPr>
          <w:fldChar w:fldCharType="separate"/>
        </w:r>
        <w:r>
          <w:rPr>
            <w:webHidden/>
          </w:rPr>
          <w:t>524</w:t>
        </w:r>
        <w:r>
          <w:rPr>
            <w:webHidden/>
          </w:rPr>
          <w:fldChar w:fldCharType="end"/>
        </w:r>
      </w:hyperlink>
    </w:p>
    <w:p w14:paraId="009ADB1F" w14:textId="0F394FF6">
      <w:pPr>
        <w:pStyle w:val="TOC4"/>
        <w:tabs>
          <w:tab w:val="right" w:leader="dot" w:pos="9062"/>
        </w:tabs>
      </w:pPr>
      <w:hyperlink w:history="1" w:anchor="_Toc242172992">
        <w:r>
          <w:rPr>
            <w:rStyle w:val="Hyperlink"/>
          </w:rPr>
          <w:t>18.15 Weitere Elemente zwischen den beiden am WIG Fall beteiligten Elementen</w:t>
        </w:r>
        <w:r>
          <w:rPr>
            <w:webHidden/>
          </w:rPr>
          <w:tab/>
        </w:r>
        <w:r>
          <w:rPr>
            <w:webHidden/>
          </w:rPr>
          <w:fldChar w:fldCharType="begin"/>
        </w:r>
        <w:r>
          <w:rPr>
            <w:webHidden/>
          </w:rPr>
          <w:instrText xml:space="preserve"> PAGEREF _Toc242172992 \h </w:instrText>
        </w:r>
        <w:r>
          <w:rPr>
            <w:webHidden/>
          </w:rPr>
        </w:r>
        <w:r>
          <w:rPr>
            <w:webHidden/>
          </w:rPr>
          <w:fldChar w:fldCharType="separate"/>
        </w:r>
        <w:r>
          <w:rPr>
            <w:webHidden/>
          </w:rPr>
          <w:t>524</w:t>
        </w:r>
        <w:r>
          <w:rPr>
            <w:webHidden/>
          </w:rPr>
          <w:fldChar w:fldCharType="end"/>
        </w:r>
      </w:hyperlink>
    </w:p>
    <w:p w14:paraId="4FD4EA49" w14:textId="0CB81D72">
      <w:pPr>
        <w:pStyle w:val="TOC2"/>
        <w:tabs>
          <w:tab w:val="right" w:leader="dot" w:pos="9062"/>
        </w:tabs>
      </w:pPr>
      <w:hyperlink w:history="1" w:anchor="_Toc242172993">
        <w:r>
          <w:rPr>
            <w:rStyle w:val="Hyperlink"/>
          </w:rPr>
          <w:t>D2.6 Teilpflichtenheft Teilsystem Weiche</w:t>
        </w:r>
        <w:r>
          <w:rPr>
            <w:webHidden/>
          </w:rPr>
          <w:tab/>
        </w:r>
        <w:r>
          <w:rPr>
            <w:webHidden/>
          </w:rPr>
          <w:fldChar w:fldCharType="begin"/>
        </w:r>
        <w:r>
          <w:rPr>
            <w:webHidden/>
          </w:rPr>
          <w:instrText xml:space="preserve"> PAGEREF _Toc242172993 \h </w:instrText>
        </w:r>
        <w:r>
          <w:rPr>
            <w:webHidden/>
          </w:rPr>
        </w:r>
        <w:r>
          <w:rPr>
            <w:webHidden/>
          </w:rPr>
          <w:fldChar w:fldCharType="separate"/>
        </w:r>
        <w:r>
          <w:rPr>
            <w:webHidden/>
          </w:rPr>
          <w:t>526</w:t>
        </w:r>
        <w:r>
          <w:rPr>
            <w:webHidden/>
          </w:rPr>
          <w:fldChar w:fldCharType="end"/>
        </w:r>
      </w:hyperlink>
    </w:p>
    <w:p w14:paraId="362CCAF0" w14:textId="6D43CE06">
      <w:pPr>
        <w:pStyle w:val="TOC3"/>
        <w:tabs>
          <w:tab w:val="right" w:leader="dot" w:pos="9062"/>
        </w:tabs>
      </w:pPr>
      <w:hyperlink w:history="1" w:anchor="_Toc242172994">
        <w:r>
          <w:rPr>
            <w:rStyle w:val="Hyperlink"/>
          </w:rPr>
          <w:t>1.1 Allgemeine Anforderungen</w:t>
        </w:r>
        <w:r>
          <w:rPr>
            <w:webHidden/>
          </w:rPr>
          <w:tab/>
        </w:r>
        <w:r>
          <w:rPr>
            <w:webHidden/>
          </w:rPr>
          <w:fldChar w:fldCharType="begin"/>
        </w:r>
        <w:r>
          <w:rPr>
            <w:webHidden/>
          </w:rPr>
          <w:instrText xml:space="preserve"> PAGEREF _Toc242172994 \h </w:instrText>
        </w:r>
        <w:r>
          <w:rPr>
            <w:webHidden/>
          </w:rPr>
        </w:r>
        <w:r>
          <w:rPr>
            <w:webHidden/>
          </w:rPr>
          <w:fldChar w:fldCharType="separate"/>
        </w:r>
        <w:r>
          <w:rPr>
            <w:webHidden/>
          </w:rPr>
          <w:t>526</w:t>
        </w:r>
        <w:r>
          <w:rPr>
            <w:webHidden/>
          </w:rPr>
          <w:fldChar w:fldCharType="end"/>
        </w:r>
      </w:hyperlink>
    </w:p>
    <w:p w14:paraId="6F722503" w14:textId="092BFE1C">
      <w:pPr>
        <w:pStyle w:val="TOC3"/>
        <w:tabs>
          <w:tab w:val="right" w:leader="dot" w:pos="9062"/>
        </w:tabs>
      </w:pPr>
      <w:hyperlink w:history="1" w:anchor="_Toc242172995">
        <w:r>
          <w:rPr>
            <w:rStyle w:val="Hyperlink"/>
          </w:rPr>
          <w:t>1.2 Schnittstellen</w:t>
        </w:r>
        <w:r>
          <w:rPr>
            <w:webHidden/>
          </w:rPr>
          <w:tab/>
        </w:r>
        <w:r>
          <w:rPr>
            <w:webHidden/>
          </w:rPr>
          <w:fldChar w:fldCharType="begin"/>
        </w:r>
        <w:r>
          <w:rPr>
            <w:webHidden/>
          </w:rPr>
          <w:instrText xml:space="preserve"> PAGEREF _Toc242172995 \h </w:instrText>
        </w:r>
        <w:r>
          <w:rPr>
            <w:webHidden/>
          </w:rPr>
        </w:r>
        <w:r>
          <w:rPr>
            <w:webHidden/>
          </w:rPr>
          <w:fldChar w:fldCharType="separate"/>
        </w:r>
        <w:r>
          <w:rPr>
            <w:webHidden/>
          </w:rPr>
          <w:t>528</w:t>
        </w:r>
        <w:r>
          <w:rPr>
            <w:webHidden/>
          </w:rPr>
          <w:fldChar w:fldCharType="end"/>
        </w:r>
      </w:hyperlink>
    </w:p>
    <w:p w14:paraId="0902DD67" w14:textId="238AE324">
      <w:pPr>
        <w:pStyle w:val="TOC3"/>
        <w:tabs>
          <w:tab w:val="right" w:leader="dot" w:pos="9062"/>
        </w:tabs>
      </w:pPr>
      <w:hyperlink w:history="1" w:anchor="_Toc242172996">
        <w:r>
          <w:rPr>
            <w:rStyle w:val="Hyperlink"/>
          </w:rPr>
          <w:t>1.3 Weitere Anforderungen</w:t>
        </w:r>
        <w:r>
          <w:rPr>
            <w:webHidden/>
          </w:rPr>
          <w:tab/>
        </w:r>
        <w:r>
          <w:rPr>
            <w:webHidden/>
          </w:rPr>
          <w:fldChar w:fldCharType="begin"/>
        </w:r>
        <w:r>
          <w:rPr>
            <w:webHidden/>
          </w:rPr>
          <w:instrText xml:space="preserve"> PAGEREF _Toc242172996 \h </w:instrText>
        </w:r>
        <w:r>
          <w:rPr>
            <w:webHidden/>
          </w:rPr>
        </w:r>
        <w:r>
          <w:rPr>
            <w:webHidden/>
          </w:rPr>
          <w:fldChar w:fldCharType="separate"/>
        </w:r>
        <w:r>
          <w:rPr>
            <w:webHidden/>
          </w:rPr>
          <w:t>532</w:t>
        </w:r>
        <w:r>
          <w:rPr>
            <w:webHidden/>
          </w:rPr>
          <w:fldChar w:fldCharType="end"/>
        </w:r>
      </w:hyperlink>
    </w:p>
    <w:p w14:paraId="4DF46EE4" w14:textId="71C22B68">
      <w:pPr>
        <w:pStyle w:val="TOC3"/>
        <w:tabs>
          <w:tab w:val="right" w:leader="dot" w:pos="9062"/>
        </w:tabs>
      </w:pPr>
      <w:hyperlink w:history="1" w:anchor="_Toc242172997">
        <w:r>
          <w:rPr>
            <w:rStyle w:val="Hyperlink"/>
          </w:rPr>
          <w:t>1.4 Sperrschuhe</w:t>
        </w:r>
        <w:r>
          <w:rPr>
            <w:webHidden/>
          </w:rPr>
          <w:tab/>
        </w:r>
        <w:r>
          <w:rPr>
            <w:webHidden/>
          </w:rPr>
          <w:fldChar w:fldCharType="begin"/>
        </w:r>
        <w:r>
          <w:rPr>
            <w:webHidden/>
          </w:rPr>
          <w:instrText xml:space="preserve"> PAGEREF _Toc242172997 \h </w:instrText>
        </w:r>
        <w:r>
          <w:rPr>
            <w:webHidden/>
          </w:rPr>
        </w:r>
        <w:r>
          <w:rPr>
            <w:webHidden/>
          </w:rPr>
          <w:fldChar w:fldCharType="separate"/>
        </w:r>
        <w:r>
          <w:rPr>
            <w:webHidden/>
          </w:rPr>
          <w:t>535</w:t>
        </w:r>
        <w:r>
          <w:rPr>
            <w:webHidden/>
          </w:rPr>
          <w:fldChar w:fldCharType="end"/>
        </w:r>
      </w:hyperlink>
    </w:p>
    <w:p w14:paraId="354EFCB1" w14:textId="71308CF3">
      <w:pPr>
        <w:pStyle w:val="TOC2"/>
        <w:tabs>
          <w:tab w:val="right" w:leader="dot" w:pos="9062"/>
        </w:tabs>
      </w:pPr>
      <w:hyperlink w:history="1" w:anchor="_Toc242172998">
        <w:r>
          <w:rPr>
            <w:rStyle w:val="Hyperlink"/>
          </w:rPr>
          <w:t>D2.7 Teilpflichtenheft Teilsystem Lichtsignal</w:t>
        </w:r>
        <w:r>
          <w:rPr>
            <w:webHidden/>
          </w:rPr>
          <w:tab/>
        </w:r>
        <w:r>
          <w:rPr>
            <w:webHidden/>
          </w:rPr>
          <w:fldChar w:fldCharType="begin"/>
        </w:r>
        <w:r>
          <w:rPr>
            <w:webHidden/>
          </w:rPr>
          <w:instrText xml:space="preserve"> PAGEREF _Toc242172998 \h </w:instrText>
        </w:r>
        <w:r>
          <w:rPr>
            <w:webHidden/>
          </w:rPr>
        </w:r>
        <w:r>
          <w:rPr>
            <w:webHidden/>
          </w:rPr>
          <w:fldChar w:fldCharType="separate"/>
        </w:r>
        <w:r>
          <w:rPr>
            <w:webHidden/>
          </w:rPr>
          <w:t>536</w:t>
        </w:r>
        <w:r>
          <w:rPr>
            <w:webHidden/>
          </w:rPr>
          <w:fldChar w:fldCharType="end"/>
        </w:r>
      </w:hyperlink>
    </w:p>
    <w:p w14:paraId="3240E04D" w14:textId="7965EFBD">
      <w:pPr>
        <w:pStyle w:val="TOC3"/>
        <w:tabs>
          <w:tab w:val="right" w:leader="dot" w:pos="9062"/>
        </w:tabs>
      </w:pPr>
      <w:hyperlink w:history="1" w:anchor="_Toc242172999">
        <w:r>
          <w:rPr>
            <w:rStyle w:val="Hyperlink"/>
          </w:rPr>
          <w:t>1.1 Allgemeine Anforderungen</w:t>
        </w:r>
        <w:r>
          <w:rPr>
            <w:webHidden/>
          </w:rPr>
          <w:tab/>
        </w:r>
        <w:r>
          <w:rPr>
            <w:webHidden/>
          </w:rPr>
          <w:fldChar w:fldCharType="begin"/>
        </w:r>
        <w:r>
          <w:rPr>
            <w:webHidden/>
          </w:rPr>
          <w:instrText xml:space="preserve"> PAGEREF _Toc242172999 \h </w:instrText>
        </w:r>
        <w:r>
          <w:rPr>
            <w:webHidden/>
          </w:rPr>
        </w:r>
        <w:r>
          <w:rPr>
            <w:webHidden/>
          </w:rPr>
          <w:fldChar w:fldCharType="separate"/>
        </w:r>
        <w:r>
          <w:rPr>
            <w:webHidden/>
          </w:rPr>
          <w:t>536</w:t>
        </w:r>
        <w:r>
          <w:rPr>
            <w:webHidden/>
          </w:rPr>
          <w:fldChar w:fldCharType="end"/>
        </w:r>
      </w:hyperlink>
    </w:p>
    <w:p w14:paraId="7DE9C72E" w14:textId="7E9EE39D">
      <w:pPr>
        <w:pStyle w:val="TOC3"/>
        <w:tabs>
          <w:tab w:val="right" w:leader="dot" w:pos="9062"/>
        </w:tabs>
      </w:pPr>
      <w:hyperlink w:history="1" w:anchor="_Toc242173000">
        <w:r>
          <w:rPr>
            <w:rStyle w:val="Hyperlink"/>
          </w:rPr>
          <w:t>1.2 Schnittstellen</w:t>
        </w:r>
        <w:r>
          <w:rPr>
            <w:webHidden/>
          </w:rPr>
          <w:tab/>
        </w:r>
        <w:r>
          <w:rPr>
            <w:webHidden/>
          </w:rPr>
          <w:fldChar w:fldCharType="begin"/>
        </w:r>
        <w:r>
          <w:rPr>
            <w:webHidden/>
          </w:rPr>
          <w:instrText xml:space="preserve"> PAGEREF _Toc242173000 \h </w:instrText>
        </w:r>
        <w:r>
          <w:rPr>
            <w:webHidden/>
          </w:rPr>
        </w:r>
        <w:r>
          <w:rPr>
            <w:webHidden/>
          </w:rPr>
          <w:fldChar w:fldCharType="separate"/>
        </w:r>
        <w:r>
          <w:rPr>
            <w:webHidden/>
          </w:rPr>
          <w:t>539</w:t>
        </w:r>
        <w:r>
          <w:rPr>
            <w:webHidden/>
          </w:rPr>
          <w:fldChar w:fldCharType="end"/>
        </w:r>
      </w:hyperlink>
    </w:p>
    <w:p w14:paraId="0C8B2E6B" w14:textId="7A90C6E6">
      <w:pPr>
        <w:pStyle w:val="TOC3"/>
        <w:tabs>
          <w:tab w:val="right" w:leader="dot" w:pos="9062"/>
        </w:tabs>
      </w:pPr>
      <w:hyperlink w:history="1" w:anchor="_Toc242173001">
        <w:r>
          <w:rPr>
            <w:rStyle w:val="Hyperlink"/>
          </w:rPr>
          <w:t>1.3 Allgemeines</w:t>
        </w:r>
        <w:r>
          <w:rPr>
            <w:webHidden/>
          </w:rPr>
          <w:tab/>
        </w:r>
        <w:r>
          <w:rPr>
            <w:webHidden/>
          </w:rPr>
          <w:fldChar w:fldCharType="begin"/>
        </w:r>
        <w:r>
          <w:rPr>
            <w:webHidden/>
          </w:rPr>
          <w:instrText xml:space="preserve"> PAGEREF _Toc242173001 \h </w:instrText>
        </w:r>
        <w:r>
          <w:rPr>
            <w:webHidden/>
          </w:rPr>
        </w:r>
        <w:r>
          <w:rPr>
            <w:webHidden/>
          </w:rPr>
          <w:fldChar w:fldCharType="separate"/>
        </w:r>
        <w:r>
          <w:rPr>
            <w:webHidden/>
          </w:rPr>
          <w:t>545</w:t>
        </w:r>
        <w:r>
          <w:rPr>
            <w:webHidden/>
          </w:rPr>
          <w:fldChar w:fldCharType="end"/>
        </w:r>
      </w:hyperlink>
    </w:p>
    <w:p w14:paraId="52807857" w14:textId="5E02BFC6">
      <w:pPr>
        <w:pStyle w:val="TOC3"/>
        <w:tabs>
          <w:tab w:val="right" w:leader="dot" w:pos="9062"/>
        </w:tabs>
      </w:pPr>
      <w:hyperlink w:history="1" w:anchor="_Toc242173002">
        <w:r>
          <w:rPr>
            <w:rStyle w:val="Hyperlink"/>
          </w:rPr>
          <w:t>1.4 Hauptsignal</w:t>
        </w:r>
        <w:r>
          <w:rPr>
            <w:webHidden/>
          </w:rPr>
          <w:tab/>
        </w:r>
        <w:r>
          <w:rPr>
            <w:webHidden/>
          </w:rPr>
          <w:fldChar w:fldCharType="begin"/>
        </w:r>
        <w:r>
          <w:rPr>
            <w:webHidden/>
          </w:rPr>
          <w:instrText xml:space="preserve"> PAGEREF _Toc242173002 \h </w:instrText>
        </w:r>
        <w:r>
          <w:rPr>
            <w:webHidden/>
          </w:rPr>
        </w:r>
        <w:r>
          <w:rPr>
            <w:webHidden/>
          </w:rPr>
          <w:fldChar w:fldCharType="separate"/>
        </w:r>
        <w:r>
          <w:rPr>
            <w:webHidden/>
          </w:rPr>
          <w:t>548</w:t>
        </w:r>
        <w:r>
          <w:rPr>
            <w:webHidden/>
          </w:rPr>
          <w:fldChar w:fldCharType="end"/>
        </w:r>
      </w:hyperlink>
    </w:p>
    <w:p w14:paraId="259587A9" w14:textId="21D33BC0">
      <w:pPr>
        <w:pStyle w:val="TOC3"/>
        <w:tabs>
          <w:tab w:val="right" w:leader="dot" w:pos="9062"/>
        </w:tabs>
      </w:pPr>
      <w:hyperlink w:history="1" w:anchor="_Toc242173003">
        <w:r>
          <w:rPr>
            <w:rStyle w:val="Hyperlink"/>
          </w:rPr>
          <w:t>1.5 Vorsignal</w:t>
        </w:r>
        <w:r>
          <w:rPr>
            <w:webHidden/>
          </w:rPr>
          <w:tab/>
        </w:r>
        <w:r>
          <w:rPr>
            <w:webHidden/>
          </w:rPr>
          <w:fldChar w:fldCharType="begin"/>
        </w:r>
        <w:r>
          <w:rPr>
            <w:webHidden/>
          </w:rPr>
          <w:instrText xml:space="preserve"> PAGEREF _Toc242173003 \h </w:instrText>
        </w:r>
        <w:r>
          <w:rPr>
            <w:webHidden/>
          </w:rPr>
        </w:r>
        <w:r>
          <w:rPr>
            <w:webHidden/>
          </w:rPr>
          <w:fldChar w:fldCharType="separate"/>
        </w:r>
        <w:r>
          <w:rPr>
            <w:webHidden/>
          </w:rPr>
          <w:t>549</w:t>
        </w:r>
        <w:r>
          <w:rPr>
            <w:webHidden/>
          </w:rPr>
          <w:fldChar w:fldCharType="end"/>
        </w:r>
      </w:hyperlink>
    </w:p>
    <w:p w14:paraId="74822101" w14:textId="280624ED">
      <w:pPr>
        <w:pStyle w:val="TOC3"/>
        <w:tabs>
          <w:tab w:val="right" w:leader="dot" w:pos="9062"/>
        </w:tabs>
      </w:pPr>
      <w:hyperlink w:history="1" w:anchor="_Toc242173004">
        <w:r>
          <w:rPr>
            <w:rStyle w:val="Hyperlink"/>
          </w:rPr>
          <w:t>1.6 Schutzsignal</w:t>
        </w:r>
        <w:r>
          <w:rPr>
            <w:webHidden/>
          </w:rPr>
          <w:tab/>
        </w:r>
        <w:r>
          <w:rPr>
            <w:webHidden/>
          </w:rPr>
          <w:fldChar w:fldCharType="begin"/>
        </w:r>
        <w:r>
          <w:rPr>
            <w:webHidden/>
          </w:rPr>
          <w:instrText xml:space="preserve"> PAGEREF _Toc242173004 \h </w:instrText>
        </w:r>
        <w:r>
          <w:rPr>
            <w:webHidden/>
          </w:rPr>
        </w:r>
        <w:r>
          <w:rPr>
            <w:webHidden/>
          </w:rPr>
          <w:fldChar w:fldCharType="separate"/>
        </w:r>
        <w:r>
          <w:rPr>
            <w:webHidden/>
          </w:rPr>
          <w:t>550</w:t>
        </w:r>
        <w:r>
          <w:rPr>
            <w:webHidden/>
          </w:rPr>
          <w:fldChar w:fldCharType="end"/>
        </w:r>
      </w:hyperlink>
    </w:p>
    <w:p w14:paraId="3F390F8F" w14:textId="761A2DDB">
      <w:pPr>
        <w:pStyle w:val="TOC3"/>
        <w:tabs>
          <w:tab w:val="right" w:leader="dot" w:pos="9062"/>
        </w:tabs>
      </w:pPr>
      <w:hyperlink w:history="1" w:anchor="_Toc242173005">
        <w:r>
          <w:rPr>
            <w:rStyle w:val="Hyperlink"/>
          </w:rPr>
          <w:t>1.7 Ersatzsignal/Vorsichtsignal</w:t>
        </w:r>
        <w:r>
          <w:rPr>
            <w:webHidden/>
          </w:rPr>
          <w:tab/>
        </w:r>
        <w:r>
          <w:rPr>
            <w:webHidden/>
          </w:rPr>
          <w:fldChar w:fldCharType="begin"/>
        </w:r>
        <w:r>
          <w:rPr>
            <w:webHidden/>
          </w:rPr>
          <w:instrText xml:space="preserve"> PAGEREF _Toc242173005 \h </w:instrText>
        </w:r>
        <w:r>
          <w:rPr>
            <w:webHidden/>
          </w:rPr>
        </w:r>
        <w:r>
          <w:rPr>
            <w:webHidden/>
          </w:rPr>
          <w:fldChar w:fldCharType="separate"/>
        </w:r>
        <w:r>
          <w:rPr>
            <w:webHidden/>
          </w:rPr>
          <w:t>551</w:t>
        </w:r>
        <w:r>
          <w:rPr>
            <w:webHidden/>
          </w:rPr>
          <w:fldChar w:fldCharType="end"/>
        </w:r>
      </w:hyperlink>
    </w:p>
    <w:p w14:paraId="0B16C5E2" w14:textId="65BE4D7D">
      <w:pPr>
        <w:pStyle w:val="TOC3"/>
        <w:tabs>
          <w:tab w:val="right" w:leader="dot" w:pos="9062"/>
        </w:tabs>
      </w:pPr>
      <w:hyperlink w:history="1" w:anchor="_Toc242173006">
        <w:r>
          <w:rPr>
            <w:rStyle w:val="Hyperlink"/>
          </w:rPr>
          <w:t>1.8 Ersatzsignalwiederholer</w:t>
        </w:r>
        <w:r>
          <w:rPr>
            <w:webHidden/>
          </w:rPr>
          <w:tab/>
        </w:r>
        <w:r>
          <w:rPr>
            <w:webHidden/>
          </w:rPr>
          <w:fldChar w:fldCharType="begin"/>
        </w:r>
        <w:r>
          <w:rPr>
            <w:webHidden/>
          </w:rPr>
          <w:instrText xml:space="preserve"> PAGEREF _Toc242173006 \h </w:instrText>
        </w:r>
        <w:r>
          <w:rPr>
            <w:webHidden/>
          </w:rPr>
        </w:r>
        <w:r>
          <w:rPr>
            <w:webHidden/>
          </w:rPr>
          <w:fldChar w:fldCharType="separate"/>
        </w:r>
        <w:r>
          <w:rPr>
            <w:webHidden/>
          </w:rPr>
          <w:t>552</w:t>
        </w:r>
        <w:r>
          <w:rPr>
            <w:webHidden/>
          </w:rPr>
          <w:fldChar w:fldCharType="end"/>
        </w:r>
      </w:hyperlink>
    </w:p>
    <w:p w14:paraId="03B215EB" w14:textId="7C2185B3">
      <w:pPr>
        <w:pStyle w:val="TOC3"/>
        <w:tabs>
          <w:tab w:val="right" w:leader="dot" w:pos="9062"/>
        </w:tabs>
      </w:pPr>
      <w:hyperlink w:history="1" w:anchor="_Toc242173007">
        <w:r>
          <w:rPr>
            <w:rStyle w:val="Hyperlink"/>
          </w:rPr>
          <w:t>1.9 Geschwindigkeitsanzeiger (GA)</w:t>
        </w:r>
        <w:r>
          <w:rPr>
            <w:webHidden/>
          </w:rPr>
          <w:tab/>
        </w:r>
        <w:r>
          <w:rPr>
            <w:webHidden/>
          </w:rPr>
          <w:fldChar w:fldCharType="begin"/>
        </w:r>
        <w:r>
          <w:rPr>
            <w:webHidden/>
          </w:rPr>
          <w:instrText xml:space="preserve"> PAGEREF _Toc242173007 \h </w:instrText>
        </w:r>
        <w:r>
          <w:rPr>
            <w:webHidden/>
          </w:rPr>
        </w:r>
        <w:r>
          <w:rPr>
            <w:webHidden/>
          </w:rPr>
          <w:fldChar w:fldCharType="separate"/>
        </w:r>
        <w:r>
          <w:rPr>
            <w:webHidden/>
          </w:rPr>
          <w:t>553</w:t>
        </w:r>
        <w:r>
          <w:rPr>
            <w:webHidden/>
          </w:rPr>
          <w:fldChar w:fldCharType="end"/>
        </w:r>
      </w:hyperlink>
    </w:p>
    <w:p w14:paraId="61FF8F4B" w14:textId="529E1A64">
      <w:pPr>
        <w:pStyle w:val="TOC3"/>
        <w:tabs>
          <w:tab w:val="right" w:leader="dot" w:pos="9062"/>
        </w:tabs>
      </w:pPr>
      <w:hyperlink w:history="1" w:anchor="_Toc242173008">
        <w:r>
          <w:rPr>
            <w:rStyle w:val="Hyperlink"/>
          </w:rPr>
          <w:t>1.10 Geschwindigkeitsvoranzeiger (GVA)</w:t>
        </w:r>
        <w:r>
          <w:rPr>
            <w:webHidden/>
          </w:rPr>
          <w:tab/>
        </w:r>
        <w:r>
          <w:rPr>
            <w:webHidden/>
          </w:rPr>
          <w:fldChar w:fldCharType="begin"/>
        </w:r>
        <w:r>
          <w:rPr>
            <w:webHidden/>
          </w:rPr>
          <w:instrText xml:space="preserve"> PAGEREF _Toc242173008 \h </w:instrText>
        </w:r>
        <w:r>
          <w:rPr>
            <w:webHidden/>
          </w:rPr>
        </w:r>
        <w:r>
          <w:rPr>
            <w:webHidden/>
          </w:rPr>
          <w:fldChar w:fldCharType="separate"/>
        </w:r>
        <w:r>
          <w:rPr>
            <w:webHidden/>
          </w:rPr>
          <w:t>557</w:t>
        </w:r>
        <w:r>
          <w:rPr>
            <w:webHidden/>
          </w:rPr>
          <w:fldChar w:fldCharType="end"/>
        </w:r>
      </w:hyperlink>
    </w:p>
    <w:p w14:paraId="24290F8F" w14:textId="11BE9D04">
      <w:pPr>
        <w:pStyle w:val="TOC3"/>
        <w:tabs>
          <w:tab w:val="right" w:leader="dot" w:pos="9062"/>
        </w:tabs>
      </w:pPr>
      <w:hyperlink w:history="1" w:anchor="_Toc242173009">
        <w:r>
          <w:rPr>
            <w:rStyle w:val="Hyperlink"/>
          </w:rPr>
          <w:t>1.11 Signalnachahmer (SNA)</w:t>
        </w:r>
        <w:r>
          <w:rPr>
            <w:webHidden/>
          </w:rPr>
          <w:tab/>
        </w:r>
        <w:r>
          <w:rPr>
            <w:webHidden/>
          </w:rPr>
          <w:fldChar w:fldCharType="begin"/>
        </w:r>
        <w:r>
          <w:rPr>
            <w:webHidden/>
          </w:rPr>
          <w:instrText xml:space="preserve"> PAGEREF _Toc242173009 \h </w:instrText>
        </w:r>
        <w:r>
          <w:rPr>
            <w:webHidden/>
          </w:rPr>
        </w:r>
        <w:r>
          <w:rPr>
            <w:webHidden/>
          </w:rPr>
          <w:fldChar w:fldCharType="separate"/>
        </w:r>
        <w:r>
          <w:rPr>
            <w:webHidden/>
          </w:rPr>
          <w:t>561</w:t>
        </w:r>
        <w:r>
          <w:rPr>
            <w:webHidden/>
          </w:rPr>
          <w:fldChar w:fldCharType="end"/>
        </w:r>
      </w:hyperlink>
    </w:p>
    <w:p w14:paraId="56469639" w14:textId="322D50AA">
      <w:pPr>
        <w:pStyle w:val="TOC3"/>
        <w:tabs>
          <w:tab w:val="right" w:leader="dot" w:pos="9062"/>
        </w:tabs>
      </w:pPr>
      <w:hyperlink w:history="1" w:anchor="_Toc242173010">
        <w:r>
          <w:rPr>
            <w:rStyle w:val="Hyperlink"/>
          </w:rPr>
          <w:t>1.12 Verschubsignal</w:t>
        </w:r>
        <w:r>
          <w:rPr>
            <w:webHidden/>
          </w:rPr>
          <w:tab/>
        </w:r>
        <w:r>
          <w:rPr>
            <w:webHidden/>
          </w:rPr>
          <w:fldChar w:fldCharType="begin"/>
        </w:r>
        <w:r>
          <w:rPr>
            <w:webHidden/>
          </w:rPr>
          <w:instrText xml:space="preserve"> PAGEREF _Toc242173010 \h </w:instrText>
        </w:r>
        <w:r>
          <w:rPr>
            <w:webHidden/>
          </w:rPr>
        </w:r>
        <w:r>
          <w:rPr>
            <w:webHidden/>
          </w:rPr>
          <w:fldChar w:fldCharType="separate"/>
        </w:r>
        <w:r>
          <w:rPr>
            <w:webHidden/>
          </w:rPr>
          <w:t>562</w:t>
        </w:r>
        <w:r>
          <w:rPr>
            <w:webHidden/>
          </w:rPr>
          <w:fldChar w:fldCharType="end"/>
        </w:r>
      </w:hyperlink>
    </w:p>
    <w:p w14:paraId="6CFDE82A" w14:textId="2D798AA2">
      <w:pPr>
        <w:pStyle w:val="TOC3"/>
        <w:tabs>
          <w:tab w:val="right" w:leader="dot" w:pos="9062"/>
        </w:tabs>
      </w:pPr>
      <w:hyperlink w:history="1" w:anchor="_Toc242173011">
        <w:r>
          <w:rPr>
            <w:rStyle w:val="Hyperlink"/>
          </w:rPr>
          <w:t>1.13 Projektierungsmöglichkeiten</w:t>
        </w:r>
        <w:r>
          <w:rPr>
            <w:webHidden/>
          </w:rPr>
          <w:tab/>
        </w:r>
        <w:r>
          <w:rPr>
            <w:webHidden/>
          </w:rPr>
          <w:fldChar w:fldCharType="begin"/>
        </w:r>
        <w:r>
          <w:rPr>
            <w:webHidden/>
          </w:rPr>
          <w:instrText xml:space="preserve"> PAGEREF _Toc242173011 \h </w:instrText>
        </w:r>
        <w:r>
          <w:rPr>
            <w:webHidden/>
          </w:rPr>
        </w:r>
        <w:r>
          <w:rPr>
            <w:webHidden/>
          </w:rPr>
          <w:fldChar w:fldCharType="separate"/>
        </w:r>
        <w:r>
          <w:rPr>
            <w:webHidden/>
          </w:rPr>
          <w:t>564</w:t>
        </w:r>
        <w:r>
          <w:rPr>
            <w:webHidden/>
          </w:rPr>
          <w:fldChar w:fldCharType="end"/>
        </w:r>
      </w:hyperlink>
    </w:p>
    <w:p w14:paraId="63C07CD4" w14:textId="5CCAD377">
      <w:pPr>
        <w:pStyle w:val="TOC3"/>
        <w:tabs>
          <w:tab w:val="right" w:leader="dot" w:pos="9062"/>
        </w:tabs>
      </w:pPr>
      <w:hyperlink w:history="1" w:anchor="_Toc242173012">
        <w:r>
          <w:rPr>
            <w:rStyle w:val="Hyperlink"/>
          </w:rPr>
          <w:t>1.14 Signal - ZUSTIMMUNG -</w:t>
        </w:r>
        <w:r>
          <w:rPr>
            <w:webHidden/>
          </w:rPr>
          <w:tab/>
        </w:r>
        <w:r>
          <w:rPr>
            <w:webHidden/>
          </w:rPr>
          <w:fldChar w:fldCharType="begin"/>
        </w:r>
        <w:r>
          <w:rPr>
            <w:webHidden/>
          </w:rPr>
          <w:instrText xml:space="preserve"> PAGEREF _Toc242173012 \h </w:instrText>
        </w:r>
        <w:r>
          <w:rPr>
            <w:webHidden/>
          </w:rPr>
        </w:r>
        <w:r>
          <w:rPr>
            <w:webHidden/>
          </w:rPr>
          <w:fldChar w:fldCharType="separate"/>
        </w:r>
        <w:r>
          <w:rPr>
            <w:webHidden/>
          </w:rPr>
          <w:t>564</w:t>
        </w:r>
        <w:r>
          <w:rPr>
            <w:webHidden/>
          </w:rPr>
          <w:fldChar w:fldCharType="end"/>
        </w:r>
      </w:hyperlink>
    </w:p>
    <w:p w14:paraId="6A81CEAB" w14:textId="0DDEAC8B">
      <w:pPr>
        <w:pStyle w:val="TOC2"/>
        <w:tabs>
          <w:tab w:val="right" w:leader="dot" w:pos="9062"/>
        </w:tabs>
      </w:pPr>
      <w:hyperlink w:history="1" w:anchor="_Toc242173013">
        <w:r>
          <w:rPr>
            <w:rStyle w:val="Hyperlink"/>
          </w:rPr>
          <w:t>D2.8 Teilpflichtenheft Externe EKSA</w:t>
        </w:r>
        <w:r>
          <w:rPr>
            <w:webHidden/>
          </w:rPr>
          <w:tab/>
        </w:r>
        <w:r>
          <w:rPr>
            <w:webHidden/>
          </w:rPr>
          <w:fldChar w:fldCharType="begin"/>
        </w:r>
        <w:r>
          <w:rPr>
            <w:webHidden/>
          </w:rPr>
          <w:instrText xml:space="preserve"> PAGEREF _Toc242173013 \h </w:instrText>
        </w:r>
        <w:r>
          <w:rPr>
            <w:webHidden/>
          </w:rPr>
        </w:r>
        <w:r>
          <w:rPr>
            <w:webHidden/>
          </w:rPr>
          <w:fldChar w:fldCharType="separate"/>
        </w:r>
        <w:r>
          <w:rPr>
            <w:webHidden/>
          </w:rPr>
          <w:t>566</w:t>
        </w:r>
        <w:r>
          <w:rPr>
            <w:webHidden/>
          </w:rPr>
          <w:fldChar w:fldCharType="end"/>
        </w:r>
      </w:hyperlink>
    </w:p>
    <w:p w14:paraId="10E2676A" w14:textId="0F96DDF9">
      <w:pPr>
        <w:pStyle w:val="TOC3"/>
        <w:tabs>
          <w:tab w:val="right" w:leader="dot" w:pos="9062"/>
        </w:tabs>
      </w:pPr>
      <w:hyperlink w:history="1" w:anchor="_Toc242173014">
        <w:r>
          <w:rPr>
            <w:rStyle w:val="Hyperlink"/>
          </w:rPr>
          <w:t>1.1 EKSA-Funktionen</w:t>
        </w:r>
        <w:r>
          <w:rPr>
            <w:webHidden/>
          </w:rPr>
          <w:tab/>
        </w:r>
        <w:r>
          <w:rPr>
            <w:webHidden/>
          </w:rPr>
          <w:fldChar w:fldCharType="begin"/>
        </w:r>
        <w:r>
          <w:rPr>
            <w:webHidden/>
          </w:rPr>
          <w:instrText xml:space="preserve"> PAGEREF _Toc242173014 \h </w:instrText>
        </w:r>
        <w:r>
          <w:rPr>
            <w:webHidden/>
          </w:rPr>
        </w:r>
        <w:r>
          <w:rPr>
            <w:webHidden/>
          </w:rPr>
          <w:fldChar w:fldCharType="separate"/>
        </w:r>
        <w:r>
          <w:rPr>
            <w:webHidden/>
          </w:rPr>
          <w:t>566</w:t>
        </w:r>
        <w:r>
          <w:rPr>
            <w:webHidden/>
          </w:rPr>
          <w:fldChar w:fldCharType="end"/>
        </w:r>
      </w:hyperlink>
    </w:p>
    <w:p w14:paraId="58A6198F" w14:textId="6CE2A20B">
      <w:pPr>
        <w:pStyle w:val="TOC3"/>
        <w:tabs>
          <w:tab w:val="right" w:leader="dot" w:pos="9062"/>
        </w:tabs>
      </w:pPr>
      <w:hyperlink w:history="1" w:anchor="_Toc242173015">
        <w:r>
          <w:rPr>
            <w:rStyle w:val="Hyperlink"/>
          </w:rPr>
          <w:t>1.2 Schnittstelle SCI-LX</w:t>
        </w:r>
        <w:r>
          <w:rPr>
            <w:webHidden/>
          </w:rPr>
          <w:tab/>
        </w:r>
        <w:r>
          <w:rPr>
            <w:webHidden/>
          </w:rPr>
          <w:fldChar w:fldCharType="begin"/>
        </w:r>
        <w:r>
          <w:rPr>
            <w:webHidden/>
          </w:rPr>
          <w:instrText xml:space="preserve"> PAGEREF _Toc242173015 \h </w:instrText>
        </w:r>
        <w:r>
          <w:rPr>
            <w:webHidden/>
          </w:rPr>
        </w:r>
        <w:r>
          <w:rPr>
            <w:webHidden/>
          </w:rPr>
          <w:fldChar w:fldCharType="separate"/>
        </w:r>
        <w:r>
          <w:rPr>
            <w:webHidden/>
          </w:rPr>
          <w:t>567</w:t>
        </w:r>
        <w:r>
          <w:rPr>
            <w:webHidden/>
          </w:rPr>
          <w:fldChar w:fldCharType="end"/>
        </w:r>
      </w:hyperlink>
    </w:p>
    <w:p w14:paraId="772F6ACC" w14:textId="45E160F4">
      <w:pPr>
        <w:pStyle w:val="TOC3"/>
        <w:tabs>
          <w:tab w:val="right" w:leader="dot" w:pos="9062"/>
        </w:tabs>
      </w:pPr>
      <w:hyperlink w:history="1" w:anchor="_Toc242173016">
        <w:r>
          <w:rPr>
            <w:rStyle w:val="Hyperlink"/>
          </w:rPr>
          <w:t>1.3 Schnittstelle SSI</w:t>
        </w:r>
        <w:r>
          <w:rPr>
            <w:webHidden/>
          </w:rPr>
          <w:tab/>
        </w:r>
        <w:r>
          <w:rPr>
            <w:webHidden/>
          </w:rPr>
          <w:fldChar w:fldCharType="begin"/>
        </w:r>
        <w:r>
          <w:rPr>
            <w:webHidden/>
          </w:rPr>
          <w:instrText xml:space="preserve"> PAGEREF _Toc242173016 \h </w:instrText>
        </w:r>
        <w:r>
          <w:rPr>
            <w:webHidden/>
          </w:rPr>
        </w:r>
        <w:r>
          <w:rPr>
            <w:webHidden/>
          </w:rPr>
          <w:fldChar w:fldCharType="separate"/>
        </w:r>
        <w:r>
          <w:rPr>
            <w:webHidden/>
          </w:rPr>
          <w:t>576</w:t>
        </w:r>
        <w:r>
          <w:rPr>
            <w:webHidden/>
          </w:rPr>
          <w:fldChar w:fldCharType="end"/>
        </w:r>
      </w:hyperlink>
    </w:p>
    <w:p w14:paraId="71210ADE" w14:textId="31729B93">
      <w:pPr>
        <w:pStyle w:val="TOC3"/>
        <w:tabs>
          <w:tab w:val="right" w:leader="dot" w:pos="9062"/>
        </w:tabs>
      </w:pPr>
      <w:hyperlink w:history="1" w:anchor="_Toc242173017">
        <w:r>
          <w:rPr>
            <w:rStyle w:val="Hyperlink"/>
          </w:rPr>
          <w:t>1.4 Schnittstellenumsetzer</w:t>
        </w:r>
        <w:r>
          <w:rPr>
            <w:webHidden/>
          </w:rPr>
          <w:tab/>
        </w:r>
        <w:r>
          <w:rPr>
            <w:webHidden/>
          </w:rPr>
          <w:fldChar w:fldCharType="begin"/>
        </w:r>
        <w:r>
          <w:rPr>
            <w:webHidden/>
          </w:rPr>
          <w:instrText xml:space="preserve"> PAGEREF _Toc242173017 \h </w:instrText>
        </w:r>
        <w:r>
          <w:rPr>
            <w:webHidden/>
          </w:rPr>
        </w:r>
        <w:r>
          <w:rPr>
            <w:webHidden/>
          </w:rPr>
          <w:fldChar w:fldCharType="separate"/>
        </w:r>
        <w:r>
          <w:rPr>
            <w:webHidden/>
          </w:rPr>
          <w:t>577</w:t>
        </w:r>
        <w:r>
          <w:rPr>
            <w:webHidden/>
          </w:rPr>
          <w:fldChar w:fldCharType="end"/>
        </w:r>
      </w:hyperlink>
    </w:p>
    <w:p w14:paraId="1BAAE31B" w14:textId="38369056">
      <w:pPr>
        <w:pStyle w:val="TOC2"/>
        <w:tabs>
          <w:tab w:val="right" w:leader="dot" w:pos="9062"/>
        </w:tabs>
      </w:pPr>
      <w:hyperlink w:history="1" w:anchor="_Toc242173018">
        <w:r>
          <w:rPr>
            <w:rStyle w:val="Hyperlink"/>
          </w:rPr>
          <w:t>D2.9 Teilpflichtenheft Teilsystem Generische Ein- und Ausgabe</w:t>
        </w:r>
        <w:r>
          <w:rPr>
            <w:webHidden/>
          </w:rPr>
          <w:tab/>
        </w:r>
        <w:r>
          <w:rPr>
            <w:webHidden/>
          </w:rPr>
          <w:fldChar w:fldCharType="begin"/>
        </w:r>
        <w:r>
          <w:rPr>
            <w:webHidden/>
          </w:rPr>
          <w:instrText xml:space="preserve"> PAGEREF _Toc242173018 \h </w:instrText>
        </w:r>
        <w:r>
          <w:rPr>
            <w:webHidden/>
          </w:rPr>
        </w:r>
        <w:r>
          <w:rPr>
            <w:webHidden/>
          </w:rPr>
          <w:fldChar w:fldCharType="separate"/>
        </w:r>
        <w:r>
          <w:rPr>
            <w:webHidden/>
          </w:rPr>
          <w:t>577</w:t>
        </w:r>
        <w:r>
          <w:rPr>
            <w:webHidden/>
          </w:rPr>
          <w:fldChar w:fldCharType="end"/>
        </w:r>
      </w:hyperlink>
    </w:p>
    <w:p w14:paraId="05D7516A" w14:textId="1D519653">
      <w:pPr>
        <w:pStyle w:val="TOC3"/>
        <w:tabs>
          <w:tab w:val="right" w:leader="dot" w:pos="9062"/>
        </w:tabs>
      </w:pPr>
      <w:hyperlink w:history="1" w:anchor="_Toc242173019">
        <w:r>
          <w:rPr>
            <w:rStyle w:val="Hyperlink"/>
          </w:rPr>
          <w:t>1.1 Allgemeine Anforderungen</w:t>
        </w:r>
        <w:r>
          <w:rPr>
            <w:webHidden/>
          </w:rPr>
          <w:tab/>
        </w:r>
        <w:r>
          <w:rPr>
            <w:webHidden/>
          </w:rPr>
          <w:fldChar w:fldCharType="begin"/>
        </w:r>
        <w:r>
          <w:rPr>
            <w:webHidden/>
          </w:rPr>
          <w:instrText xml:space="preserve"> PAGEREF _Toc242173019 \h </w:instrText>
        </w:r>
        <w:r>
          <w:rPr>
            <w:webHidden/>
          </w:rPr>
        </w:r>
        <w:r>
          <w:rPr>
            <w:webHidden/>
          </w:rPr>
          <w:fldChar w:fldCharType="separate"/>
        </w:r>
        <w:r>
          <w:rPr>
            <w:webHidden/>
          </w:rPr>
          <w:t>577</w:t>
        </w:r>
        <w:r>
          <w:rPr>
            <w:webHidden/>
          </w:rPr>
          <w:fldChar w:fldCharType="end"/>
        </w:r>
      </w:hyperlink>
    </w:p>
    <w:p w14:paraId="305AF160" w14:textId="5C8CC965">
      <w:pPr>
        <w:pStyle w:val="TOC3"/>
        <w:tabs>
          <w:tab w:val="right" w:leader="dot" w:pos="9062"/>
        </w:tabs>
      </w:pPr>
      <w:hyperlink w:history="1" w:anchor="_Toc242173020">
        <w:r>
          <w:rPr>
            <w:rStyle w:val="Hyperlink"/>
          </w:rPr>
          <w:t>1.2 Schnittstellen</w:t>
        </w:r>
        <w:r>
          <w:rPr>
            <w:webHidden/>
          </w:rPr>
          <w:tab/>
        </w:r>
        <w:r>
          <w:rPr>
            <w:webHidden/>
          </w:rPr>
          <w:fldChar w:fldCharType="begin"/>
        </w:r>
        <w:r>
          <w:rPr>
            <w:webHidden/>
          </w:rPr>
          <w:instrText xml:space="preserve"> PAGEREF _Toc242173020 \h </w:instrText>
        </w:r>
        <w:r>
          <w:rPr>
            <w:webHidden/>
          </w:rPr>
        </w:r>
        <w:r>
          <w:rPr>
            <w:webHidden/>
          </w:rPr>
          <w:fldChar w:fldCharType="separate"/>
        </w:r>
        <w:r>
          <w:rPr>
            <w:webHidden/>
          </w:rPr>
          <w:t>579</w:t>
        </w:r>
        <w:r>
          <w:rPr>
            <w:webHidden/>
          </w:rPr>
          <w:fldChar w:fldCharType="end"/>
        </w:r>
      </w:hyperlink>
    </w:p>
    <w:p w14:paraId="2BEACD9D" w14:textId="3134A6F4">
      <w:pPr>
        <w:pStyle w:val="TOC3"/>
        <w:tabs>
          <w:tab w:val="right" w:leader="dot" w:pos="9062"/>
        </w:tabs>
      </w:pPr>
      <w:hyperlink w:history="1" w:anchor="_Toc242173021">
        <w:r>
          <w:rPr>
            <w:rStyle w:val="Hyperlink"/>
          </w:rPr>
          <w:t>1.3 Einsatzzwecke</w:t>
        </w:r>
        <w:r>
          <w:rPr>
            <w:webHidden/>
          </w:rPr>
          <w:tab/>
        </w:r>
        <w:r>
          <w:rPr>
            <w:webHidden/>
          </w:rPr>
          <w:fldChar w:fldCharType="begin"/>
        </w:r>
        <w:r>
          <w:rPr>
            <w:webHidden/>
          </w:rPr>
          <w:instrText xml:space="preserve"> PAGEREF _Toc242173021 \h </w:instrText>
        </w:r>
        <w:r>
          <w:rPr>
            <w:webHidden/>
          </w:rPr>
        </w:r>
        <w:r>
          <w:rPr>
            <w:webHidden/>
          </w:rPr>
          <w:fldChar w:fldCharType="separate"/>
        </w:r>
        <w:r>
          <w:rPr>
            <w:webHidden/>
          </w:rPr>
          <w:t>583</w:t>
        </w:r>
        <w:r>
          <w:rPr>
            <w:webHidden/>
          </w:rPr>
          <w:fldChar w:fldCharType="end"/>
        </w:r>
      </w:hyperlink>
    </w:p>
    <w:p w14:paraId="69DEBC6D" w14:textId="2BB623BD">
      <w:pPr>
        <w:pStyle w:val="TOC3"/>
        <w:tabs>
          <w:tab w:val="right" w:leader="dot" w:pos="9062"/>
        </w:tabs>
      </w:pPr>
      <w:hyperlink w:history="1" w:anchor="_Toc242173022">
        <w:r>
          <w:rPr>
            <w:rStyle w:val="Hyperlink"/>
          </w:rPr>
          <w:t>1.4 Schlossgesperrte Weichen</w:t>
        </w:r>
        <w:r>
          <w:rPr>
            <w:webHidden/>
          </w:rPr>
          <w:tab/>
        </w:r>
        <w:r>
          <w:rPr>
            <w:webHidden/>
          </w:rPr>
          <w:fldChar w:fldCharType="begin"/>
        </w:r>
        <w:r>
          <w:rPr>
            <w:webHidden/>
          </w:rPr>
          <w:instrText xml:space="preserve"> PAGEREF _Toc242173022 \h </w:instrText>
        </w:r>
        <w:r>
          <w:rPr>
            <w:webHidden/>
          </w:rPr>
        </w:r>
        <w:r>
          <w:rPr>
            <w:webHidden/>
          </w:rPr>
          <w:fldChar w:fldCharType="separate"/>
        </w:r>
        <w:r>
          <w:rPr>
            <w:webHidden/>
          </w:rPr>
          <w:t>584</w:t>
        </w:r>
        <w:r>
          <w:rPr>
            <w:webHidden/>
          </w:rPr>
          <w:fldChar w:fldCharType="end"/>
        </w:r>
      </w:hyperlink>
    </w:p>
    <w:p w14:paraId="20EF8AE0" w14:textId="793F5C28">
      <w:pPr>
        <w:pStyle w:val="TOC2"/>
        <w:tabs>
          <w:tab w:val="right" w:leader="dot" w:pos="9062"/>
        </w:tabs>
      </w:pPr>
      <w:hyperlink w:history="1" w:anchor="_Toc242173023">
        <w:r>
          <w:rPr>
            <w:rStyle w:val="Hyperlink"/>
          </w:rPr>
          <w:t>D2.10 Teilpflichtenheft Teilsystem Gleisfreimeldung</w:t>
        </w:r>
        <w:r>
          <w:rPr>
            <w:webHidden/>
          </w:rPr>
          <w:tab/>
        </w:r>
        <w:r>
          <w:rPr>
            <w:webHidden/>
          </w:rPr>
          <w:fldChar w:fldCharType="begin"/>
        </w:r>
        <w:r>
          <w:rPr>
            <w:webHidden/>
          </w:rPr>
          <w:instrText xml:space="preserve"> PAGEREF _Toc242173023 \h </w:instrText>
        </w:r>
        <w:r>
          <w:rPr>
            <w:webHidden/>
          </w:rPr>
        </w:r>
        <w:r>
          <w:rPr>
            <w:webHidden/>
          </w:rPr>
          <w:fldChar w:fldCharType="separate"/>
        </w:r>
        <w:r>
          <w:rPr>
            <w:webHidden/>
          </w:rPr>
          <w:t>587</w:t>
        </w:r>
        <w:r>
          <w:rPr>
            <w:webHidden/>
          </w:rPr>
          <w:fldChar w:fldCharType="end"/>
        </w:r>
      </w:hyperlink>
    </w:p>
    <w:p w14:paraId="20AF6EB8" w14:textId="5EC5132F">
      <w:pPr>
        <w:pStyle w:val="TOC3"/>
        <w:tabs>
          <w:tab w:val="right" w:leader="dot" w:pos="9062"/>
        </w:tabs>
      </w:pPr>
      <w:hyperlink w:history="1" w:anchor="_Toc242173024">
        <w:r>
          <w:rPr>
            <w:rStyle w:val="Hyperlink"/>
          </w:rPr>
          <w:t>1.1 Allgemeine Anforderungen</w:t>
        </w:r>
        <w:r>
          <w:rPr>
            <w:webHidden/>
          </w:rPr>
          <w:tab/>
        </w:r>
        <w:r>
          <w:rPr>
            <w:webHidden/>
          </w:rPr>
          <w:fldChar w:fldCharType="begin"/>
        </w:r>
        <w:r>
          <w:rPr>
            <w:webHidden/>
          </w:rPr>
          <w:instrText xml:space="preserve"> PAGEREF _Toc242173024 \h </w:instrText>
        </w:r>
        <w:r>
          <w:rPr>
            <w:webHidden/>
          </w:rPr>
        </w:r>
        <w:r>
          <w:rPr>
            <w:webHidden/>
          </w:rPr>
          <w:fldChar w:fldCharType="separate"/>
        </w:r>
        <w:r>
          <w:rPr>
            <w:webHidden/>
          </w:rPr>
          <w:t>587</w:t>
        </w:r>
        <w:r>
          <w:rPr>
            <w:webHidden/>
          </w:rPr>
          <w:fldChar w:fldCharType="end"/>
        </w:r>
      </w:hyperlink>
    </w:p>
    <w:p w14:paraId="05375D4B" w14:textId="7A693D26">
      <w:pPr>
        <w:pStyle w:val="TOC3"/>
        <w:tabs>
          <w:tab w:val="right" w:leader="dot" w:pos="9062"/>
        </w:tabs>
      </w:pPr>
      <w:hyperlink w:history="1" w:anchor="_Toc242173025">
        <w:r>
          <w:rPr>
            <w:rStyle w:val="Hyperlink"/>
          </w:rPr>
          <w:t>1.2 Schnittstellen</w:t>
        </w:r>
        <w:r>
          <w:rPr>
            <w:webHidden/>
          </w:rPr>
          <w:tab/>
        </w:r>
        <w:r>
          <w:rPr>
            <w:webHidden/>
          </w:rPr>
          <w:fldChar w:fldCharType="begin"/>
        </w:r>
        <w:r>
          <w:rPr>
            <w:webHidden/>
          </w:rPr>
          <w:instrText xml:space="preserve"> PAGEREF _Toc242173025 \h </w:instrText>
        </w:r>
        <w:r>
          <w:rPr>
            <w:webHidden/>
          </w:rPr>
        </w:r>
        <w:r>
          <w:rPr>
            <w:webHidden/>
          </w:rPr>
          <w:fldChar w:fldCharType="separate"/>
        </w:r>
        <w:r>
          <w:rPr>
            <w:webHidden/>
          </w:rPr>
          <w:t>588</w:t>
        </w:r>
        <w:r>
          <w:rPr>
            <w:webHidden/>
          </w:rPr>
          <w:fldChar w:fldCharType="end"/>
        </w:r>
      </w:hyperlink>
    </w:p>
    <w:p w14:paraId="3802AE8F" w14:textId="0A3DFE45">
      <w:pPr>
        <w:pStyle w:val="TOC3"/>
        <w:tabs>
          <w:tab w:val="right" w:leader="dot" w:pos="9062"/>
        </w:tabs>
      </w:pPr>
      <w:hyperlink w:history="1" w:anchor="_Toc242173026">
        <w:r>
          <w:rPr>
            <w:rStyle w:val="Hyperlink"/>
          </w:rPr>
          <w:t>1.3 Art der Gleisfreimeldeeinrichtungen</w:t>
        </w:r>
        <w:r>
          <w:rPr>
            <w:webHidden/>
          </w:rPr>
          <w:tab/>
        </w:r>
        <w:r>
          <w:rPr>
            <w:webHidden/>
          </w:rPr>
          <w:fldChar w:fldCharType="begin"/>
        </w:r>
        <w:r>
          <w:rPr>
            <w:webHidden/>
          </w:rPr>
          <w:instrText xml:space="preserve"> PAGEREF _Toc242173026 \h </w:instrText>
        </w:r>
        <w:r>
          <w:rPr>
            <w:webHidden/>
          </w:rPr>
        </w:r>
        <w:r>
          <w:rPr>
            <w:webHidden/>
          </w:rPr>
          <w:fldChar w:fldCharType="separate"/>
        </w:r>
        <w:r>
          <w:rPr>
            <w:webHidden/>
          </w:rPr>
          <w:t>593</w:t>
        </w:r>
        <w:r>
          <w:rPr>
            <w:webHidden/>
          </w:rPr>
          <w:fldChar w:fldCharType="end"/>
        </w:r>
      </w:hyperlink>
    </w:p>
    <w:p w14:paraId="59EF7326" w14:textId="3198BA5D">
      <w:pPr>
        <w:pStyle w:val="TOC3"/>
        <w:tabs>
          <w:tab w:val="right" w:leader="dot" w:pos="9062"/>
        </w:tabs>
      </w:pPr>
      <w:hyperlink w:history="1" w:anchor="_Toc242173027">
        <w:r>
          <w:rPr>
            <w:rStyle w:val="Hyperlink"/>
          </w:rPr>
          <w:t>1.4 Selbstkorrigierende Achszähler</w:t>
        </w:r>
        <w:r>
          <w:rPr>
            <w:webHidden/>
          </w:rPr>
          <w:tab/>
        </w:r>
        <w:r>
          <w:rPr>
            <w:webHidden/>
          </w:rPr>
          <w:fldChar w:fldCharType="begin"/>
        </w:r>
        <w:r>
          <w:rPr>
            <w:webHidden/>
          </w:rPr>
          <w:instrText xml:space="preserve"> PAGEREF _Toc242173027 \h </w:instrText>
        </w:r>
        <w:r>
          <w:rPr>
            <w:webHidden/>
          </w:rPr>
        </w:r>
        <w:r>
          <w:rPr>
            <w:webHidden/>
          </w:rPr>
          <w:fldChar w:fldCharType="separate"/>
        </w:r>
        <w:r>
          <w:rPr>
            <w:webHidden/>
          </w:rPr>
          <w:t>595</w:t>
        </w:r>
        <w:r>
          <w:rPr>
            <w:webHidden/>
          </w:rPr>
          <w:fldChar w:fldCharType="end"/>
        </w:r>
      </w:hyperlink>
    </w:p>
    <w:p w14:paraId="5221526B" w14:textId="6553C1E8">
      <w:pPr>
        <w:pStyle w:val="TOC2"/>
        <w:tabs>
          <w:tab w:val="right" w:leader="dot" w:pos="9062"/>
        </w:tabs>
      </w:pPr>
      <w:hyperlink w:history="1" w:anchor="_Toc242173028">
        <w:r>
          <w:rPr>
            <w:rStyle w:val="Hyperlink"/>
          </w:rPr>
          <w:t>D2.11 Teilpflichtenheft Field Element Station</w:t>
        </w:r>
        <w:r>
          <w:rPr>
            <w:webHidden/>
          </w:rPr>
          <w:tab/>
        </w:r>
        <w:r>
          <w:rPr>
            <w:webHidden/>
          </w:rPr>
          <w:fldChar w:fldCharType="begin"/>
        </w:r>
        <w:r>
          <w:rPr>
            <w:webHidden/>
          </w:rPr>
          <w:instrText xml:space="preserve"> PAGEREF _Toc242173028 \h </w:instrText>
        </w:r>
        <w:r>
          <w:rPr>
            <w:webHidden/>
          </w:rPr>
        </w:r>
        <w:r>
          <w:rPr>
            <w:webHidden/>
          </w:rPr>
          <w:fldChar w:fldCharType="separate"/>
        </w:r>
        <w:r>
          <w:rPr>
            <w:webHidden/>
          </w:rPr>
          <w:t>596</w:t>
        </w:r>
        <w:r>
          <w:rPr>
            <w:webHidden/>
          </w:rPr>
          <w:fldChar w:fldCharType="end"/>
        </w:r>
      </w:hyperlink>
    </w:p>
    <w:p w14:paraId="6363B600" w14:textId="7538CA92">
      <w:pPr>
        <w:pStyle w:val="TOC3"/>
        <w:tabs>
          <w:tab w:val="right" w:leader="dot" w:pos="9062"/>
        </w:tabs>
      </w:pPr>
      <w:hyperlink w:history="1" w:anchor="_Toc242173029">
        <w:r>
          <w:rPr>
            <w:rStyle w:val="Hyperlink"/>
          </w:rPr>
          <w:t>1.1 Allgemeine Anforderungen</w:t>
        </w:r>
        <w:r>
          <w:rPr>
            <w:webHidden/>
          </w:rPr>
          <w:tab/>
        </w:r>
        <w:r>
          <w:rPr>
            <w:webHidden/>
          </w:rPr>
          <w:fldChar w:fldCharType="begin"/>
        </w:r>
        <w:r>
          <w:rPr>
            <w:webHidden/>
          </w:rPr>
          <w:instrText xml:space="preserve"> PAGEREF _Toc242173029 \h </w:instrText>
        </w:r>
        <w:r>
          <w:rPr>
            <w:webHidden/>
          </w:rPr>
        </w:r>
        <w:r>
          <w:rPr>
            <w:webHidden/>
          </w:rPr>
          <w:fldChar w:fldCharType="separate"/>
        </w:r>
        <w:r>
          <w:rPr>
            <w:webHidden/>
          </w:rPr>
          <w:t>596</w:t>
        </w:r>
        <w:r>
          <w:rPr>
            <w:webHidden/>
          </w:rPr>
          <w:fldChar w:fldCharType="end"/>
        </w:r>
      </w:hyperlink>
    </w:p>
    <w:p w14:paraId="034A03C2" w14:textId="4F0BE846">
      <w:pPr>
        <w:pStyle w:val="TOC3"/>
        <w:tabs>
          <w:tab w:val="right" w:leader="dot" w:pos="9062"/>
        </w:tabs>
      </w:pPr>
      <w:hyperlink w:history="1" w:anchor="_Toc242173030">
        <w:r>
          <w:rPr>
            <w:rStyle w:val="Hyperlink"/>
          </w:rPr>
          <w:t>1.2 Modul Netzwerktechnik</w:t>
        </w:r>
        <w:r>
          <w:rPr>
            <w:webHidden/>
          </w:rPr>
          <w:tab/>
        </w:r>
        <w:r>
          <w:rPr>
            <w:webHidden/>
          </w:rPr>
          <w:fldChar w:fldCharType="begin"/>
        </w:r>
        <w:r>
          <w:rPr>
            <w:webHidden/>
          </w:rPr>
          <w:instrText xml:space="preserve"> PAGEREF _Toc242173030 \h </w:instrText>
        </w:r>
        <w:r>
          <w:rPr>
            <w:webHidden/>
          </w:rPr>
        </w:r>
        <w:r>
          <w:rPr>
            <w:webHidden/>
          </w:rPr>
          <w:fldChar w:fldCharType="separate"/>
        </w:r>
        <w:r>
          <w:rPr>
            <w:webHidden/>
          </w:rPr>
          <w:t>607</w:t>
        </w:r>
        <w:r>
          <w:rPr>
            <w:webHidden/>
          </w:rPr>
          <w:fldChar w:fldCharType="end"/>
        </w:r>
      </w:hyperlink>
    </w:p>
    <w:p w14:paraId="497ED037" w14:textId="5EF9EAC2">
      <w:pPr>
        <w:pStyle w:val="TOC3"/>
        <w:tabs>
          <w:tab w:val="right" w:leader="dot" w:pos="9062"/>
        </w:tabs>
      </w:pPr>
      <w:hyperlink w:history="1" w:anchor="_Toc242173031">
        <w:r>
          <w:rPr>
            <w:rStyle w:val="Hyperlink"/>
          </w:rPr>
          <w:t>1.3 Modul Stromversorgung</w:t>
        </w:r>
        <w:r>
          <w:rPr>
            <w:webHidden/>
          </w:rPr>
          <w:tab/>
        </w:r>
        <w:r>
          <w:rPr>
            <w:webHidden/>
          </w:rPr>
          <w:fldChar w:fldCharType="begin"/>
        </w:r>
        <w:r>
          <w:rPr>
            <w:webHidden/>
          </w:rPr>
          <w:instrText xml:space="preserve"> PAGEREF _Toc242173031 \h </w:instrText>
        </w:r>
        <w:r>
          <w:rPr>
            <w:webHidden/>
          </w:rPr>
        </w:r>
        <w:r>
          <w:rPr>
            <w:webHidden/>
          </w:rPr>
          <w:fldChar w:fldCharType="separate"/>
        </w:r>
        <w:r>
          <w:rPr>
            <w:webHidden/>
          </w:rPr>
          <w:t>615</w:t>
        </w:r>
        <w:r>
          <w:rPr>
            <w:webHidden/>
          </w:rPr>
          <w:fldChar w:fldCharType="end"/>
        </w:r>
      </w:hyperlink>
    </w:p>
    <w:p w14:paraId="2106A44D" w14:textId="5FC323A7">
      <w:pPr>
        <w:pStyle w:val="TOC3"/>
        <w:tabs>
          <w:tab w:val="right" w:leader="dot" w:pos="9062"/>
        </w:tabs>
      </w:pPr>
      <w:hyperlink w:history="1" w:anchor="_Toc242173032">
        <w:r>
          <w:rPr>
            <w:rStyle w:val="Hyperlink"/>
          </w:rPr>
          <w:t>1.4 Modul Kabelendverschluß</w:t>
        </w:r>
        <w:r>
          <w:rPr>
            <w:webHidden/>
          </w:rPr>
          <w:tab/>
        </w:r>
        <w:r>
          <w:rPr>
            <w:webHidden/>
          </w:rPr>
          <w:fldChar w:fldCharType="begin"/>
        </w:r>
        <w:r>
          <w:rPr>
            <w:webHidden/>
          </w:rPr>
          <w:instrText xml:space="preserve"> PAGEREF _Toc242173032 \h </w:instrText>
        </w:r>
        <w:r>
          <w:rPr>
            <w:webHidden/>
          </w:rPr>
        </w:r>
        <w:r>
          <w:rPr>
            <w:webHidden/>
          </w:rPr>
          <w:fldChar w:fldCharType="separate"/>
        </w:r>
        <w:r>
          <w:rPr>
            <w:webHidden/>
          </w:rPr>
          <w:t>620</w:t>
        </w:r>
        <w:r>
          <w:rPr>
            <w:webHidden/>
          </w:rPr>
          <w:fldChar w:fldCharType="end"/>
        </w:r>
      </w:hyperlink>
    </w:p>
    <w:p w14:paraId="16D9F20C" w14:textId="767AB906">
      <w:pPr>
        <w:pStyle w:val="TOC3"/>
        <w:tabs>
          <w:tab w:val="right" w:leader="dot" w:pos="9062"/>
        </w:tabs>
      </w:pPr>
      <w:hyperlink w:history="1" w:anchor="_Toc242173033">
        <w:r>
          <w:rPr>
            <w:rStyle w:val="Hyperlink"/>
          </w:rPr>
          <w:t>1.5 Modul Objekt Controller</w:t>
        </w:r>
        <w:r>
          <w:rPr>
            <w:webHidden/>
          </w:rPr>
          <w:tab/>
        </w:r>
        <w:r>
          <w:rPr>
            <w:webHidden/>
          </w:rPr>
          <w:fldChar w:fldCharType="begin"/>
        </w:r>
        <w:r>
          <w:rPr>
            <w:webHidden/>
          </w:rPr>
          <w:instrText xml:space="preserve"> PAGEREF _Toc242173033 \h </w:instrText>
        </w:r>
        <w:r>
          <w:rPr>
            <w:webHidden/>
          </w:rPr>
        </w:r>
        <w:r>
          <w:rPr>
            <w:webHidden/>
          </w:rPr>
          <w:fldChar w:fldCharType="separate"/>
        </w:r>
        <w:r>
          <w:rPr>
            <w:webHidden/>
          </w:rPr>
          <w:t>622</w:t>
        </w:r>
        <w:r>
          <w:rPr>
            <w:webHidden/>
          </w:rPr>
          <w:fldChar w:fldCharType="end"/>
        </w:r>
      </w:hyperlink>
    </w:p>
    <w:p w14:paraId="5D7E2C5E" w14:textId="42276231">
      <w:r>
        <w:fldChar w:fldCharType="end"/>
      </w:r>
    </w:p>
    <w:p w14:paraId="4C790517" w14:textId="77777777">
      <w:pPr>
        <w:divId w:val="16"/>
      </w:pPr>
      <w:r>
        <w:t>​​</w:t>
      </w:r>
    </w:p>
    <w:p w14:paraId="59C50F42" w14:textId="77777777">
      <w:pPr>
        <w:divId w:val="17"/>
      </w:pPr>
      <w:r>
        <w:t>​​</w:t>
      </w:r>
    </w:p>
    <w:p w14:paraId="77E730E3" w14:textId="77777777">
      <w:pPr>
        <w:divId w:val="18"/>
      </w:pPr>
      <w:r>
        <w:br w:type="page"/>
      </w:r>
    </w:p>
    <w:p w14:paraId="7B4B7377" w14:textId="77777777">
      <w:pPr>
        <w:pStyle w:val="Heading1"/>
        <w:divId w:val="19"/>
      </w:pPr>
      <w:bookmarkStart w:name="_Toc242172608" w:id="1"/>
      <w:r>
        <w:lastRenderedPageBreak/>
        <w:t>EINFÜHRUNG</w:t>
      </w:r>
      <w:bookmarkEnd w:id="1"/>
    </w:p>
    <w:p w14:paraId="189997F1" w14:textId="77777777">
      <w:pPr>
        <w:pStyle w:val="Heading2"/>
        <w:divId w:val="20"/>
      </w:pPr>
      <w:bookmarkStart w:name="_Toc242172609" w:id="2"/>
      <w:r>
        <w:t>Zweck</w:t>
      </w:r>
      <w:bookmarkEnd w:id="2"/>
    </w:p>
    <w:p w14:paraId="5766A7D4" w14:textId="77777777">
      <w:pPr>
        <w:divId w:val="21"/>
      </w:pPr>
      <w:r>
        <w:t>Dieses Dokument enthält die Realisierungsbeschreibungen des Teilpflichtenhefts D2.2 RAMS für die Rahmenvertragsausschreibung „Digitales Stellwerk DSTW – Streckenausrüstung, Errichtung, Erweiterungen, Umbauten und Instandhaltung“ auf Basis des Teillastenhefts D2.2 RAMS [R01].</w:t>
      </w:r>
    </w:p>
    <w:p w14:paraId="18416176" w14:textId="77777777">
      <w:pPr>
        <w:pStyle w:val="Heading2"/>
        <w:divId w:val="22"/>
      </w:pPr>
      <w:bookmarkStart w:name="_Toc242172610" w:id="3"/>
      <w:r>
        <w:t>Verteilung</w:t>
      </w:r>
      <w:bookmarkEnd w:id="3"/>
    </w:p>
    <w:p w14:paraId="1F449F7F" w14:textId="77777777">
      <w:pPr>
        <w:divId w:val="23"/>
      </w:pPr>
      <w:r>
        <w:t>Dieses Kapitel enthält Aufzeichnungen zur Verteilung des Dokuments an den Kunden.</w:t>
      </w:r>
    </w:p>
    <w:p w14:paraId="26A78462" w14:textId="77777777">
      <w:pPr>
        <w:pStyle w:val="Heading2"/>
        <w:divId w:val="24"/>
      </w:pPr>
      <w:bookmarkStart w:name="_Toc242172611" w:id="4"/>
      <w:r>
        <w:t>Änderungen</w:t>
      </w:r>
      <w:bookmarkEnd w:id="4"/>
    </w:p>
    <w:p w14:paraId="038E74C1" w14:textId="77777777">
      <w:pPr>
        <w:pStyle w:val="Heading3"/>
        <w:divId w:val="25"/>
      </w:pPr>
      <w:bookmarkStart w:name="_Toc242172612" w:id="5"/>
      <w:r>
        <w:t>Edition 01</w:t>
      </w:r>
      <w:bookmarkEnd w:id="5"/>
    </w:p>
    <w:p w14:paraId="0B21B8BA" w14:textId="77777777">
      <w:pPr>
        <w:divId w:val="26"/>
      </w:pPr>
      <w:r>
        <w:t>Erste Ausgabe.</w:t>
      </w:r>
    </w:p>
    <w:p w14:paraId="27B87C48" w14:textId="77777777">
      <w:pPr>
        <w:pStyle w:val="Heading3"/>
        <w:divId w:val="27"/>
      </w:pPr>
      <w:bookmarkStart w:name="_Toc242172613" w:id="6"/>
      <w:r>
        <w:t>Edition 02</w:t>
      </w:r>
      <w:bookmarkEnd w:id="6"/>
    </w:p>
    <w:p w14:paraId="6B849F49" w14:textId="77777777">
      <w:pPr>
        <w:divId w:val="28"/>
      </w:pPr>
      <w:r>
        <w:rPr>
          <w:sz w:val="20"/>
          <w:szCs w:val="20"/>
        </w:rPr>
        <w:t>Aktualisierung auf Lastenheft [R01]Version 1.3 vom 23.05.2025. Keine wesentlichen inhaltlichen Änderungen.</w:t>
      </w:r>
    </w:p>
    <w:p w14:paraId="59DF9826" w14:textId="77777777">
      <w:pPr>
        <w:divId w:val="29"/>
      </w:pPr>
      <w:r>
        <w:t>·Anforderung 02_59: Anmerkung zu Ausnahmen ergänzt.</w:t>
      </w:r>
    </w:p>
    <w:p w14:paraId="71DCC18B" w14:textId="77777777">
      <w:pPr>
        <w:divId w:val="30"/>
      </w:pPr>
      <w:r>
        <w:t>·Anforderung 02_259, 02_260 zum Softwaretausch ergänzt.</w:t>
      </w:r>
    </w:p>
    <w:p w14:paraId="3CF9E63C" w14:textId="77777777">
      <w:pPr>
        <w:divId w:val="31"/>
      </w:pPr>
      <w:r>
        <w:t>​​</w:t>
      </w:r>
    </w:p>
    <w:p w14:paraId="5A0265A2" w14:textId="77777777">
      <w:pPr>
        <w:divId w:val="32"/>
      </w:pPr>
      <w:r>
        <w:br w:type="page"/>
      </w:r>
    </w:p>
    <w:p w14:paraId="2901EFE3" w14:textId="77777777">
      <w:pPr>
        <w:pStyle w:val="Heading1"/>
        <w:divId w:val="33"/>
      </w:pPr>
      <w:bookmarkStart w:name="_Toc242172614" w:id="7"/>
      <w:r>
        <w:lastRenderedPageBreak/>
        <w:t>REFERENZEN, BEGRIFFE, AKRONYME UND DEFINITIONEN</w:t>
      </w:r>
      <w:bookmarkEnd w:id="7"/>
    </w:p>
    <w:p w14:paraId="4A5CB0DB" w14:textId="77777777">
      <w:pPr>
        <w:pStyle w:val="Heading2"/>
        <w:divId w:val="34"/>
      </w:pPr>
      <w:bookmarkStart w:name="_Toc242172615" w:id="8"/>
      <w:r>
        <w:t>Referenzen</w:t>
      </w:r>
      <w:bookmarkEnd w:id="8"/>
    </w:p>
    <w:tbl>
      <w:tblPr>
        <w:tblStyle w:val="PolarionTableNormal"/>
        <w:tblW w:w="9740" w:type="dxa"/>
        <w:jc w:val="center"/>
        <w:tblLook w:val="04A0" w:firstRow="1" w:lastRow="0" w:firstColumn="1" w:lastColumn="0" w:noHBand="0" w:noVBand="1"/>
      </w:tblPr>
      <w:tblGrid>
        <w:gridCol w:w="640"/>
        <w:gridCol w:w="2872"/>
        <w:gridCol w:w="5229"/>
        <w:gridCol w:w="999"/>
      </w:tblGrid>
      <w:tr w14:paraId="65FFD0DA" w14:textId="77777777">
        <w:trPr>
          <w:divId w:val="35"/>
          <w:trHeight w:val="180"/>
          <w:jc w:val="center"/>
        </w:trPr>
        <w:tc xmlns:tara="kcentrix:tara" tara:rowspan="1" tara:colspan="1">
          <w:tcPr>
            <w:tcW w:w="640" w:type="dxa"/>
            <w:tcBorders>
              <w:top w:val="single" w:color="auto" w:sz="8" w:space="0"/>
              <w:left w:val="single" w:color="auto" w:sz="8" w:space="0"/>
              <w:bottom w:val="single" w:color="auto" w:sz="8" w:space="0"/>
              <w:right w:val="single" w:color="auto" w:sz="8" w:space="0"/>
            </w:tcBorders>
            <w:shd w:val="clear" w:color="auto" w:fill="DBE5F1"/>
            <w:tcMar>
              <w:top w:w="0" w:type="auto"/>
              <w:left w:w="60" w:type="dxa"/>
              <w:bottom w:w="0" w:type="auto"/>
              <w:right w:w="60" w:type="dxa"/>
            </w:tcMar>
          </w:tcPr>
          <w:p w14:paraId="60F98FC8" w14:textId="77777777">
            <w:pPr>
              <w:jc w:val="center"/>
            </w:pPr>
            <w:r>
              <w:rPr>
                <w:b/>
                <w:color w:val="000000"/>
                <w:sz w:val="20"/>
                <w:szCs w:val="20"/>
              </w:rPr>
              <w:t>Id</w:t>
            </w:r>
          </w:p>
        </w:tc>
        <w:tc xmlns:tara="kcentrix:tara" tara:rowspan="1" tara:colspan="1">
          <w:tcPr>
            <w:tcW w:w="2880" w:type="dxa"/>
            <w:tcBorders>
              <w:top w:val="single" w:color="auto" w:sz="8" w:space="0"/>
              <w:bottom w:val="single" w:color="auto" w:sz="8" w:space="0"/>
              <w:right w:val="single" w:color="auto" w:sz="8" w:space="0"/>
            </w:tcBorders>
            <w:shd w:val="clear" w:color="auto" w:fill="DBE5F1"/>
            <w:tcMar>
              <w:top w:w="0" w:type="auto"/>
              <w:left w:w="60" w:type="dxa"/>
              <w:bottom w:w="0" w:type="auto"/>
              <w:right w:w="60" w:type="dxa"/>
            </w:tcMar>
          </w:tcPr>
          <w:p w14:paraId="610DDDC5" w14:textId="77777777">
            <w:r>
              <w:rPr>
                <w:b/>
                <w:color w:val="000000"/>
                <w:sz w:val="20"/>
                <w:szCs w:val="20"/>
              </w:rPr>
              <w:t>Referenz</w:t>
            </w:r>
          </w:p>
        </w:tc>
        <w:tc xmlns:tara="kcentrix:tara" tara:rowspan="1" tara:colspan="1">
          <w:tcPr>
            <w:tcW w:w="5240" w:type="dxa"/>
            <w:tcBorders>
              <w:top w:val="single" w:color="auto" w:sz="8" w:space="0"/>
              <w:bottom w:val="single" w:color="auto" w:sz="8" w:space="0"/>
              <w:right w:val="single" w:color="auto" w:sz="8" w:space="0"/>
            </w:tcBorders>
            <w:shd w:val="clear" w:color="auto" w:fill="DBE5F1"/>
            <w:tcMar>
              <w:top w:w="0" w:type="auto"/>
              <w:left w:w="60" w:type="dxa"/>
              <w:bottom w:w="0" w:type="auto"/>
              <w:right w:w="60" w:type="dxa"/>
            </w:tcMar>
          </w:tcPr>
          <w:p w14:paraId="6C01C0E8" w14:textId="77777777">
            <w:r>
              <w:rPr>
                <w:b/>
                <w:color w:val="000000"/>
                <w:sz w:val="20"/>
                <w:szCs w:val="20"/>
              </w:rPr>
              <w:t>Titel</w:t>
            </w:r>
          </w:p>
        </w:tc>
        <w:tc xmlns:tara="kcentrix:tara" tara:rowspan="1" tara:colspan="1">
          <w:tcPr>
            <w:tcW w:w="1000" w:type="dxa"/>
            <w:tcBorders>
              <w:top w:val="single" w:color="auto" w:sz="8" w:space="0"/>
              <w:bottom w:val="single" w:color="auto" w:sz="8" w:space="0"/>
              <w:right w:val="single" w:color="auto" w:sz="8" w:space="0"/>
            </w:tcBorders>
            <w:shd w:val="clear" w:color="auto" w:fill="DBE5F1"/>
            <w:tcMar>
              <w:top w:w="0" w:type="auto"/>
              <w:left w:w="60" w:type="dxa"/>
              <w:bottom w:w="0" w:type="auto"/>
              <w:right w:w="60" w:type="dxa"/>
            </w:tcMar>
          </w:tcPr>
          <w:p w14:paraId="1A52652B" w14:textId="77777777">
            <w:r>
              <w:rPr>
                <w:b/>
                <w:color w:val="000000"/>
                <w:sz w:val="20"/>
                <w:szCs w:val="20"/>
              </w:rPr>
              <w:t>Version</w:t>
            </w:r>
          </w:p>
        </w:tc>
      </w:tr>
      <w:tr w14:paraId="728584D7" w14:textId="77777777">
        <w:trPr>
          <w:divId w:val="35"/>
          <w:trHeight w:val="180"/>
          <w:jc w:val="center"/>
        </w:trPr>
        <w:tc xmlns:tara="kcentrix:tara" tara:rowspan="1" tara:colspan="1">
          <w:tcPr>
            <w:tcW w:w="640" w:type="dxa"/>
            <w:tcBorders>
              <w:left w:val="single" w:color="auto" w:sz="8" w:space="0"/>
              <w:bottom w:val="single" w:color="auto" w:sz="8" w:space="0"/>
              <w:right w:val="single" w:color="auto" w:sz="8" w:space="0"/>
            </w:tcBorders>
            <w:tcMar>
              <w:top w:w="0" w:type="auto"/>
              <w:left w:w="60" w:type="dxa"/>
              <w:bottom w:w="0" w:type="auto"/>
              <w:right w:w="60" w:type="dxa"/>
            </w:tcMar>
          </w:tcPr>
          <w:p w14:paraId="21FC17CF" w14:textId="77777777">
            <w:r>
              <w:t>[R01]</w:t>
            </w:r>
          </w:p>
        </w:tc>
        <w:tc xmlns:tara="kcentrix:tara" tara:rowspan="1" tara:colspan="1">
          <w:tcPr>
            <w:tcW w:w="2880" w:type="dxa"/>
            <w:tcBorders>
              <w:bottom w:val="single" w:color="auto" w:sz="8" w:space="0"/>
              <w:right w:val="single" w:color="auto" w:sz="8" w:space="0"/>
            </w:tcBorders>
            <w:tcMar>
              <w:top w:w="0" w:type="auto"/>
              <w:left w:w="60" w:type="dxa"/>
              <w:bottom w:w="0" w:type="auto"/>
              <w:right w:w="60" w:type="dxa"/>
            </w:tcMar>
          </w:tcPr>
          <w:p w14:paraId="5F2A2728" w14:textId="77777777">
            <w:r>
              <w:t>3BU 17300 0004 DSAPC</w:t>
            </w:r>
          </w:p>
        </w:tc>
        <w:tc xmlns:tara="kcentrix:tara" tara:rowspan="1" tara:colspan="1">
          <w:tcPr>
            <w:tcW w:w="5240" w:type="dxa"/>
            <w:tcBorders>
              <w:bottom w:val="single" w:color="auto" w:sz="8" w:space="0"/>
              <w:right w:val="single" w:color="auto" w:sz="8" w:space="0"/>
            </w:tcBorders>
            <w:tcMar>
              <w:top w:w="0" w:type="auto"/>
              <w:left w:w="60" w:type="dxa"/>
              <w:bottom w:w="0" w:type="auto"/>
              <w:right w:w="60" w:type="dxa"/>
            </w:tcMar>
          </w:tcPr>
          <w:p w14:paraId="6F2D03E4" w14:textId="77777777">
            <w:r>
              <w:t>DSTW Streckenausrüstung OBB - Teil D Leistungsbeschreibung und Lastenhefte</w:t>
              <w:br/>
            </w:r>
          </w:p>
          <w:p w14:paraId="2CFB4448" w14:textId="77777777">
            <w:r>
              <w:t>enthält u.a.: </w:t>
            </w:r>
          </w:p>
          <w:p w14:paraId="3E773AC6" w14:textId="77777777">
            <w:r>
              <w:t>-D2.2 Teillastenheft RAMS -Version 1.3 - 21.05.2025</w:t>
            </w:r>
          </w:p>
          <w:p w14:paraId="7F1695BE" w14:textId="77777777">
            <w:r>
              <w:t>-D2.0_Glossar - Version 1.0 - 13.04.2023</w:t>
            </w:r>
          </w:p>
          <w:p w14:paraId="207B95BB" w14:textId="77777777">
            <w:r>
              <w:t>-D2.1_Referenzliste_V1.3 - 21.05.2025</w:t>
            </w:r>
          </w:p>
        </w:tc>
        <w:tc xmlns:tara="kcentrix:tara" tara:rowspan="1" tara:colspan="1">
          <w:tcPr>
            <w:tcW w:w="1000" w:type="dxa"/>
            <w:tcBorders>
              <w:bottom w:val="single" w:color="auto" w:sz="8" w:space="0"/>
              <w:right w:val="single" w:color="auto" w:sz="8" w:space="0"/>
            </w:tcBorders>
            <w:tcMar>
              <w:top w:w="0" w:type="auto"/>
              <w:left w:w="60" w:type="dxa"/>
              <w:bottom w:w="0" w:type="auto"/>
              <w:right w:w="60" w:type="dxa"/>
            </w:tcMar>
          </w:tcPr>
          <w:p w14:paraId="402BFC94" w14:textId="77777777">
            <w:r>
              <w:t>04</w:t>
            </w:r>
          </w:p>
        </w:tc>
      </w:tr>
      <w:tr w14:paraId="76604322" w14:textId="77777777">
        <w:trPr>
          <w:divId w:val="35"/>
          <w:trHeight w:val="180"/>
          <w:jc w:val="center"/>
        </w:trPr>
        <w:tc xmlns:tara="kcentrix:tara" tara:rowspan="1" tara:colspan="1">
          <w:tcPr>
            <w:tcW w:w="640" w:type="dxa"/>
            <w:tcBorders>
              <w:left w:val="single" w:color="auto" w:sz="8" w:space="0"/>
              <w:bottom w:val="single" w:color="auto" w:sz="8" w:space="0"/>
              <w:right w:val="single" w:color="auto" w:sz="8" w:space="0"/>
            </w:tcBorders>
            <w:tcMar>
              <w:top w:w="0" w:type="auto"/>
              <w:left w:w="60" w:type="dxa"/>
              <w:bottom w:w="0" w:type="auto"/>
              <w:right w:w="60" w:type="dxa"/>
            </w:tcMar>
          </w:tcPr>
          <w:p w14:paraId="07462C76" w14:textId="77777777">
            <w:r>
              <w:t>[R02]</w:t>
            </w:r>
          </w:p>
        </w:tc>
        <w:tc xmlns:tara="kcentrix:tara" tara:rowspan="1" tara:colspan="1">
          <w:tcPr>
            <w:tcW w:w="2880" w:type="dxa"/>
            <w:tcBorders>
              <w:bottom w:val="single" w:color="auto" w:sz="8" w:space="0"/>
              <w:right w:val="single" w:color="auto" w:sz="8" w:space="0"/>
            </w:tcBorders>
            <w:tcMar>
              <w:top w:w="0" w:type="auto"/>
              <w:left w:w="60" w:type="dxa"/>
              <w:bottom w:w="0" w:type="auto"/>
              <w:right w:w="60" w:type="dxa"/>
            </w:tcMar>
          </w:tcPr>
          <w:p w14:paraId="2A246430" w14:textId="77777777">
            <w:r>
              <w:t>3BU 17300 1000 DPAPC</w:t>
            </w:r>
          </w:p>
        </w:tc>
        <w:tc xmlns:tara="kcentrix:tara" tara:rowspan="1" tara:colspan="1">
          <w:tcPr>
            <w:tcW w:w="5240" w:type="dxa"/>
            <w:tcBorders>
              <w:bottom w:val="single" w:color="auto" w:sz="8" w:space="0"/>
              <w:right w:val="single" w:color="auto" w:sz="8" w:space="0"/>
            </w:tcBorders>
            <w:tcMar>
              <w:top w:w="0" w:type="auto"/>
              <w:left w:w="60" w:type="dxa"/>
              <w:bottom w:w="0" w:type="auto"/>
              <w:right w:w="60" w:type="dxa"/>
            </w:tcMar>
          </w:tcPr>
          <w:p w14:paraId="51245D8D" w14:textId="77777777">
            <w:r>
              <w:t>Project Management Plan (PMP) Generic Application Digital Interlocking OBB</w:t>
            </w:r>
          </w:p>
        </w:tc>
        <w:tc xmlns:tara="kcentrix:tara" tara:rowspan="1" tara:colspan="1">
          <w:tcPr>
            <w:tcW w:w="1000" w:type="dxa"/>
            <w:tcBorders>
              <w:bottom w:val="single" w:color="auto" w:sz="8" w:space="0"/>
              <w:right w:val="single" w:color="auto" w:sz="8" w:space="0"/>
            </w:tcBorders>
            <w:tcMar>
              <w:top w:w="0" w:type="auto"/>
              <w:left w:w="60" w:type="dxa"/>
              <w:bottom w:w="0" w:type="auto"/>
              <w:right w:w="60" w:type="dxa"/>
            </w:tcMar>
          </w:tcPr>
          <w:p w14:paraId="7B25DB70" w14:textId="77777777">
            <w:r>
              <w:t>01 PD 02</w:t>
            </w:r>
          </w:p>
        </w:tc>
      </w:tr>
      <w:tr w14:paraId="0FF85CF1" w14:textId="77777777">
        <w:trPr>
          <w:divId w:val="35"/>
          <w:trHeight w:val="180"/>
          <w:jc w:val="center"/>
        </w:trPr>
        <w:tc xmlns:tara="kcentrix:tara" tara:rowspan="1" tara:colspan="1">
          <w:tcPr>
            <w:tcW w:w="640" w:type="dxa"/>
            <w:tcBorders>
              <w:left w:val="single" w:color="auto" w:sz="8" w:space="0"/>
              <w:bottom w:val="single" w:color="auto" w:sz="8" w:space="0"/>
              <w:right w:val="single" w:color="auto" w:sz="8" w:space="0"/>
            </w:tcBorders>
            <w:tcMar>
              <w:top w:w="0" w:type="auto"/>
              <w:left w:w="60" w:type="dxa"/>
              <w:bottom w:w="0" w:type="auto"/>
              <w:right w:w="60" w:type="dxa"/>
            </w:tcMar>
          </w:tcPr>
          <w:p w14:paraId="65FC5B79" w14:textId="77777777">
            <w:r>
              <w:t>[R03]</w:t>
            </w:r>
          </w:p>
        </w:tc>
        <w:tc xmlns:tara="kcentrix:tara" tara:rowspan="1" tara:colspan="1">
          <w:tcPr>
            <w:tcW w:w="2880" w:type="dxa"/>
            <w:tcBorders>
              <w:bottom w:val="single" w:color="auto" w:sz="8" w:space="0"/>
              <w:right w:val="single" w:color="auto" w:sz="8" w:space="0"/>
            </w:tcBorders>
            <w:tcMar>
              <w:top w:w="0" w:type="auto"/>
              <w:left w:w="60" w:type="dxa"/>
              <w:bottom w:w="0" w:type="auto"/>
              <w:right w:w="60" w:type="dxa"/>
            </w:tcMar>
          </w:tcPr>
          <w:p w14:paraId="1D4E0EFF" w14:textId="77777777">
            <w:r>
              <w:t>3BU 17300 1207 DUAPA</w:t>
            </w:r>
          </w:p>
        </w:tc>
        <w:tc xmlns:tara="kcentrix:tara" tara:rowspan="1" tara:colspan="1">
          <w:tcPr>
            <w:tcW w:w="5240" w:type="dxa"/>
            <w:tcBorders>
              <w:bottom w:val="single" w:color="auto" w:sz="8" w:space="0"/>
              <w:right w:val="single" w:color="auto" w:sz="8" w:space="0"/>
            </w:tcBorders>
            <w:tcMar>
              <w:top w:w="0" w:type="auto"/>
              <w:left w:w="60" w:type="dxa"/>
              <w:bottom w:w="0" w:type="auto"/>
              <w:right w:w="60" w:type="dxa"/>
            </w:tcMar>
          </w:tcPr>
          <w:p w14:paraId="56A1FE8A" w14:textId="77777777">
            <w:r>
              <w:t>Requirements Management Plan (RMP) Generic Application Digital Interlocking OBB</w:t>
            </w:r>
          </w:p>
        </w:tc>
        <w:tc xmlns:tara="kcentrix:tara" tara:rowspan="1" tara:colspan="1">
          <w:tcPr>
            <w:tcW w:w="1000" w:type="dxa"/>
            <w:tcBorders>
              <w:bottom w:val="single" w:color="auto" w:sz="8" w:space="0"/>
              <w:right w:val="single" w:color="auto" w:sz="8" w:space="0"/>
            </w:tcBorders>
            <w:tcMar>
              <w:top w:w="0" w:type="auto"/>
              <w:left w:w="60" w:type="dxa"/>
              <w:bottom w:w="0" w:type="auto"/>
              <w:right w:w="60" w:type="dxa"/>
            </w:tcMar>
          </w:tcPr>
          <w:p w14:paraId="1FAECCED" w14:textId="77777777">
            <w:r>
              <w:t>01 PD 05</w:t>
            </w:r>
          </w:p>
        </w:tc>
      </w:tr>
    </w:tbl>
    <w:p w14:paraId="46124FE9" w14:textId="77777777">
      <w:pPr>
        <w:pStyle w:val="Heading2"/>
        <w:divId w:val="36"/>
      </w:pPr>
      <w:bookmarkStart w:name="_Toc242172616" w:id="9"/>
      <w:r>
        <w:t>Begriffe, Abkürzungen und Akronyme</w:t>
      </w:r>
      <w:bookmarkEnd w:id="9"/>
    </w:p>
    <w:p w14:paraId="479066A0" w14:textId="77777777">
      <w:pPr>
        <w:divId w:val="37"/>
      </w:pPr>
      <w:r>
        <w:t xml:space="preserve">Siehe D2.0_Glossar der ÖBB in [R01] oder </w:t>
      </w:r>
      <w:hyperlink w:history="1" r:id="rId7">
        <w:r>
          <w:rPr>
            <w:color w:val="0563C1" w:themeColor="hyperlink"/>
            <w:u w:val="single"/>
          </w:rPr>
          <w:t>Glossary 8008</w:t>
        </w:r>
      </w:hyperlink>
      <w:r>
        <w:t xml:space="preserve"> (Hitachi Rail Austria - Glossary).</w:t>
      </w:r>
    </w:p>
    <w:p w14:paraId="09BDDED2" w14:textId="77777777">
      <w:pPr>
        <w:pStyle w:val="Heading2"/>
        <w:divId w:val="38"/>
      </w:pPr>
      <w:bookmarkStart w:name="_Toc242172617" w:id="10"/>
      <w:r>
        <w:t>Definitionen</w:t>
      </w:r>
      <w:bookmarkEnd w:id="10"/>
    </w:p>
    <w:p w14:paraId="5419D7D5" w14:textId="77777777">
      <w:pPr>
        <w:divId w:val="39"/>
      </w:pPr>
      <w:r>
        <w:t>Keine.</w:t>
      </w:r>
    </w:p>
    <w:p w14:paraId="7E79F365" w14:textId="77777777">
      <w:pPr>
        <w:pStyle w:val="Heading2"/>
        <w:divId w:val="40"/>
      </w:pPr>
      <w:bookmarkStart w:name="_Toc242172618" w:id="11"/>
      <w:r>
        <w:t>Offene Punkte</w:t>
      </w:r>
      <w:bookmarkEnd w:id="11"/>
    </w:p>
    <w:p w14:paraId="277B74E9" w14:textId="77777777">
      <w:pPr>
        <w:pStyle w:val="ListParagraph"/>
        <w:numPr>
          <w:ilvl w:val="0"/>
          <w:numId w:val="1"/>
        </w:numPr>
        <w:ind w:left="756"/>
        <w:divId w:val="41"/>
      </w:pPr>
      <w:r>
        <w:t>Vertragsabschluss mit ÖBB</w:t>
      </w:r>
    </w:p>
    <w:p w14:paraId="4640D501" w14:textId="77777777">
      <w:pPr>
        <w:pStyle w:val="ListParagraph"/>
        <w:numPr>
          <w:ilvl w:val="0"/>
          <w:numId w:val="1"/>
        </w:numPr>
        <w:ind w:left="756"/>
        <w:divId w:val="41"/>
      </w:pPr>
      <w:r>
        <w:t>Abstimmung der Realisierungsbeschreibung mit ÖBB und Freigabe der Pflichtenhefte durch die ÖBB.</w:t>
      </w:r>
    </w:p>
    <w:p w14:paraId="40385058" w14:textId="77777777">
      <w:pPr>
        <w:divId w:val="42"/>
      </w:pPr>
      <w:r>
        <w:br w:type="page"/>
      </w:r>
    </w:p>
    <w:p w14:paraId="4B6F16A9" w14:textId="77777777">
      <w:pPr>
        <w:pStyle w:val="Heading1"/>
        <w:divId w:val="43"/>
      </w:pPr>
      <w:bookmarkStart w:name="_Toc242172619" w:id="12"/>
      <w:r>
        <w:lastRenderedPageBreak/>
        <w:t>D2 Pflichtenhefte DSTW</w:t>
      </w:r>
      <w:bookmarkEnd w:id="12"/>
    </w:p>
    <w:p w14:paraId="7FC5314D" w14:textId="77777777">
      <w:pPr>
        <w:pStyle w:val="Heading2"/>
        <w:divId w:val="44"/>
      </w:pPr>
      <w:bookmarkStart w:name="_Toc242172620" w:id="13"/>
      <w:r>
        <w:t>D2.2 Teilpflichtenheft RAMS</w:t>
      </w:r>
      <w:bookmarkEnd w:id="13"/>
    </w:p>
    <w:p w14:paraId="4B0143FE" w14:textId="77777777">
      <w:pPr>
        <w:pStyle w:val="Heading3"/>
        <w:divId w:val="45"/>
      </w:pPr>
      <w:bookmarkStart w:name="_Toc242172621" w:id="14"/>
      <w:r>
        <w:t>2 Allgemein</w:t>
      </w:r>
      <w:bookmarkEnd w:id="14"/>
    </w:p>
    <w:p w14:paraId="0A9A4C35" w14:textId="77777777">
      <w:pPr>
        <w:pStyle w:val="Heading4"/>
        <w:divId w:val="46"/>
      </w:pPr>
      <w:bookmarkStart w:name="_Toc242172622" w:id="15"/>
      <w:r>
        <w:t>2.1 Mindestnutzungsdauer</w:t>
      </w:r>
      <w:bookmarkEnd w:id="15"/>
    </w:p>
    <w:p w14:paraId="5C6A3411" w14:textId="77777777">
      <w:pPr>
        <w:spacing w:after="0"/>
      </w:pPr>
      <w:r>
        <w:rPr>
          <w:vanish/>
        </w:rPr>
        <w:t>MLS_DSTW/MDSTW-21800</w:t>
      </w:r>
      <w:r>
        <w:rPr>
          <w:b/>
        </w:rPr>
        <w:t>2.1.0-1 Die Mindestnutzungsdauer der COTS-Komponenten der Innenanlage muss minde...</w:t>
      </w:r>
      <w:r>
        <w:br/>
        <w:t>2.1.0-1 Die Mindestnutzungsdauer der COTS-Komponenten der Innenanlage muss mindestens 7 Jahre betragen. Der Betrieb muss täglich ohne Betriebspause stattfinden.</w:t>
        <w:br/>
        <w:t>​​</w:t>
      </w:r>
    </w:p>
    <w:p w14:paraId="715C4D7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D037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487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92A4FD" w14:textId="77777777">
            <w:r>
              <w:t>MDSTW-21800</w:t>
            </w:r>
          </w:p>
        </w:tc>
      </w:tr>
      <w:tr w14:paraId="7F1A1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DEA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5DA71" w14:textId="77777777">
            <w:r>
              <w:t>02_16</w:t>
            </w:r>
          </w:p>
        </w:tc>
      </w:tr>
      <w:tr w14:paraId="6324E5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839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CDF06" w14:textId="77777777">
            <w:r>
              <w:t>138</w:t>
            </w:r>
          </w:p>
        </w:tc>
      </w:tr>
      <w:tr w14:paraId="5A9B1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C0D6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A64D5" w14:textId="77777777"/>
        </w:tc>
      </w:tr>
      <w:tr w14:paraId="3E822A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F006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F9CE1" w14:textId="77777777">
            <w:r>
              <w:t>Draft</w:t>
            </w:r>
          </w:p>
        </w:tc>
      </w:tr>
      <w:tr w14:paraId="30338B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E69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8DC2D" w14:textId="77777777">
            <w:r>
              <w:t>Muss</w:t>
            </w:r>
          </w:p>
        </w:tc>
      </w:tr>
      <w:tr w14:paraId="76A26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76EA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167C11" w14:textId="77777777">
            <w:r>
              <w:t xml:space="preserve">Für die COTS-Komponenten der Innenanlage wird eine Mindestnutzungsdauer von sieben Jahren durch die Auswahl geeigneter Industriekomponenten sowie durch das Produkt- und </w:t>
              <w:commentRangeStart w:id="2556913"/>
              <w:t xml:space="preserve">Obsoleszenzmanagement </w:t>
              <w:commentRangeEnd w:id="2556913"/>
              <w:t xml:space="preserve">von Hitachi Rail unterstützt. Bei Abkündigung einer eingesetzten Komponente werden geeignete Maßnahmen wie Ersatzbeschaffung, Last-Time-Buy, Bereitstellung eines kompatiblen Ersatzprodukts oder Migration auf eine qualifizierte Nachfolgekomponente bewertet und umgesetzt. Details werden im Obsoleszenzmanagement und in der Produktstrategie dokumentiert.</w:t>
            </w:r>
            <w:r>
              <w:rPr>
                <w:rStyle w:val="CommentReference"/>
              </w:rPr>
              <w:commentReference w:id="2556913"/>
            </w:r>
          </w:p>
        </w:tc>
      </w:tr>
      <w:tr w14:paraId="50FCDF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34D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Die Mindestnutzungsdauer bezieht sich auf die Aufrechterhaltung der geforderten Systemfunktion und nicht zwingend auf den unveränderten Einsatz desselben Hardwaretyps über den gesamten Zeitraum. Der Austausch gegen qualifizierte und funktional kompatible Nachfolgekomponenten ist </w:t>
            </w:r>
            <w:commentRangeStart w:id="2556914"/>
            <w:ins w:author="HOLZKNECHT Robert" w:date="2026-10-07T12:19:16+2" w:id="2556914">
              <w:r xmlns:aml="http://schemas.microsoft.com/aml/2001/core" xmlns:msxsl="urn:schemas-microsoft-com:xslt">
                <w:rPr>
                  <w:rFonts w:ascii="Calibri" w:hAnsi="Calibri" w:cs="Calibri"/>
                  <w:sz w:val="22"/>
                  <w:szCs w:val="22"/>
                  <w:b w:val="off"/>
                  <w:u w:val="none"/>
                  <w:em w:val="false"/>
                </w:rPr>
                <w:t xml:space="preserve">in bilateraler Abstimmung mit dem AN </w:t>
              </w:r>
            </w:ins>
            <w:commentRangeEnd w:id="2556914"/>
            <w:r>
              <w:rPr>
                <w:rStyle w:val="CommentReference"/>
              </w:rPr>
              <w:commentReference w:id="2556914"/>
            </w:r>
            <w:r xmlns:aml="http://schemas.microsoft.com/aml/2001/core" xmlns:msxsl="urn:schemas-microsoft-com:xslt">
              <w:rPr>
                <w:rFonts w:ascii="Calibri" w:hAnsi="Calibri" w:cs="Calibri"/>
                <w:sz w:val="22"/>
                <w:szCs w:val="22"/>
                <w:b w:val="off"/>
                <w:u w:val="none"/>
                <w:em w:val="false"/>
              </w:rPr>
              <w:t xml:space="preserve">zulässig. Die Einhaltung setzt die vereinbarten Betriebs-, Lagerungs- und Umgebungsbedingungen sowie die Durchführung der vorgesehenen Instandhaltungsmaßnahmen voraus.</w:t>
            </w:r>
          </w:p>
        </w:tc>
      </w:tr>
      <w:tr w14:paraId="4A97B1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C17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BEEDF" w14:textId="77777777">
            <w:r>
              <w:t>PV GA DIL OBB 1.0.0</w:t>
            </w:r>
          </w:p>
        </w:tc>
      </w:tr>
    </w:tbl>
    <w:p w14:paraId="387AFF4B" w14:textId="77777777">
      <w:pPr>
        <w:spacing w:after="0" w:line="96" w:lineRule="auto"/>
      </w:pPr>
    </w:p>
    <w:p w14:paraId="61A0ABEC" w14:textId="77777777">
      <w:pPr>
        <w:spacing w:after="0"/>
      </w:pPr>
      <w:r>
        <w:rPr>
          <w:vanish/>
        </w:rPr>
        <w:t>MLS_DSTW/MDSTW-21801</w:t>
      </w:r>
      <w:r>
        <w:rPr>
          <w:b/>
        </w:rPr>
        <w:t>2.1.0-2 Die durchgehende Nutzung des Systems DSTW innerhalb der Mindestnutzungsd...</w:t>
      </w:r>
      <w:r>
        <w:br/>
        <w:t>2.1.0-2 Die durchgehende Nutzung des Systems DSTW innerhalb der Mindestnutzungsdauer muss durch den AN gewährleistet werden.</w:t>
        <w:br/>
        <w:t>​​</w:t>
      </w:r>
    </w:p>
    <w:p w14:paraId="6BF068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6C1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6B8D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CD7B5" w14:textId="77777777">
            <w:r>
              <w:t>MDSTW-21801</w:t>
            </w:r>
          </w:p>
        </w:tc>
      </w:tr>
      <w:tr w14:paraId="04149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509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B0391" w14:textId="77777777">
            <w:r>
              <w:t>02_17</w:t>
            </w:r>
          </w:p>
        </w:tc>
      </w:tr>
      <w:tr w14:paraId="10B975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B77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BA36D" w14:textId="77777777">
            <w:r>
              <w:t>139</w:t>
            </w:r>
          </w:p>
        </w:tc>
      </w:tr>
      <w:tr w14:paraId="369123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F0F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FBD61" w14:textId="77777777"/>
        </w:tc>
      </w:tr>
      <w:tr w14:paraId="253C27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CE47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5445A" w14:textId="77777777">
            <w:r>
              <w:t>Draft</w:t>
            </w:r>
          </w:p>
        </w:tc>
      </w:tr>
      <w:tr w14:paraId="016F7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849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254E4" w14:textId="77777777">
            <w:r>
              <w:t>Muss</w:t>
            </w:r>
          </w:p>
        </w:tc>
      </w:tr>
      <w:tr w14:paraId="1045E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8C2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A90E8" w14:textId="77777777">
            <w:r>
              <w:t>Die durchgehende Nutzbarkeit des DSTW innerhalb der jeweils geltenden Mindestnutzungsdauer wird durch die vorgesehene redundante Systemarchitektur, die Austauschbarkeit defekter Komponenten, das Ersatzteil- und Obsoleszenzmanagement sowie die Bereitstellung kompatibler Software- und Hardwarestände unterstützt. Erforderliche Komponententausche und Migrationen werden so geplant, dass betriebliche Auswirkungen entsprechend den vereinbarten Wartungs- und Betriebsprozessen minimiert werden.</w:t>
            </w:r>
          </w:p>
        </w:tc>
      </w:tr>
      <w:tr w14:paraId="0A14B6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D641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67149" w14:textId="77777777">
            <w:commentRangeStart w:id="2556916"/>
            <w:r>
              <w:t>Die Gewährleistung der durchgehenden Nutzbarkeit setzt die Verfügbarkeit der AG-Beistellungen und Umsysteme, insbesondere Rechenzentrum, Stromversorgung, SiDiNet, DDSP und SSP, sowie die Einhaltung der vereinbarten Instandhaltungs- und Betriebsprozesse voraus. Betriebsunterbrechungen aufgrund von Änderungen an AG-Systemen oder aufgrund nicht vertragsgemäßer Betriebsbedingungen liegen außerhalb des Verantwortungsbereichs von Hitachi Rail.</w:t>
            </w:r>
            <w:commentRangeEnd w:id="2556916"/>
            <w:r>
              <w:rPr>
                <w:rStyle w:val="CommentReference"/>
              </w:rPr>
              <w:commentReference w:id="2556916"/>
            </w:r>
          </w:p>
        </w:tc>
      </w:tr>
      <w:tr w14:paraId="0D95A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BA0E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B7574" w14:textId="77777777">
            <w:r>
              <w:t>PV GA DIL OBB 1.0.0</w:t>
            </w:r>
          </w:p>
        </w:tc>
      </w:tr>
    </w:tbl>
    <w:p w14:paraId="4171DE08" w14:textId="77777777">
      <w:pPr>
        <w:spacing w:after="0" w:line="96" w:lineRule="auto"/>
      </w:pPr>
    </w:p>
    <w:p w14:paraId="485FBAB0" w14:textId="77777777">
      <w:r>
        <w:rPr>
          <w:vanish/>
        </w:rPr>
        <w:t>MLS_DSTW/MDSTW-21802</w:t>
      </w:r>
      <w:r>
        <w:t>2.1.0-3 Die Mindestnutzungsdauer ist im Leistungsvertrag festgeschrieben und kann durch Maßnahmen des AN, wie zum Beispiel die Verfügungstellung von Ersatzteilen/Ersatzprodukten, gewährleistet werden.</w:t>
        <w:br/>
        <w:t>​​</w:t>
      </w:r>
    </w:p>
    <w:p w14:paraId="1B89CD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55942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7C04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726D3" w14:textId="77777777">
            <w:r>
              <w:t>7</w:t>
            </w:r>
          </w:p>
        </w:tc>
      </w:tr>
      <w:tr w14:paraId="5CF061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267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93D46" w14:textId="77777777">
            <w:r>
              <w:t>MDSTW-21802</w:t>
            </w:r>
          </w:p>
        </w:tc>
      </w:tr>
      <w:tr w14:paraId="4839C2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97D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1AE54" w14:textId="77777777">
            <w:r>
              <w:t>5743</w:t>
            </w:r>
          </w:p>
        </w:tc>
      </w:tr>
      <w:tr w14:paraId="7DD30A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411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5667A6" w14:textId="77777777">
            <w:r>
              <w:t>02_254</w:t>
            </w:r>
          </w:p>
        </w:tc>
      </w:tr>
    </w:tbl>
    <w:p w14:paraId="24457C28" w14:textId="77777777">
      <w:pPr>
        <w:spacing w:after="0" w:line="96" w:lineRule="auto"/>
      </w:pPr>
    </w:p>
    <w:p w14:paraId="18B8C700" w14:textId="77777777">
      <w:pPr>
        <w:pStyle w:val="Heading4"/>
        <w:divId w:val="47"/>
      </w:pPr>
      <w:bookmarkStart w:name="_Toc242172623" w:id="16"/>
      <w:r>
        <w:t>2.2 Verlängerung Mindestnutzungsdauer</w:t>
      </w:r>
      <w:bookmarkEnd w:id="16"/>
    </w:p>
    <w:p w14:paraId="03B714E2" w14:textId="77777777">
      <w:pPr>
        <w:spacing w:after="0"/>
      </w:pPr>
      <w:r>
        <w:rPr>
          <w:vanish/>
        </w:rPr>
        <w:t>MLS_DSTW/MDSTW-21803</w:t>
      </w:r>
      <w:r>
        <w:rPr>
          <w:b/>
        </w:rPr>
        <w:t>2.2.0-1 Die Mindestnutzungsdauer der DSTW-Komponenten der Außenanlage kann einma...</w:t>
      </w:r>
      <w:r>
        <w:br/>
        <w:t>2.2.0-1 Die Mindestnutzungsdauer der DSTW-Komponenten der Außenanlage kann einmalig um 5 Jahre verlängert werden.</w:t>
        <w:br/>
        <w:t>​​</w:t>
      </w:r>
    </w:p>
    <w:p w14:paraId="21A8D9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38B1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619F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3F309D" w14:textId="77777777">
            <w:r>
              <w:t>MDSTW-21803</w:t>
            </w:r>
          </w:p>
        </w:tc>
      </w:tr>
      <w:tr w14:paraId="12C9C2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348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37058" w14:textId="77777777">
            <w:r>
              <w:t>02_19</w:t>
            </w:r>
          </w:p>
        </w:tc>
      </w:tr>
      <w:tr w14:paraId="222C9B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349C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77D4D4" w14:textId="77777777">
            <w:r>
              <w:t>141</w:t>
            </w:r>
          </w:p>
        </w:tc>
      </w:tr>
      <w:tr w14:paraId="2F5BA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8092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30BE2" w14:textId="77777777"/>
        </w:tc>
      </w:tr>
      <w:tr w14:paraId="2AD2D1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5DFA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1825D" w14:textId="77777777">
            <w:r>
              <w:t>Draft</w:t>
            </w:r>
          </w:p>
        </w:tc>
      </w:tr>
      <w:tr w14:paraId="68E006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EB9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33689" w14:textId="77777777">
            <w:r>
              <w:t>Muss</w:t>
            </w:r>
          </w:p>
        </w:tc>
      </w:tr>
      <w:tr w14:paraId="08A74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089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FA485" w14:textId="77777777">
            <w:r>
              <w:t xml:space="preserve">Hitachi Rail bewertet auf Basis der FRACAS-Ergebnisse, des technischen Zustands, der Obsoleszenzsituation sowie der Verfügbarkeit geeigneter Ersatz- </w:t>
              <w:lastRenderedPageBreak/>
              <w:t>und Nachfolgeprodukte die Möglichkeit einer Verlängerung der Mindestnutzungsdauer um fünf Jahre. Die erforderlichen technischen und logistischen Maßnahmen werden in einer produktspezifischen Bewertung dargestellt.</w:t>
            </w:r>
          </w:p>
        </w:tc>
      </w:tr>
      <w:tr w14:paraId="4E059C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A5824"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417E6" w14:textId="77777777">
            <w:r>
              <w:t xml:space="preserve">Die Verlängerung ist von der technischen Zustandsbewertung, der Ersatzteil- und Herstellerverfügbarkeit sowie den zu diesem Zeitpunkt geltenden regulatorischen und normativen Anforderungen abhängig. Erforderliche zusätzliche Maßnahmen, Requalifikationen, Migrationen oder Ersatzbeschaffungen sind gesondert hinsichtlich Aufwand, Termin und </w:t>
              <w:commentRangeStart w:id="2556917"/>
              <w:t xml:space="preserve">Kosten</w:t>
              <w:commentRangeEnd w:id="2556917"/>
              <w:t xml:space="preserve"> zu bewerten.</w:t>
            </w:r>
            <w:r>
              <w:rPr>
                <w:rStyle w:val="CommentReference"/>
              </w:rPr>
              <w:commentReference w:id="2556917"/>
            </w:r>
          </w:p>
        </w:tc>
      </w:tr>
      <w:tr w14:paraId="665166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4EBA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1323E" w14:textId="77777777">
            <w:r>
              <w:t>PV GA DIL OBB 1.0.0</w:t>
            </w:r>
          </w:p>
        </w:tc>
      </w:tr>
    </w:tbl>
    <w:p w14:paraId="5BE12D5F" w14:textId="77777777">
      <w:pPr>
        <w:spacing w:after="0" w:line="96" w:lineRule="auto"/>
      </w:pPr>
    </w:p>
    <w:p w14:paraId="6896751E" w14:textId="77777777">
      <w:pPr>
        <w:pStyle w:val="Heading4"/>
        <w:divId w:val="48"/>
      </w:pPr>
      <w:bookmarkStart w:name="_Toc242172624" w:id="17"/>
      <w:r>
        <w:t>2.3 Ersatzteile</w:t>
      </w:r>
      <w:bookmarkEnd w:id="17"/>
    </w:p>
    <w:p w14:paraId="6F17F768" w14:textId="77777777">
      <w:pPr>
        <w:spacing w:after="0"/>
      </w:pPr>
      <w:r>
        <w:rPr>
          <w:vanish/>
        </w:rPr>
        <w:t>MLS_DSTW/MDSTW-21804</w:t>
      </w:r>
      <w:r>
        <w:rPr>
          <w:b/>
        </w:rPr>
        <w:t>2.3.0-1 Der AN der DSTW-Komponenten muss die Versorgung mit sämtlichen Ersatztei...</w:t>
      </w:r>
      <w:r>
        <w:br/>
        <w:t>2.3.0-1 Der AN der DSTW-Komponenten muss die Versorgung mit sämtlichen Ersatzteilen zur Aufrechthaltung des Betriebes und der vollständigen Funktionalität für die Mindestnutzungsdauer von 7 Jahren der Komponenten der Innenanlage bzw. von 25 Jahren der Komponenten der Außenanlage sicherstellen.</w:t>
        <w:br/>
        <w:t>​​</w:t>
      </w:r>
    </w:p>
    <w:p w14:paraId="057B46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E21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3DD8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8F455" w14:textId="77777777">
            <w:r>
              <w:t>MDSTW-21804</w:t>
            </w:r>
          </w:p>
        </w:tc>
      </w:tr>
      <w:tr w14:paraId="23A260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574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CC79C" w14:textId="77777777">
            <w:r>
              <w:t>02_21</w:t>
            </w:r>
          </w:p>
        </w:tc>
      </w:tr>
      <w:tr w14:paraId="48797A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424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A8411" w14:textId="77777777">
            <w:r>
              <w:t>143</w:t>
            </w:r>
          </w:p>
        </w:tc>
      </w:tr>
      <w:tr w14:paraId="00F275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8E5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5FDEC8" w14:textId="77777777"/>
        </w:tc>
      </w:tr>
      <w:tr w14:paraId="0334B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8CB7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E8C2E" w14:textId="77777777">
            <w:r>
              <w:t>Draft</w:t>
            </w:r>
          </w:p>
        </w:tc>
      </w:tr>
      <w:tr w14:paraId="61301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DFD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FE990" w14:textId="77777777">
            <w:r>
              <w:t>Muss</w:t>
            </w:r>
          </w:p>
        </w:tc>
      </w:tr>
      <w:tr w14:paraId="07C88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C5C0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Hitachi Rail stellt für die von Hitachi Rail gelieferten Komponenten die Ersatzteilversorgung innerhalb der vertraglich vereinbarten Mindestnutzungsdauer durch Ersatzteilbevorratung, Reparatur, </w:t>
            </w:r>
            <w:ins w:author="HOLZKNECHT Robert" w:date="2026-10-07T12:30:49+2" w:id="2556920">
              <w:r xmlns:aml="http://schemas.microsoft.com/aml/2001/core" xmlns:msxsl="urn:schemas-microsoft-com:xslt">
                <w:rPr>
                  <w:rFonts w:ascii="Calibri" w:hAnsi="Calibri" w:cs="Calibri"/>
                  <w:sz w:val="22"/>
                  <w:szCs w:val="22"/>
                  <w:b w:val="off"/>
                  <w:u w:val="none"/>
                  <w:em w:val="false"/>
                </w:rPr>
                <w:t xml:space="preserve">Fit/Form/Function </w:t>
              </w:r>
            </w:ins>
            <w:r xmlns:aml="http://schemas.microsoft.com/aml/2001/core" xmlns:msxsl="urn:schemas-microsoft-com:xslt">
              <w:rPr>
                <w:rFonts w:ascii="Calibri" w:hAnsi="Calibri" w:cs="Calibri"/>
                <w:sz w:val="22"/>
                <w:szCs w:val="22"/>
                <w:b w:val="off"/>
                <w:u w:val="none"/>
                <w:em w:val="false"/>
              </w:rPr>
              <w:t xml:space="preserve">kompatible Ersatzprodukte oder qualifizierte Nachfolgekomponenten sicher. Produktabkündigungen werden im Rahmen des Obsoleszenzmanagements bewertet und dem AG mit geeigneten Handlungsempfehlungen mitgeteilt.</w:t>
            </w:r>
          </w:p>
        </w:tc>
      </w:tr>
      <w:tr w14:paraId="311AFE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2A32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Die Ersatzteilversorgung umfasst die Aufrechterhaltung der vereinbarten Funktionalität. </w:t>
            </w:r>
            <w:commentRangeStart w:id="2556921"/>
            <w:del w:author="HOLZKNECHT Robert" w:date="2026-10-07T12:31:31+2" w:id="2556921">
              <w:r>
                <w:rPr xmlns:aml="http://schemas.microsoft.com/aml/2001/core" xmlns:msxsl="urn:schemas-microsoft-com:xslt">
                  <w:rFonts w:ascii="Calibri" w:hAnsi="Calibri" w:cs="Calibri"/>
                  <w:sz w:val="22"/>
                  <w:szCs w:val="22"/>
                  <w:b w:val="off"/>
                  <w:u w:val="none"/>
                  <w:em w:val="false"/>
                </w:rPr>
                <w:delText xml:space="preserve">Sie beinhaltet nicht zwingend die dauerhafte Lieferung eines identischen Hardware- oder Produktstands. </w:delText>
              </w:r>
            </w:del>
            <w:commentRangeEnd w:id="2556921"/>
            <w:r>
              <w:rPr>
                <w:rStyle w:val="CommentReference"/>
              </w:rPr>
              <w:commentReference w:id="2556921"/>
            </w:r>
            <w:r xmlns:aml="http://schemas.microsoft.com/aml/2001/core" xmlns:msxsl="urn:schemas-microsoft-com:xslt">
              <w:rPr>
                <w:rFonts w:ascii="Calibri" w:hAnsi="Calibri" w:cs="Calibri"/>
                <w:sz w:val="22"/>
                <w:szCs w:val="22"/>
                <w:b w:val="off"/>
                <w:u w:val="none"/>
                <w:em w:val="false"/>
              </w:rPr>
              <w:t xml:space="preserve">Umfang, Lieferzeit und Bevorratung der durch den AG vorzuhaltenden Ersatzteile richten sich nach der vereinbarten Ersatzteilliste, den Mengengerüsten und dem Instandhaltungskonzept.</w:t>
            </w:r>
          </w:p>
        </w:tc>
      </w:tr>
      <w:tr w14:paraId="43DF00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A85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F98138" w14:textId="77777777">
            <w:r>
              <w:t>PV GA DIL OBB 1.0.0</w:t>
            </w:r>
          </w:p>
        </w:tc>
      </w:tr>
    </w:tbl>
    <w:p w14:paraId="5D2359C9" w14:textId="77777777">
      <w:pPr>
        <w:spacing w:after="0" w:line="96" w:lineRule="auto"/>
      </w:pPr>
    </w:p>
    <w:p w14:paraId="303856B4" w14:textId="77777777">
      <w:pPr>
        <w:pStyle w:val="Heading4"/>
        <w:divId w:val="49"/>
      </w:pPr>
      <w:bookmarkStart w:name="_Toc242172625" w:id="18"/>
      <w:r>
        <w:lastRenderedPageBreak/>
        <w:t>2.4 OEVE/OENORM EN 50126</w:t>
      </w:r>
      <w:bookmarkEnd w:id="18"/>
    </w:p>
    <w:p w14:paraId="7C62F354" w14:textId="77777777">
      <w:pPr>
        <w:spacing w:after="0"/>
      </w:pPr>
      <w:r>
        <w:rPr>
          <w:vanish/>
        </w:rPr>
        <w:t>MLS_DSTW/MDSTW-21805</w:t>
      </w:r>
      <w:r>
        <w:rPr>
          <w:b/>
        </w:rPr>
        <w:t>2.4.0-1 Die Anforderungen gemäß [OEVE/OENORM EN 50126] müssen erfüllt werden.</w:t>
      </w:r>
      <w:r>
        <w:br/>
        <w:t>2.4.0-1 Die Anforderungen gemäß [OEVE/OENORM EN 50126] müssen erfüllt werden.</w:t>
        <w:br/>
        <w:t>​​</w:t>
      </w:r>
    </w:p>
    <w:p w14:paraId="7B1DE9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9DB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B98E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588CA" w14:textId="77777777">
            <w:r>
              <w:t>MDSTW-21805</w:t>
            </w:r>
          </w:p>
        </w:tc>
      </w:tr>
      <w:tr w14:paraId="5F0A15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04AF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210C3" w14:textId="77777777">
            <w:r>
              <w:t>02_23</w:t>
            </w:r>
          </w:p>
        </w:tc>
      </w:tr>
      <w:tr w14:paraId="110767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546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6408D" w14:textId="77777777">
            <w:r>
              <w:t>145</w:t>
            </w:r>
          </w:p>
        </w:tc>
      </w:tr>
      <w:tr w14:paraId="47CD24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19A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7A7CD" w14:textId="77777777">
            <w:r>
              <w:t>[79]</w:t>
            </w:r>
          </w:p>
        </w:tc>
      </w:tr>
      <w:tr w14:paraId="170DEA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BA2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C6CFD" w14:textId="77777777">
            <w:r>
              <w:t>Draft</w:t>
            </w:r>
          </w:p>
        </w:tc>
      </w:tr>
      <w:tr w14:paraId="6C55D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73E8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5B321" w14:textId="77777777">
            <w:r>
              <w:t>Muss</w:t>
            </w:r>
          </w:p>
        </w:tc>
      </w:tr>
      <w:tr w14:paraId="071F9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DA28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FCEDC" w14:textId="77777777">
            <w:r>
              <w:t>Der RAMS-Lebenszyklus für die von Hitachi Rail gelieferten Systeme und Teilsysteme wird gemäß der vertraglich vereinbarten Ausgabe der EN 50126 umgesetzt. Die anzuwendenden Prozesse, Rollen, Analysen, Nachweise und Liefergegenstände werden im RAM Plan und Safety Plan beschrieben.</w:t>
            </w:r>
          </w:p>
        </w:tc>
      </w:tr>
      <w:tr w14:paraId="38825C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CF2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42A94" w14:textId="77777777">
            <w:r>
              <w:t>Die Anwendung der Norm erfolgt innerhalb der vereinbarten System- und Verantwortungsgrenzen. Für AG-Beistellungen und durch Dritte gelieferte Systeme sind die erforderlichen RAMS-Eingangsdaten und Nachweise durch den AG beziehungsweise den jeweils verantwortlichen Lieferanten bereitzustellen.</w:t>
            </w:r>
          </w:p>
        </w:tc>
      </w:tr>
      <w:tr w14:paraId="754AF7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E6F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6AA96" w14:textId="77777777">
            <w:r>
              <w:t>PV GA DIL OBB 1.0.0</w:t>
            </w:r>
          </w:p>
        </w:tc>
      </w:tr>
    </w:tbl>
    <w:p w14:paraId="580A0193" w14:textId="77777777">
      <w:pPr>
        <w:spacing w:after="0" w:line="96" w:lineRule="auto"/>
      </w:pPr>
    </w:p>
    <w:p w14:paraId="12EB3F71" w14:textId="77777777">
      <w:pPr>
        <w:pStyle w:val="Heading4"/>
        <w:divId w:val="50"/>
      </w:pPr>
      <w:bookmarkStart w:name="_Toc242172626" w:id="19"/>
      <w:r>
        <w:t>2.5 OEVE/OENORM EN 50128</w:t>
      </w:r>
      <w:bookmarkEnd w:id="19"/>
    </w:p>
    <w:p w14:paraId="65EDA020" w14:textId="77777777">
      <w:pPr>
        <w:spacing w:after="0"/>
      </w:pPr>
      <w:r>
        <w:rPr>
          <w:vanish/>
        </w:rPr>
        <w:t>MLS_DSTW/MDSTW-21806</w:t>
      </w:r>
      <w:r>
        <w:rPr>
          <w:b/>
        </w:rPr>
        <w:t>2.5.0-1 Die Anforderungen gemäß [OEVE/OENORM EN 50128] müssen erfüllt werden.</w:t>
      </w:r>
      <w:r>
        <w:br/>
        <w:t>2.5.0-1 Die Anforderungen gemäß [OEVE/OENORM EN 50128] müssen erfüllt werden.</w:t>
        <w:br/>
        <w:t>​​</w:t>
      </w:r>
    </w:p>
    <w:p w14:paraId="6824CF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624A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4E6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A8738" w14:textId="77777777">
            <w:r>
              <w:t>MDSTW-21806</w:t>
            </w:r>
          </w:p>
        </w:tc>
      </w:tr>
      <w:tr w14:paraId="7BDD96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07EC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C3943" w14:textId="77777777">
            <w:r>
              <w:t>02_25</w:t>
            </w:r>
          </w:p>
        </w:tc>
      </w:tr>
      <w:tr w14:paraId="463061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750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A3C84" w14:textId="77777777">
            <w:r>
              <w:t>147</w:t>
            </w:r>
          </w:p>
        </w:tc>
      </w:tr>
      <w:tr w14:paraId="63225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DEC2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922A1" w14:textId="77777777">
            <w:r>
              <w:t>[136]</w:t>
            </w:r>
          </w:p>
        </w:tc>
      </w:tr>
      <w:tr w14:paraId="689B9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D487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0C5A9" w14:textId="77777777">
            <w:r>
              <w:t>Draft</w:t>
            </w:r>
          </w:p>
        </w:tc>
      </w:tr>
      <w:tr w14:paraId="6FAF48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158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F4B0F" w14:textId="77777777">
            <w:r>
              <w:t>Muss</w:t>
            </w:r>
          </w:p>
        </w:tc>
      </w:tr>
      <w:tr w14:paraId="1A786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D9B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2B576" w14:textId="77777777">
            <w:r>
              <w:t>Die sicherheitsrelevante Software wird gemäß der für das Projekt vertraglich festgelegten und zum maßgeblichen Entwicklungs- und Zulassungszeitpunkt anwendbaren Normengrundlage entwickelt. Hitachi Rail sieht hierfür die EN 50716 als Nachfolgenorm der EN 50128 vor. Die konkrete Anwendung und die zugehörigen Nachweise werden im Software Safety Plan beziehungsweise Safety Plan dokumentiert.</w:t>
            </w:r>
          </w:p>
        </w:tc>
      </w:tr>
      <w:tr w14:paraId="5923BF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B1C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BC5E5" w14:textId="77777777">
            <w:r>
              <w:t xml:space="preserve">Requirement und referenzierte Normengrundlage sind derzeit nicht konsistent. Der AG wird um Bestätigung gebeten, dass EN 50716 als maßgebliche Norm verwendet wird. Eine parallele vollständige Nachweisführung nach EN 50128 und EN 50716 ist nicht Gegenstand der </w:t>
              <w:lastRenderedPageBreak/>
              <w:t>angebotenen Lösung und wäre bei zusätzlicher Forderung hinsichtlich Aufwand und Termin zu bewerten.</w:t>
            </w:r>
          </w:p>
        </w:tc>
      </w:tr>
      <w:tr w14:paraId="63E35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A0B25"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A7690" w14:textId="77777777">
            <w:r>
              <w:t>PV GA DIL OBB 1.0.0</w:t>
            </w:r>
          </w:p>
        </w:tc>
      </w:tr>
    </w:tbl>
    <w:p w14:paraId="228B5EBB" w14:textId="77777777">
      <w:pPr>
        <w:spacing w:after="0" w:line="96" w:lineRule="auto"/>
      </w:pPr>
    </w:p>
    <w:p w14:paraId="57BDE27B" w14:textId="77777777">
      <w:pPr>
        <w:pStyle w:val="Heading4"/>
        <w:divId w:val="51"/>
      </w:pPr>
      <w:bookmarkStart w:name="_Toc242172627" w:id="20"/>
      <w:r>
        <w:t>2.6 OEVE/OENORM EN 50129</w:t>
      </w:r>
      <w:bookmarkEnd w:id="20"/>
    </w:p>
    <w:p w14:paraId="2AA66B84" w14:textId="77777777">
      <w:pPr>
        <w:spacing w:after="0"/>
      </w:pPr>
      <w:r>
        <w:rPr>
          <w:vanish/>
        </w:rPr>
        <w:t>MLS_DSTW/MDSTW-21807</w:t>
      </w:r>
      <w:r>
        <w:rPr>
          <w:b/>
        </w:rPr>
        <w:t>2.6.0-1 Die Anforderungen gemäß [OEVE/OENORM EN 50129] müssen erfüllt werden.</w:t>
      </w:r>
      <w:r>
        <w:br/>
        <w:t>2.6.0-1 Die Anforderungen gemäß [OEVE/OENORM EN 50129] müssen erfüllt werden.</w:t>
        <w:br/>
        <w:t>​​</w:t>
      </w:r>
    </w:p>
    <w:p w14:paraId="4D7770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F39C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3078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9D708D" w14:textId="77777777">
            <w:r>
              <w:t>MDSTW-21807</w:t>
            </w:r>
          </w:p>
        </w:tc>
      </w:tr>
      <w:tr w14:paraId="1A56A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2EF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799DE" w14:textId="77777777">
            <w:r>
              <w:t>02_27</w:t>
            </w:r>
          </w:p>
        </w:tc>
      </w:tr>
      <w:tr w14:paraId="7754E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462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C430B" w14:textId="77777777">
            <w:r>
              <w:t>149</w:t>
            </w:r>
          </w:p>
        </w:tc>
      </w:tr>
      <w:tr w14:paraId="05B642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57985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AEBD7" w14:textId="77777777">
            <w:r>
              <w:t>[80]</w:t>
            </w:r>
          </w:p>
        </w:tc>
      </w:tr>
      <w:tr w14:paraId="5D20B1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13366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1B5F38" w14:textId="77777777">
            <w:r>
              <w:t>Draft</w:t>
            </w:r>
          </w:p>
        </w:tc>
      </w:tr>
      <w:tr w14:paraId="7E798F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A14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6E485" w14:textId="77777777">
            <w:r>
              <w:t>Muss</w:t>
            </w:r>
          </w:p>
        </w:tc>
      </w:tr>
      <w:tr w14:paraId="318DD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7CF25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8F50E" w14:textId="77777777">
            <w:r>
              <w:t>Die sicherheitsrelevanten elektronischen Systeme im Lieferumfang von Hitachi Rail werden gemäß der vertraglich vereinbarten Ausgabe der EN 50129 entwickelt und nachgewiesen. Die Systemabgrenzung, Safety Cases, Sicherheitsanalysen und erforderlichen Schnittstellennachweise werden im Safety Plan und den zugehörigen Safety-Nachweisen festgelegt.</w:t>
            </w:r>
          </w:p>
        </w:tc>
      </w:tr>
      <w:tr w14:paraId="252045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4771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C853D" w14:textId="77777777">
            <w:r>
              <w:t>Für den Nachweis der Gesamtintegration sind die erforderlichen Safety-Nachweise und Schnittstelleninformationen der AG-Beistellungen und anderer Lieferanten durch den AG rechtzeitig bereitzustellen. Hitachi Rail übernimmt keine produktbezogene Safety-Verantwortung für Systeme außerhalb des vereinbarten Lieferumfangs.</w:t>
            </w:r>
          </w:p>
        </w:tc>
      </w:tr>
      <w:tr w14:paraId="372D6B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815B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6FA4E" w14:textId="77777777">
            <w:r>
              <w:t>PV GA DIL OBB 1.0.0</w:t>
            </w:r>
          </w:p>
        </w:tc>
      </w:tr>
    </w:tbl>
    <w:p w14:paraId="648EC0FD" w14:textId="77777777">
      <w:pPr>
        <w:spacing w:after="0" w:line="96" w:lineRule="auto"/>
      </w:pPr>
    </w:p>
    <w:p w14:paraId="538E985B" w14:textId="77777777">
      <w:pPr>
        <w:pStyle w:val="Heading4"/>
        <w:divId w:val="52"/>
      </w:pPr>
      <w:bookmarkStart w:name="_Toc242172628" w:id="21"/>
      <w:r>
        <w:t>2.7 Eulynx-Anforderungen</w:t>
      </w:r>
      <w:bookmarkEnd w:id="21"/>
    </w:p>
    <w:p w14:paraId="2077AADC" w14:textId="77777777">
      <w:pPr>
        <w:spacing w:after="0"/>
      </w:pPr>
      <w:r>
        <w:rPr>
          <w:vanish/>
        </w:rPr>
        <w:t>MLS_DSTW/MDSTW-21808</w:t>
      </w:r>
      <w:r>
        <w:rPr>
          <w:b/>
        </w:rPr>
        <w:t>2.7.0-1 Die Anforderungen gemäß Eu.Doc.93 und Eu.Doc.16 müssen erfüllt werden.</w:t>
      </w:r>
      <w:r>
        <w:br/>
        <w:t>2.7.0-1 Die Anforderungen gemäß Eu.Doc.93 und Eu.Doc.16 müssen erfüllt werden.</w:t>
        <w:br/>
        <w:t>​​</w:t>
      </w:r>
    </w:p>
    <w:p w14:paraId="29E27E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66CD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DF6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7778EC" w14:textId="77777777">
            <w:r>
              <w:t>MDSTW-21808</w:t>
            </w:r>
          </w:p>
        </w:tc>
      </w:tr>
      <w:tr w14:paraId="79FEDA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A10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CD1F1" w14:textId="77777777">
            <w:r>
              <w:t>02_29</w:t>
            </w:r>
          </w:p>
        </w:tc>
      </w:tr>
      <w:tr w14:paraId="1F9047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9D2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45792" w14:textId="77777777">
            <w:r>
              <w:t>151</w:t>
            </w:r>
          </w:p>
        </w:tc>
      </w:tr>
      <w:tr w14:paraId="08689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AE3A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B6EDB" w14:textId="77777777">
            <w:r>
              <w:t>[28], [132]</w:t>
            </w:r>
          </w:p>
        </w:tc>
      </w:tr>
      <w:tr w14:paraId="36617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9A5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28F55" w14:textId="77777777">
            <w:r>
              <w:t>Draft</w:t>
            </w:r>
          </w:p>
        </w:tc>
      </w:tr>
      <w:tr w14:paraId="22BD9B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189E9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91A2A" w14:textId="77777777">
            <w:r>
              <w:t>Muss</w:t>
            </w:r>
          </w:p>
        </w:tc>
      </w:tr>
      <w:tr w14:paraId="09A0A2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F5A4C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EFA9A" w14:textId="77777777">
            <w:r>
              <w:t>Die für den Lieferumfang von Hitachi Rail anwendbaren Anforderungen aus Eu.Doc.93 und Eu.Doc.16 werden auf Basis der vertraglich vereinbarten EULYNX Baseline 4 Release 4 umgesetzt.</w:t>
            </w:r>
          </w:p>
        </w:tc>
      </w:tr>
      <w:tr w14:paraId="7D78A2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527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7501A" w14:textId="77777777">
            <w:r>
              <w:t xml:space="preserve">Die Erfüllung bezieht sich auf die für die angebotene Architektur, die jeweilige Stufe und den Lieferumfang von Hitachi Rail anwendbaren verpflichtenden </w:t>
              <w:lastRenderedPageBreak/>
              <w:t>Anforderungen und Funktionspakete. Optionale Funktionen, nationale Erweiterungen, Anforderungen anderer Subsysteme sowie spätere Änderungen der EULYNX Baseline sind nicht automatisch Bestandteil des Lieferumfangs. Die verbindlichen Dokumentstände werden zentral in der freigegebenen Schnittstellenbaseline geführt.</w:t>
            </w:r>
          </w:p>
        </w:tc>
      </w:tr>
      <w:tr w14:paraId="289DD5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CC34F"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0D5C60" w14:textId="77777777">
            <w:r>
              <w:t>PV GA DIL OBB 1.0.0</w:t>
            </w:r>
          </w:p>
        </w:tc>
      </w:tr>
    </w:tbl>
    <w:p w14:paraId="4A0C995A" w14:textId="77777777">
      <w:pPr>
        <w:spacing w:after="0" w:line="96" w:lineRule="auto"/>
      </w:pPr>
    </w:p>
    <w:p w14:paraId="6063FC3E" w14:textId="77777777">
      <w:pPr>
        <w:pStyle w:val="Heading3"/>
        <w:divId w:val="53"/>
      </w:pPr>
      <w:bookmarkStart w:name="_Toc242172629" w:id="22"/>
      <w:r>
        <w:t>3 Zuverlässigkeit</w:t>
      </w:r>
      <w:bookmarkEnd w:id="22"/>
    </w:p>
    <w:p w14:paraId="76D0BB99" w14:textId="77777777">
      <w:pPr>
        <w:pStyle w:val="Heading4"/>
        <w:divId w:val="54"/>
      </w:pPr>
      <w:bookmarkStart w:name="_Toc242172630" w:id="23"/>
      <w:r>
        <w:t>3.1 Definition Zuverlässigkeit</w:t>
      </w:r>
      <w:bookmarkEnd w:id="23"/>
    </w:p>
    <w:p w14:paraId="40B9DE0F" w14:textId="77777777">
      <w:r>
        <w:rPr>
          <w:vanish/>
        </w:rPr>
        <w:t>MLS_DSTW/MDSTW-21815</w:t>
      </w:r>
      <w:r>
        <w:t>3.1.0-1 Zuverlässigkeit:</w:t>
        <w:br/>
        <w:t>Die Fähigkeit, unter gegebenen Bedingungen und für ein gegebenes Zeitintervall wie gefordert ohne Ausfall zu funktionieren (Definition gemäß [OEVE/OENORM EN 50126]).</w:t>
        <w:br/>
        <w:t>​​</w:t>
      </w:r>
    </w:p>
    <w:p w14:paraId="3588BA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634B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753D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7E6F8" w14:textId="77777777">
            <w:r>
              <w:t>22</w:t>
            </w:r>
          </w:p>
        </w:tc>
      </w:tr>
      <w:tr w14:paraId="15DBC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968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AAA81" w14:textId="77777777">
            <w:r>
              <w:t>MDSTW-21815</w:t>
            </w:r>
          </w:p>
        </w:tc>
      </w:tr>
      <w:tr w14:paraId="36328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479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20EE7" w14:textId="77777777">
            <w:r>
              <w:t>154</w:t>
            </w:r>
          </w:p>
        </w:tc>
      </w:tr>
      <w:tr w14:paraId="4251FF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66BD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C02BE" w14:textId="77777777">
            <w:r>
              <w:t>02_33</w:t>
            </w:r>
          </w:p>
        </w:tc>
      </w:tr>
    </w:tbl>
    <w:p w14:paraId="5EBEE33C" w14:textId="77777777">
      <w:pPr>
        <w:spacing w:after="0" w:line="96" w:lineRule="auto"/>
      </w:pPr>
    </w:p>
    <w:p w14:paraId="5C205B13" w14:textId="77777777">
      <w:pPr>
        <w:pStyle w:val="Heading4"/>
        <w:divId w:val="55"/>
      </w:pPr>
      <w:bookmarkStart w:name="_Toc242172631" w:id="24"/>
      <w:r>
        <w:t>3.2 Folge von Fehlern und Störungen</w:t>
      </w:r>
      <w:bookmarkEnd w:id="24"/>
    </w:p>
    <w:p w14:paraId="6052BF6B" w14:textId="77777777">
      <w:pPr>
        <w:spacing w:after="0"/>
      </w:pPr>
      <w:r>
        <w:rPr>
          <w:vanish/>
        </w:rPr>
        <w:t>MLS_DSTW/MDSTW-21816</w:t>
      </w:r>
      <w:r>
        <w:rPr>
          <w:b/>
        </w:rPr>
        <w:t>3.2.0-1 Das Gesamtsystem DSTW mit seinen Schnittstellen muss derart gestaltet we...</w:t>
      </w:r>
      <w:r>
        <w:br/>
        <w:t>3.2.0-1 Das Gesamtsystem DSTW mit seinen Schnittstellen muss derart gestaltet werden, dass weder Fehler noch Störungen zu unsicheren Zuständen führen können.</w:t>
        <w:br/>
        <w:t>​​</w:t>
      </w:r>
    </w:p>
    <w:p w14:paraId="61864B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1DD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131E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83BE07" w14:textId="77777777">
            <w:r>
              <w:t>MDSTW-21816</w:t>
            </w:r>
          </w:p>
        </w:tc>
      </w:tr>
      <w:tr w14:paraId="03EA1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59FA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B78E7" w14:textId="77777777">
            <w:r>
              <w:t>02_35</w:t>
            </w:r>
          </w:p>
        </w:tc>
      </w:tr>
      <w:tr w14:paraId="067564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0D0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8A883" w14:textId="77777777">
            <w:r>
              <w:t>156</w:t>
            </w:r>
          </w:p>
        </w:tc>
      </w:tr>
      <w:tr w14:paraId="027D3A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DF94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09ABF" w14:textId="77777777"/>
        </w:tc>
      </w:tr>
      <w:tr w14:paraId="0A3ED6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F765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DB0AEC" w14:textId="77777777">
            <w:r>
              <w:t>Draft</w:t>
            </w:r>
          </w:p>
        </w:tc>
      </w:tr>
      <w:tr w14:paraId="43D4EA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974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4E153" w14:textId="77777777">
            <w:r>
              <w:t>Muss</w:t>
            </w:r>
          </w:p>
        </w:tc>
      </w:tr>
      <w:tr w14:paraId="4C623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761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DD5066" w14:textId="77777777">
            <w:r>
              <w:t xml:space="preserve">Das Gesamtsystem DSTW wird nach den sicherungstechnischen Grundsätzen eines Fail-Safe Systems entwickelt. </w:t>
              <w:commentRangeStart w:id="2556922"/>
              <w:t xml:space="preserve">Dabei kann weder ein einzelner Fehler noch eine einzelne Störung zu einem unsicheren Zustand führen.</w:t>
              <w:commentRangeEnd w:id="2556922"/>
            </w:r>
            <w:r>
              <w:rPr>
                <w:rStyle w:val="CommentReference"/>
              </w:rPr>
              <w:commentReference w:id="2556922"/>
            </w:r>
          </w:p>
        </w:tc>
      </w:tr>
      <w:tr w14:paraId="51101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B51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8F572C" w14:textId="77777777"/>
        </w:tc>
      </w:tr>
      <w:tr w14:paraId="66B7C5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1F2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C2BC3" w14:textId="77777777">
            <w:r>
              <w:t>PV GA DIL OBB 1.0.0</w:t>
            </w:r>
          </w:p>
        </w:tc>
      </w:tr>
    </w:tbl>
    <w:p w14:paraId="332A8F39" w14:textId="77777777">
      <w:pPr>
        <w:spacing w:after="0" w:line="96" w:lineRule="auto"/>
      </w:pPr>
    </w:p>
    <w:p w14:paraId="02C55F31" w14:textId="77777777">
      <w:r>
        <w:rPr>
          <w:vanish/>
        </w:rPr>
        <w:t>MLS_DSTW/MDSTW-21817</w:t>
      </w:r>
      <w:r>
        <w:t>3.2.0-2 Fehler und Störungen und deren 4 Fehlerklassen werden im Servicevertrag definiert und beschrieben.</w:t>
        <w:br/>
        <w:t>Diese sind:</w:t>
        <w:br/>
        <w:t>• FK1</w:t>
        <w:br/>
        <w:t>Fehlerklasse 1: "EMERGENCY"</w:t>
        <w:br/>
        <w:lastRenderedPageBreak/>
        <w:t>Störungen mit erheblicher Behinderung für den Betrieb.</w:t>
        <w:br/>
        <w:t>• FK2</w:t>
        <w:br/>
        <w:t>Fehlerklasse 2: "CRITICAL"</w:t>
        <w:br/>
        <w:t>Störungen mit erheblicher Auswirkung auf Teile (funktional/örtlich) des Betriebs oder schwerer Fehler.</w:t>
        <w:br/>
        <w:t>• FK3</w:t>
        <w:br/>
        <w:t>Fehlerklasse 3 "MAJOR"</w:t>
        <w:br/>
        <w:t>Sonstige Störung oder erheblicher Fehler.</w:t>
        <w:br/>
        <w:t>• FK4</w:t>
        <w:br/>
        <w:t>Fehlerklasse 4 "MINOR"</w:t>
        <w:br/>
        <w:t>Sonstige Fehler in der DSTW-ZE oder DSTW-Außenanlage.</w:t>
        <w:br/>
        <w:t>​​</w:t>
      </w:r>
    </w:p>
    <w:p w14:paraId="68E19A5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8B26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AD6A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95D06" w14:textId="77777777">
            <w:r>
              <w:t>25</w:t>
            </w:r>
          </w:p>
        </w:tc>
      </w:tr>
      <w:tr w14:paraId="0745B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076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F12EC" w14:textId="77777777">
            <w:r>
              <w:t>MDSTW-21817</w:t>
            </w:r>
          </w:p>
        </w:tc>
      </w:tr>
      <w:tr w14:paraId="09A88D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5C7E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7BEFBB" w14:textId="77777777">
            <w:r>
              <w:t>157</w:t>
            </w:r>
          </w:p>
        </w:tc>
      </w:tr>
      <w:tr w14:paraId="12C65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0479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85874" w14:textId="77777777">
            <w:r>
              <w:t>02_36</w:t>
            </w:r>
          </w:p>
        </w:tc>
      </w:tr>
    </w:tbl>
    <w:p w14:paraId="5DBB7CC4" w14:textId="77777777">
      <w:pPr>
        <w:spacing w:after="0" w:line="96" w:lineRule="auto"/>
      </w:pPr>
    </w:p>
    <w:p w14:paraId="7CAE5F7D" w14:textId="77777777">
      <w:pPr>
        <w:spacing w:after="0"/>
      </w:pPr>
      <w:r>
        <w:rPr>
          <w:vanish/>
        </w:rPr>
        <w:t>MLS_DSTW/MDSTW-21818</w:t>
      </w:r>
      <w:r>
        <w:rPr>
          <w:b/>
        </w:rPr>
        <w:t>3.2.0-3 Ein rechnerischer Nachweis für die geforderte Zuverlässigkeit muss vom A...</w:t>
      </w:r>
      <w:r>
        <w:br/>
        <w:t>3.2.0-3 Ein rechnerischer Nachweis für die geforderte Zuverlässigkeit muss vom AN erbracht werden.</w:t>
        <w:br/>
        <w:t>Dieser muss gemäß CENELEC-Vorgaben erfolgen.</w:t>
        <w:br/>
        <w:t>​​</w:t>
      </w:r>
    </w:p>
    <w:p w14:paraId="48923B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517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EE4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3A443" w14:textId="77777777">
            <w:r>
              <w:t>MDSTW-21818</w:t>
            </w:r>
          </w:p>
        </w:tc>
      </w:tr>
      <w:tr w14:paraId="6D0DF1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E86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E58436" w14:textId="77777777">
            <w:r>
              <w:t>02_37</w:t>
            </w:r>
          </w:p>
        </w:tc>
      </w:tr>
      <w:tr w14:paraId="6D5C8E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617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233DD" w14:textId="77777777">
            <w:r>
              <w:t>158</w:t>
            </w:r>
          </w:p>
        </w:tc>
      </w:tr>
      <w:tr w14:paraId="1A9A8F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786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8211A" w14:textId="77777777"/>
        </w:tc>
      </w:tr>
      <w:tr w14:paraId="36B12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D7A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FFE06" w14:textId="77777777">
            <w:r>
              <w:t>Draft</w:t>
            </w:r>
          </w:p>
        </w:tc>
      </w:tr>
      <w:tr w14:paraId="4F0D09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6838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1C4EF" w14:textId="77777777">
            <w:r>
              <w:t>Muss</w:t>
            </w:r>
          </w:p>
        </w:tc>
      </w:tr>
      <w:tr w14:paraId="40E2A3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38E7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D2F77" w14:textId="77777777">
            <w:r>
              <w:t>Hitachi Rail führt für die innerhalb des Lieferumfangs liegenden Systeme und Teilsysteme einen rechnerischen Zuverlässigkeitsnachweis durch. Der Nachweis verwendet die im RAM Plan festgelegten Systemgrenzen, Betriebsprofile, Ausfallraten, Fehlermodelle und Architekturannahmen. Die Ergebnisse und zugrunde liegenden Annahmen werden im RAM Report dokumentiert und dem AG bereitgestellt.</w:t>
            </w:r>
          </w:p>
        </w:tc>
      </w:tr>
      <w:tr w14:paraId="403E0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BB3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1CC0D" w14:textId="77777777"/>
        </w:tc>
      </w:tr>
      <w:tr w14:paraId="559B5C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F61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72A36" w14:textId="77777777">
            <w:r>
              <w:t>PV GA DIL OBB 1.0.0</w:t>
            </w:r>
          </w:p>
        </w:tc>
      </w:tr>
    </w:tbl>
    <w:p w14:paraId="44335AA4" w14:textId="77777777">
      <w:pPr>
        <w:spacing w:after="0" w:line="96" w:lineRule="auto"/>
      </w:pPr>
    </w:p>
    <w:p w14:paraId="01290CEA" w14:textId="77777777">
      <w:pPr>
        <w:pStyle w:val="Heading4"/>
        <w:divId w:val="56"/>
      </w:pPr>
      <w:bookmarkStart w:name="_Toc242172632" w:id="25"/>
      <w:r>
        <w:t>3.3 Stromversorgung</w:t>
      </w:r>
      <w:bookmarkEnd w:id="25"/>
    </w:p>
    <w:p w14:paraId="1EE11D7D" w14:textId="77777777">
      <w:pPr>
        <w:spacing w:after="0"/>
      </w:pPr>
      <w:r>
        <w:rPr>
          <w:vanish/>
        </w:rPr>
        <w:t>MLS_DSTW/MDSTW-21819</w:t>
      </w:r>
      <w:r>
        <w:rPr>
          <w:b/>
        </w:rPr>
        <w:t>3.3.0-1 Bei Ausfall der Stromversorgung müssen alle betroffenen VSTWs mit allen...</w:t>
      </w:r>
      <w:r>
        <w:br/>
        <w:t>3.3.0-1 Bei Ausfall der Stromversorgung müssen alle betroffenen VSTWs mit allen zugeordneten Komponenten der Außenanlage einen sicheren Zustand einnehmen.</w:t>
        <w:br/>
        <w:t>​​</w:t>
      </w:r>
    </w:p>
    <w:p w14:paraId="3D350B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C9F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61A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47218" w14:textId="77777777">
            <w:r>
              <w:t>MDSTW-21819</w:t>
            </w:r>
          </w:p>
        </w:tc>
      </w:tr>
      <w:tr w14:paraId="27A26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4EF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93992" w14:textId="77777777">
            <w:r>
              <w:t>02_39</w:t>
            </w:r>
          </w:p>
        </w:tc>
      </w:tr>
      <w:tr w14:paraId="183308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4F7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A07847" w14:textId="77777777">
            <w:r>
              <w:t>160</w:t>
            </w:r>
          </w:p>
        </w:tc>
      </w:tr>
      <w:tr w14:paraId="709FA5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62F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E67C4" w14:textId="77777777"/>
        </w:tc>
      </w:tr>
      <w:tr w14:paraId="2F4FCA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309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E416EA" w14:textId="77777777">
            <w:r>
              <w:t>Draft</w:t>
            </w:r>
          </w:p>
        </w:tc>
      </w:tr>
      <w:tr w14:paraId="1CF7AE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23F25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5B619" w14:textId="77777777">
            <w:r>
              <w:t>Muss</w:t>
            </w:r>
          </w:p>
        </w:tc>
      </w:tr>
      <w:tr w14:paraId="510D1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F5BE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5146A" w14:textId="77777777">
            <w:r>
              <w:t>Das Gesamtsystem DSTW wird nach den sicherungstechnischen Grundsätzen eines Fail-Safe Systems entwickelt. Der Ausfall der Stromversorgung führt zum Abbruch der Kommunikation mit dem betroffenen System, was beim jeweiligen Kommunikationspartner zur entsprechenden Sicherheitsreaktion führt.</w:t>
            </w:r>
          </w:p>
        </w:tc>
      </w:tr>
      <w:tr w14:paraId="042B9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4B60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B057F8" w14:textId="77777777"/>
        </w:tc>
      </w:tr>
      <w:tr w14:paraId="5741F1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F1B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203946" w14:textId="77777777">
            <w:r>
              <w:t>PV GA DIL OBB 1.0.0</w:t>
            </w:r>
          </w:p>
        </w:tc>
      </w:tr>
    </w:tbl>
    <w:p w14:paraId="17CA13B0" w14:textId="77777777">
      <w:pPr>
        <w:spacing w:after="0" w:line="96" w:lineRule="auto"/>
      </w:pPr>
    </w:p>
    <w:p w14:paraId="3E61F9BD" w14:textId="77777777">
      <w:pPr>
        <w:pStyle w:val="Heading4"/>
        <w:divId w:val="57"/>
      </w:pPr>
      <w:bookmarkStart w:name="_Toc242172633" w:id="26"/>
      <w:r>
        <w:t>3.4 Offenbarung von Störungen</w:t>
      </w:r>
      <w:bookmarkEnd w:id="26"/>
    </w:p>
    <w:p w14:paraId="4FB6A758" w14:textId="77777777">
      <w:pPr>
        <w:spacing w:after="0"/>
      </w:pPr>
      <w:r>
        <w:rPr>
          <w:vanish/>
        </w:rPr>
        <w:t>MLS_DSTW/MDSTW-21820</w:t>
      </w:r>
      <w:r>
        <w:rPr>
          <w:b/>
        </w:rPr>
        <w:t>3.4.0-1 Störungen, Ausfälle und Fehler des Systems DSTW müssen zur Datenregistri...</w:t>
      </w:r>
      <w:r>
        <w:br/>
        <w:t>3.4.0-1 Störungen, Ausfälle und Fehler des Systems DSTW müssen zur Datenregistrierung an das Umsystem BFZ gemeldet werden.</w:t>
        <w:br/>
        <w:t>​​</w:t>
      </w:r>
    </w:p>
    <w:p w14:paraId="2D3EB3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6A4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91D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AD2EB" w14:textId="77777777">
            <w:r>
              <w:t>MDSTW-21820</w:t>
            </w:r>
          </w:p>
        </w:tc>
      </w:tr>
      <w:tr w14:paraId="5E889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1DB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359CB" w14:textId="77777777">
            <w:r>
              <w:t>02_41</w:t>
            </w:r>
          </w:p>
        </w:tc>
      </w:tr>
      <w:tr w14:paraId="3F7D2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85A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A77D43" w14:textId="77777777">
            <w:r>
              <w:t>162</w:t>
            </w:r>
          </w:p>
        </w:tc>
      </w:tr>
      <w:tr w14:paraId="243545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6F19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F53F9" w14:textId="77777777"/>
        </w:tc>
      </w:tr>
      <w:tr w14:paraId="452AA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F16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8607D" w14:textId="77777777">
            <w:r>
              <w:t>Draft</w:t>
            </w:r>
          </w:p>
        </w:tc>
      </w:tr>
      <w:tr w14:paraId="3C47C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AEDBA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2C65BD" w14:textId="77777777">
            <w:r>
              <w:t>Muss</w:t>
            </w:r>
          </w:p>
        </w:tc>
      </w:tr>
      <w:tr w14:paraId="7A019C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4E9C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8B9ED" w14:textId="77777777">
            <w:r>
              <w:t xml:space="preserve">Die für die Betriebsführung relevanten Störungen, Ausfälle und Fehler des DSTW werden über die vereinbarte </w:t>
              <w:commentRangeStart w:id="2556923"/>
              <w:t xml:space="preserve">Schnittstelle IF-61 X25 over IP mit RaSTA </w:t>
              <w:commentRangeEnd w:id="2556923"/>
              <w:t xml:space="preserve">an die BFZ übertragen. Die Meldungen werden entsprechend dem für die Schnittstelle vereinbarten Meldungs- und Datenmodell erzeugt.</w:t>
            </w:r>
            <w:r>
              <w:rPr>
                <w:rStyle w:val="CommentReference"/>
              </w:rPr>
              <w:commentReference w:id="2556923"/>
            </w:r>
          </w:p>
        </w:tc>
      </w:tr>
      <w:tr w14:paraId="5DE56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CAA3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42828" w14:textId="77777777">
            <w:r>
              <w:t>Die Zuordnung der Ereignisse zu den Begriffen Störung, Ausfall und Fehler sowie das Mapping auf Fehlerklassen, Prioritäten und BFZ-Meldungen ist durch den AG verbindlich festzulegen beziehungsweise gemeinsam abzustimmen. Bis zur Freigabe des Meldungskatalogs wird die bestehende Produktklassifizierung von Hitachi Rail als technische Planungsbasis verwendet.</w:t>
            </w:r>
          </w:p>
        </w:tc>
      </w:tr>
      <w:tr w14:paraId="277D0B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80A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B2D14" w14:textId="77777777">
            <w:r>
              <w:t>PV GA DIL OBB 1.0.0</w:t>
            </w:r>
          </w:p>
        </w:tc>
      </w:tr>
    </w:tbl>
    <w:p w14:paraId="033849B3" w14:textId="77777777">
      <w:pPr>
        <w:spacing w:after="0" w:line="96" w:lineRule="auto"/>
      </w:pPr>
    </w:p>
    <w:p w14:paraId="21700B0E" w14:textId="77777777">
      <w:pPr>
        <w:spacing w:after="0"/>
      </w:pPr>
      <w:r>
        <w:rPr>
          <w:vanish/>
        </w:rPr>
        <w:t>MLS_DSTW/MDSTW-21821</w:t>
      </w:r>
      <w:r>
        <w:rPr>
          <w:b/>
        </w:rPr>
        <w:t>3.4.0-2 Störungen, Ausfälle und Fehler des Systems DSTW und seiner Schnittstelle...</w:t>
      </w:r>
      <w:r>
        <w:br/>
        <w:t>3.4.0-2 Störungen, Ausfälle und Fehler des Systems DSTW und seiner Schnittstellen müssen an das DDSP gemeldet werden.</w:t>
        <w:br/>
        <w:t>​​</w:t>
      </w:r>
    </w:p>
    <w:p w14:paraId="6264E6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BA8A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46DD1"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5D432" w14:textId="77777777">
            <w:r>
              <w:t>MDSTW-21821</w:t>
            </w:r>
          </w:p>
        </w:tc>
      </w:tr>
      <w:tr w14:paraId="25721C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55F4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87BD33" w14:textId="77777777">
            <w:r>
              <w:t>02_42</w:t>
            </w:r>
          </w:p>
        </w:tc>
      </w:tr>
      <w:tr w14:paraId="4CE794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AA4E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5F2FC" w14:textId="77777777">
            <w:r>
              <w:t>163</w:t>
            </w:r>
          </w:p>
        </w:tc>
      </w:tr>
      <w:tr w14:paraId="20722A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77CC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AD820" w14:textId="77777777"/>
        </w:tc>
      </w:tr>
      <w:tr w14:paraId="4E2A2B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6989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9FEA0" w14:textId="77777777">
            <w:r>
              <w:t>Draft</w:t>
            </w:r>
          </w:p>
        </w:tc>
      </w:tr>
      <w:tr w14:paraId="3C52B4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0AC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DAB55" w14:textId="77777777">
            <w:r>
              <w:t>Muss</w:t>
            </w:r>
          </w:p>
        </w:tc>
      </w:tr>
      <w:tr w14:paraId="5A3E2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9E7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In Stufe 1 werden die Diagnose- und Maintenance-Informationen der DSTW-ZE im ADM-System verarbeitet und dargestellt. Die Diagnoseinformationen der Object Controller (OC) </w:t>
            </w:r>
            <w:commentRangeStart w:id="2556355"/>
            <w:ins w:author="BUEGER Roman" w:date="2026-10-06T11:35:14+2" w:id="2556355">
              <w:r xmlns:aml="http://schemas.microsoft.com/aml/2001/core" xmlns:msxsl="urn:schemas-microsoft-com:xslt">
                <w:rPr>
                  <w:rFonts w:ascii="Calibri" w:hAnsi="Calibri" w:cs="Calibri"/>
                  <w:sz w:val="22"/>
                  <w:szCs w:val="22"/>
                  <w:b w:val="off"/>
                  <w:u w:val="none"/>
                  <w:em w:val="false"/>
                </w:rPr>
                <w:t xml:space="preserve">und der FES </w:t>
              </w:r>
            </w:ins>
            <w:commentRangeEnd w:id="2556355"/>
            <w:r>
              <w:rPr>
                <w:rStyle w:val="CommentReference"/>
              </w:rPr>
              <w:commentReference w:id="2556355"/>
            </w:r>
            <w:r xmlns:aml="http://schemas.microsoft.com/aml/2001/core" xmlns:msxsl="urn:schemas-microsoft-com:xslt">
              <w:rPr>
                <w:rFonts w:ascii="Calibri" w:hAnsi="Calibri" w:cs="Calibri"/>
                <w:sz w:val="22"/>
                <w:szCs w:val="22"/>
                <w:b w:val="off"/>
                <w:u w:val="none"/>
                <w:em w:val="false"/>
              </w:rPr>
              <w:t xml:space="preserve">werden über die vorgesehenen SDI-Schnittstellen an PULSE übertragen. PULSE dient dabei als temporäre Lösung bis zur Verfügbarkeit der DDSP.</w:t>
            </w:r>
            <w:r xmlns:aml="http://schemas.microsoft.com/aml/2001/core" xmlns:msxsl="urn:schemas-microsoft-com:xslt">
              <w:br w:clear="all"/>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Ab Stufe 2 wird die Diagnose auf die DDSP-Zielarchitektur migriert. Die </w:t>
            </w:r>
            <w:commentRangeStart w:id="2556355"/>
            <w:del w:author="BUEGER Roman" w:date="2026-10-06T11:35:14+2" w:id="2556355">
              <w:r>
                <w:rPr xmlns:aml="http://schemas.microsoft.com/aml/2001/core" xmlns:msxsl="urn:schemas-microsoft-com:xslt">
                  <w:rFonts w:ascii="Calibri" w:hAnsi="Calibri" w:cs="Calibri"/>
                  <w:sz w:val="22"/>
                  <w:szCs w:val="22"/>
                  <w:b w:val="off"/>
                  <w:u w:val="none"/>
                  <w:em w:val="false"/>
                </w:rPr>
                <w:delText xml:space="preserve">OC-Diagnosedaten </w:delText>
              </w:r>
            </w:del>
            <w:ins w:author="BUEGER Roman" w:date="2026-10-06T11:35:14+2" w:id="2556355">
              <w:r xmlns:aml="http://schemas.microsoft.com/aml/2001/core" xmlns:msxsl="urn:schemas-microsoft-com:xslt">
                <w:rPr>
                  <w:rFonts w:ascii="Calibri" w:hAnsi="Calibri" w:cs="Calibri"/>
                  <w:sz w:val="22"/>
                  <w:szCs w:val="22"/>
                  <w:b w:val="off"/>
                  <w:u w:val="none"/>
                  <w:em w:val="false"/>
                </w:rPr>
                <w:t xml:space="preserve">OC und die FES Diagnosedaten </w:t>
              </w:r>
            </w:ins>
            <w:commentRangeEnd w:id="2556355"/>
            <w:r>
              <w:rPr>
                <w:rStyle w:val="CommentReference"/>
              </w:rPr>
            </w:r>
            <w:r xmlns:aml="http://schemas.microsoft.com/aml/2001/core" xmlns:msxsl="urn:schemas-microsoft-com:xslt">
              <w:rPr>
                <w:rFonts w:ascii="Calibri" w:hAnsi="Calibri" w:cs="Calibri"/>
                <w:sz w:val="22"/>
                <w:szCs w:val="22"/>
                <w:b w:val="off"/>
                <w:u w:val="none"/>
                <w:em w:val="false"/>
              </w:rPr>
              <w:t xml:space="preserve">werden an die DDSP übertragen, während die DSTW-ZE-Diagnosedaten über ADM an die DDSP weitergeleitet werden. ADM dient dabei als Datensenke bzw. Schnittstellenumsetzer für die DSTW-ZE-Diagnose.</w:t>
            </w:r>
            <w:r xmlns:aml="http://schemas.microsoft.com/aml/2001/core" xmlns:msxsl="urn:schemas-microsoft-com:xslt">
              <w:br w:clear="all"/>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PULSE ist nicht in ADM integriert und verfügt in Stufe 1 über eine eigene Benutzeroberfläche mit abweichendem Bedien- und Erscheinungsbild.</w:t>
            </w:r>
          </w:p>
        </w:tc>
      </w:tr>
      <w:tr w14:paraId="1101C5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BEA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PULSE wird in Stufe 1 ausschließlich als temporäre Lösung für die </w:t>
            </w:r>
            <w:commentRangeStart w:id="2556357"/>
            <w:del w:author="BUEGER Roman" w:date="2026-10-06T11:35:48+2" w:id="2556357">
              <w:r>
                <w:rPr xmlns:aml="http://schemas.microsoft.com/aml/2001/core" xmlns:msxsl="urn:schemas-microsoft-com:xslt">
                  <w:rFonts w:ascii="Calibri" w:hAnsi="Calibri" w:cs="Calibri"/>
                  <w:sz w:val="22"/>
                  <w:szCs w:val="22"/>
                  <w:b w:val="off"/>
                  <w:u w:val="none"/>
                  <w:em w:val="false"/>
                </w:rPr>
                <w:delText xml:space="preserve">OC-Diagnose </w:delText>
              </w:r>
            </w:del>
            <w:ins w:author="BUEGER Roman" w:date="2026-10-06T11:35:48+2" w:id="2556357">
              <w:r xmlns:aml="http://schemas.microsoft.com/aml/2001/core" xmlns:msxsl="urn:schemas-microsoft-com:xslt">
                <w:rPr>
                  <w:rFonts w:ascii="Calibri" w:hAnsi="Calibri" w:cs="Calibri"/>
                  <w:sz w:val="22"/>
                  <w:szCs w:val="22"/>
                  <w:b w:val="off"/>
                  <w:u w:val="none"/>
                  <w:em w:val="false"/>
                </w:rPr>
                <w:t xml:space="preserve">OC und FES Diagnose </w:t>
              </w:r>
            </w:ins>
            <w:commentRangeEnd w:id="2556357"/>
            <w:r>
              <w:rPr>
                <w:rStyle w:val="CommentReference"/>
              </w:rPr>
              <w:commentReference w:id="2556357"/>
            </w:r>
            <w:r xmlns:aml="http://schemas.microsoft.com/aml/2001/core" xmlns:msxsl="urn:schemas-microsoft-com:xslt">
              <w:rPr>
                <w:rFonts w:ascii="Calibri" w:hAnsi="Calibri" w:cs="Calibri"/>
                <w:sz w:val="22"/>
                <w:szCs w:val="22"/>
                <w:b w:val="off"/>
                <w:u w:val="none"/>
                <w:em w:val="false"/>
              </w:rPr>
              <w:t xml:space="preserve">eingesetzt. Die DSTW-ZE-Diagnose erfolgt bereits über ADM.</w:t>
            </w:r>
            <w:r xmlns:aml="http://schemas.microsoft.com/aml/2001/core" xmlns:msxsl="urn:schemas-microsoft-com:xslt">
              <w:br w:clear="all"/>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Mit Stufe 2 erfolgt die Migration zur DDSP: </w:t>
            </w:r>
            <w:commentRangeStart w:id="2556357"/>
            <w:del w:author="BUEGER Roman" w:date="2026-10-06T11:35:48+2" w:id="2556357">
              <w:r>
                <w:rPr xmlns:aml="http://schemas.microsoft.com/aml/2001/core" xmlns:msxsl="urn:schemas-microsoft-com:xslt">
                  <w:rFonts w:ascii="Calibri" w:hAnsi="Calibri" w:cs="Calibri"/>
                  <w:sz w:val="22"/>
                  <w:szCs w:val="22"/>
                  <w:b w:val="off"/>
                  <w:u w:val="none"/>
                  <w:em w:val="false"/>
                </w:rPr>
                <w:delText xml:space="preserve">OC-Diagnosedaten </w:delText>
              </w:r>
            </w:del>
            <w:ins w:author="BUEGER Roman" w:date="2026-10-06T11:35:48+2" w:id="2556357">
              <w:r xmlns:aml="http://schemas.microsoft.com/aml/2001/core" xmlns:msxsl="urn:schemas-microsoft-com:xslt">
                <w:rPr>
                  <w:rFonts w:ascii="Calibri" w:hAnsi="Calibri" w:cs="Calibri"/>
                  <w:sz w:val="22"/>
                  <w:szCs w:val="22"/>
                  <w:b w:val="off"/>
                  <w:u w:val="none"/>
                  <w:em w:val="false"/>
                </w:rPr>
                <w:t xml:space="preserve">OC und FES Diagnosedaten </w:t>
              </w:r>
            </w:ins>
            <w:commentRangeEnd w:id="2556357"/>
            <w:r>
              <w:rPr>
                <w:rStyle w:val="CommentReference"/>
              </w:rPr>
            </w:r>
            <w:r xmlns:aml="http://schemas.microsoft.com/aml/2001/core" xmlns:msxsl="urn:schemas-microsoft-com:xslt">
              <w:rPr>
                <w:rFonts w:ascii="Calibri" w:hAnsi="Calibri" w:cs="Calibri"/>
                <w:sz w:val="22"/>
                <w:szCs w:val="22"/>
                <w:b w:val="off"/>
                <w:u w:val="none"/>
                <w:em w:val="false"/>
              </w:rPr>
              <w:t xml:space="preserve">werden zur DDSP übertragen, während DSTW-ZE-Diagnosedaten über ADM zur DDSP gelangen. PULSE ist somit kein Bestandteil der dauerhaften Zielarchitektur.</w:t>
            </w:r>
          </w:p>
        </w:tc>
      </w:tr>
      <w:tr w14:paraId="59492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168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5BBF9" w14:textId="77777777">
            <w:r>
              <w:t>PV GA DIL OBB 2.0.0</w:t>
            </w:r>
          </w:p>
        </w:tc>
      </w:tr>
    </w:tbl>
    <w:p w14:paraId="657E9D38" w14:textId="77777777">
      <w:pPr>
        <w:spacing w:after="0" w:line="96" w:lineRule="auto"/>
      </w:pPr>
    </w:p>
    <w:p w14:paraId="45624C81" w14:textId="77777777">
      <w:pPr>
        <w:pStyle w:val="Heading4"/>
        <w:divId w:val="58"/>
      </w:pPr>
      <w:bookmarkStart w:name="_Toc242172634" w:id="27"/>
      <w:r>
        <w:t>3.5 Offenbarung von Fehler</w:t>
      </w:r>
      <w:bookmarkEnd w:id="27"/>
    </w:p>
    <w:p w14:paraId="671DBE90" w14:textId="77777777">
      <w:pPr>
        <w:spacing w:after="0"/>
      </w:pPr>
      <w:r>
        <w:rPr>
          <w:vanish/>
        </w:rPr>
        <w:t>MLS_DSTW/MDSTW-21822</w:t>
      </w:r>
      <w:r>
        <w:rPr>
          <w:b/>
        </w:rPr>
        <w:t>3.5.0-1 Fehler dürfen keine instandhaltungstechnischen Ersatzmaßnahmen des Fdl e...</w:t>
      </w:r>
      <w:r>
        <w:br/>
        <w:t>3.5.0-1 Fehler dürfen keine instandhaltungstechnischen Ersatzmaßnahmen des Fdl erfordern und er darf in keine Instandhaltungstätigkeit einbezogen werden. Diese müssen durch die Instandhaltung behoben werden.</w:t>
        <w:br/>
        <w:t>​​</w:t>
      </w:r>
    </w:p>
    <w:p w14:paraId="7B2482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EFC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C95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01059" w14:textId="77777777">
            <w:r>
              <w:t>MDSTW-21822</w:t>
            </w:r>
          </w:p>
        </w:tc>
      </w:tr>
      <w:tr w14:paraId="35A4C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4E0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1CCB01" w14:textId="77777777">
            <w:r>
              <w:t>02_44</w:t>
            </w:r>
          </w:p>
        </w:tc>
      </w:tr>
      <w:tr w14:paraId="72B5A4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FF7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E89B4" w14:textId="77777777">
            <w:r>
              <w:t>165</w:t>
            </w:r>
          </w:p>
        </w:tc>
      </w:tr>
      <w:tr w14:paraId="4F7ADE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82B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3E23B" w14:textId="77777777"/>
        </w:tc>
      </w:tr>
      <w:tr w14:paraId="60E686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68D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4A765" w14:textId="77777777">
            <w:r>
              <w:t>Draft</w:t>
            </w:r>
          </w:p>
        </w:tc>
      </w:tr>
      <w:tr w14:paraId="44B02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096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292654" w14:textId="77777777">
            <w:r>
              <w:t>Muss</w:t>
            </w:r>
          </w:p>
        </w:tc>
      </w:tr>
      <w:tr w14:paraId="54C8A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BFF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2FAB5" w14:textId="77777777">
            <w:r>
              <w:t xml:space="preserve">Diagnose und Behandlung technischer Fehler sind von den betrieblichen Bedienfunktionen des Fahrdienstleiters getrennt. Der Fahrdienstleiter erhält ausschließlich die für die Betriebsführung erforderlichen Zustands- und </w:t>
              <w:lastRenderedPageBreak/>
              <w:t>Störungsinformationen. Technische Fehlerbehebung, Komponententausch, Reset und sonstige Instandhaltungsmaßnahmen werden über die vorgesehenen Instandhaltungsprozesse und Rollen durchgeführt.</w:t>
            </w:r>
          </w:p>
        </w:tc>
      </w:tr>
      <w:tr w14:paraId="00B6A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C611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5811A" w14:textId="77777777">
            <w:r>
              <w:t>Betriebliche Ersatzmaßnahmen des Fahrdienstleiters, die aufgrund einer eingeschränkten Anlagenfunktion gemäß betrieblichem Regelwerk erforderlich sein können, sind von technischen Instandhaltungsmaßnahmen zu unterscheiden und nicht Gegenstand dieser Anforderung.</w:t>
            </w:r>
          </w:p>
        </w:tc>
      </w:tr>
      <w:tr w14:paraId="5EF19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082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FC23AE" w14:textId="77777777">
            <w:r>
              <w:t>PV GA DIL OBB 1.0.0</w:t>
            </w:r>
          </w:p>
        </w:tc>
      </w:tr>
    </w:tbl>
    <w:p w14:paraId="764F227B" w14:textId="77777777">
      <w:pPr>
        <w:spacing w:after="0" w:line="96" w:lineRule="auto"/>
      </w:pPr>
    </w:p>
    <w:p w14:paraId="54EAB09C" w14:textId="77777777">
      <w:pPr>
        <w:pStyle w:val="Heading4"/>
        <w:divId w:val="59"/>
      </w:pPr>
      <w:bookmarkStart w:name="_Toc242172635" w:id="28"/>
      <w:r>
        <w:t>3.6 Komponententausch</w:t>
      </w:r>
      <w:bookmarkEnd w:id="28"/>
    </w:p>
    <w:p w14:paraId="4A86281D" w14:textId="77777777">
      <w:pPr>
        <w:spacing w:after="0"/>
      </w:pPr>
      <w:r>
        <w:rPr>
          <w:vanish/>
        </w:rPr>
        <w:t>MLS_DSTW/MDSTW-21823</w:t>
      </w:r>
      <w:r>
        <w:rPr>
          <w:b/>
        </w:rPr>
        <w:t>3.6.0-1 Ein Tausch ausgefallener/defekter Komponenten muss rückwirkungsfrei auf...</w:t>
      </w:r>
      <w:r>
        <w:br/>
        <w:t>3.6.0-1 Ein Tausch ausgefallener/defekter Komponenten muss rückwirkungsfrei auf den Betrieb und die Zuverlässigkeit gegenüber dem Gesamtsystem DSTW sein.</w:t>
        <w:br/>
        <w:t>​​</w:t>
      </w:r>
    </w:p>
    <w:p w14:paraId="17BDB9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BCCC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E68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161AB" w14:textId="77777777">
            <w:r>
              <w:t>MDSTW-21823</w:t>
            </w:r>
          </w:p>
        </w:tc>
      </w:tr>
      <w:tr w14:paraId="38A039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0B27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E9A40" w14:textId="77777777">
            <w:r>
              <w:t>02_46</w:t>
            </w:r>
          </w:p>
        </w:tc>
      </w:tr>
      <w:tr w14:paraId="54EFF2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802E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559BA" w14:textId="77777777">
            <w:r>
              <w:t>167</w:t>
            </w:r>
          </w:p>
        </w:tc>
      </w:tr>
      <w:tr w14:paraId="052D5F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2943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BAF34" w14:textId="77777777"/>
        </w:tc>
      </w:tr>
      <w:tr w14:paraId="37C2DA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1AD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C68F1" w14:textId="77777777">
            <w:r>
              <w:t>Draft</w:t>
            </w:r>
          </w:p>
        </w:tc>
      </w:tr>
      <w:tr w14:paraId="1A1CE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5C2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A42AF" w14:textId="77777777">
            <w:r>
              <w:t>Muss</w:t>
            </w:r>
          </w:p>
        </w:tc>
      </w:tr>
      <w:tr w14:paraId="4C0AF3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0A7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80815" w14:textId="77777777">
            <w:r>
              <w:t>Der Austausch einer ausgefallenen Hardware-Tauscheinheit wird über die vorgesehenen Redundanz-, Isolations- und Wiederinbetriebnahmeprozesse durchgeführt. Die Auswirkung bleibt auf die betroffene Tauscheinheit und die ihr unmittelbar zugeordnete Funktion begrenzt. Nicht betroffene Systemteile bleiben verfügbar.</w:t>
            </w:r>
          </w:p>
        </w:tc>
      </w:tr>
      <w:tr w14:paraId="5F5132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902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2220E" w14:textId="77777777">
            <w:r>
              <w:t>Die Rückwirkungsfreiheit setzt voraus, dass der Austausch entsprechend der freigegebenen Instandhaltungsdokumentation erfolgt und keine gemeinsame Infrastrukturkomponente betroffen ist. Die vorübergehende Einschränkung der unmittelbar von der ausgefallenen Komponente bereitgestellten Funktion ist nicht als zusätzliche Rückwirkung des Tauschs zu bewerten.</w:t>
            </w:r>
          </w:p>
        </w:tc>
      </w:tr>
      <w:tr w14:paraId="2AACF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75F8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97EA9" w14:textId="77777777">
            <w:r>
              <w:t>PV GA DIL OBB 1.0.0</w:t>
            </w:r>
          </w:p>
        </w:tc>
      </w:tr>
    </w:tbl>
    <w:p w14:paraId="495DA690" w14:textId="77777777">
      <w:pPr>
        <w:spacing w:after="0" w:line="96" w:lineRule="auto"/>
      </w:pPr>
    </w:p>
    <w:p w14:paraId="28CBB389" w14:textId="77777777">
      <w:pPr>
        <w:pStyle w:val="Heading3"/>
        <w:divId w:val="60"/>
      </w:pPr>
      <w:bookmarkStart w:name="_Toc242172636" w:id="29"/>
      <w:r>
        <w:t>4 Instandhaltbarkeit</w:t>
      </w:r>
      <w:bookmarkEnd w:id="29"/>
    </w:p>
    <w:p w14:paraId="29B364B7" w14:textId="77777777">
      <w:pPr>
        <w:pStyle w:val="Heading4"/>
        <w:divId w:val="61"/>
      </w:pPr>
      <w:bookmarkStart w:name="_Toc242172637" w:id="30"/>
      <w:r>
        <w:t>4.1 Definition Instandhaltbarkeit</w:t>
      </w:r>
      <w:bookmarkEnd w:id="30"/>
    </w:p>
    <w:p w14:paraId="622B8111" w14:textId="77777777">
      <w:r>
        <w:rPr>
          <w:vanish/>
        </w:rPr>
        <w:t>MLS_DSTW/MDSTW-21834</w:t>
      </w:r>
      <w:r>
        <w:t>4.1.0-1 Instandhaltbarkeit:</w:t>
        <w:br/>
        <w:t>Die Fähigkeit, unter gegebenen Anwendungs- und Instandhaltungsbedingungen in einem wie geforderten funktionsfähigen Zustand erhalten bzw. in ihn zurückversetzt werden zu können (Definition gemäß [OEVE/OENORM EN 50126]).</w:t>
        <w:br/>
        <w:t>​​</w:t>
      </w:r>
    </w:p>
    <w:p w14:paraId="3A0359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88C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7BDC1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7BAE0" w14:textId="77777777">
            <w:r>
              <w:t>38</w:t>
            </w:r>
          </w:p>
        </w:tc>
      </w:tr>
      <w:tr w14:paraId="57808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BF77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0C634" w14:textId="77777777">
            <w:r>
              <w:t>MDSTW-21834</w:t>
            </w:r>
          </w:p>
        </w:tc>
      </w:tr>
      <w:tr w14:paraId="281941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380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73280" w14:textId="77777777">
            <w:r>
              <w:t>170</w:t>
            </w:r>
          </w:p>
        </w:tc>
      </w:tr>
      <w:tr w14:paraId="6831E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1AB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2BBF8" w14:textId="77777777">
            <w:r>
              <w:t>02_49</w:t>
            </w:r>
          </w:p>
        </w:tc>
      </w:tr>
    </w:tbl>
    <w:p w14:paraId="5CBDA977" w14:textId="77777777">
      <w:pPr>
        <w:spacing w:after="0" w:line="96" w:lineRule="auto"/>
      </w:pPr>
    </w:p>
    <w:p w14:paraId="731B1604" w14:textId="77777777">
      <w:pPr>
        <w:pStyle w:val="Heading4"/>
        <w:divId w:val="62"/>
      </w:pPr>
      <w:bookmarkStart w:name="_Toc242172638" w:id="31"/>
      <w:r>
        <w:t>4.2 Definition Instandhaltung</w:t>
      </w:r>
      <w:bookmarkEnd w:id="31"/>
    </w:p>
    <w:p w14:paraId="712884D9" w14:textId="77777777">
      <w:r>
        <w:rPr>
          <w:vanish/>
        </w:rPr>
        <w:t>MLS_DSTW/MDSTW-21835</w:t>
      </w:r>
      <w:r>
        <w:t>4.2.0-1 Instandhaltung:</w:t>
        <w:br/>
        <w:t>Instandhaltung ist der Oberbegriff für Inspektion, Wartung und Instandsetzung.</w:t>
        <w:br/>
        <w:t>​​</w:t>
      </w:r>
    </w:p>
    <w:p w14:paraId="3A7D5A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F0FF7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F8D54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BAEDB" w14:textId="77777777">
            <w:r>
              <w:t>40</w:t>
            </w:r>
          </w:p>
        </w:tc>
      </w:tr>
      <w:tr w14:paraId="1BB1CD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E31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F9C09" w14:textId="77777777">
            <w:r>
              <w:t>MDSTW-21835</w:t>
            </w:r>
          </w:p>
        </w:tc>
      </w:tr>
      <w:tr w14:paraId="112C1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104B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ED91D" w14:textId="77777777">
            <w:r>
              <w:t>172</w:t>
            </w:r>
          </w:p>
        </w:tc>
      </w:tr>
      <w:tr w14:paraId="0F4B2E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D62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1B28B" w14:textId="77777777">
            <w:r>
              <w:t>02_51</w:t>
            </w:r>
          </w:p>
        </w:tc>
      </w:tr>
    </w:tbl>
    <w:p w14:paraId="523C1577" w14:textId="77777777">
      <w:pPr>
        <w:spacing w:after="0" w:line="96" w:lineRule="auto"/>
      </w:pPr>
    </w:p>
    <w:p w14:paraId="661059BC" w14:textId="77777777">
      <w:pPr>
        <w:pStyle w:val="Heading4"/>
        <w:divId w:val="63"/>
      </w:pPr>
      <w:bookmarkStart w:name="_Toc242172639" w:id="32"/>
      <w:r>
        <w:t>4.3 Grundlegende Dokumente</w:t>
      </w:r>
      <w:bookmarkEnd w:id="32"/>
    </w:p>
    <w:p w14:paraId="1C4F6388" w14:textId="77777777">
      <w:pPr>
        <w:spacing w:after="0"/>
      </w:pPr>
      <w:r>
        <w:rPr>
          <w:vanish/>
        </w:rPr>
        <w:t>MLS_DSTW/MDSTW-21836</w:t>
      </w:r>
      <w:r>
        <w:rPr>
          <w:b/>
        </w:rPr>
        <w:t>4.3.0-1 Für die Einhaltung der Instandhaltbarkeit muss das Konzept DDSP vom AN e...</w:t>
      </w:r>
      <w:r>
        <w:br/>
        <w:t>4.3.0-1 Für die Einhaltung der Instandhaltbarkeit muss das Konzept DDSP vom AN eingehalten werden.</w:t>
        <w:br/>
        <w:t>​​</w:t>
      </w:r>
    </w:p>
    <w:p w14:paraId="2CAA10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0704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746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971FF" w14:textId="77777777">
            <w:r>
              <w:t>MDSTW-21836</w:t>
            </w:r>
          </w:p>
        </w:tc>
      </w:tr>
      <w:tr w14:paraId="2CEE1B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84D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26FF6" w14:textId="77777777">
            <w:r>
              <w:t>02_53</w:t>
            </w:r>
          </w:p>
        </w:tc>
      </w:tr>
      <w:tr w14:paraId="14F0D5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826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51203" w14:textId="77777777">
            <w:r>
              <w:t>174</w:t>
            </w:r>
          </w:p>
        </w:tc>
      </w:tr>
      <w:tr w14:paraId="06C8F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9FBF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533946" w14:textId="77777777">
            <w:r>
              <w:t>[133]</w:t>
            </w:r>
          </w:p>
        </w:tc>
      </w:tr>
      <w:tr w14:paraId="7FC933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64A1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C788B" w14:textId="77777777">
            <w:r>
              <w:t>Draft</w:t>
            </w:r>
          </w:p>
        </w:tc>
      </w:tr>
      <w:tr w14:paraId="592108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AA3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A71EA" w14:textId="77777777">
            <w:r>
              <w:t>Muss</w:t>
            </w:r>
          </w:p>
        </w:tc>
      </w:tr>
      <w:tr w14:paraId="1B9737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695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Hitachi Rail berücksichtigt das DDSP-Konzept bei der Gestaltung der Diagnose-, Instandhaltungs- und Administrationsfunktionen. In Stufe 1 werden die für Integration und Inbetriebnahme erforderlichen Diagnosefunktionen über PULSE als temporäre Hitachi-Rail-Gegenstelle bereitgestellt. PULSE </w:t>
            </w:r>
            <w:commentRangeStart w:id="2556925"/>
            <w:ins w:author="HOLZKNECHT Robert" w:date="2026-10-07T12:38:44+2" w:id="2556925">
              <w:r xmlns:aml="http://schemas.microsoft.com/aml/2001/core" xmlns:msxsl="urn:schemas-microsoft-com:xslt">
                <w:rPr>
                  <w:rFonts w:ascii="Calibri" w:hAnsi="Calibri" w:cs="Calibri"/>
                  <w:sz w:val="22"/>
                  <w:szCs w:val="22"/>
                  <w:b w:val="off"/>
                  <w:u w:val="none"/>
                  <w:em w:val="false"/>
                </w:rPr>
                <w:t xml:space="preserve">als Bestandteilt der ADM </w:t>
              </w:r>
            </w:ins>
            <w:commentRangeEnd w:id="2556925"/>
            <w:r>
              <w:rPr>
                <w:rStyle w:val="CommentReference"/>
              </w:rPr>
              <w:commentReference w:id="2556925"/>
            </w:r>
            <w:r xmlns:aml="http://schemas.microsoft.com/aml/2001/core" xmlns:msxsl="urn:schemas-microsoft-com:xslt">
              <w:rPr>
                <w:rFonts w:ascii="Calibri" w:hAnsi="Calibri" w:cs="Calibri"/>
                <w:sz w:val="22"/>
                <w:szCs w:val="22"/>
                <w:b w:val="off"/>
                <w:u w:val="none"/>
                <w:em w:val="false"/>
              </w:rPr>
              <w:t xml:space="preserve">verarbeitet die vereinbarten SDI-LS-, SDI-TDS-, SDI-P- und SDI-IO-Informationen. Nach Verfügbarkeit der freigegebenen DDSP-Schnittstellenbaseline werden die dafür vorgesehenen Daten und Dienste am vereinbarten Übergabepunkt für die DDSP bereitgestellt.</w:t>
            </w:r>
          </w:p>
        </w:tc>
      </w:tr>
      <w:tr w14:paraId="23E8E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F33A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E016A" w14:textId="77777777">
            <w:r>
              <w:t>Die Detailumsetzung der endgültigen DDSP-Anbindung setzt eine vollständige, rechtzeitig verfügbare und freigegebene Spezifikation der Schnittstellen, Datenmodelle, Security-Mechanismen und Abnahmekriterien voraus. PULSE begründet keine Verpflichtung von Hitachi Rail, sämtliche internen DDSP-Funktionen nachzubilden.</w:t>
            </w:r>
          </w:p>
        </w:tc>
      </w:tr>
      <w:tr w14:paraId="4D7B1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0967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F51A0" w14:textId="77777777">
            <w:r>
              <w:t>PV GA DIL OBB 1.0.0</w:t>
            </w:r>
          </w:p>
        </w:tc>
      </w:tr>
    </w:tbl>
    <w:p w14:paraId="07311230" w14:textId="77777777">
      <w:pPr>
        <w:spacing w:after="0" w:line="96" w:lineRule="auto"/>
      </w:pPr>
    </w:p>
    <w:p w14:paraId="00938133" w14:textId="77777777">
      <w:pPr>
        <w:spacing w:after="0"/>
      </w:pPr>
      <w:r>
        <w:rPr>
          <w:vanish/>
        </w:rPr>
        <w:t>MLS_DSTW/MDSTW-21837</w:t>
      </w:r>
      <w:r>
        <w:rPr>
          <w:b/>
        </w:rPr>
        <w:t>4.3.0-2 Für die Einhaltung der Instandhaltbarkeit muss das IT Inbetriebnahmekonz...</w:t>
      </w:r>
      <w:r>
        <w:br/>
        <w:t xml:space="preserve">4.3.0-2 Für die Einhaltung der Instandhaltbarkeit muss das IT Inbetriebnahmekonzept vom AN </w:t>
        <w:lastRenderedPageBreak/>
        <w:t>eingehalten werden.</w:t>
        <w:br/>
        <w:t>​​</w:t>
      </w:r>
    </w:p>
    <w:p w14:paraId="35D039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971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C51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FB31D" w14:textId="77777777">
            <w:r>
              <w:t>MDSTW-21837</w:t>
            </w:r>
          </w:p>
        </w:tc>
      </w:tr>
      <w:tr w14:paraId="5556E5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68A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4C11E2" w14:textId="77777777">
            <w:r>
              <w:t>02_54</w:t>
            </w:r>
          </w:p>
        </w:tc>
      </w:tr>
      <w:tr w14:paraId="6C43E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262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678C5" w14:textId="77777777">
            <w:r>
              <w:t>175</w:t>
            </w:r>
          </w:p>
        </w:tc>
      </w:tr>
      <w:tr w14:paraId="71DE9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4C0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77920" w14:textId="77777777">
            <w:r>
              <w:t>[134]</w:t>
            </w:r>
          </w:p>
        </w:tc>
      </w:tr>
      <w:tr w14:paraId="5CEB4F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8B3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8D11E" w14:textId="77777777">
            <w:r>
              <w:t>Draft</w:t>
            </w:r>
          </w:p>
        </w:tc>
      </w:tr>
      <w:tr w14:paraId="02ADEB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D84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2DABB" w14:textId="77777777">
            <w:r>
              <w:t>Muss</w:t>
            </w:r>
          </w:p>
        </w:tc>
      </w:tr>
      <w:tr w14:paraId="32286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72D1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91F09" w14:textId="77777777">
            <w:r>
              <w:t>Die für den Lieferumfang von Hitachi Rail anwendbaren Vorgaben des IT-Inbetriebnahmekonzepts werden entsprechend dem im technischen Angebot festgelegten Stufenplan umgesetzt.</w:t>
              <w:br/>
              <w:br/>
              <w:t>In Stufe 1 erfolgt die Inbetriebnahme unter Verwendung der herstellerseitigen PKI. Die Zertifikate werden lokal in den sicheren Komponenten erzeugt bzw. signiert und über die Hersteller-Zertifikatskette bis zur MRCAC validiert. Die Object Controller werden mit einem Manufacturer Device Certificate ausgeliefert und verwenden dieses zur initialen Authentifizierung am kundenseitigen Netzwerk. Eine Anbindung an die kundenseitige DDSP-PKI, die Ausstellung betreiberseitig signierter Zertifikate und die Prüfung von Zertifikatssperrlisten sind in dieser Stufe noch nicht vorgesehen.</w:t>
              <w:br/>
              <w:br/>
              <w:t>In Stufe 2 erfolgt, nach Verfügbarkeit der erforderlichen DDSP- und SSI-PKI-Dienste des AG, die Integration in die Betreiber-PKI. Hierzu werden Certificate Signing Requests über CMP an die DDSP-PKI übermittelt, betreiberseitig signierte Zertifikate verwendet und deren Vertrauenskette bis zur ORCAC validiert. Die Prüfung der durch den AG bereitgestellten Certificate Revocation Lists wird ebenfalls in dieser Stufe umgesetzt.</w:t>
              <w:br/>
              <w:br/>
              <w:t>Weiterführende Funktionen des IT-Inbetriebnahmeprozesses werden entsprechend ihrer Zuordnung zu den vereinbarten Umsetzungsstufen realisiert.</w:t>
            </w:r>
          </w:p>
        </w:tc>
      </w:tr>
      <w:tr w14:paraId="080AF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2E85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5CB09" w14:textId="77777777"/>
        </w:tc>
      </w:tr>
      <w:tr w14:paraId="6BEA2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9CD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5BABF" w14:textId="77777777">
            <w:r>
              <w:t>PV GA DIL OBB 2.0.0</w:t>
            </w:r>
          </w:p>
        </w:tc>
      </w:tr>
    </w:tbl>
    <w:p w14:paraId="10CE12EE" w14:textId="77777777">
      <w:pPr>
        <w:spacing w:after="0" w:line="96" w:lineRule="auto"/>
      </w:pPr>
    </w:p>
    <w:p w14:paraId="4CB8EBD5" w14:textId="77777777">
      <w:pPr>
        <w:spacing w:after="0"/>
      </w:pPr>
      <w:r>
        <w:rPr>
          <w:vanish/>
        </w:rPr>
        <w:t>MLS_DSTW/MDSTW-21838</w:t>
      </w:r>
      <w:r>
        <w:rPr>
          <w:b/>
        </w:rPr>
        <w:t>4.3.0-3 Für die Einhaltung der Instandhaltbarkeit müssen die relevanten Dokument...</w:t>
      </w:r>
      <w:r>
        <w:br/>
        <w:t>4.3.0-3 Für die Einhaltung der Instandhaltbarkeit müssen die relevanten Dokumente der EULYNX-Spezifikation vom AN eingehalten werden.</w:t>
        <w:br/>
        <w:t>​​</w:t>
      </w:r>
    </w:p>
    <w:p w14:paraId="6D3C2D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749D8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C5A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D8DE8" w14:textId="77777777">
            <w:r>
              <w:t>MDSTW-21838</w:t>
            </w:r>
          </w:p>
        </w:tc>
      </w:tr>
      <w:tr w14:paraId="62811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AEF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806FF" w14:textId="77777777">
            <w:r>
              <w:t>02_55</w:t>
            </w:r>
          </w:p>
        </w:tc>
      </w:tr>
      <w:tr w14:paraId="6741D4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27C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4ADF2" w14:textId="77777777">
            <w:r>
              <w:t>176</w:t>
            </w:r>
          </w:p>
        </w:tc>
      </w:tr>
      <w:tr w14:paraId="7D9339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0D6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7D0D4" w14:textId="77777777">
            <w:r>
              <w:t>[135]</w:t>
            </w:r>
          </w:p>
        </w:tc>
      </w:tr>
      <w:tr w14:paraId="07658B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A267B"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3000B" w14:textId="77777777">
            <w:r>
              <w:t>Draft</w:t>
            </w:r>
          </w:p>
        </w:tc>
      </w:tr>
      <w:tr w14:paraId="1E6D3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812E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95F64" w14:textId="77777777">
            <w:r>
              <w:t>Muss</w:t>
            </w:r>
          </w:p>
        </w:tc>
      </w:tr>
      <w:tr w14:paraId="6805BB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FCF2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9ECFF" w14:textId="77777777">
            <w:r>
              <w:t>Die für die Instandhaltbarkeit relevanten Anforderungen gemäß Eu.Doc. 18 werden auf Basis der vertraglich vereinbarten EULYNX Baseline 4 Release 4 umgesetzt. Für die im Lieferumfang von Hitachi Rail enthaltenen Subsysteme werden die vorgesehenen Diagnose-, Maintenance- und Instandhaltungsfunktionen über die vereinbarten Schnittstellen bereitgestellt.</w:t>
            </w:r>
          </w:p>
        </w:tc>
      </w:tr>
      <w:tr w14:paraId="39EC6B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5B3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E457B" w14:textId="77777777">
            <w:r>
              <w:t>Die Umsetzung umfasst die für die angebotene Architektur und den Lieferumfang von Hitachi Rail anwendbaren verpflichtenden Anforderungen. Zentrale Managementfunktionen, Funktionen anderer Subsysteme und durch den AG bereitgestellte Dienste sind nur insoweit Bestandteil der Lösung, als dies ausdrücklich in der Leistungsabgrenzung festgelegt ist. Der verbindliche Revisionsstand von Eu.Doc. 18 wird zentral in der freigegebenen Schnittstellenbaseline geführt.</w:t>
            </w:r>
          </w:p>
        </w:tc>
      </w:tr>
      <w:tr w14:paraId="48C926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65B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5660F" w14:textId="77777777">
            <w:r>
              <w:t>PV GA DIL OBB 1.0.0</w:t>
            </w:r>
          </w:p>
        </w:tc>
      </w:tr>
    </w:tbl>
    <w:p w14:paraId="67E99412" w14:textId="77777777">
      <w:pPr>
        <w:spacing w:after="0" w:line="96" w:lineRule="auto"/>
      </w:pPr>
    </w:p>
    <w:p w14:paraId="06E2606B" w14:textId="77777777">
      <w:pPr>
        <w:pStyle w:val="Heading4"/>
        <w:divId w:val="64"/>
      </w:pPr>
      <w:bookmarkStart w:name="_Toc242172640" w:id="33"/>
      <w:r>
        <w:t>4.4 Lagerung Ersatzteile</w:t>
      </w:r>
      <w:bookmarkEnd w:id="33"/>
    </w:p>
    <w:p w14:paraId="35998F3C" w14:textId="77777777">
      <w:r>
        <w:rPr>
          <w:vanish/>
        </w:rPr>
        <w:t>MLS_DSTW/MDSTW-21839</w:t>
      </w:r>
      <w:r>
        <w:t>4.4.0-1 Der AN entwickelt ein Konzept der Lagerung für die Ersatzteile, wie in der Leistungsbeschreibung beschrieben.</w:t>
        <w:br/>
        <w:t>​​</w:t>
      </w:r>
    </w:p>
    <w:p w14:paraId="5F18CA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8518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2A0E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2FDDB" w14:textId="77777777">
            <w:r>
              <w:t>46</w:t>
            </w:r>
          </w:p>
        </w:tc>
      </w:tr>
      <w:tr w14:paraId="449242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F952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941E8" w14:textId="77777777">
            <w:r>
              <w:t>MDSTW-21839</w:t>
            </w:r>
          </w:p>
        </w:tc>
      </w:tr>
      <w:tr w14:paraId="4FCB0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0119C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6BCEF" w14:textId="77777777">
            <w:r>
              <w:t>178</w:t>
            </w:r>
          </w:p>
        </w:tc>
      </w:tr>
      <w:tr w14:paraId="4ADD8C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F20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605E8" w14:textId="77777777">
            <w:r>
              <w:t>02_57</w:t>
            </w:r>
          </w:p>
        </w:tc>
      </w:tr>
    </w:tbl>
    <w:p w14:paraId="306F16B9" w14:textId="77777777">
      <w:pPr>
        <w:spacing w:after="0" w:line="96" w:lineRule="auto"/>
      </w:pPr>
    </w:p>
    <w:p w14:paraId="30C77BEB" w14:textId="77777777">
      <w:pPr>
        <w:spacing w:after="0"/>
      </w:pPr>
      <w:r>
        <w:rPr>
          <w:vanish/>
        </w:rPr>
        <w:t>MLS_DSTW/MDSTW-21840</w:t>
      </w:r>
      <w:r>
        <w:rPr>
          <w:b/>
        </w:rPr>
        <w:t>4.4.0-2 Allfällige Angaben und Einrichtungen zur Ersatzteillagerung müssen vom A...</w:t>
      </w:r>
      <w:r>
        <w:br/>
        <w:t>4.4.0-2 Allfällige Angaben und Einrichtungen zur Ersatzteillagerung müssen vom AN bereit gestellt werden. Grundsätzlich sind Komponenten so zu entwickeln, dass eine Lagerhaltung mit minimalem Aufwand möglich ist.</w:t>
        <w:br/>
        <w:t>​​</w:t>
      </w:r>
    </w:p>
    <w:p w14:paraId="6FE9AF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F32F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EA6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817BB" w14:textId="77777777">
            <w:r>
              <w:t>MDSTW-21840</w:t>
            </w:r>
          </w:p>
        </w:tc>
      </w:tr>
      <w:tr w14:paraId="3CBA72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DA3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D00F4" w14:textId="77777777">
            <w:r>
              <w:t>02_58</w:t>
            </w:r>
          </w:p>
        </w:tc>
      </w:tr>
      <w:tr w14:paraId="17E08E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D14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F0C87" w14:textId="77777777">
            <w:r>
              <w:t>179</w:t>
            </w:r>
          </w:p>
        </w:tc>
      </w:tr>
      <w:tr w14:paraId="3C8E98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86D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A398C" w14:textId="77777777"/>
        </w:tc>
      </w:tr>
      <w:tr w14:paraId="63E2AD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8FCF5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1331D" w14:textId="77777777">
            <w:r>
              <w:t>Draft</w:t>
            </w:r>
          </w:p>
        </w:tc>
      </w:tr>
      <w:tr w14:paraId="28280A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55E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834A2" w14:textId="77777777">
            <w:r>
              <w:t>Muss</w:t>
            </w:r>
          </w:p>
        </w:tc>
      </w:tr>
      <w:tr w14:paraId="0091CA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D82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084C2" w14:textId="77777777">
            <w:r>
              <w:t>Hitachi Rail stellt für die gelieferten Ersatzteile die produktspezifischen Angaben zu Verpackung, Lagerbedingungen, Lagerdauer, Handhabung und gegebenenfalls erforderlicher Konditionierung bereit. Soweit für einzelne Produkte besondere Lagerhilfsmittel erforderlich sind, werden diese in der Ersatzteil- und Instandhaltungsdokumentation spezifiziert.</w:t>
            </w:r>
          </w:p>
        </w:tc>
      </w:tr>
      <w:tr w14:paraId="2B7FE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19B8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79FF1" w14:textId="77777777"/>
        </w:tc>
      </w:tr>
      <w:tr w14:paraId="75847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DD7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D0FD0" w14:textId="77777777">
            <w:r>
              <w:t>PV GA DIL OBB 1.0.0</w:t>
            </w:r>
          </w:p>
        </w:tc>
      </w:tr>
    </w:tbl>
    <w:p w14:paraId="767ED3EA" w14:textId="77777777">
      <w:pPr>
        <w:spacing w:after="0" w:line="96" w:lineRule="auto"/>
      </w:pPr>
    </w:p>
    <w:p w14:paraId="7A94AC85" w14:textId="77777777">
      <w:pPr>
        <w:spacing w:after="0"/>
      </w:pPr>
      <w:r>
        <w:rPr>
          <w:vanish/>
        </w:rPr>
        <w:t>MLS_DSTW/MDSTW-21841</w:t>
      </w:r>
      <w:r>
        <w:rPr>
          <w:b/>
        </w:rPr>
        <w:t>4.4.0-3 Alle Ersatzteile müssen lagerfähig sein, ohne dass sie einer regelmäßige...</w:t>
      </w:r>
      <w:r>
        <w:br/>
        <w:t>4.4.0-3 Alle Ersatzteile müssen lagerfähig sein, ohne dass sie einer regelmäßigen Instandhaltung unterliegen sowie unter Spannung gehalten werden. Ausnahmen für einzelne Komponenten erfordern eine alternative Lösung des AN und müssen vom AG genehmigt werden.</w:t>
      </w:r>
    </w:p>
    <w:p w14:paraId="34AB55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2BE9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D66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96EC9" w14:textId="77777777">
            <w:r>
              <w:t>MDSTW-21841</w:t>
            </w:r>
          </w:p>
        </w:tc>
      </w:tr>
      <w:tr w14:paraId="13E99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289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4E7B4" w14:textId="77777777">
            <w:r>
              <w:t>02_59</w:t>
            </w:r>
          </w:p>
        </w:tc>
      </w:tr>
      <w:tr w14:paraId="217C90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E93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6A4F99" w14:textId="77777777">
            <w:r>
              <w:t>180</w:t>
            </w:r>
          </w:p>
        </w:tc>
      </w:tr>
      <w:tr w14:paraId="35C077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8C42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49A80B" w14:textId="77777777"/>
        </w:tc>
      </w:tr>
      <w:tr w14:paraId="74DC2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F8AD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F31F3" w14:textId="77777777">
            <w:r>
              <w:t>Draft</w:t>
            </w:r>
          </w:p>
        </w:tc>
      </w:tr>
      <w:tr w14:paraId="2E59EA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139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D5EC7" w14:textId="77777777">
            <w:r>
              <w:t>Muss</w:t>
            </w:r>
          </w:p>
        </w:tc>
      </w:tr>
      <w:tr w14:paraId="2CC3AA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42AE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F566E" w14:textId="77777777">
            <w:r>
              <w:t>Die Ersatzteile sind entsprechend den produktspezifischen Lagerbedingungen ohne dauerhafte Spannungsversorgung lagerfähig. Soweit für einzelne Komponenten aufgrund ihrer technischen Eigenschaften innerhalb langer Lagerzeiträume Prüf-, Lade-, Austausch- oder Konditionierungsmaßnahmen erforderlich sind, werden diese in der Ersatzteildokumentation festgelegt.</w:t>
            </w:r>
          </w:p>
        </w:tc>
      </w:tr>
      <w:tr w14:paraId="60A624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9899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9F845F" w14:textId="77777777"/>
        </w:tc>
      </w:tr>
      <w:tr w14:paraId="13DE8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8E3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E0EE6" w14:textId="77777777">
            <w:r>
              <w:t>PV GA DIL OBB 1.0.0</w:t>
            </w:r>
          </w:p>
        </w:tc>
      </w:tr>
    </w:tbl>
    <w:p w14:paraId="5B6CE32C" w14:textId="77777777">
      <w:pPr>
        <w:spacing w:after="0" w:line="96" w:lineRule="auto"/>
      </w:pPr>
    </w:p>
    <w:p w14:paraId="7B53ED17" w14:textId="77777777">
      <w:pPr>
        <w:spacing w:after="0"/>
      </w:pPr>
      <w:r>
        <w:rPr>
          <w:vanish/>
        </w:rPr>
        <w:t>MLS_DSTW/MDSTW-21842</w:t>
      </w:r>
      <w:r>
        <w:rPr>
          <w:b/>
        </w:rPr>
        <w:t>4.4.0-4 Ersatzteile müssen unter den Umgebungsbedingungen gemäß den Klimaklassen...</w:t>
      </w:r>
      <w:r>
        <w:br/>
        <w:t>4.4.0-4 Ersatzteile müssen unter den Umgebungsbedingungen gemäß den Klimaklassen in dem &lt;03 Lastenheft Allgemeine Anforderungen&gt; 1 lagerfähig sein.</w:t>
        <w:br/>
        <w:t>​​</w:t>
      </w:r>
    </w:p>
    <w:p w14:paraId="5DBB90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78A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B4B5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F5B26" w14:textId="77777777">
            <w:r>
              <w:t>MDSTW-21842</w:t>
            </w:r>
          </w:p>
        </w:tc>
      </w:tr>
      <w:tr w14:paraId="16A7C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8669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BA8CE" w14:textId="77777777">
            <w:r>
              <w:t>02_60</w:t>
            </w:r>
          </w:p>
        </w:tc>
      </w:tr>
      <w:tr w14:paraId="734B49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2D2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2058A" w14:textId="77777777">
            <w:r>
              <w:t>181</w:t>
            </w:r>
          </w:p>
        </w:tc>
      </w:tr>
      <w:tr w14:paraId="5B2C37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C74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4AF77" w14:textId="77777777"/>
        </w:tc>
      </w:tr>
      <w:tr w14:paraId="2D7669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A30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01646D" w14:textId="77777777">
            <w:r>
              <w:t>Draft</w:t>
            </w:r>
          </w:p>
        </w:tc>
      </w:tr>
      <w:tr w14:paraId="6B798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4DE5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3895C" w14:textId="77777777">
            <w:r>
              <w:t>Muss</w:t>
            </w:r>
          </w:p>
        </w:tc>
      </w:tr>
      <w:tr w14:paraId="627996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8B66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79771" w14:textId="77777777">
            <w:r>
              <w:t>Die Lagerbedingungen werden für jede Ersatzteil- beziehungsweise Produktgruppe in der Ersatzteildokumentation festgelegt. Komponenten für Außenanlagen werden entsprechend ihrer produktspezifischen Lagerqualifikation eingestuft. Elektronische COTS- und Rechenzentrumskomponenten werden unter den für diese Produktgruppe spezifizierten klimatisierten Lagerbedingungen gelagert.</w:t>
            </w:r>
          </w:p>
        </w:tc>
      </w:tr>
      <w:tr w14:paraId="47C01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46A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2583D" w14:textId="77777777">
            <w:r>
              <w:t>Eine pauschale Anwendung sämtlicher für den späteren Einsatzort definierten Klimaklassen auf alle Ersatzteile ist technisch nicht sachgerecht. Maßgeblich sind die qualifizierten Lagerbedingungen des jeweiligen Produkts. Für sensible elektronische Komponenten ist eine klimatisierte Lagerung, beispielsweise im Bereich von +18 °C bis +27 °C, durch den AG bereitzustellen.</w:t>
            </w:r>
          </w:p>
        </w:tc>
      </w:tr>
      <w:tr w14:paraId="493ED8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EEF9A"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ABC84" w14:textId="77777777">
            <w:r>
              <w:t>PV GA DIL OBB 1.0.0</w:t>
            </w:r>
          </w:p>
        </w:tc>
      </w:tr>
    </w:tbl>
    <w:p w14:paraId="0AF3BBED" w14:textId="77777777">
      <w:pPr>
        <w:spacing w:after="0" w:line="96" w:lineRule="auto"/>
      </w:pPr>
    </w:p>
    <w:p w14:paraId="437D2BF8" w14:textId="77777777">
      <w:pPr>
        <w:pStyle w:val="Heading4"/>
        <w:divId w:val="65"/>
      </w:pPr>
      <w:bookmarkStart w:name="_Toc242172641" w:id="34"/>
      <w:r>
        <w:t>4.5 Kennzeichnung</w:t>
      </w:r>
      <w:bookmarkEnd w:id="34"/>
    </w:p>
    <w:p w14:paraId="340C9DC4" w14:textId="77777777">
      <w:pPr>
        <w:spacing w:after="0"/>
      </w:pPr>
      <w:r>
        <w:rPr>
          <w:vanish/>
        </w:rPr>
        <w:t>MLS_DSTW/MDSTW-21843</w:t>
      </w:r>
      <w:r>
        <w:rPr>
          <w:b/>
        </w:rPr>
        <w:t>4.5.0-1 Sämtliche Komponenten, Module der Innen- und Außenanlage inkl. Schaltsch...</w:t>
      </w:r>
      <w:r>
        <w:br/>
        <w:t>4.5.0-1 Sämtliche Komponenten, Module der Innen- und Außenanlage inkl. Schaltschränke und Schaltkästen müssen in maschinenlesbarer Form mittels QR-Code eindeutig gekennzeichnet sein und mindestens folgende Daten aufweisen:</w:t>
        <w:br/>
        <w:t>• Hersteller</w:t>
        <w:br/>
        <w:t>• Type</w:t>
        <w:br/>
        <w:t>• Sachnummer</w:t>
        <w:br/>
        <w:t>• Geräteausgabestand (Hardware-, Firmwareversion, etc.)</w:t>
        <w:br/>
        <w:t>• Seriennummer</w:t>
        <w:br/>
        <w:t>• MAC-Adressen</w:t>
        <w:br/>
        <w:t>Die konkrete Ausformung ist im Rahmen des Pflichtenheftphase mit dem AG abzustimmen.</w:t>
        <w:br/>
        <w:t>​​</w:t>
      </w:r>
    </w:p>
    <w:p w14:paraId="630D25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397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6163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228447" w14:textId="77777777">
            <w:r>
              <w:t>MDSTW-21843</w:t>
            </w:r>
          </w:p>
        </w:tc>
      </w:tr>
      <w:tr w14:paraId="0887B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847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456ED" w14:textId="77777777">
            <w:r>
              <w:t>02_62</w:t>
            </w:r>
          </w:p>
        </w:tc>
      </w:tr>
      <w:tr w14:paraId="28D268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3F4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18E71" w14:textId="77777777">
            <w:r>
              <w:t>183</w:t>
            </w:r>
          </w:p>
        </w:tc>
      </w:tr>
      <w:tr w14:paraId="01E6AF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F952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3801D" w14:textId="77777777"/>
        </w:tc>
      </w:tr>
      <w:tr w14:paraId="26223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B83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A2C4C" w14:textId="77777777">
            <w:r>
              <w:t>Draft</w:t>
            </w:r>
          </w:p>
        </w:tc>
      </w:tr>
      <w:tr w14:paraId="600C1F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38A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E7785" w14:textId="77777777">
            <w:r>
              <w:t>Muss</w:t>
            </w:r>
          </w:p>
        </w:tc>
      </w:tr>
      <w:tr w14:paraId="75714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C26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FCDB2D" w14:textId="77777777">
            <w:r>
              <w:t>Hitachi Rail kennzeichnet die relevanten Komponenten mit einem industriell etablierten GS1-DataMatrixcode. Der Code ermöglicht mindestens die eindeutige Zuordnung von Sachnummer, Seriennummer und Produktausgabestand. Weitere produktbezogene Informationen werden über die eindeutige Identifikation in der zugehörigen Produkt- beziehungsweise Asset-Dokumentation bereitgestellt.</w:t>
            </w:r>
          </w:p>
        </w:tc>
      </w:tr>
      <w:tr w14:paraId="0FB903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E90D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6FB71" w14:textId="77777777">
            <w:r>
              <w:t>Der Begriff „QR-Code“ wird als funktionale Forderung nach einer maschinenlesbaren 2D-Kennzeichnung interpretiert. Der von Hitachi Rail verwendete GS1-DataMatrix stellt hierfür eine gleichwertige und industriell etablierte Lösung dar</w:t>
            </w:r>
          </w:p>
        </w:tc>
      </w:tr>
      <w:tr w14:paraId="2694C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843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09FF1" w14:textId="77777777">
            <w:r>
              <w:t>PV GA DIL OBB 1.0.0</w:t>
            </w:r>
          </w:p>
        </w:tc>
      </w:tr>
    </w:tbl>
    <w:p w14:paraId="33F5D209" w14:textId="77777777">
      <w:pPr>
        <w:spacing w:after="0" w:line="96" w:lineRule="auto"/>
      </w:pPr>
    </w:p>
    <w:p w14:paraId="78876594" w14:textId="77777777">
      <w:pPr>
        <w:spacing w:after="0"/>
      </w:pPr>
      <w:r>
        <w:rPr>
          <w:vanish/>
        </w:rPr>
        <w:t>MLS_DSTW/MDSTW-21844</w:t>
      </w:r>
      <w:r>
        <w:rPr>
          <w:b/>
        </w:rPr>
        <w:t>4.5.0-2 Die Kennzeichnung erfolgt auf die kleinste Tauschbare Einheit, Liste bei...</w:t>
      </w:r>
      <w:r>
        <w:br/>
        <w:t>4.5.0-2 Die Kennzeichnung erfolgt auf die kleinste Tauschbare Einheit, Liste beispielhaft:</w:t>
        <w:br/>
        <w:t>• Object Controller</w:t>
        <w:br/>
        <w:t>• StrV (Netzteile)</w:t>
        <w:br/>
        <w:t>• Lichtpunkt</w:t>
        <w:br/>
        <w:t>• Radsensor</w:t>
        <w:br/>
        <w:t>• Blitzschutz</w:t>
        <w:br/>
        <w:t>• Signalbeikasten</w:t>
        <w:br/>
        <w:t>• separat montierbare Teile durch AN</w:t>
        <w:br/>
        <w:lastRenderedPageBreak/>
        <w:t>• FES</w:t>
        <w:br/>
        <w:t>• Server</w:t>
        <w:br/>
        <w:t>Details müssen vom AN mit dem AG während der Pflichtenheftphase definiert werden.</w:t>
        <w:br/>
        <w:t>​​</w:t>
      </w:r>
    </w:p>
    <w:p w14:paraId="7D50D5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826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992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0A2D8D" w14:textId="77777777">
            <w:r>
              <w:t>MDSTW-21844</w:t>
            </w:r>
          </w:p>
        </w:tc>
      </w:tr>
      <w:tr w14:paraId="689CA5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BB1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F5F6C" w14:textId="77777777">
            <w:r>
              <w:t>02_63</w:t>
            </w:r>
          </w:p>
        </w:tc>
      </w:tr>
      <w:tr w14:paraId="7B7836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919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0ACF5" w14:textId="77777777">
            <w:r>
              <w:t>184</w:t>
            </w:r>
          </w:p>
        </w:tc>
      </w:tr>
      <w:tr w14:paraId="35668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165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DC40B" w14:textId="77777777"/>
        </w:tc>
      </w:tr>
      <w:tr w14:paraId="124ABB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049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6795D" w14:textId="77777777">
            <w:r>
              <w:t>Draft</w:t>
            </w:r>
          </w:p>
        </w:tc>
      </w:tr>
      <w:tr w14:paraId="30836C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CD6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FCCDE" w14:textId="77777777">
            <w:r>
              <w:t>Muss</w:t>
            </w:r>
          </w:p>
        </w:tc>
      </w:tr>
      <w:tr w14:paraId="7DE39F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AA8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517AE0" w14:textId="77777777">
            <w:r>
              <w:t>Die Kennzeichnung erfolgt auf der kleinsten durch Hitachi Rail definierten und im regulären Instandhaltungsprozess separat tauschbaren Einheit, soweit Größe, Oberfläche und Umgebungsbedingungen eine dauerhafte maschinenlesbare Kennzeichnung technisch ermöglichen. Die betroffenen Einheiten werden in der Ersatzteil- und Tauscheinheitenliste dokumentiert.</w:t>
            </w:r>
          </w:p>
        </w:tc>
      </w:tr>
      <w:tr w14:paraId="2C5475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22B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FBF23" w14:textId="77777777"/>
        </w:tc>
      </w:tr>
      <w:tr w14:paraId="347075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772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58BC9" w14:textId="77777777">
            <w:r>
              <w:t>PV GA DIL OBB 1.0.0</w:t>
            </w:r>
          </w:p>
        </w:tc>
      </w:tr>
    </w:tbl>
    <w:p w14:paraId="59628837" w14:textId="77777777">
      <w:pPr>
        <w:spacing w:after="0" w:line="96" w:lineRule="auto"/>
      </w:pPr>
    </w:p>
    <w:p w14:paraId="34107FAC" w14:textId="77777777">
      <w:pPr>
        <w:spacing w:after="0"/>
      </w:pPr>
      <w:r>
        <w:rPr>
          <w:vanish/>
        </w:rPr>
        <w:t>MLS_DSTW/MDSTW-21845</w:t>
      </w:r>
      <w:r>
        <w:rPr>
          <w:b/>
        </w:rPr>
        <w:t>4.5.0-3 Der QR-Code für Außenanlage muss wetterfest/witterungsfest und entsprech...</w:t>
      </w:r>
      <w:r>
        <w:br/>
        <w:t>4.5.0-3 Der QR-Code für Außenanlage muss wetterfest/witterungsfest und entsprechend montiert sein.</w:t>
        <w:br/>
        <w:t>​​</w:t>
      </w:r>
    </w:p>
    <w:p w14:paraId="77FEAD3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3B58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81E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92A5E" w14:textId="77777777">
            <w:r>
              <w:t>MDSTW-21845</w:t>
            </w:r>
          </w:p>
        </w:tc>
      </w:tr>
      <w:tr w14:paraId="670D6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B674E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EDAD0" w14:textId="77777777">
            <w:r>
              <w:t>02_64</w:t>
            </w:r>
          </w:p>
        </w:tc>
      </w:tr>
      <w:tr w14:paraId="1B0DA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2EF5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8FC23" w14:textId="77777777">
            <w:r>
              <w:t>185</w:t>
            </w:r>
          </w:p>
        </w:tc>
      </w:tr>
      <w:tr w14:paraId="2A22B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EF3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8E7D6" w14:textId="77777777"/>
        </w:tc>
      </w:tr>
      <w:tr w14:paraId="04E042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05980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6ED09" w14:textId="77777777">
            <w:r>
              <w:t>Draft</w:t>
            </w:r>
          </w:p>
        </w:tc>
      </w:tr>
      <w:tr w14:paraId="123CC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790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672BE" w14:textId="77777777">
            <w:r>
              <w:t>Muss</w:t>
            </w:r>
          </w:p>
        </w:tc>
      </w:tr>
      <w:tr w14:paraId="2ED1E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6DD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3C9D0" w14:textId="77777777">
            <w:r>
              <w:t>Kennzeichnungen an Komponenten der Außenanlage werden entsprechend den für die jeweilige Einbauumgebung vorgesehenen Umgebungsbedingungen dauerhaft und witterungsbeständig ausgeführt.</w:t>
            </w:r>
          </w:p>
        </w:tc>
      </w:tr>
      <w:tr w14:paraId="08FDA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C467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841B7" w14:textId="77777777">
            <w:r>
              <w:t>Die Dauerhaftigkeit setzt eine bestimmungsgemäße Montage sowie die Einhaltung der spezifizierten Reinigungs- und Betriebsbedingungen voraus.</w:t>
            </w:r>
          </w:p>
        </w:tc>
      </w:tr>
      <w:tr w14:paraId="6883C8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7EE8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572719" w14:textId="77777777">
            <w:r>
              <w:t>PV GA DIL OBB 1.0.0</w:t>
            </w:r>
          </w:p>
        </w:tc>
      </w:tr>
    </w:tbl>
    <w:p w14:paraId="22A21320" w14:textId="77777777">
      <w:pPr>
        <w:spacing w:after="0" w:line="96" w:lineRule="auto"/>
      </w:pPr>
    </w:p>
    <w:p w14:paraId="3EC48ABE" w14:textId="77777777">
      <w:pPr>
        <w:spacing w:after="0"/>
      </w:pPr>
      <w:r>
        <w:rPr>
          <w:vanish/>
        </w:rPr>
        <w:t>MLS_DSTW/MDSTW-21846</w:t>
      </w:r>
      <w:r>
        <w:rPr>
          <w:b/>
        </w:rPr>
        <w:t>4.5.0-4 Der AN muss den QR-Code Standard bzw. Datenformat einhalten.</w:t>
      </w:r>
      <w:r>
        <w:br/>
        <w:t>4.5.0-4 Der AN muss den QR-Code Standard bzw. Datenformat einhalten.</w:t>
        <w:br/>
        <w:t>​​</w:t>
      </w:r>
    </w:p>
    <w:p w14:paraId="150B65E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3B83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02D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FABD43" w14:textId="77777777">
            <w:r>
              <w:t>MDSTW-21846</w:t>
            </w:r>
          </w:p>
        </w:tc>
      </w:tr>
      <w:tr w14:paraId="36CC33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E40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19635" w14:textId="77777777">
            <w:r>
              <w:t>02_65</w:t>
            </w:r>
          </w:p>
        </w:tc>
      </w:tr>
      <w:tr w14:paraId="1D01ED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5952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C7E0A4" w14:textId="77777777">
            <w:r>
              <w:t>186</w:t>
            </w:r>
          </w:p>
        </w:tc>
      </w:tr>
      <w:tr w14:paraId="36F67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EFB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D4EF8B" w14:textId="77777777"/>
        </w:tc>
      </w:tr>
      <w:tr w14:paraId="292FAA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51692"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1FB356" w14:textId="77777777">
            <w:r>
              <w:t>Draft</w:t>
            </w:r>
          </w:p>
        </w:tc>
      </w:tr>
      <w:tr w14:paraId="3DBE8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F36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F70FD" w14:textId="77777777">
            <w:r>
              <w:t>Muss</w:t>
            </w:r>
          </w:p>
        </w:tc>
      </w:tr>
      <w:tr w14:paraId="0B8FCA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E023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85AC9" w14:textId="77777777">
            <w:r>
              <w:t>Für die maschinenlesbare Komponentenkennzeichnung wird der GS1-DataMatrixstandard mit den von Hitachi Rail definierten Application Identifiers verwendet. Die eindeutige Produktidentifikation wird über Sachnummer und Seriennummer gewährleistet.</w:t>
            </w:r>
          </w:p>
        </w:tc>
      </w:tr>
      <w:tr w14:paraId="4070C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A75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8D719" w14:textId="77777777"/>
        </w:tc>
      </w:tr>
      <w:tr w14:paraId="7A55E8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39CD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BCEB6" w14:textId="77777777">
            <w:r>
              <w:t>PV GA DIL OBB 1.0.0</w:t>
            </w:r>
          </w:p>
        </w:tc>
      </w:tr>
    </w:tbl>
    <w:p w14:paraId="4CCFA070" w14:textId="77777777">
      <w:pPr>
        <w:spacing w:after="0" w:line="96" w:lineRule="auto"/>
      </w:pPr>
    </w:p>
    <w:p w14:paraId="544ABEA1" w14:textId="77777777">
      <w:pPr>
        <w:spacing w:after="0"/>
      </w:pPr>
      <w:r>
        <w:rPr>
          <w:vanish/>
        </w:rPr>
        <w:t>MLS_DSTW/MDSTW-21847</w:t>
      </w:r>
      <w:r>
        <w:rPr>
          <w:b/>
        </w:rPr>
        <w:t>4.5.0-5 Die Seriennummer der Komponenten der Ersatzteilhaltung muss eine eindeut...</w:t>
      </w:r>
      <w:r>
        <w:br/>
        <w:t>4.5.0-5 Die Seriennummer der Komponenten der Ersatzteilhaltung muss eine eindeutige Identifikation der Komponenten über die gesamte Nutzungsdauer ermöglichen.</w:t>
        <w:br/>
        <w:t>​​</w:t>
      </w:r>
    </w:p>
    <w:p w14:paraId="52800D7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55B0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90718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135B1" w14:textId="77777777">
            <w:r>
              <w:t>MDSTW-21847</w:t>
            </w:r>
          </w:p>
        </w:tc>
      </w:tr>
      <w:tr w14:paraId="796AA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998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9AF66" w14:textId="77777777">
            <w:r>
              <w:t>02_66</w:t>
            </w:r>
          </w:p>
        </w:tc>
      </w:tr>
      <w:tr w14:paraId="70B00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155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6EFF3" w14:textId="77777777">
            <w:r>
              <w:t>187</w:t>
            </w:r>
          </w:p>
        </w:tc>
      </w:tr>
      <w:tr w14:paraId="69613D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36B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6824B" w14:textId="77777777"/>
        </w:tc>
      </w:tr>
      <w:tr w14:paraId="66289B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C8C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DABE8" w14:textId="77777777">
            <w:r>
              <w:t>Draft</w:t>
            </w:r>
          </w:p>
        </w:tc>
      </w:tr>
      <w:tr w14:paraId="3E526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A19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571FB" w14:textId="77777777">
            <w:r>
              <w:t>Muss</w:t>
            </w:r>
          </w:p>
        </w:tc>
      </w:tr>
      <w:tr w14:paraId="466AE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D6F7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F3E6F" w14:textId="77777777">
            <w:r>
              <w:t>Jede relevante Ersatzteil- und Tauscheinheit von Hitachi Rail erhält eine eindeutige Seriennummer beziehungsweise eindeutige Produktidentifikation, die eine Identifikation über die vorgesehene Nutzungsdauer ermöglicht.</w:t>
            </w:r>
          </w:p>
        </w:tc>
      </w:tr>
      <w:tr w14:paraId="25F3D8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4FE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A8317" w14:textId="77777777"/>
        </w:tc>
      </w:tr>
      <w:tr w14:paraId="6D362F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038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05A54" w14:textId="77777777">
            <w:r>
              <w:t>PV GA DIL OBB 1.0.0</w:t>
            </w:r>
          </w:p>
        </w:tc>
      </w:tr>
    </w:tbl>
    <w:p w14:paraId="52C4F83A" w14:textId="77777777">
      <w:pPr>
        <w:spacing w:after="0" w:line="96" w:lineRule="auto"/>
      </w:pPr>
    </w:p>
    <w:p w14:paraId="6973AE4C" w14:textId="77777777">
      <w:r>
        <w:rPr>
          <w:vanish/>
        </w:rPr>
        <w:t>MLS_DSTW/MDSTW-21848</w:t>
      </w:r>
      <w:r>
        <w:t>4.5.0-6 Die Seriennummer der Komponenten dient der transparenten Verfolgung der Komponenten über die gesamte Nutzungsdauer (z.B. im DDSP, AVS, SAP).</w:t>
        <w:br/>
        <w:t>​​</w:t>
      </w:r>
    </w:p>
    <w:p w14:paraId="15F282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767EE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B5A3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010F8" w14:textId="77777777">
            <w:r>
              <w:t>56</w:t>
            </w:r>
          </w:p>
        </w:tc>
      </w:tr>
      <w:tr w14:paraId="06811D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29C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DA587A" w14:textId="77777777">
            <w:r>
              <w:t>MDSTW-21848</w:t>
            </w:r>
          </w:p>
        </w:tc>
      </w:tr>
      <w:tr w14:paraId="708920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2423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3A0B6" w14:textId="77777777">
            <w:r>
              <w:t>188</w:t>
            </w:r>
          </w:p>
        </w:tc>
      </w:tr>
      <w:tr w14:paraId="05F5AD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A62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81761" w14:textId="77777777">
            <w:r>
              <w:t>02_67</w:t>
            </w:r>
          </w:p>
        </w:tc>
      </w:tr>
    </w:tbl>
    <w:p w14:paraId="3D1A1300" w14:textId="77777777">
      <w:pPr>
        <w:spacing w:after="0" w:line="96" w:lineRule="auto"/>
      </w:pPr>
    </w:p>
    <w:p w14:paraId="2C57CC4E" w14:textId="77777777">
      <w:pPr>
        <w:pStyle w:val="Heading4"/>
        <w:divId w:val="66"/>
      </w:pPr>
      <w:bookmarkStart w:name="_Toc242172642" w:id="35"/>
      <w:r>
        <w:t>4.6 Instandhaltungsdokumentation</w:t>
      </w:r>
      <w:bookmarkEnd w:id="35"/>
    </w:p>
    <w:p w14:paraId="3F4595FE" w14:textId="77777777">
      <w:r>
        <w:rPr>
          <w:vanish/>
        </w:rPr>
        <w:t>MLS_DSTW/MDSTW-21849</w:t>
      </w:r>
      <w:r>
        <w:t>4.6.0-1 Die Instandhaltung wird gemäß Leistungsbeschreibung und Service-Level-Agreement durchgeführt.</w:t>
        <w:br/>
        <w:t>​​</w:t>
      </w:r>
    </w:p>
    <w:p w14:paraId="6B97F9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A7A3C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CE6D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FF6C2" w14:textId="77777777">
            <w:r>
              <w:t>58</w:t>
            </w:r>
          </w:p>
        </w:tc>
      </w:tr>
      <w:tr w14:paraId="05D5A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3CE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0017B" w14:textId="77777777">
            <w:r>
              <w:t>MDSTW-21849</w:t>
            </w:r>
          </w:p>
        </w:tc>
      </w:tr>
      <w:tr w14:paraId="7A65BD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B79D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A6A1D" w14:textId="77777777">
            <w:r>
              <w:t>190</w:t>
            </w:r>
          </w:p>
        </w:tc>
      </w:tr>
      <w:tr w14:paraId="6EA625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58812"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1DE34" w14:textId="77777777">
            <w:r>
              <w:t>02_69</w:t>
            </w:r>
          </w:p>
        </w:tc>
      </w:tr>
    </w:tbl>
    <w:p w14:paraId="76ED9A65" w14:textId="77777777">
      <w:pPr>
        <w:spacing w:after="0" w:line="96" w:lineRule="auto"/>
      </w:pPr>
    </w:p>
    <w:p w14:paraId="14490D8E" w14:textId="77777777">
      <w:pPr>
        <w:spacing w:after="0"/>
      </w:pPr>
      <w:r>
        <w:rPr>
          <w:vanish/>
        </w:rPr>
        <w:t>MLS_DSTW/MDSTW-21850</w:t>
      </w:r>
      <w:r>
        <w:rPr>
          <w:b/>
        </w:rPr>
        <w:t>4.6.0-2 Die Instandhaltungsdokumentation muss die Inspektion, Wartung und Instan...</w:t>
      </w:r>
      <w:r>
        <w:br/>
        <w:t>4.6.0-2 Die Instandhaltungsdokumentation muss die Inspektion, Wartung und Instandsetzung (mindestens Komponententausch, Fehlersuche, Reset, Neustart, usw.) der vom AN gelieferten Anlagen durch den AG ermöglichen.</w:t>
        <w:br/>
        <w:t>​​</w:t>
      </w:r>
    </w:p>
    <w:p w14:paraId="5199B3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405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C5C4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C4217" w14:textId="77777777">
            <w:r>
              <w:t>MDSTW-21850</w:t>
            </w:r>
          </w:p>
        </w:tc>
      </w:tr>
      <w:tr w14:paraId="4C82F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DB3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39620" w14:textId="77777777">
            <w:r>
              <w:t>02_70</w:t>
            </w:r>
          </w:p>
        </w:tc>
      </w:tr>
      <w:tr w14:paraId="62031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D35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3A238" w14:textId="77777777">
            <w:r>
              <w:t>191</w:t>
            </w:r>
          </w:p>
        </w:tc>
      </w:tr>
      <w:tr w14:paraId="6F79C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506E6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8816C" w14:textId="77777777"/>
        </w:tc>
      </w:tr>
      <w:tr w14:paraId="552A5C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F2F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0AAEF" w14:textId="77777777">
            <w:r>
              <w:t>Draft</w:t>
            </w:r>
          </w:p>
        </w:tc>
      </w:tr>
      <w:tr w14:paraId="61542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7C3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39E13" w14:textId="77777777">
            <w:r>
              <w:t>Muss</w:t>
            </w:r>
          </w:p>
        </w:tc>
      </w:tr>
      <w:tr w14:paraId="7B434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8DC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F8F91" w14:textId="77777777">
            <w:r>
              <w:t>Hitachi Rail stellt für die gelieferten Produkte eine Instandhaltungsdokumentation bereit, die die vorgesehenen Tätigkeiten für Inspektion, Wartung und Instandsetzung beschreibt. Dazu gehören, soweit für das jeweilige Produkt anwendbar, Komponententausch, Fehlersuche, Reset, Neustart und Wiederinbetriebnahme.</w:t>
            </w:r>
          </w:p>
        </w:tc>
      </w:tr>
      <w:tr w14:paraId="62DCA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FC08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F16C82" w14:textId="77777777">
            <w:r>
              <w:t>Die Dokumentation deckt die im freigegebenen Instandhaltungskonzept vorgesehenen Tätigkeiten ab. Produktentwicklung, Reparaturen außerhalb der definierten Tauscheinheiten und Änderungen sicherheitsrelevanter Projektierungsdaten sind nicht Bestandteil der regulären Instandhaltung durch den AG.</w:t>
            </w:r>
          </w:p>
        </w:tc>
      </w:tr>
      <w:tr w14:paraId="2175BB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C0A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B2B37" w14:textId="77777777">
            <w:r>
              <w:t>PV GA DIL OBB 1.0.0</w:t>
            </w:r>
          </w:p>
        </w:tc>
      </w:tr>
    </w:tbl>
    <w:p w14:paraId="3C9460B8" w14:textId="77777777">
      <w:pPr>
        <w:spacing w:after="0" w:line="96" w:lineRule="auto"/>
      </w:pPr>
    </w:p>
    <w:p w14:paraId="234F4BA3" w14:textId="77777777">
      <w:pPr>
        <w:spacing w:after="0"/>
      </w:pPr>
      <w:r>
        <w:rPr>
          <w:vanish/>
        </w:rPr>
        <w:t>MLS_DSTW/MDSTW-21851</w:t>
      </w:r>
      <w:r>
        <w:rPr>
          <w:b/>
        </w:rPr>
        <w:t>4.6.0-3 Die Instandhaltungsdokumentation muss generisch erstellt und für sämtlic...</w:t>
      </w:r>
      <w:r>
        <w:br/>
        <w:t>4.6.0-3 Die Instandhaltungsdokumentation muss generisch erstellt und für sämtliche vom AN gelieferten Anlagen anwendbar sein.</w:t>
        <w:br/>
        <w:t>​​</w:t>
      </w:r>
    </w:p>
    <w:p w14:paraId="3415690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808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6C2A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B3102E" w14:textId="77777777">
            <w:r>
              <w:t>MDSTW-21851</w:t>
            </w:r>
          </w:p>
        </w:tc>
      </w:tr>
      <w:tr w14:paraId="7BC003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0CE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8332D" w14:textId="77777777">
            <w:r>
              <w:t>02_71</w:t>
            </w:r>
          </w:p>
        </w:tc>
      </w:tr>
      <w:tr w14:paraId="1A0FDD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015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E7F8B" w14:textId="77777777">
            <w:r>
              <w:t>192</w:t>
            </w:r>
          </w:p>
        </w:tc>
      </w:tr>
      <w:tr w14:paraId="58E7F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D6D1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EFFCC" w14:textId="77777777"/>
        </w:tc>
      </w:tr>
      <w:tr w14:paraId="49C7D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6502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CD158" w14:textId="77777777">
            <w:r>
              <w:t>Draft</w:t>
            </w:r>
          </w:p>
        </w:tc>
      </w:tr>
      <w:tr w14:paraId="74B9B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352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D06C6" w14:textId="77777777">
            <w:r>
              <w:t>Muss</w:t>
            </w:r>
          </w:p>
        </w:tc>
      </w:tr>
      <w:tr w14:paraId="3A99C8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F1CF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64674" w14:textId="77777777">
            <w:r>
              <w:t>Die Instandhaltungsdokumentation wird produktbezogen und generisch erstellt und ist auf alle Anlagen anwendbar, in denen das jeweilige Produkt in der freigegebenen Konfiguration eingesetzt wird.</w:t>
            </w:r>
          </w:p>
        </w:tc>
      </w:tr>
      <w:tr w14:paraId="242E28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CBF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0AB72" w14:textId="77777777">
            <w:r>
              <w:t>Anlagenspezifische Informationen, die sich aus der Projektierung, Topologie oder Betriebsstelle ergeben, werden in den dafür vorgesehenen Projektierungs- und Bestandsunterlagen geführt. Eine anlagenspezifische Vervielfältigung der generischen Produktdokumentation ist nicht vorgesehen.</w:t>
            </w:r>
          </w:p>
        </w:tc>
      </w:tr>
      <w:tr w14:paraId="40551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C278CD"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1054C" w14:textId="77777777">
            <w:r>
              <w:t>PV GA DIL OBB 1.0.0</w:t>
            </w:r>
          </w:p>
        </w:tc>
      </w:tr>
    </w:tbl>
    <w:p w14:paraId="1A6B7FB4" w14:textId="77777777">
      <w:pPr>
        <w:spacing w:after="0" w:line="96" w:lineRule="auto"/>
      </w:pPr>
    </w:p>
    <w:p w14:paraId="290ECAFF" w14:textId="77777777">
      <w:r>
        <w:rPr>
          <w:vanish/>
        </w:rPr>
        <w:t>MLS_DSTW/MDSTW-21852</w:t>
      </w:r>
      <w:r>
        <w:t>4.6.0-4 Es ist nicht vorgesehen, dass der AN eine anlagenspezifische Instandhaltungsdokumentation liefert.</w:t>
        <w:br/>
        <w:t>​​</w:t>
      </w:r>
    </w:p>
    <w:p w14:paraId="378E71B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6F7A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DC54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65DC2" w14:textId="77777777">
            <w:r>
              <w:t>61</w:t>
            </w:r>
          </w:p>
        </w:tc>
      </w:tr>
      <w:tr w14:paraId="3B9E24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950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154C7" w14:textId="77777777">
            <w:r>
              <w:t>MDSTW-21852</w:t>
            </w:r>
          </w:p>
        </w:tc>
      </w:tr>
      <w:tr w14:paraId="67E16D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74D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66FC13" w14:textId="77777777">
            <w:r>
              <w:t>193</w:t>
            </w:r>
          </w:p>
        </w:tc>
      </w:tr>
      <w:tr w14:paraId="74146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83F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F4E57A" w14:textId="77777777">
            <w:r>
              <w:t>02_72</w:t>
            </w:r>
          </w:p>
        </w:tc>
      </w:tr>
    </w:tbl>
    <w:p w14:paraId="4ED1EF02" w14:textId="77777777">
      <w:pPr>
        <w:spacing w:after="0" w:line="96" w:lineRule="auto"/>
      </w:pPr>
    </w:p>
    <w:p w14:paraId="66CB05DA" w14:textId="77777777">
      <w:pPr>
        <w:spacing w:after="0"/>
      </w:pPr>
      <w:r>
        <w:rPr>
          <w:vanish/>
        </w:rPr>
        <w:t>MLS_DSTW/MDSTW-21853</w:t>
      </w:r>
      <w:r>
        <w:rPr>
          <w:b/>
        </w:rPr>
        <w:t>4.6.0-5 Die Instandhaltungsdokumentation muss gedruckt, elektronisch und für das...</w:t>
      </w:r>
      <w:r>
        <w:br/>
        <w:t>4.6.0-5 Die Instandhaltungsdokumentation muss gedruckt, elektronisch und für das DDSP zur Verfügung gestellt werden.</w:t>
        <w:br/>
        <w:t>​​</w:t>
      </w:r>
    </w:p>
    <w:p w14:paraId="15AC6C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1D5D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D62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3C4B1" w14:textId="77777777">
            <w:r>
              <w:t>MDSTW-21853</w:t>
            </w:r>
          </w:p>
        </w:tc>
      </w:tr>
      <w:tr w14:paraId="03252C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C58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B50BD" w14:textId="77777777">
            <w:r>
              <w:t>02_73</w:t>
            </w:r>
          </w:p>
        </w:tc>
      </w:tr>
      <w:tr w14:paraId="22C566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3047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24673" w14:textId="77777777">
            <w:r>
              <w:t>194</w:t>
            </w:r>
          </w:p>
        </w:tc>
      </w:tr>
      <w:tr w14:paraId="2C87B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328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ACEAE" w14:textId="77777777"/>
        </w:tc>
      </w:tr>
      <w:tr w14:paraId="5871C6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0636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12A5DD" w14:textId="77777777">
            <w:r>
              <w:t>Draft</w:t>
            </w:r>
          </w:p>
        </w:tc>
      </w:tr>
      <w:tr w14:paraId="39966B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37E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149BC" w14:textId="77777777">
            <w:r>
              <w:t>Muss</w:t>
            </w:r>
          </w:p>
        </w:tc>
      </w:tr>
      <w:tr w14:paraId="64608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9926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B030B" w14:textId="77777777">
            <w:r>
              <w:t>Die Instandhaltungsdokumentation wird in der vereinbarten Anzahl gedruckt und elektronisch bereitgestellt. Für die Verwendung in der DDSP stellt Hitachi Rail die freigegebenen elektronischen Dokumente einschließlich der vereinbarten Metadaten am definierten Übergabepunkt zur Verfügung.</w:t>
            </w:r>
          </w:p>
        </w:tc>
      </w:tr>
      <w:tr w14:paraId="7E258C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FC0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20DF5B" w14:textId="77777777">
            <w:r>
              <w:t>Upload, Betrieb, Darstellung, Verlinkung und Verteilung innerhalb der DDSP erfolgen durch den AG, sofern keine abweichende Leistungsabgrenzung vereinbart wird. Die DDSP-spezifischen Metadaten und Übergabeprozesse sind durch den AG verbindlich zu spezifizieren.</w:t>
            </w:r>
          </w:p>
        </w:tc>
      </w:tr>
      <w:tr w14:paraId="5BEFB1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3F6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B4195" w14:textId="77777777">
            <w:r>
              <w:t>PV GA DIL OBB 1.0.0</w:t>
            </w:r>
          </w:p>
        </w:tc>
      </w:tr>
    </w:tbl>
    <w:p w14:paraId="1576355F" w14:textId="77777777">
      <w:pPr>
        <w:spacing w:after="0" w:line="96" w:lineRule="auto"/>
      </w:pPr>
    </w:p>
    <w:p w14:paraId="72EA310F" w14:textId="77777777">
      <w:pPr>
        <w:spacing w:after="0"/>
      </w:pPr>
      <w:r>
        <w:rPr>
          <w:vanish/>
        </w:rPr>
        <w:t>MLS_DSTW/MDSTW-21854</w:t>
      </w:r>
      <w:r>
        <w:rPr>
          <w:b/>
        </w:rPr>
        <w:t>4.6.0-6 Das Dateiformat für die Instandhaltungsdokumentation im DDSP ist während...</w:t>
      </w:r>
      <w:r>
        <w:br/>
        <w:t>4.6.0-6 Das Dateiformat für die Instandhaltungsdokumentation im DDSP ist während der Pflichtenheftphase zwischen AG und AN abzustimmen.</w:t>
        <w:br/>
        <w:t>​​</w:t>
      </w:r>
    </w:p>
    <w:p w14:paraId="1D690B7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435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936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C089D" w14:textId="77777777">
            <w:r>
              <w:t>MDSTW-21854</w:t>
            </w:r>
          </w:p>
        </w:tc>
      </w:tr>
      <w:tr w14:paraId="233A3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DAE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5F87A" w14:textId="77777777">
            <w:r>
              <w:t>02_74</w:t>
            </w:r>
          </w:p>
        </w:tc>
      </w:tr>
      <w:tr w14:paraId="7BF9C8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FB1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8F19B" w14:textId="77777777">
            <w:r>
              <w:t>195</w:t>
            </w:r>
          </w:p>
        </w:tc>
      </w:tr>
      <w:tr w14:paraId="10C28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A3C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AC05D" w14:textId="77777777"/>
        </w:tc>
      </w:tr>
      <w:tr w14:paraId="58611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2B8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027BB" w14:textId="77777777">
            <w:r>
              <w:t>Draft</w:t>
            </w:r>
          </w:p>
        </w:tc>
      </w:tr>
      <w:tr w14:paraId="7725B0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616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1F876" w14:textId="77777777">
            <w:r>
              <w:t>Muss</w:t>
            </w:r>
          </w:p>
        </w:tc>
      </w:tr>
      <w:tr w14:paraId="24C4E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056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327A5" w14:textId="77777777">
            <w:r>
              <w:t xml:space="preserve">Hitachi Rail stellt die Instandhaltungsdokumentation in PDF und, soweit vertraglich erforderlich, in einem bearbeitbaren Microsoft-Office-Format </w:t>
              <w:lastRenderedPageBreak/>
              <w:t>bereit. Diese Formate bilden die technische Planungsbasis für die Dokumentenübergabe an die DDSP.</w:t>
            </w:r>
          </w:p>
        </w:tc>
      </w:tr>
      <w:tr w14:paraId="34A6D1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B15E0"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2F67C" w14:textId="77777777">
            <w:r>
              <w:t>Falls die DDSP ein strukturiertes oder maschinenlesbares Austauschformat, besondere Metadaten oder eine spezifische Dokumentenstruktur benötigt, sind diese Anforderungen durch den AG rechtzeitig bereitzustellen.</w:t>
            </w:r>
          </w:p>
        </w:tc>
      </w:tr>
      <w:tr w14:paraId="6C976F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2CA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995E0" w14:textId="77777777">
            <w:r>
              <w:t>PV GA DIL OBB 1.0.0</w:t>
            </w:r>
          </w:p>
        </w:tc>
      </w:tr>
    </w:tbl>
    <w:p w14:paraId="08A69CCD" w14:textId="77777777">
      <w:pPr>
        <w:spacing w:after="0" w:line="96" w:lineRule="auto"/>
      </w:pPr>
    </w:p>
    <w:p w14:paraId="7ADA10C1" w14:textId="77777777">
      <w:pPr>
        <w:pStyle w:val="Heading4"/>
        <w:divId w:val="67"/>
      </w:pPr>
      <w:bookmarkStart w:name="_Toc242172643" w:id="36"/>
      <w:r>
        <w:t>4.7 Instandhaltungsprozess</w:t>
      </w:r>
      <w:bookmarkEnd w:id="36"/>
    </w:p>
    <w:p w14:paraId="1AC1A35E" w14:textId="77777777">
      <w:pPr>
        <w:spacing w:after="0"/>
      </w:pPr>
      <w:r>
        <w:rPr>
          <w:vanish/>
        </w:rPr>
        <w:t>MLS_DSTW/MDSTW-21855</w:t>
      </w:r>
      <w:r>
        <w:rPr>
          <w:b/>
        </w:rPr>
        <w:t>4.7.0-1 Es muss ein Instandhaltungsprozess zwischen AN und AG implementiert und...</w:t>
      </w:r>
      <w:r>
        <w:br/>
        <w:t>4.7.0-1 Es muss ein Instandhaltungsprozess zwischen AN und AG implementiert und gelebt werden.</w:t>
        <w:br/>
        <w:t>Systeme, Teilsysteme und Komponenten, die vom AN geliefert werden, müssen unter Berücksichtigung des Konzept DDSP dem Instandhaltungsrozess entsprechen.</w:t>
        <w:br/>
        <w:t>​​</w:t>
      </w:r>
    </w:p>
    <w:p w14:paraId="11A50C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441E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637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0B171" w14:textId="77777777">
            <w:r>
              <w:t>MDSTW-21855</w:t>
            </w:r>
          </w:p>
        </w:tc>
      </w:tr>
      <w:tr w14:paraId="49372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D6EE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3CE8A" w14:textId="77777777">
            <w:r>
              <w:t>02_76</w:t>
            </w:r>
          </w:p>
        </w:tc>
      </w:tr>
      <w:tr w14:paraId="3CDF3C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37FA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33183" w14:textId="77777777">
            <w:r>
              <w:t>197</w:t>
            </w:r>
          </w:p>
        </w:tc>
      </w:tr>
      <w:tr w14:paraId="592DA6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2A96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A57F8" w14:textId="77777777">
            <w:r>
              <w:t>[133]</w:t>
            </w:r>
          </w:p>
        </w:tc>
      </w:tr>
      <w:tr w14:paraId="4239A3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1FB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8CE28" w14:textId="77777777">
            <w:r>
              <w:t>Draft</w:t>
            </w:r>
          </w:p>
        </w:tc>
      </w:tr>
      <w:tr w14:paraId="7902CD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CB73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CCA8A" w14:textId="77777777">
            <w:r>
              <w:t>Muss</w:t>
            </w:r>
          </w:p>
        </w:tc>
      </w:tr>
      <w:tr w14:paraId="1F92E8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838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9BBB6" w14:textId="77777777">
            <w:r>
              <w:t>Hitachi Rail unterstützt den durch den AG betriebenen Instandhaltungsprozess für die gelieferten Systeme durch Produktdokumentation, Diagnoseinformationen sowie vereinbarte Leistungen des Second- und Third-Level-Supports. Die Schnittstellen zwischen AG und Hitachi Rail werden im Instandhaltungs- und Servicekonzept beschrieben.</w:t>
            </w:r>
          </w:p>
        </w:tc>
      </w:tr>
      <w:tr w14:paraId="1C3BC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D60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70BC8" w14:textId="77777777">
            <w:r>
              <w:t>Betriebsführung, First-Level-Support und operative Instandhaltung werden durch den AG durchgeführt. Der AG stellt Hitachi Rail die für Second- und Third-Level-Support relevanten Prozessbeschreibungen, Tickets, Diagnoseinformationen und Zugänge zur Verfügung. Erweiterungen gegenüber den vereinbarten Supportleistungen sind über den Service- beziehungsweise Change-Prozess zu behandeln</w:t>
            </w:r>
          </w:p>
        </w:tc>
      </w:tr>
      <w:tr w14:paraId="01723F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CB8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5F559" w14:textId="77777777">
            <w:r>
              <w:t>PV GA DIL OBB 1.0.0</w:t>
            </w:r>
          </w:p>
        </w:tc>
      </w:tr>
    </w:tbl>
    <w:p w14:paraId="1702DD92" w14:textId="77777777">
      <w:pPr>
        <w:spacing w:after="0" w:line="96" w:lineRule="auto"/>
      </w:pPr>
    </w:p>
    <w:p w14:paraId="63FAE335" w14:textId="77777777">
      <w:r>
        <w:rPr>
          <w:vanish/>
        </w:rPr>
        <w:t>MLS_DSTW/MDSTW-21856</w:t>
      </w:r>
      <w:r>
        <w:t>4.7.0-2 Mittels QR-Code an den einzelnen Elementen (z.B. OC) soll der Instandhalter die dazuzugehörige Service-Dokumentation aufrufen können (lokal oder vom DDSP).</w:t>
        <w:br/>
        <w:t>​​</w:t>
      </w:r>
    </w:p>
    <w:p w14:paraId="2AEB64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CA215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3995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D8CDF" w14:textId="77777777">
            <w:r>
              <w:t>66</w:t>
            </w:r>
          </w:p>
        </w:tc>
      </w:tr>
      <w:tr w14:paraId="4F4861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6D0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0BA867" w14:textId="77777777">
            <w:r>
              <w:t>MDSTW-21856</w:t>
            </w:r>
          </w:p>
        </w:tc>
      </w:tr>
      <w:tr w14:paraId="30BB17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4C6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11FBB" w14:textId="77777777">
            <w:r>
              <w:t>198</w:t>
            </w:r>
          </w:p>
        </w:tc>
      </w:tr>
      <w:tr w14:paraId="13447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3EA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D7815" w14:textId="77777777">
            <w:r>
              <w:t>02_77</w:t>
            </w:r>
          </w:p>
        </w:tc>
      </w:tr>
    </w:tbl>
    <w:p w14:paraId="45603736" w14:textId="77777777">
      <w:pPr>
        <w:spacing w:after="0" w:line="96" w:lineRule="auto"/>
      </w:pPr>
    </w:p>
    <w:p w14:paraId="1732EBC9" w14:textId="77777777">
      <w:pPr>
        <w:pStyle w:val="Heading4"/>
        <w:divId w:val="68"/>
      </w:pPr>
      <w:bookmarkStart w:name="_Toc242172644" w:id="37"/>
      <w:r>
        <w:lastRenderedPageBreak/>
        <w:t>4.8 Komponententausch</w:t>
      </w:r>
      <w:bookmarkEnd w:id="37"/>
    </w:p>
    <w:p w14:paraId="178C3758" w14:textId="77777777">
      <w:pPr>
        <w:spacing w:after="0"/>
      </w:pPr>
      <w:r>
        <w:rPr>
          <w:vanish/>
        </w:rPr>
        <w:t>MLS_DSTW/MDSTW-21857</w:t>
      </w:r>
      <w:r>
        <w:rPr>
          <w:b/>
        </w:rPr>
        <w:t>4.8.0-1 Eine Neukonfiguration oder Umprojektierung von Modulen darf bei fehler-...</w:t>
      </w:r>
      <w:r>
        <w:br/>
        <w:t>4.8.0-1 Eine Neukonfiguration oder Umprojektierung von Modulen darf bei fehler- und störungsbedingten Austausch durch das Instandhaltungspersonal vor Ort nicht möglich sein.</w:t>
        <w:br/>
        <w:t>​​</w:t>
      </w:r>
    </w:p>
    <w:p w14:paraId="7933DC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174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7700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2DAF9" w14:textId="77777777">
            <w:r>
              <w:t>MDSTW-21857</w:t>
            </w:r>
          </w:p>
        </w:tc>
      </w:tr>
      <w:tr w14:paraId="079DF5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FD8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4E9E6" w14:textId="77777777">
            <w:r>
              <w:t>02_79</w:t>
            </w:r>
          </w:p>
        </w:tc>
      </w:tr>
      <w:tr w14:paraId="013BF0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D454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7F4EC" w14:textId="77777777">
            <w:r>
              <w:t>200</w:t>
            </w:r>
          </w:p>
        </w:tc>
      </w:tr>
      <w:tr w14:paraId="0F9F31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7FA4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D0E03" w14:textId="77777777"/>
        </w:tc>
      </w:tr>
      <w:tr w14:paraId="51408B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E6C0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25F58" w14:textId="77777777">
            <w:r>
              <w:t>Draft</w:t>
            </w:r>
          </w:p>
        </w:tc>
      </w:tr>
      <w:tr w14:paraId="757AF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434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BF7B7" w14:textId="77777777">
            <w:r>
              <w:t>Muss</w:t>
            </w:r>
          </w:p>
        </w:tc>
      </w:tr>
      <w:tr w14:paraId="641DD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474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D31D6" w14:textId="77777777">
            <w:r>
              <w:t>Beim fehler- oder störungsbedingten Austausch einer freigegebenen Tauscheinheit durch das Instandhaltungspersonal vor Ort ist keine Neukonfiguration oder Umprojektierung erforderlich beziehungsweise möglich. Die Wiederinbetriebnahme erfolgt unter Verwendung der für das jeweilige System freigegebenen Konfigurations- und Projektdaten. Änderungen an Projektierungs- oder Konfigurationsdaten sind nicht Bestandteil des regulären Austauschprozesses.</w:t>
            </w:r>
          </w:p>
        </w:tc>
      </w:tr>
      <w:tr w14:paraId="45B63F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9EA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A853C" w14:textId="77777777">
            <w:r>
              <w:t>Die Anforderung wird dahingehend interpretiert, dass im Rahmen eines regulären Komponenten- oder Modultauschs durch das Instandhaltungspersonal vor Ort keine Änderung der Projektierung oder Erstellung einer neuen Konfiguration erfolgen darf. Projektierungs- und Konfigurationsänderungen können ausschließlich durch autorisierte Fachkräfte unter Verwendung spezieller Engineering- und Projektierungswerkzeuge im hierfür vorgesehenen Änderungs- und Freigabeprozess durchgeführt werden. Auf diese Werkzeuge hat das Instandhaltungspersonal im regulären Wartungs- und Austauschprozess keinen Zugriff.</w:t>
            </w:r>
          </w:p>
        </w:tc>
      </w:tr>
      <w:tr w14:paraId="0F739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B9F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158A9F" w14:textId="77777777">
            <w:r>
              <w:t>PV GA DIL OBB 1.0.0</w:t>
            </w:r>
          </w:p>
        </w:tc>
      </w:tr>
    </w:tbl>
    <w:p w14:paraId="6147B0D1" w14:textId="77777777">
      <w:pPr>
        <w:spacing w:after="0" w:line="96" w:lineRule="auto"/>
      </w:pPr>
    </w:p>
    <w:p w14:paraId="16573C5D" w14:textId="77777777">
      <w:pPr>
        <w:spacing w:after="0"/>
      </w:pPr>
      <w:r>
        <w:rPr>
          <w:vanish/>
        </w:rPr>
        <w:t>MLS_DSTW/MDSTW-21858</w:t>
      </w:r>
      <w:r>
        <w:rPr>
          <w:b/>
        </w:rPr>
        <w:t>4.8.0-2 Object Controller müssen so konstruiert sein, dass der Tausch mit einem...</w:t>
      </w:r>
      <w:r>
        <w:br/>
        <w:t>4.8.0-2 Object Controller müssen so konstruiert sein, dass der Tausch mit einem falschen Ersatzteil nicht möglich ist.</w:t>
        <w:br/>
        <w:t>​​</w:t>
      </w:r>
    </w:p>
    <w:p w14:paraId="2BB367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6BCB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AFC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A2EA3" w14:textId="77777777">
            <w:r>
              <w:t>MDSTW-21858</w:t>
            </w:r>
          </w:p>
        </w:tc>
      </w:tr>
      <w:tr w14:paraId="64019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049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A8D0A" w14:textId="77777777">
            <w:r>
              <w:t>02_80</w:t>
            </w:r>
          </w:p>
        </w:tc>
      </w:tr>
      <w:tr w14:paraId="6079A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45E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A7A534" w14:textId="77777777">
            <w:r>
              <w:t>201</w:t>
            </w:r>
          </w:p>
        </w:tc>
      </w:tr>
      <w:tr w14:paraId="4A9B65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490C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CA24F" w14:textId="77777777"/>
        </w:tc>
      </w:tr>
      <w:tr w14:paraId="1D3A4C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581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84920" w14:textId="77777777">
            <w:r>
              <w:t>Draft</w:t>
            </w:r>
          </w:p>
        </w:tc>
      </w:tr>
      <w:tr w14:paraId="2E960D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F2E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F895C1" w14:textId="77777777">
            <w:r>
              <w:t>Muss</w:t>
            </w:r>
          </w:p>
        </w:tc>
      </w:tr>
      <w:tr w14:paraId="3424D0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F6D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88220" w14:textId="77777777">
            <w:r>
              <w:t xml:space="preserve">Die Zulässigkeit eines Object Controllers wird durch mechanische und elektrische Kompatibilität sowie durch Typ-, Protokoll- und Konfigurationsprüfungen festgestellt. Eine nicht kompatible oder für die </w:t>
              <w:lastRenderedPageBreak/>
              <w:t>vorgesehene Funktion nicht freigegebene Komponente wird vor der betrieblichen Aktivierung erkannt und nicht freigegeben.</w:t>
            </w:r>
          </w:p>
        </w:tc>
      </w:tr>
      <w:tr w14:paraId="58F0E8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5EC3C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9222C" w14:textId="77777777">
            <w:r>
              <w:t>Die Forderung, dass ein falsches Ersatzteil nicht eingesetzt werden kann, wird funktional als Verhinderung der betrieblichen Aktivierung einer unzulässigen Komponente interpretiert. Ein ausschließlich mechanischer Verwechslungsschutz ist nicht erforderlich, sofern eine gleichwertige sichere technische Erkennung vor Aktivierung erfolgt.</w:t>
            </w:r>
          </w:p>
        </w:tc>
      </w:tr>
      <w:tr w14:paraId="7D9A6B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F5E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7F4E2" w14:textId="77777777">
            <w:r>
              <w:t>PV GA DIL OBB 1.0.0</w:t>
            </w:r>
          </w:p>
        </w:tc>
      </w:tr>
    </w:tbl>
    <w:p w14:paraId="282D228C" w14:textId="77777777">
      <w:pPr>
        <w:spacing w:after="0" w:line="96" w:lineRule="auto"/>
      </w:pPr>
    </w:p>
    <w:p w14:paraId="66932EB2" w14:textId="77777777">
      <w:pPr>
        <w:spacing w:after="0"/>
      </w:pPr>
      <w:r>
        <w:rPr>
          <w:vanish/>
        </w:rPr>
        <w:t>MLS_DSTW/MDSTW-21859</w:t>
      </w:r>
      <w:r>
        <w:rPr>
          <w:b/>
        </w:rPr>
        <w:t>4.8.0-3 Der Tausch eines Object Controllers darf über den Tausch dieses Object C...</w:t>
      </w:r>
      <w:r>
        <w:br/>
        <w:t>4.8.0-3 Der Tausch eines Object Controllers darf über den Tausch dieses Object Controllers hinaus zu keiner weiteren Beeinflussung des Betriebs oder Störung führen.</w:t>
        <w:br/>
        <w:t>​​</w:t>
      </w:r>
    </w:p>
    <w:p w14:paraId="37735A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2773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B5E6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1FD19" w14:textId="77777777">
            <w:r>
              <w:t>MDSTW-21859</w:t>
            </w:r>
          </w:p>
        </w:tc>
      </w:tr>
      <w:tr w14:paraId="33EC3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3A4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307BA" w14:textId="77777777">
            <w:r>
              <w:t>02_81</w:t>
            </w:r>
          </w:p>
        </w:tc>
      </w:tr>
      <w:tr w14:paraId="539D5B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3D2B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76A15" w14:textId="77777777">
            <w:r>
              <w:t>202</w:t>
            </w:r>
          </w:p>
        </w:tc>
      </w:tr>
      <w:tr w14:paraId="4946BB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2AC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5D7DC" w14:textId="77777777"/>
        </w:tc>
      </w:tr>
      <w:tr w14:paraId="7F675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53B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7A6D1" w14:textId="77777777">
            <w:r>
              <w:t>Draft</w:t>
            </w:r>
          </w:p>
        </w:tc>
      </w:tr>
      <w:tr w14:paraId="793231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555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CA426" w14:textId="77777777">
            <w:r>
              <w:t>Muss</w:t>
            </w:r>
          </w:p>
        </w:tc>
      </w:tr>
      <w:tr w14:paraId="1EAE55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3CFD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9D21C" w14:textId="77777777">
            <w:r>
              <w:t>Der Austausch eines Object Controllers oder einer freigegebenen OC-Tauscheinheit ist funktional auf die dem betroffenen Controller zugeordneten Außenelemente begrenzt. Andere, nicht betroffene Object Controller und Außenelemente bleiben weiterhin verfügbar, soweit keine gemeinsame Versorgungs- oder Infrastrukturkomponente betroffen ist.</w:t>
            </w:r>
          </w:p>
        </w:tc>
      </w:tr>
      <w:tr w14:paraId="27F3F1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3A2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CE256" w14:textId="77777777">
            <w:r>
              <w:t>Auswirkungen gemeinsamer AG- oder FES-Infrastrukturen, beispielsweise Stromversorgung, Netzwerk oder gemeinsam genutzter Anschlusskomponenten, sind separat zu betrachten und können nicht dem isolierten OC-Tausch zugerechnet werden.</w:t>
            </w:r>
          </w:p>
        </w:tc>
      </w:tr>
      <w:tr w14:paraId="577C88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82E4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9266BF" w14:textId="77777777">
            <w:r>
              <w:t>PV GA DIL OBB 1.0.0</w:t>
            </w:r>
          </w:p>
        </w:tc>
      </w:tr>
    </w:tbl>
    <w:p w14:paraId="5F84CBEE" w14:textId="77777777">
      <w:pPr>
        <w:spacing w:after="0" w:line="96" w:lineRule="auto"/>
      </w:pPr>
    </w:p>
    <w:p w14:paraId="049055E3" w14:textId="77777777">
      <w:pPr>
        <w:spacing w:after="0"/>
      </w:pPr>
      <w:r>
        <w:rPr>
          <w:vanish/>
        </w:rPr>
        <w:t>MLS_DSTW/MDSTW-21860</w:t>
      </w:r>
      <w:r>
        <w:rPr>
          <w:b/>
        </w:rPr>
        <w:t>4.8.0-4 Die Montage, Demontage und Instandsetzung von Komponenten muss mit Werkz...</w:t>
      </w:r>
      <w:r>
        <w:br/>
        <w:t>4.8.0-4 Die Montage, Demontage und Instandsetzung von Komponenten muss mit Werkzeugen ausgeführt werden, die vom AG zu genehmigen sind.</w:t>
        <w:br/>
        <w:t>​​</w:t>
      </w:r>
    </w:p>
    <w:p w14:paraId="303B92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1FDF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2D2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76663" w14:textId="77777777">
            <w:r>
              <w:t>MDSTW-21860</w:t>
            </w:r>
          </w:p>
        </w:tc>
      </w:tr>
      <w:tr w14:paraId="7139FA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DA01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B35112" w14:textId="77777777">
            <w:r>
              <w:t>02_82</w:t>
            </w:r>
          </w:p>
        </w:tc>
      </w:tr>
      <w:tr w14:paraId="297386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48D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86911" w14:textId="77777777">
            <w:r>
              <w:t>203</w:t>
            </w:r>
          </w:p>
        </w:tc>
      </w:tr>
      <w:tr w14:paraId="57F5B5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EE128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9C41E" w14:textId="77777777"/>
        </w:tc>
      </w:tr>
      <w:tr w14:paraId="30247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0BA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E7AA9" w14:textId="77777777">
            <w:r>
              <w:t>Draft</w:t>
            </w:r>
          </w:p>
        </w:tc>
      </w:tr>
      <w:tr w14:paraId="53D6E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238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F1074" w14:textId="77777777">
            <w:r>
              <w:t>Muss</w:t>
            </w:r>
          </w:p>
        </w:tc>
      </w:tr>
      <w:tr w14:paraId="2553A9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759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73687" w14:textId="77777777">
            <w:r>
              <w:t>Der AN wird die notwendigen Werkzeuge vorab mit dem AG abstimmen und anschließend in den Instandhaltungsdokumenten anführen.</w:t>
            </w:r>
          </w:p>
        </w:tc>
      </w:tr>
      <w:tr w14:paraId="7110B1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9694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93771" w14:textId="77777777"/>
        </w:tc>
      </w:tr>
      <w:tr w14:paraId="2809ED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D52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32B88" w14:textId="77777777">
            <w:r>
              <w:t>PV GA DIL OBB 1.0.0</w:t>
            </w:r>
          </w:p>
        </w:tc>
      </w:tr>
    </w:tbl>
    <w:p w14:paraId="1FEEF337" w14:textId="77777777">
      <w:pPr>
        <w:spacing w:after="0" w:line="96" w:lineRule="auto"/>
      </w:pPr>
    </w:p>
    <w:p w14:paraId="2CF54CC3" w14:textId="77777777">
      <w:pPr>
        <w:spacing w:after="0"/>
      </w:pPr>
      <w:r>
        <w:rPr>
          <w:vanish/>
        </w:rPr>
        <w:t>MLS_DSTW/MDSTW-21861</w:t>
      </w:r>
      <w:r>
        <w:rPr>
          <w:b/>
        </w:rPr>
        <w:t>4.8.0-5 Für den Tausch von Komponenten darf kein Spezialwerkzeug (welches nur fü...</w:t>
      </w:r>
      <w:r>
        <w:br/>
        <w:t>4.8.0-5 Für den Tausch von Komponenten darf kein Spezialwerkzeug (welches nur für den Einsatzbereich dieser Komponente entwickelt wurde) notwendig sein.</w:t>
        <w:br/>
        <w:t>​​</w:t>
      </w:r>
    </w:p>
    <w:p w14:paraId="598EAF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A27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15A1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AA4D6" w14:textId="77777777">
            <w:r>
              <w:t>MDSTW-21861</w:t>
            </w:r>
          </w:p>
        </w:tc>
      </w:tr>
      <w:tr w14:paraId="2391F8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9DF8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650588" w14:textId="77777777">
            <w:r>
              <w:t>02_83</w:t>
            </w:r>
          </w:p>
        </w:tc>
      </w:tr>
      <w:tr w14:paraId="39A1B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A41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4D2A5" w14:textId="77777777">
            <w:r>
              <w:t>204</w:t>
            </w:r>
          </w:p>
        </w:tc>
      </w:tr>
      <w:tr w14:paraId="097DB9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C30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39B69" w14:textId="77777777"/>
        </w:tc>
      </w:tr>
      <w:tr w14:paraId="6970EE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3A94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43C7A" w14:textId="77777777">
            <w:r>
              <w:t>Draft</w:t>
            </w:r>
          </w:p>
        </w:tc>
      </w:tr>
      <w:tr w14:paraId="5DD58A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32C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7A3D8" w14:textId="77777777">
            <w:r>
              <w:t>Muss</w:t>
            </w:r>
          </w:p>
        </w:tc>
      </w:tr>
      <w:tr w14:paraId="16D21A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3AEB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912C6" w14:textId="77777777">
            <w:r>
              <w:t>Der AN plant keinen Einsatz von Spezialwerkzeugen für die Instandhaltung seiner Komponenten und Systeme.</w:t>
            </w:r>
          </w:p>
        </w:tc>
      </w:tr>
      <w:tr w14:paraId="7AE58F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1B79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DEFCD" w14:textId="77777777"/>
        </w:tc>
      </w:tr>
      <w:tr w14:paraId="7C2E9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496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4DCFD" w14:textId="77777777">
            <w:r>
              <w:t>PV GA DIL OBB 1.0.0</w:t>
            </w:r>
          </w:p>
        </w:tc>
      </w:tr>
    </w:tbl>
    <w:p w14:paraId="22A0F263" w14:textId="77777777">
      <w:pPr>
        <w:spacing w:after="0" w:line="96" w:lineRule="auto"/>
      </w:pPr>
    </w:p>
    <w:p w14:paraId="137F7A7D" w14:textId="77777777">
      <w:pPr>
        <w:spacing w:after="0"/>
      </w:pPr>
      <w:r>
        <w:rPr>
          <w:vanish/>
        </w:rPr>
        <w:t>MLS_DSTW/MDSTW-21862</w:t>
      </w:r>
      <w:r>
        <w:rPr>
          <w:b/>
        </w:rPr>
        <w:t>4.8.0-6 Für den Tausch von Komponenten muss im Zuge der Instandhaltung nachweisl...</w:t>
      </w:r>
      <w:r>
        <w:br/>
        <w:t>4.8.0-6 Für den Tausch von Komponenten muss im Zuge der Instandhaltung nachweislich der geforderte MRT-Wert eingehalten werden.</w:t>
        <w:br/>
        <w:t>​​</w:t>
      </w:r>
    </w:p>
    <w:p w14:paraId="1C8ABB9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8319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4A7F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337DD" w14:textId="77777777">
            <w:r>
              <w:t>MDSTW-21862</w:t>
            </w:r>
          </w:p>
        </w:tc>
      </w:tr>
      <w:tr w14:paraId="178C7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B61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78CAC" w14:textId="77777777">
            <w:r>
              <w:t>02_84</w:t>
            </w:r>
          </w:p>
        </w:tc>
      </w:tr>
      <w:tr w14:paraId="4E72C7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0333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EB002F" w14:textId="77777777">
            <w:r>
              <w:t>205</w:t>
            </w:r>
          </w:p>
        </w:tc>
      </w:tr>
      <w:tr w14:paraId="7E4F51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3C0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E318A" w14:textId="77777777"/>
        </w:tc>
      </w:tr>
      <w:tr w14:paraId="65A103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F76C1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FA1269" w14:textId="77777777">
            <w:r>
              <w:t>Draft</w:t>
            </w:r>
          </w:p>
        </w:tc>
      </w:tr>
      <w:tr w14:paraId="6A3F1D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22A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275D5" w14:textId="77777777">
            <w:r>
              <w:t>Muss</w:t>
            </w:r>
          </w:p>
        </w:tc>
      </w:tr>
      <w:tr w14:paraId="5642E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59EA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10253" w14:textId="77777777">
            <w:r>
              <w:t>Die für den Komponententausch relevanten aktiven Instandsetzungszeiten werden im Rahmen der Hardware-Integrations- beziehungsweise Instandhaltungstests unter vereinbarten Referenzbedingungen ermittelt und dokumentiert. Für die betrachteten Tauscheinheiten wird die Einhaltung des anwendbaren MRT-Zielwerts nachgewiesen.</w:t>
            </w:r>
          </w:p>
        </w:tc>
      </w:tr>
      <w:tr w14:paraId="040E0F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7381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2E9BF" w14:textId="77777777">
            <w:r>
              <w:t>Die MRT umfasst ausschließlich die aktive technische Instandsetzungszeit unter definierten Voraussetzungen. Anfahrt, Logistik, Ersatzteilbeschaffung, betriebliche Freigaben, Zugang zur Anlage und Wartezeiten aufgrund von AG-Prozessen sind nicht Bestandteil der produktbezogenen MRT, sofern nicht ausdrücklich anders vereinbart.</w:t>
            </w:r>
          </w:p>
        </w:tc>
      </w:tr>
      <w:tr w14:paraId="140A5B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CC1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4DBA1" w14:textId="77777777">
            <w:r>
              <w:t>PV GA DIL OBB 1.0.0</w:t>
            </w:r>
          </w:p>
        </w:tc>
      </w:tr>
    </w:tbl>
    <w:p w14:paraId="6C611C76" w14:textId="77777777">
      <w:pPr>
        <w:spacing w:after="0" w:line="96" w:lineRule="auto"/>
      </w:pPr>
    </w:p>
    <w:p w14:paraId="648DD4D9" w14:textId="77777777">
      <w:r>
        <w:rPr>
          <w:vanish/>
        </w:rPr>
        <w:t>MLS_DSTW/MDSTW-21863</w:t>
      </w:r>
      <w:r>
        <w:t>4.8.0-7 Als Softwarewerkzeug für die Instandhaltung stellt der AG eine Daten-Diagnose-Service-Plattform (DDSP) bei.</w:t>
        <w:br/>
        <w:t>​​</w:t>
      </w:r>
    </w:p>
    <w:p w14:paraId="302B7D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06292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B831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0921E" w14:textId="77777777">
            <w:r>
              <w:t>74</w:t>
            </w:r>
          </w:p>
        </w:tc>
      </w:tr>
      <w:tr w14:paraId="7518A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A54B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BC030" w14:textId="77777777">
            <w:r>
              <w:t>MDSTW-21863</w:t>
            </w:r>
          </w:p>
        </w:tc>
      </w:tr>
      <w:tr w14:paraId="7EF646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C39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7BF65" w14:textId="77777777">
            <w:r>
              <w:t>206</w:t>
            </w:r>
          </w:p>
        </w:tc>
      </w:tr>
      <w:tr w14:paraId="2BA72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A00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C6E0B4" w14:textId="77777777">
            <w:r>
              <w:t>02_85</w:t>
            </w:r>
          </w:p>
        </w:tc>
      </w:tr>
    </w:tbl>
    <w:p w14:paraId="4679A638" w14:textId="77777777">
      <w:pPr>
        <w:spacing w:after="0" w:line="96" w:lineRule="auto"/>
      </w:pPr>
    </w:p>
    <w:p w14:paraId="43EA99E5" w14:textId="77777777">
      <w:pPr>
        <w:spacing w:after="0"/>
      </w:pPr>
      <w:r>
        <w:rPr>
          <w:vanish/>
        </w:rPr>
        <w:t>MLS_DSTW/MDSTW-21864</w:t>
      </w:r>
      <w:r>
        <w:rPr>
          <w:b/>
        </w:rPr>
        <w:t>4.8.0-8 Für die Instandhaltung dürfen zur DDSP keine zusätzlichen Apps/Applikati...</w:t>
      </w:r>
      <w:r>
        <w:br/>
        <w:t>4.8.0-8 Für die Instandhaltung dürfen zur DDSP keine zusätzlichen Apps/Applikationen/Software benötigt werden.</w:t>
        <w:br/>
        <w:t>​​</w:t>
      </w:r>
    </w:p>
    <w:p w14:paraId="1A1EC1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919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202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105A1" w14:textId="77777777">
            <w:r>
              <w:t>MDSTW-21864</w:t>
            </w:r>
          </w:p>
        </w:tc>
      </w:tr>
      <w:tr w14:paraId="15DE07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E14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1509B" w14:textId="77777777">
            <w:r>
              <w:t>02_86</w:t>
            </w:r>
          </w:p>
        </w:tc>
      </w:tr>
      <w:tr w14:paraId="709B5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DC9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A26B2" w14:textId="77777777">
            <w:r>
              <w:t>207</w:t>
            </w:r>
          </w:p>
        </w:tc>
      </w:tr>
      <w:tr w14:paraId="7AF7F0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B825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1708E" w14:textId="77777777">
            <w:r>
              <w:t>[133]</w:t>
            </w:r>
          </w:p>
        </w:tc>
      </w:tr>
      <w:tr w14:paraId="77629F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E7E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7C4B8" w14:textId="77777777">
            <w:r>
              <w:t>Draft</w:t>
            </w:r>
          </w:p>
        </w:tc>
      </w:tr>
      <w:tr w14:paraId="2B6A43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00D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6B4FE" w14:textId="77777777">
            <w:r>
              <w:t>Muss</w:t>
            </w:r>
          </w:p>
        </w:tc>
      </w:tr>
      <w:tr w14:paraId="36577E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B9B1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B9F9F" w14:textId="77777777">
            <w:r>
              <w:t>Die für Betrieb, Diagnose und Instandhaltung erforderlichen Informationen werden über die vereinbarten Schnittstellen und Dienste für die DDSP bereitgestellt. Hitachi Rail stellt die hierfür notwendigen Diagnose-, Zustands- und Wartungsdaten an den definierten Übergabeschnittstellen zur Verfügung. Sofern die DDSP die vereinbarten Funktionen unterstützt, ist für die reguläre Instandhaltung keine zusätzliche Anwendung durch den AG erforderlich.</w:t>
            </w:r>
          </w:p>
        </w:tc>
      </w:tr>
      <w:tr w14:paraId="1BA26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87D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FC3AB" w14:textId="77777777">
            <w:r>
              <w:t>Zur Erfassung, Aufbereitung und Bereitstellung von Diagnose-, Zustands- und Wartungsinformationen können innerhalb der Hitachi-Rail-Systemarchitektur produktspezifische Komponenten und Dienste eingesetzt werden. Diese dienen der internen Realisierung der geforderten Funktionen und stellen die Informationen über die vereinbarten Schnittstellen der DDSP zur Verfügung. Die Anforderung wird dahingehend interpretiert, dass für die reguläre Nutzung durch den AG keine zusätzliche Instandhaltungsanwendung neben der DDSP erforderlich sein soll, sofern die DDSP die vertraglich vereinbarten Funktionen und Schnittstellen vollständig unterstützt. Engineering-, Entwicklungs-, Inbetriebnahme- und Third-Level-Servicewerkzeuge bleiben hiervon unberührt.</w:t>
            </w:r>
          </w:p>
        </w:tc>
      </w:tr>
      <w:tr w14:paraId="34C643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FFE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C625D" w14:textId="77777777">
            <w:r>
              <w:t>PV GA DIL OBB 2.0.0</w:t>
            </w:r>
          </w:p>
        </w:tc>
      </w:tr>
    </w:tbl>
    <w:p w14:paraId="352039E4" w14:textId="77777777">
      <w:pPr>
        <w:spacing w:after="0" w:line="96" w:lineRule="auto"/>
      </w:pPr>
    </w:p>
    <w:p w14:paraId="3059B014" w14:textId="77777777">
      <w:pPr>
        <w:pStyle w:val="Heading4"/>
        <w:divId w:val="69"/>
      </w:pPr>
      <w:bookmarkStart w:name="_Toc242172645" w:id="38"/>
      <w:r>
        <w:t>4.9 Wartungsfreiheit</w:t>
      </w:r>
      <w:bookmarkEnd w:id="38"/>
    </w:p>
    <w:p w14:paraId="7BC4B758" w14:textId="77777777">
      <w:pPr>
        <w:spacing w:after="0"/>
      </w:pPr>
      <w:r>
        <w:rPr>
          <w:vanish/>
        </w:rPr>
        <w:t>MLS_DSTW/MDSTW-21865</w:t>
      </w:r>
      <w:r>
        <w:rPr>
          <w:b/>
        </w:rPr>
        <w:t>4.9.0-1 Alle Komponenten des Rechenzentrums, die vom AN geliefert werden, müssen...</w:t>
      </w:r>
      <w:r>
        <w:br/>
        <w:t>4.9.0-1 Alle Komponenten des Rechenzentrums, die vom AN geliefert werden, müssen inspektions- und wartungsfrei sein.</w:t>
        <w:br/>
        <w:t>​​</w:t>
      </w:r>
    </w:p>
    <w:p w14:paraId="44BAA1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2562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C45A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FE0F1" w14:textId="77777777">
            <w:r>
              <w:t>MDSTW-21865</w:t>
            </w:r>
          </w:p>
        </w:tc>
      </w:tr>
      <w:tr w14:paraId="54CD97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4567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56E84" w14:textId="77777777">
            <w:r>
              <w:t>02_88</w:t>
            </w:r>
          </w:p>
        </w:tc>
      </w:tr>
      <w:tr w14:paraId="3D18CA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5186A"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69A42" w14:textId="77777777">
            <w:r>
              <w:t>209</w:t>
            </w:r>
          </w:p>
        </w:tc>
      </w:tr>
      <w:tr w14:paraId="114585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2C85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DD9B4" w14:textId="77777777"/>
        </w:tc>
      </w:tr>
      <w:tr w14:paraId="7ECF3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26D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4A8DE" w14:textId="77777777">
            <w:r>
              <w:t>Draft</w:t>
            </w:r>
          </w:p>
        </w:tc>
      </w:tr>
      <w:tr w14:paraId="1F560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129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C5E9A" w14:textId="77777777">
            <w:r>
              <w:t>Muss</w:t>
            </w:r>
          </w:p>
        </w:tc>
      </w:tr>
      <w:tr w14:paraId="15FB11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16E5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1760F" w14:textId="77777777">
            <w:r>
              <w:t>Die von Hitachi Rail gelieferten Rechenzentrumskomponenten sind für den kontinuierlichen Betrieb mit minimiertem planmäßigem Instandhaltungsaufwand ausgelegt. Defekte oder verschlissene austauschbare Einheiten können unter Nutzung der vorgesehenen Redundanz- und Austauschprozesse ersetzt werden.</w:t>
            </w:r>
          </w:p>
        </w:tc>
      </w:tr>
      <w:tr w14:paraId="1E4D3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D8D6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6B3D2" w14:textId="77777777">
            <w:r>
              <w:t>Der Begriff „wartungsfrei“ ist als Freiheit von regelmäßigen produktbezogenen Eingriffen zu verstehen, die eine betriebliche Außerbetriebnahme der DSTW-Funktion erfordern. Herstellerseitig vorgesehene Kontrollen, Reinigung oder der Austausch von Lüftern, Filtern und Verschleißteilen bleiben zulässig. Die Einhaltung der spezifizierten Umgebungsbedingungen liegt beim Betreiber des Rechenzentrums.</w:t>
            </w:r>
          </w:p>
        </w:tc>
      </w:tr>
      <w:tr w14:paraId="76FD44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C93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272DD" w14:textId="77777777">
            <w:r>
              <w:t>PV GA DIL OBB 1.0.0</w:t>
            </w:r>
          </w:p>
        </w:tc>
      </w:tr>
    </w:tbl>
    <w:p w14:paraId="6D350AA3" w14:textId="77777777">
      <w:pPr>
        <w:spacing w:after="0" w:line="96" w:lineRule="auto"/>
      </w:pPr>
    </w:p>
    <w:p w14:paraId="26E6017B" w14:textId="77777777">
      <w:pPr>
        <w:spacing w:after="0"/>
      </w:pPr>
      <w:r>
        <w:rPr>
          <w:vanish/>
        </w:rPr>
        <w:t>MLS_DSTW/MDSTW-21866</w:t>
      </w:r>
      <w:r>
        <w:rPr>
          <w:b/>
        </w:rPr>
        <w:t>4.9.0-2 Alle Feldelemente müssen inspektionsfrei sein und dürfen keine regelmäßi...</w:t>
      </w:r>
      <w:r>
        <w:br/>
        <w:t>4.9.0-2 Alle Feldelemente müssen inspektionsfrei sein und dürfen keine regelmäßige Wartungsmaßnahmen erfordern. Ausgenommen ist die Reinigung der Signaloptik des Subsystems Lichtsignal und die Justierung des Achszählers des Subsystems Gleisfreimeldung.</w:t>
        <w:br/>
        <w:t>​​</w:t>
      </w:r>
    </w:p>
    <w:p w14:paraId="60D3A5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AAC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7971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C44DE" w14:textId="77777777">
            <w:r>
              <w:t>MDSTW-21866</w:t>
            </w:r>
          </w:p>
        </w:tc>
      </w:tr>
      <w:tr w14:paraId="53C292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B909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B1FE0" w14:textId="77777777">
            <w:r>
              <w:t>02_89</w:t>
            </w:r>
          </w:p>
        </w:tc>
      </w:tr>
      <w:tr w14:paraId="7EB75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075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EB94B" w14:textId="77777777">
            <w:r>
              <w:t>210</w:t>
            </w:r>
          </w:p>
        </w:tc>
      </w:tr>
      <w:tr w14:paraId="70246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712C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E9746E" w14:textId="77777777"/>
        </w:tc>
      </w:tr>
      <w:tr w14:paraId="0AE8D5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9471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9B7B2" w14:textId="77777777">
            <w:r>
              <w:t>Draft</w:t>
            </w:r>
          </w:p>
        </w:tc>
      </w:tr>
      <w:tr w14:paraId="5C6F64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FAE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6D1E6" w14:textId="77777777">
            <w:r>
              <w:t>Muss</w:t>
            </w:r>
          </w:p>
        </w:tc>
      </w:tr>
      <w:tr w14:paraId="43D6C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EF7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B96D8" w14:textId="77777777">
            <w:r>
              <w:t>Die von Hitachi Rail gelieferten Feldelemente sind so ausgelegt, dass keine regelmäßigen produktbezogenen Wartungsmaßnahmen erforderlich sind, ausgenommen die im Requirement und in der produktspezifischen Instandhaltungsdokumentation ausdrücklich genannten Tätigkeiten.</w:t>
            </w:r>
          </w:p>
        </w:tc>
      </w:tr>
      <w:tr w14:paraId="5231AC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D9E1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6F1A9" w14:textId="77777777">
            <w:r>
              <w:t>Reinigung infolge standortbedingter Verschmutzung, Beseitigung äußerer Einwirkungen, Sichtkontrollen sowie Tätigkeiten aufgrund von Beschädigung, Vandalismus oder nicht spezifikationsgerechten Umgebungsbedingungen gelten nicht als regelmäßige produktbezogene Wartung.</w:t>
            </w:r>
          </w:p>
        </w:tc>
      </w:tr>
      <w:tr w14:paraId="34A679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BB9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F92253" w14:textId="77777777">
            <w:r>
              <w:t>PV GA DIL OBB 1.0.0</w:t>
            </w:r>
          </w:p>
        </w:tc>
      </w:tr>
    </w:tbl>
    <w:p w14:paraId="717F030C" w14:textId="77777777">
      <w:pPr>
        <w:spacing w:after="0" w:line="96" w:lineRule="auto"/>
      </w:pPr>
    </w:p>
    <w:p w14:paraId="30A4D1F4" w14:textId="77777777">
      <w:pPr>
        <w:spacing w:after="0"/>
      </w:pPr>
      <w:r>
        <w:rPr>
          <w:vanish/>
        </w:rPr>
        <w:t>MLS_DSTW/MDSTW-21867</w:t>
      </w:r>
      <w:r>
        <w:rPr>
          <w:b/>
        </w:rPr>
        <w:t>4.9.0-3 Feldelementstationen und Object Controller müssen wartungsfrei sein.</w:t>
      </w:r>
      <w:r>
        <w:br/>
        <w:t>4.9.0-3 Feldelementstationen und Object Controller müssen wartungsfrei sein.</w:t>
        <w:br/>
        <w:t>​​</w:t>
      </w:r>
    </w:p>
    <w:p w14:paraId="3E175B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DB53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954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08DC3" w14:textId="77777777">
            <w:r>
              <w:t>MDSTW-21867</w:t>
            </w:r>
          </w:p>
        </w:tc>
      </w:tr>
      <w:tr w14:paraId="2A4C8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0F6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95DD02" w14:textId="77777777">
            <w:r>
              <w:t>02_258</w:t>
            </w:r>
          </w:p>
        </w:tc>
      </w:tr>
      <w:tr w14:paraId="65A39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86F7F"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2A3E44" w14:textId="77777777">
            <w:r>
              <w:t>5744</w:t>
            </w:r>
          </w:p>
        </w:tc>
      </w:tr>
      <w:tr w14:paraId="2ACF4A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601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E2D5D" w14:textId="77777777"/>
        </w:tc>
      </w:tr>
      <w:tr w14:paraId="4B6A5E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3A1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0F66C" w14:textId="77777777">
            <w:r>
              <w:t>Draft</w:t>
            </w:r>
          </w:p>
        </w:tc>
      </w:tr>
      <w:tr w14:paraId="3CAB7E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825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3DEEA" w14:textId="77777777">
            <w:r>
              <w:t>Muss</w:t>
            </w:r>
          </w:p>
        </w:tc>
      </w:tr>
      <w:tr w14:paraId="7C1B76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2625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89F8D2" w14:textId="77777777">
            <w:r>
              <w:t>Die von Hitachi Rail gelieferten FES-Komponenten und Object Controller sind für einen Betrieb ohne regelmäßige interne produktbezogene Wartung ausgelegt. Im Fehlerfall erfolgt die Instandsetzung durch Austausch der definierten Tauscheinheit.</w:t>
            </w:r>
          </w:p>
        </w:tc>
      </w:tr>
      <w:tr w14:paraId="564F17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0703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CE7A2" w14:textId="77777777">
            <w:r>
              <w:t>Tätigkeiten an beigestellten Feldelementen, Gebäuden, Klimatisierung, Stromversorgung, Verkabelung und Netzwerkkomponenten sind nicht Bestandteil der Wartungsfreiheit von FES und OC, soweit diese nicht zum Lieferumfang von Hitachi Rail gehören.</w:t>
            </w:r>
          </w:p>
        </w:tc>
      </w:tr>
      <w:tr w14:paraId="4F54CF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4E1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AD406" w14:textId="77777777">
            <w:r>
              <w:t>PV GA DIL OBB 1.0.0</w:t>
            </w:r>
          </w:p>
        </w:tc>
      </w:tr>
    </w:tbl>
    <w:p w14:paraId="039A325A" w14:textId="77777777">
      <w:pPr>
        <w:spacing w:after="0" w:line="96" w:lineRule="auto"/>
      </w:pPr>
    </w:p>
    <w:p w14:paraId="4D8A5D9E" w14:textId="77777777">
      <w:pPr>
        <w:spacing w:after="0"/>
      </w:pPr>
      <w:r>
        <w:rPr>
          <w:vanish/>
        </w:rPr>
        <w:t>MLS_DSTW/MDSTW-21868</w:t>
      </w:r>
      <w:r>
        <w:rPr>
          <w:b/>
        </w:rPr>
        <w:t>4.9.0-4 Im Betrieb sind keine manuellen Erdschlussmessungen zugelassen.</w:t>
      </w:r>
      <w:r>
        <w:br/>
        <w:t>4.9.0-4 Im Betrieb sind keine manuellen Erdschlussmessungen zugelassen.</w:t>
        <w:br/>
        <w:t>​​</w:t>
      </w:r>
    </w:p>
    <w:p w14:paraId="503655B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F653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2DC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DC7C9" w14:textId="77777777">
            <w:r>
              <w:t>MDSTW-21868</w:t>
            </w:r>
          </w:p>
        </w:tc>
      </w:tr>
      <w:tr w14:paraId="06EE39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1C5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01DA6" w14:textId="77777777">
            <w:r>
              <w:t>02_90</w:t>
            </w:r>
          </w:p>
        </w:tc>
      </w:tr>
      <w:tr w14:paraId="07540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FE4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93A07" w14:textId="77777777">
            <w:r>
              <w:t>211</w:t>
            </w:r>
          </w:p>
        </w:tc>
      </w:tr>
      <w:tr w14:paraId="36B03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07C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E07333" w14:textId="77777777"/>
        </w:tc>
      </w:tr>
      <w:tr w14:paraId="3A4E4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A47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84224" w14:textId="77777777">
            <w:r>
              <w:t>Draft</w:t>
            </w:r>
          </w:p>
        </w:tc>
      </w:tr>
      <w:tr w14:paraId="5DFE9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5DA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769B2" w14:textId="77777777">
            <w:r>
              <w:t>Muss</w:t>
            </w:r>
          </w:p>
        </w:tc>
      </w:tr>
      <w:tr w14:paraId="0308F5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2DE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D5F97" w14:textId="77777777">
            <w:r>
              <w:t>In der FES ist eine automatische Erdschlussüberwachung vorgesehen. Manuelle Erdschlussmessungen sind somit im Betrieb nicht erforderlich.</w:t>
            </w:r>
          </w:p>
        </w:tc>
      </w:tr>
      <w:tr w14:paraId="6F2C9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A55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63DC5" w14:textId="77777777"/>
        </w:tc>
      </w:tr>
      <w:tr w14:paraId="081239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2C5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9A380" w14:textId="77777777">
            <w:r>
              <w:t>PV GA DIL OBB 1.0.0</w:t>
            </w:r>
          </w:p>
        </w:tc>
      </w:tr>
    </w:tbl>
    <w:p w14:paraId="3E42E7B8" w14:textId="77777777">
      <w:pPr>
        <w:spacing w:after="0" w:line="96" w:lineRule="auto"/>
      </w:pPr>
    </w:p>
    <w:p w14:paraId="27C0512A" w14:textId="77777777">
      <w:pPr>
        <w:pStyle w:val="Heading4"/>
        <w:divId w:val="70"/>
      </w:pPr>
      <w:bookmarkStart w:name="_Toc242172646" w:id="39"/>
      <w:r>
        <w:t>4.10 Arbeitnehmerschutz</w:t>
      </w:r>
      <w:bookmarkEnd w:id="39"/>
    </w:p>
    <w:p w14:paraId="17F69180" w14:textId="77777777">
      <w:pPr>
        <w:spacing w:after="0"/>
      </w:pPr>
      <w:r>
        <w:rPr>
          <w:vanish/>
        </w:rPr>
        <w:t>MLS_DSTW/MDSTW-21869</w:t>
      </w:r>
      <w:r>
        <w:rPr>
          <w:b/>
        </w:rPr>
        <w:t>4.10.0-1 Komponenten, Teilsysteme und Systeme, welche durch den AN geliefert wer...</w:t>
      </w:r>
      <w:r>
        <w:br/>
        <w:t>4.10.0-1 Komponenten, Teilsysteme und Systeme, welche durch den AN geliefert werden, müssen so konzipiert sein, damit bei der Durchführung der Instandhaltungstätigkeiten durch den AG der Arbeitnehmerschutz sichergestellt wird.</w:t>
        <w:br/>
        <w:t>​​</w:t>
      </w:r>
    </w:p>
    <w:p w14:paraId="69389B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02E9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D68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A1C77" w14:textId="77777777">
            <w:r>
              <w:t>MDSTW-21869</w:t>
            </w:r>
          </w:p>
        </w:tc>
      </w:tr>
      <w:tr w14:paraId="0B88E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77A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57B52" w14:textId="77777777">
            <w:r>
              <w:t>02_92</w:t>
            </w:r>
          </w:p>
        </w:tc>
      </w:tr>
      <w:tr w14:paraId="288769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7F6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A6EBF" w14:textId="77777777">
            <w:r>
              <w:t>213</w:t>
            </w:r>
          </w:p>
        </w:tc>
      </w:tr>
      <w:tr w14:paraId="53454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29F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A6FF1" w14:textId="77777777"/>
        </w:tc>
      </w:tr>
      <w:tr w14:paraId="2F87C9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7B4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68CE4" w14:textId="77777777">
            <w:r>
              <w:t>Draft</w:t>
            </w:r>
          </w:p>
        </w:tc>
      </w:tr>
      <w:tr w14:paraId="0D6487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95A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2E694" w14:textId="77777777">
            <w:r>
              <w:t>Muss</w:t>
            </w:r>
          </w:p>
        </w:tc>
      </w:tr>
      <w:tr w14:paraId="40F178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9E861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A33C9" w14:textId="77777777">
            <w:r>
              <w:t>Der AN wird die folgenden Anforderungen bezüglich Produktsicherheit berücksichtigen:</w:t>
              <w:br/>
              <w:t>EN 50122</w:t>
              <w:br/>
              <w:t>EN 61010-1</w:t>
              <w:br/>
              <w:t>EN 62368-1</w:t>
              <w:br/>
              <w:t>Bezüglich Arbeitnehmerschutz wird die R10 (Eisenbahnanlagen Schwerpunktkonzept aus Sicht des Arbeitnehmer/innenschutzes) herangezogen werden.</w:t>
            </w:r>
          </w:p>
        </w:tc>
      </w:tr>
      <w:tr w14:paraId="2C00F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099A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395A7" w14:textId="77777777"/>
        </w:tc>
      </w:tr>
      <w:tr w14:paraId="696775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A3D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47E21" w14:textId="77777777">
            <w:r>
              <w:t>PV GA DIL OBB 1.0.0</w:t>
            </w:r>
          </w:p>
        </w:tc>
      </w:tr>
    </w:tbl>
    <w:p w14:paraId="41055538" w14:textId="77777777">
      <w:pPr>
        <w:spacing w:after="0" w:line="96" w:lineRule="auto"/>
      </w:pPr>
    </w:p>
    <w:p w14:paraId="04A32435" w14:textId="77777777">
      <w:pPr>
        <w:pStyle w:val="Heading3"/>
        <w:divId w:val="71"/>
      </w:pPr>
      <w:bookmarkStart w:name="_Toc242172647" w:id="40"/>
      <w:r>
        <w:t>5 Verfügbarkeit</w:t>
      </w:r>
      <w:bookmarkEnd w:id="40"/>
    </w:p>
    <w:p w14:paraId="01B0B716" w14:textId="77777777">
      <w:pPr>
        <w:pStyle w:val="Heading4"/>
        <w:divId w:val="72"/>
      </w:pPr>
      <w:bookmarkStart w:name="_Toc242172648" w:id="41"/>
      <w:r>
        <w:t>5.1 Definition Verfügbarkeit</w:t>
      </w:r>
      <w:bookmarkEnd w:id="41"/>
    </w:p>
    <w:p w14:paraId="736C7273" w14:textId="77777777">
      <w:r>
        <w:rPr>
          <w:vanish/>
        </w:rPr>
        <w:t>MLS_DSTW/MDSTW-21878</w:t>
      </w:r>
      <w:r>
        <w:t>5.1.0-1 Verfügbarkeit:</w:t>
        <w:br/>
        <w:t>Die Fähigkeit, zu einem gegebenen Zeitpunkt oder während eines gegebenen Zeitintervalls</w:t>
        <w:br/>
        <w:t>eine geforderte Funktion unter gegebenen Bedingungen erfüllen zu können, vorausgesetzt, dass die</w:t>
        <w:br/>
        <w:t>erforderlichen äußeren Hilfsmittel bereitgestellt sind (Definition gemäß [OEVE/OENORM EN 50126]).</w:t>
        <w:br/>
        <w:t>​​</w:t>
      </w:r>
    </w:p>
    <w:p w14:paraId="226F8D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5618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521C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E528C" w14:textId="77777777">
            <w:r>
              <w:t>85</w:t>
            </w:r>
          </w:p>
        </w:tc>
      </w:tr>
      <w:tr w14:paraId="32B63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FAD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A73B8" w14:textId="77777777">
            <w:r>
              <w:t>MDSTW-21878</w:t>
            </w:r>
          </w:p>
        </w:tc>
      </w:tr>
      <w:tr w14:paraId="0092CE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F6CF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349CB" w14:textId="77777777">
            <w:r>
              <w:t>216</w:t>
            </w:r>
          </w:p>
        </w:tc>
      </w:tr>
      <w:tr w14:paraId="2DDA16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267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51092E" w14:textId="77777777">
            <w:r>
              <w:t>02_95</w:t>
            </w:r>
          </w:p>
        </w:tc>
      </w:tr>
    </w:tbl>
    <w:p w14:paraId="229159B9" w14:textId="77777777">
      <w:pPr>
        <w:spacing w:after="0" w:line="96" w:lineRule="auto"/>
      </w:pPr>
    </w:p>
    <w:p w14:paraId="3D2BC97A" w14:textId="77777777">
      <w:pPr>
        <w:pStyle w:val="Heading4"/>
        <w:divId w:val="73"/>
      </w:pPr>
      <w:bookmarkStart w:name="_Toc242172649" w:id="42"/>
      <w:r>
        <w:t>5.2 Verfügbarkeitsklassen</w:t>
      </w:r>
      <w:bookmarkEnd w:id="42"/>
    </w:p>
    <w:p w14:paraId="53DD1ACC" w14:textId="77777777">
      <w:r>
        <w:rPr>
          <w:vanish/>
        </w:rPr>
        <w:t>MLS_DSTW/MDSTW-21879</w:t>
      </w:r>
      <w:r>
        <w:t>5.2.0-1 Abhängig von den geforderten Verfügbarkeitswerten werden folgende Verfügbarkeitsklassen definiert.</w:t>
        <w:br/>
        <w:t>Diese sind:</w:t>
        <w:br/>
        <w:t>• Klasse 1 - Verfügbarkeit beträgt 0,99999</w:t>
        <w:br/>
        <w:t>• Klasse 2 - Verfügbarkeit beträgt 0,99995</w:t>
        <w:br/>
        <w:t>• Klasse 3 - Verfügbarkeit beträgt 0,9999</w:t>
        <w:br/>
        <w:t>​​</w:t>
      </w:r>
    </w:p>
    <w:p w14:paraId="6459D6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E97F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96511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255F2" w14:textId="77777777">
            <w:r>
              <w:t>87</w:t>
            </w:r>
          </w:p>
        </w:tc>
      </w:tr>
      <w:tr w14:paraId="3E8F96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032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A51C4" w14:textId="77777777">
            <w:r>
              <w:t>MDSTW-21879</w:t>
            </w:r>
          </w:p>
        </w:tc>
      </w:tr>
      <w:tr w14:paraId="79C3E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BE0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30142" w14:textId="77777777">
            <w:r>
              <w:t>218</w:t>
            </w:r>
          </w:p>
        </w:tc>
      </w:tr>
      <w:tr w14:paraId="09108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A4D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C7BA7" w14:textId="77777777">
            <w:r>
              <w:t>02_97</w:t>
            </w:r>
          </w:p>
        </w:tc>
      </w:tr>
    </w:tbl>
    <w:p w14:paraId="5A2D8D9B" w14:textId="77777777">
      <w:pPr>
        <w:spacing w:after="0" w:line="96" w:lineRule="auto"/>
      </w:pPr>
    </w:p>
    <w:p w14:paraId="209E5B89" w14:textId="77777777">
      <w:r>
        <w:rPr>
          <w:vanish/>
        </w:rPr>
        <w:t>MLS_DSTW/MDSTW-21880</w:t>
      </w:r>
      <w:r>
        <w:t>5.2.0-2 Die Verfügbarkeitswerte wurden gemäß [OEVE/OENORM EN 50126] in einem Top-Down-Ansatz wie folgt ermittelt:</w:t>
        <w:br/>
        <w:lastRenderedPageBreak/>
        <w:t>A = MTTF/(MTTF+MTTR)</w:t>
        <w:br/>
        <w:t>​​</w:t>
      </w:r>
    </w:p>
    <w:p w14:paraId="762A63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2FFFB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3D98B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89458" w14:textId="77777777">
            <w:r>
              <w:t>88</w:t>
            </w:r>
          </w:p>
        </w:tc>
      </w:tr>
      <w:tr w14:paraId="5C1DC4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DE1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91DED1" w14:textId="77777777">
            <w:r>
              <w:t>MDSTW-21880</w:t>
            </w:r>
          </w:p>
        </w:tc>
      </w:tr>
      <w:tr w14:paraId="2AEE6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9F5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8ABAB" w14:textId="77777777">
            <w:r>
              <w:t>219</w:t>
            </w:r>
          </w:p>
        </w:tc>
      </w:tr>
      <w:tr w14:paraId="128B7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C2E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CDF060" w14:textId="77777777">
            <w:r>
              <w:t>02_98</w:t>
            </w:r>
          </w:p>
        </w:tc>
      </w:tr>
    </w:tbl>
    <w:p w14:paraId="0B99C5DA" w14:textId="77777777">
      <w:pPr>
        <w:spacing w:after="0" w:line="96" w:lineRule="auto"/>
      </w:pPr>
    </w:p>
    <w:p w14:paraId="2547F465" w14:textId="77777777">
      <w:pPr>
        <w:pStyle w:val="Heading4"/>
        <w:divId w:val="74"/>
      </w:pPr>
      <w:bookmarkStart w:name="_Toc242172650" w:id="43"/>
      <w:r>
        <w:t>5.3 DSTW-ZE-Verfügbarkeit</w:t>
      </w:r>
      <w:bookmarkEnd w:id="43"/>
    </w:p>
    <w:p w14:paraId="54778302" w14:textId="77777777">
      <w:r>
        <w:rPr>
          <w:vanish/>
        </w:rPr>
        <w:t>MLS_DSTW/MDSTW-21881</w:t>
      </w:r>
      <w:r>
        <w:t>5.3.0-1 Das &lt;20 Lastenheft Rechenzentrum&gt; 1 ist eine Einheit aller DSTW-ZE (VSTW-Instanzen inklusive deren Hardware), Netzwerktechnik, Klimatisierung, zusätzlicher Applikationen (DDSP), unterbrechungsfreier Stromversorgung und dessen physischen Standorts. Das Teilsystem RZ ist räumlich auf mindestens zwei Standorte verteilt und wird durch den AG vorgegeben.</w:t>
        <w:br/>
        <w:t>​​</w:t>
      </w:r>
    </w:p>
    <w:p w14:paraId="07E9C60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099E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F06B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22E5F" w14:textId="77777777">
            <w:r>
              <w:t>90</w:t>
            </w:r>
          </w:p>
        </w:tc>
      </w:tr>
      <w:tr w14:paraId="382A2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C79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878AB" w14:textId="77777777">
            <w:r>
              <w:t>MDSTW-21881</w:t>
            </w:r>
          </w:p>
        </w:tc>
      </w:tr>
      <w:tr w14:paraId="1F5B11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7CD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D8383" w14:textId="77777777">
            <w:r>
              <w:t>221</w:t>
            </w:r>
          </w:p>
        </w:tc>
      </w:tr>
      <w:tr w14:paraId="5E3AA6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D98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CBFE7" w14:textId="77777777">
            <w:r>
              <w:t>02_100</w:t>
            </w:r>
          </w:p>
        </w:tc>
      </w:tr>
    </w:tbl>
    <w:p w14:paraId="0B13904B" w14:textId="77777777">
      <w:pPr>
        <w:spacing w:after="0" w:line="96" w:lineRule="auto"/>
      </w:pPr>
    </w:p>
    <w:p w14:paraId="089346DF" w14:textId="77777777">
      <w:pPr>
        <w:spacing w:after="0"/>
      </w:pPr>
      <w:r>
        <w:rPr>
          <w:vanish/>
        </w:rPr>
        <w:t>MLS_DSTW/MDSTW-21882</w:t>
      </w:r>
      <w:r>
        <w:rPr>
          <w:b/>
        </w:rPr>
        <w:t>5.3.0-2 Um die Verfügbarkeiten der DSTW-ZE einhalten zu können, muss der AN das...</w:t>
      </w:r>
      <w:r>
        <w:br/>
        <w:t>5.3.0-2 Um die Verfügbarkeiten der DSTW-ZE einhalten zu können, muss der AN das Betriebssystem und die funktionsbezogene Software zur Verfügung stellen.</w:t>
        <w:br/>
        <w:t>​​</w:t>
      </w:r>
    </w:p>
    <w:p w14:paraId="151280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BB90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FDE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AB7D8" w14:textId="77777777">
            <w:r>
              <w:t>MDSTW-21882</w:t>
            </w:r>
          </w:p>
        </w:tc>
      </w:tr>
      <w:tr w14:paraId="45F3F3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641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FAF47" w14:textId="77777777">
            <w:r>
              <w:t>02_101</w:t>
            </w:r>
          </w:p>
        </w:tc>
      </w:tr>
      <w:tr w14:paraId="35653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95A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F8C46" w14:textId="77777777">
            <w:r>
              <w:t>222</w:t>
            </w:r>
          </w:p>
        </w:tc>
      </w:tr>
      <w:tr w14:paraId="750C8C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254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17119" w14:textId="77777777"/>
        </w:tc>
      </w:tr>
      <w:tr w14:paraId="713C14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4CC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D16C80" w14:textId="77777777">
            <w:r>
              <w:t>Draft</w:t>
            </w:r>
          </w:p>
        </w:tc>
      </w:tr>
      <w:tr w14:paraId="3D7F8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B629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10EC0" w14:textId="77777777">
            <w:r>
              <w:t>Muss</w:t>
            </w:r>
          </w:p>
        </w:tc>
      </w:tr>
      <w:tr w14:paraId="747DB0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624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16E34" w14:textId="77777777">
            <w:r>
              <w:t>Hitachi Rail stellt für die DSTW-ZE die für den Betrieb der VSTW-Funktion erforderliche funktionsbezogene Software einschließlich der hierfür vorgesehenen Systemsoftware bereit. Softwarestände, Kompatibilitäten und Freigaben werden über das Konfigurations- und Release-Management von Hitachi Rail gesteuert. Die eingesetzten Softwarekomponenten werden im Rahmen des RAM-Modells innerhalb der vereinbarten DSTW-ZE-Systemgrenze berücksichtigt.</w:t>
            </w:r>
          </w:p>
        </w:tc>
      </w:tr>
      <w:tr w14:paraId="325312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624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191CB" w14:textId="77777777">
            <w:r>
              <w:t xml:space="preserve">Die Bereitstellung und der Betrieb der zugrunde liegenden Rechenzentrums-, Virtualisierungs- und Netzwerkinfrastruktur erfolgen entsprechend der vertraglich vereinbarten Leistungsabgrenzung. Die Anrechnung auf die Verfügbarkeit der DSTW-ZE setzt voraus, dass die AG-seitig bereitgestellte </w:t>
              <w:lastRenderedPageBreak/>
              <w:t>Infrastruktur die vereinbarten technischen und betrieblichen Anforderungen erfüllt.</w:t>
            </w:r>
          </w:p>
        </w:tc>
      </w:tr>
      <w:tr w14:paraId="75C9C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FC9F18"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021B3" w14:textId="77777777">
            <w:r>
              <w:t>PV GA DIL OBB 1.0.0</w:t>
            </w:r>
          </w:p>
        </w:tc>
      </w:tr>
    </w:tbl>
    <w:p w14:paraId="58469033" w14:textId="77777777">
      <w:pPr>
        <w:spacing w:after="0" w:line="96" w:lineRule="auto"/>
      </w:pPr>
    </w:p>
    <w:p w14:paraId="2616D99C" w14:textId="77777777">
      <w:pPr>
        <w:spacing w:after="0"/>
      </w:pPr>
      <w:r>
        <w:rPr>
          <w:vanish/>
        </w:rPr>
        <w:t>MLS_DSTW/MDSTW-21883</w:t>
      </w:r>
      <w:r>
        <w:rPr>
          <w:b/>
        </w:rPr>
        <w:t>5.3.0-3 Der AN muss für alle beteiligten, von ihm gelieferten bzw. ihm beigestel...</w:t>
      </w:r>
      <w:r>
        <w:br/>
        <w:t>5.3.0-3 Der AN muss für alle beteiligten, von ihm gelieferten bzw. ihm beigestellten, Komponenten/Systeme der DSTW-ZE (SW, Patch-Management, Betriebssystem, funktionsbezogene Software, Security, ..) die Verantwortung übernehmen.</w:t>
        <w:br/>
        <w:t>​​</w:t>
      </w:r>
    </w:p>
    <w:p w14:paraId="55A6EA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F8C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C06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09B1DA" w14:textId="77777777">
            <w:r>
              <w:t>MDSTW-21883</w:t>
            </w:r>
          </w:p>
        </w:tc>
      </w:tr>
      <w:tr w14:paraId="424610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AFD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4FA61" w14:textId="77777777">
            <w:r>
              <w:t>02_102</w:t>
            </w:r>
          </w:p>
        </w:tc>
      </w:tr>
      <w:tr w14:paraId="4D3D20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311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FA796" w14:textId="77777777">
            <w:r>
              <w:t>223</w:t>
            </w:r>
          </w:p>
        </w:tc>
      </w:tr>
      <w:tr w14:paraId="3127AA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117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8ACBD" w14:textId="77777777"/>
        </w:tc>
      </w:tr>
      <w:tr w14:paraId="12A18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404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B95E0" w14:textId="77777777">
            <w:r>
              <w:t>Draft</w:t>
            </w:r>
          </w:p>
        </w:tc>
      </w:tr>
      <w:tr w14:paraId="1EB28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9B4B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95084" w14:textId="77777777">
            <w:r>
              <w:t>Muss</w:t>
            </w:r>
          </w:p>
        </w:tc>
      </w:tr>
      <w:tr w14:paraId="53812A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261D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47674" w14:textId="77777777">
            <w:r>
              <w:t>Hitachi Rail verantwortet innerhalb des vereinbarten Lieferumfangs die Kompatibilität und Freigabe der von Hitachi Rail bereitgestellten Betriebssystem-, Applikations-, Patch- und Security-Stände. Änderungen werden vor ihrer produktiven Einführung hinsichtlich funktionaler, sicherheitstechnischer und betrieblicher Auswirkungen bewertet und über den freigegebenen Change-, Patch- und Release-Prozess eingebracht.</w:t>
            </w:r>
          </w:p>
        </w:tc>
      </w:tr>
      <w:tr w14:paraId="30B545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407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797BE" w14:textId="77777777">
            <w:r>
              <w:t>Für beigestellte Hardware, Virtualisierungsplattformen, Netzwerkkomponenten, Betriebssystemkomponenten oder Security-Dienste verbleibt die Produkt- und Betriebsverantwortung beim jeweiligen Bereitsteller. Hitachi Rail bewertet deren Auswirkungen auf die eigene Systemlösung auf Basis der rechtzeitig bereitgestellten technischen Informationen. Änderungen an AG-Beistellungen nach Freigabe der Systembaseline sind über das vereinbarte Änderungsmanagement zu behandeln.</w:t>
            </w:r>
          </w:p>
        </w:tc>
      </w:tr>
      <w:tr w14:paraId="177E6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F5F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C419F" w14:textId="77777777">
            <w:r>
              <w:t>PV GA DIL OBB 1.0.0</w:t>
            </w:r>
          </w:p>
        </w:tc>
      </w:tr>
    </w:tbl>
    <w:p w14:paraId="679E3276" w14:textId="77777777">
      <w:pPr>
        <w:spacing w:after="0" w:line="96" w:lineRule="auto"/>
      </w:pPr>
    </w:p>
    <w:p w14:paraId="3B02D2DA" w14:textId="77777777">
      <w:r>
        <w:rPr>
          <w:vanish/>
        </w:rPr>
        <w:t>MLS_DSTW/MDSTW-21884</w:t>
      </w:r>
      <w:r>
        <w:t>5.3.0-4 absichtlich gelöscht</w:t>
        <w:br/>
        <w:t>​​</w:t>
      </w:r>
    </w:p>
    <w:p w14:paraId="765FC3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81DB0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ECF11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98845" w14:textId="77777777">
            <w:r>
              <w:t>93</w:t>
            </w:r>
          </w:p>
        </w:tc>
      </w:tr>
      <w:tr w14:paraId="34552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0945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12E96" w14:textId="77777777">
            <w:r>
              <w:t>MDSTW-21884</w:t>
            </w:r>
          </w:p>
        </w:tc>
      </w:tr>
      <w:tr w14:paraId="544A51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EC7D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41730" w14:textId="77777777">
            <w:r>
              <w:t>224</w:t>
            </w:r>
          </w:p>
        </w:tc>
      </w:tr>
      <w:tr w14:paraId="272E9A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3676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34804" w14:textId="77777777">
            <w:r>
              <w:t>02_103</w:t>
            </w:r>
          </w:p>
        </w:tc>
      </w:tr>
    </w:tbl>
    <w:p w14:paraId="41EE7F15" w14:textId="77777777">
      <w:pPr>
        <w:spacing w:after="0" w:line="96" w:lineRule="auto"/>
      </w:pPr>
    </w:p>
    <w:p w14:paraId="758E20BE" w14:textId="77777777">
      <w:pPr>
        <w:spacing w:after="0"/>
      </w:pPr>
      <w:r>
        <w:rPr>
          <w:vanish/>
        </w:rPr>
        <w:t>MLS_DSTW/MDSTW-21885</w:t>
      </w:r>
      <w:r>
        <w:rPr>
          <w:b/>
        </w:rPr>
        <w:t>5.3.0-5 Die Verfügbarkeit der DSTW-ZE muss mindestens 0,99999 betragen.</w:t>
      </w:r>
      <w:r>
        <w:br/>
        <w:t>5.3.0-5 Die Verfügbarkeit der DSTW-ZE muss mindestens 0,99999 betragen.</w:t>
        <w:br/>
        <w:t>​​</w:t>
      </w:r>
    </w:p>
    <w:p w14:paraId="688B0A3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0FC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4B1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15326" w14:textId="77777777">
            <w:r>
              <w:t>MDSTW-21885</w:t>
            </w:r>
          </w:p>
        </w:tc>
      </w:tr>
      <w:tr w14:paraId="5939C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E4B73"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179C8" w14:textId="77777777">
            <w:r>
              <w:t>02_104</w:t>
            </w:r>
          </w:p>
        </w:tc>
      </w:tr>
      <w:tr w14:paraId="53F38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FAAC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B2127" w14:textId="77777777">
            <w:r>
              <w:t>225</w:t>
            </w:r>
          </w:p>
        </w:tc>
      </w:tr>
      <w:tr w14:paraId="54ACAA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1CC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53B31" w14:textId="77777777"/>
        </w:tc>
      </w:tr>
      <w:tr w14:paraId="1EF939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1346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15876D" w14:textId="77777777">
            <w:r>
              <w:t>Draft</w:t>
            </w:r>
          </w:p>
        </w:tc>
      </w:tr>
      <w:tr w14:paraId="5C3DDC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5AE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18090" w14:textId="77777777">
            <w:r>
              <w:t>Muss</w:t>
            </w:r>
          </w:p>
        </w:tc>
      </w:tr>
      <w:tr w14:paraId="1C88BA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29E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D2031" w14:textId="77777777">
            <w:r>
              <w:t>Die DSTW-ZE verwendet eine hochverfügbare Server- und Netzwerkarchitektur mit redundanten VSTW-Instanzen und verteilten Availability Zones. Die Architektur bildet die technische Grundlage für die Erfüllung der geforderten Verfügbarkeit von mindestens 0,99999. Der quantitative Nachweis wird im RAM Report auf Basis der im RAM Plan vereinbarten Systemgrenzen und Annahmen geführt.</w:t>
            </w:r>
          </w:p>
        </w:tc>
      </w:tr>
      <w:tr w14:paraId="519595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FB9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38A81A" w14:textId="77777777">
            <w:r>
              <w:t>Der Verfügbarkeitsnachweis für die DSTW-ZE berücksichtigt ausschließlich die innerhalb der vereinbarten Systemgrenze liegenden Komponenten und Ausfallursachen. Verfügbarkeitsbeiträge von Rechenzentrum, Stromversorgung, SiDiNet, DDSP, SSP und anderen AG-Beistellungen sind durch den AG bereitzustellen beziehungsweise separat zu berücksichtigen.</w:t>
            </w:r>
          </w:p>
        </w:tc>
      </w:tr>
      <w:tr w14:paraId="1AEB12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F02A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68076" w14:textId="77777777">
            <w:r>
              <w:t>PV GA DIL OBB 1.0.0</w:t>
            </w:r>
          </w:p>
        </w:tc>
      </w:tr>
    </w:tbl>
    <w:p w14:paraId="471E4964" w14:textId="77777777">
      <w:pPr>
        <w:spacing w:after="0" w:line="96" w:lineRule="auto"/>
      </w:pPr>
    </w:p>
    <w:p w14:paraId="6FF24E6D" w14:textId="77777777">
      <w:r>
        <w:rPr>
          <w:vanish/>
        </w:rPr>
        <w:t>MLS_DSTW/MDSTW-21886</w:t>
      </w:r>
      <w:r>
        <w:drawing>
          <wp:inline distT="0" distB="0" distL="0" distR="0" wp14:anchorId="62BBC5CF" wp14:editId="58A07E6C">
            <wp:extent cx="5760720" cy="602684"/>
            <wp:effectExtent l="0" t="0" r="0" b="0"/>
            <wp:docPr id="2" name="preview_workitemimg_1-1.ole.rtf">
              <a:hlinkClick r:id="rId8"/>
            </wp:docPr>
            <wp:cNvGraphicFramePr>
              <a:graphicFrameLocks noChangeAspect="1"/>
            </wp:cNvGraphicFramePr>
            <a:graphic>
              <a:graphicData uri="http://schemas.openxmlformats.org/drawingml/2006/picture">
                <pic:pic>
                  <pic:nvPicPr>
                    <pic:cNvPr id="1" name="preview_workitemimg_1-1.ole.rtf"/>
                    <pic:cNvPicPr/>
                  </pic:nvPicPr>
                  <pic:blipFill>
                    <a:blip r:embed="rId9"/>
                    <a:stretch>
                      <a:fillRect/>
                    </a:stretch>
                  </pic:blipFill>
                  <pic:spPr>
                    <a:xfrm>
                      <a:off x="0" y="0"/>
                      <a:ext cx="5760720" cy="602684"/>
                    </a:xfrm>
                    <a:prstGeom prst="rect">
                      <a:avLst/>
                    </a:prstGeom>
                  </pic:spPr>
                </pic:pic>
              </a:graphicData>
            </a:graphic>
          </wp:inline>
        </w:drawing>
        <w:br/>
        <w:t>5.3.0-6 Tabelle 1</w:t>
      </w:r>
    </w:p>
    <w:p w14:paraId="3DB7A8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3F005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F8F3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E658F8" w14:textId="77777777">
            <w:r>
              <w:t>95</w:t>
            </w:r>
          </w:p>
        </w:tc>
      </w:tr>
      <w:tr w14:paraId="730B1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F81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0452F" w14:textId="77777777">
            <w:r>
              <w:t>MDSTW-21886</w:t>
            </w:r>
          </w:p>
        </w:tc>
      </w:tr>
      <w:tr w14:paraId="2A064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4C8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997ED" w14:textId="77777777">
            <w:r>
              <w:t>226</w:t>
            </w:r>
          </w:p>
        </w:tc>
      </w:tr>
      <w:tr w14:paraId="52C789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D6B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2B146" w14:textId="77777777">
            <w:r>
              <w:t>02_234</w:t>
            </w:r>
          </w:p>
        </w:tc>
      </w:tr>
    </w:tbl>
    <w:p w14:paraId="4BFC2A85" w14:textId="77777777">
      <w:pPr>
        <w:spacing w:after="0" w:line="96" w:lineRule="auto"/>
      </w:pPr>
    </w:p>
    <w:p w14:paraId="23F80AC2" w14:textId="77777777">
      <w:r>
        <w:rPr>
          <w:vanish/>
        </w:rPr>
        <w:t>MLS_DSTW/MDSTW-21887</w:t>
      </w:r>
      <w:r>
        <w:t>5.3.0-7 Jede DSTW-ZE wird der Verfügbarkeitsklasse 1 zugeordnet.</w:t>
        <w:br/>
        <w:t>​​</w:t>
      </w:r>
    </w:p>
    <w:p w14:paraId="7DC171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F44C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F5D6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F3014" w14:textId="77777777">
            <w:r>
              <w:t>96</w:t>
            </w:r>
          </w:p>
        </w:tc>
      </w:tr>
      <w:tr w14:paraId="52C217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B48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013BD" w14:textId="77777777">
            <w:r>
              <w:t>MDSTW-21887</w:t>
            </w:r>
          </w:p>
        </w:tc>
      </w:tr>
      <w:tr w14:paraId="53E23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270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0C13F" w14:textId="77777777">
            <w:r>
              <w:t>227</w:t>
            </w:r>
          </w:p>
        </w:tc>
      </w:tr>
      <w:tr w14:paraId="689E09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6732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C5963" w14:textId="77777777">
            <w:r>
              <w:t>02_106</w:t>
            </w:r>
          </w:p>
        </w:tc>
      </w:tr>
    </w:tbl>
    <w:p w14:paraId="11F17B96" w14:textId="77777777">
      <w:pPr>
        <w:spacing w:after="0" w:line="96" w:lineRule="auto"/>
      </w:pPr>
    </w:p>
    <w:p w14:paraId="781EF312" w14:textId="77777777">
      <w:pPr>
        <w:spacing w:after="0"/>
      </w:pPr>
      <w:r>
        <w:rPr>
          <w:vanish/>
        </w:rPr>
        <w:t>MLS_DSTW/MDSTW-21888</w:t>
      </w:r>
      <w:r>
        <w:rPr>
          <w:b/>
        </w:rPr>
        <w:t>5.3.0-8 Die Verfügbarkeit der DSTW-ZE in Bezug auf manuell zu behebende Störunge...</w:t>
      </w:r>
      <w:r>
        <w:br/>
        <w:t>5.3.0-8 Die Verfügbarkeit der DSTW-ZE in Bezug auf manuell zu behebende Störungen (siehe Tabelle 1) muss mindestens 0,999998 betragen.</w:t>
        <w:br/>
        <w:t>​​</w:t>
      </w:r>
    </w:p>
    <w:p w14:paraId="565FE1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0D14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F296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49821" w14:textId="77777777">
            <w:r>
              <w:t>MDSTW-21888</w:t>
            </w:r>
          </w:p>
        </w:tc>
      </w:tr>
      <w:tr w14:paraId="361F5C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E810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26166" w14:textId="77777777">
            <w:r>
              <w:t>02_107</w:t>
            </w:r>
          </w:p>
        </w:tc>
      </w:tr>
      <w:tr w14:paraId="2CD3CB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E8A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3C6F1" w14:textId="77777777">
            <w:r>
              <w:t>228</w:t>
            </w:r>
          </w:p>
        </w:tc>
      </w:tr>
      <w:tr w14:paraId="0735CF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BAC01"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28A71" w14:textId="77777777"/>
        </w:tc>
      </w:tr>
      <w:tr w14:paraId="43A47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90CE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1CF24" w14:textId="77777777">
            <w:r>
              <w:t>Draft</w:t>
            </w:r>
          </w:p>
        </w:tc>
      </w:tr>
      <w:tr w14:paraId="4D4AC1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CC9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606AC" w14:textId="77777777">
            <w:r>
              <w:t>Muss</w:t>
            </w:r>
          </w:p>
        </w:tc>
      </w:tr>
      <w:tr w14:paraId="7479A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D4E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219C66" w14:textId="77777777">
            <w:r>
              <w:t>Der Nachweis der Verfügbarkeit in Bezug auf manuell zu behebende Störungen erfolgt im RAM-Modell unter Verwendung der für diese Störungskategorie vereinbarten Ausfallraten und Instandsetzungszeiten. Die redundante Systemarchitektur reduziert die betriebliche Auswirkung einzelner manuell zu behebender Komponentenfehler.</w:t>
            </w:r>
          </w:p>
        </w:tc>
      </w:tr>
      <w:tr w14:paraId="3B9082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53D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7A98F" w14:textId="77777777">
            <w:r>
              <w:t>Die Berechnung setzt eine eindeutige Zuordnung der Fehlerbilder zu dieser Kategorie sowie abgestimmte MTTR- beziehungsweise MRT-Annahmen voraus. Wartezeiten, Anfahrt, Ersatzteillogistik und AG-Freigabeprozesse sind entsprechend ihrer Verantwortungszuordnung zu behandeln.</w:t>
            </w:r>
          </w:p>
        </w:tc>
      </w:tr>
      <w:tr w14:paraId="328CF9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F7DB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BB6B5" w14:textId="77777777">
            <w:r>
              <w:t>PV GA DIL OBB 1.0.0</w:t>
            </w:r>
          </w:p>
        </w:tc>
      </w:tr>
    </w:tbl>
    <w:p w14:paraId="655F86F9" w14:textId="77777777">
      <w:pPr>
        <w:spacing w:after="0" w:line="96" w:lineRule="auto"/>
      </w:pPr>
    </w:p>
    <w:p w14:paraId="1CC9E868" w14:textId="77777777">
      <w:pPr>
        <w:spacing w:after="0"/>
      </w:pPr>
      <w:r>
        <w:rPr>
          <w:vanish/>
        </w:rPr>
        <w:t>MLS_DSTW/MDSTW-21889</w:t>
      </w:r>
      <w:r>
        <w:rPr>
          <w:b/>
        </w:rPr>
        <w:t>5.3.0-9 Die Verfügbarkeit der DSTW-ZE in Bezug auf Fehler, welche keine betriebl...</w:t>
      </w:r>
      <w:r>
        <w:br/>
        <w:t>5.3.0-9 Die Verfügbarkeit der DSTW-ZE in Bezug auf Fehler, welche keine betrieblichen Auswirkungen haben (siehe Tabelle 1), muss mindestens 0,997154 betragen.</w:t>
        <w:br/>
        <w:t>​​</w:t>
      </w:r>
    </w:p>
    <w:p w14:paraId="08E5B1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B959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66B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530AE" w14:textId="77777777">
            <w:r>
              <w:t>MDSTW-21889</w:t>
            </w:r>
          </w:p>
        </w:tc>
      </w:tr>
      <w:tr w14:paraId="5FB4EA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E14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6B2C4" w14:textId="77777777">
            <w:r>
              <w:t>02_108</w:t>
            </w:r>
          </w:p>
        </w:tc>
      </w:tr>
      <w:tr w14:paraId="6C11A6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DC2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D0EE7" w14:textId="77777777">
            <w:r>
              <w:t>229</w:t>
            </w:r>
          </w:p>
        </w:tc>
      </w:tr>
      <w:tr w14:paraId="46D33D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CB2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A740F" w14:textId="77777777"/>
        </w:tc>
      </w:tr>
      <w:tr w14:paraId="35949D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D51D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87A32" w14:textId="77777777">
            <w:r>
              <w:t>Draft</w:t>
            </w:r>
          </w:p>
        </w:tc>
      </w:tr>
      <w:tr w14:paraId="1188A4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06F6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D84B2" w14:textId="77777777">
            <w:r>
              <w:t>Muss</w:t>
            </w:r>
          </w:p>
        </w:tc>
      </w:tr>
      <w:tr w14:paraId="69E402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EB0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DD43D" w14:textId="77777777">
            <w:r>
              <w:t>Fehler ohne betriebliche Auswirkung werden durch die Diagnosefunktionen erkannt und im RAM-Modell entsprechend ihrer Systemwirkung berücksichtigt. Der Nachweis des geforderten Werts erfolgt im RAM Report.</w:t>
            </w:r>
          </w:p>
        </w:tc>
      </w:tr>
      <w:tr w14:paraId="502C67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A4A6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441C8" w14:textId="77777777">
            <w:r>
              <w:t>Der AG wird um Bestätigung der in Tabelle 1 verwendeten Ereignis- und Fehlerzuordnung gebeten. Ereignisse außerhalb der vereinbarten Produkt- und Systemgrenze werden nicht der Produktverfügbarkeit von Hitachi Rail zugerechnet.</w:t>
            </w:r>
          </w:p>
        </w:tc>
      </w:tr>
      <w:tr w14:paraId="20D30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933A4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ED5F5" w14:textId="77777777">
            <w:r>
              <w:t>PV GA DIL OBB 1.0.0</w:t>
            </w:r>
          </w:p>
        </w:tc>
      </w:tr>
    </w:tbl>
    <w:p w14:paraId="5B7FF001" w14:textId="77777777">
      <w:pPr>
        <w:spacing w:after="0" w:line="96" w:lineRule="auto"/>
      </w:pPr>
    </w:p>
    <w:p w14:paraId="5627434F" w14:textId="77777777">
      <w:pPr>
        <w:spacing w:after="0"/>
      </w:pPr>
      <w:r>
        <w:rPr>
          <w:vanish/>
        </w:rPr>
        <w:t>MLS_DSTW/MDSTW-21890</w:t>
      </w:r>
      <w:r>
        <w:rPr>
          <w:b/>
        </w:rPr>
        <w:t>5.3.0-10 Die Verfügbarkeit der DSTW-ZE in Bezug auf Störungen, welche durch die...</w:t>
      </w:r>
      <w:r>
        <w:br/>
        <w:t>5.3.0-10 Die Verfügbarkeit der DSTW-ZE in Bezug auf Störungen, welche durch die DSTW-ZE innerhalb von 10 Minuten automatisch selbst behoben werden (siehe Tabelle 1), muss mindestens 0,999996 betragen.</w:t>
        <w:br/>
        <w:t>​​</w:t>
      </w:r>
    </w:p>
    <w:p w14:paraId="3B4E0B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6E1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1F43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9B053" w14:textId="77777777">
            <w:r>
              <w:t>MDSTW-21890</w:t>
            </w:r>
          </w:p>
        </w:tc>
      </w:tr>
      <w:tr w14:paraId="35A46D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E6A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064B7" w14:textId="77777777">
            <w:r>
              <w:t>02_109</w:t>
            </w:r>
          </w:p>
        </w:tc>
      </w:tr>
      <w:tr w14:paraId="3E34E1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8DB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0C76C4" w14:textId="77777777">
            <w:r>
              <w:t>230</w:t>
            </w:r>
          </w:p>
        </w:tc>
      </w:tr>
      <w:tr w14:paraId="42A6B4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C2F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1F23C" w14:textId="77777777"/>
        </w:tc>
      </w:tr>
      <w:tr w14:paraId="7415C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3D201"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C318D" w14:textId="77777777">
            <w:r>
              <w:t>Draft</w:t>
            </w:r>
          </w:p>
        </w:tc>
      </w:tr>
      <w:tr w14:paraId="72430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11D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C3BE8" w14:textId="77777777">
            <w:r>
              <w:t>Muss</w:t>
            </w:r>
          </w:p>
        </w:tc>
      </w:tr>
      <w:tr w14:paraId="5E6410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6F1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C0CCE" w14:textId="77777777">
            <w:r>
              <w:t>Für geeignete Fehlerbilder unterstützt die DSTW-ZE automatische Fehlererkennung, Isolation, Wiederanlauf und Wiedereinbindung redundanter Instanzen. Der Nachweis der zugehörigen Wiederherstellungszeit und Verfügbarkeit erfolgt für die spezifizierten Fehlerszenarien durch Analyse und Systemtest.</w:t>
            </w:r>
          </w:p>
        </w:tc>
      </w:tr>
      <w:tr w14:paraId="48E1EF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629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1EDF1" w14:textId="77777777">
            <w:r>
              <w:t>Die Frist von zehn Minuten gilt für die im Fehlerkatalog ausdrücklich als automatisch behebbar klassifizierten Fehler. Fehler, die einen Hardwaretausch, eine externe Freigabe oder die Wiederherstellung einer AG-Beistellung erfordern, fallen nicht in diese Kategorie.</w:t>
            </w:r>
          </w:p>
        </w:tc>
      </w:tr>
      <w:tr w14:paraId="66A7D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AD6E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33F80" w14:textId="77777777">
            <w:r>
              <w:t>PV GA DIL OBB 1.0.0</w:t>
            </w:r>
          </w:p>
        </w:tc>
      </w:tr>
    </w:tbl>
    <w:p w14:paraId="4F89C1FB" w14:textId="77777777">
      <w:pPr>
        <w:spacing w:after="0" w:line="96" w:lineRule="auto"/>
      </w:pPr>
    </w:p>
    <w:p w14:paraId="72E392BF" w14:textId="77777777">
      <w:pPr>
        <w:spacing w:after="0"/>
      </w:pPr>
      <w:r>
        <w:rPr>
          <w:vanish/>
        </w:rPr>
        <w:t>MLS_DSTW/MDSTW-21891</w:t>
      </w:r>
      <w:r>
        <w:rPr>
          <w:b/>
        </w:rPr>
        <w:t>5.3.0-11 Die Verfügbarkeit der DSTW-ZE in Bezug auf Störungen, welche durch die...</w:t>
      </w:r>
      <w:r>
        <w:br/>
        <w:t>5.3.0-11 Die Verfügbarkeit der DSTW-ZE in Bezug auf Störungen, welche durch die DSTW-ZE innerhalb von 2 Minuten automatisch selbst behoben werden (siehe Tabelle 1), muss mindestens 0,999996 betragen.</w:t>
        <w:br/>
        <w:t>​​</w:t>
      </w:r>
    </w:p>
    <w:p w14:paraId="1F819E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06AE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992B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275C23" w14:textId="77777777">
            <w:r>
              <w:t>MDSTW-21891</w:t>
            </w:r>
          </w:p>
        </w:tc>
      </w:tr>
      <w:tr w14:paraId="34EB5D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645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25172" w14:textId="77777777">
            <w:r>
              <w:t>02_110</w:t>
            </w:r>
          </w:p>
        </w:tc>
      </w:tr>
      <w:tr w14:paraId="7566F2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BB9F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B1BD2" w14:textId="77777777">
            <w:r>
              <w:t>231</w:t>
            </w:r>
          </w:p>
        </w:tc>
      </w:tr>
      <w:tr w14:paraId="1A5B3C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8130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CB652" w14:textId="77777777"/>
        </w:tc>
      </w:tr>
      <w:tr w14:paraId="5192C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9F8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CEB7C" w14:textId="77777777">
            <w:r>
              <w:t>Draft</w:t>
            </w:r>
          </w:p>
        </w:tc>
      </w:tr>
      <w:tr w14:paraId="399FF5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D91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25913" w14:textId="77777777">
            <w:r>
              <w:t>Muss</w:t>
            </w:r>
          </w:p>
        </w:tc>
      </w:tr>
      <w:tr w14:paraId="1DEB10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5956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08FD8" w14:textId="77777777">
            <w:r>
              <w:t>Für die dieser Kategorie zugeordneten Fehlerszenarien erfolgt die automatische Wiederherstellung beziehungsweise Redundanzübernahme innerhalb der spezifizierten Zeit. Die konkreten Szenarien und Messpunkte werden im RAM- und Testkonzept festgelegt.</w:t>
            </w:r>
          </w:p>
        </w:tc>
      </w:tr>
      <w:tr w14:paraId="75984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9F56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89FD3" w14:textId="77777777">
            <w:r>
              <w:t>Die Zeitmessung beginnt mit der Erkennung des spezifizierten Fehlers und endet mit der Wiederherstellung der geforderten DSTW-Funktion. Diagnoseübertragung, Alarmquittierung und Wiederherstellung des vollständigen Redundanzgrades sind getrennt zu bewerten, sofern sie die betriebliche Funktion nicht beeinträchtigen.</w:t>
            </w:r>
          </w:p>
        </w:tc>
      </w:tr>
      <w:tr w14:paraId="762D1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3F3D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E0687" w14:textId="77777777">
            <w:r>
              <w:t>PV GA DIL OBB 1.0.0</w:t>
            </w:r>
          </w:p>
        </w:tc>
      </w:tr>
    </w:tbl>
    <w:p w14:paraId="3B94ED06" w14:textId="77777777">
      <w:pPr>
        <w:spacing w:after="0" w:line="96" w:lineRule="auto"/>
      </w:pPr>
    </w:p>
    <w:p w14:paraId="5B55D353" w14:textId="77777777">
      <w:r>
        <w:rPr>
          <w:vanish/>
        </w:rPr>
        <w:t>MLS_DSTW/MDSTW-21892</w:t>
      </w:r>
      <w:r>
        <w:t>5.3.0-12 "Automatisch selbsttätig beheben" im Kontext einer sicheren Rechnereinheit bedeutet Folgendes:</w:t>
        <w:br/>
        <w:t>Nach Feststellung einer Störung nimmt eine sichere Rechnereinheit einen sicheren Zustand ein und führt einen Selbsttest durch. Nach einem erfolgreichen Selbsttest erfolgt eine automatische Wiederinbetriebnahme des gestörten Moduls.</w:t>
        <w:br/>
        <w:t>Dies gilt auch für die weiteren Verfügbarkeitsanforderungen in diesem Kapitel.</w:t>
        <w:br/>
        <w:t>​​</w:t>
      </w:r>
    </w:p>
    <w:p w14:paraId="0698F0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F1B8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8331C"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D9149" w14:textId="77777777">
            <w:r>
              <w:t>101</w:t>
            </w:r>
          </w:p>
        </w:tc>
      </w:tr>
      <w:tr w14:paraId="5CCC2F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FAD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93E00" w14:textId="77777777">
            <w:r>
              <w:t>MDSTW-21892</w:t>
            </w:r>
          </w:p>
        </w:tc>
      </w:tr>
      <w:tr w14:paraId="1A92A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D3F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A8FFC" w14:textId="77777777">
            <w:r>
              <w:t>232</w:t>
            </w:r>
          </w:p>
        </w:tc>
      </w:tr>
      <w:tr w14:paraId="433B70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211B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A8635" w14:textId="77777777">
            <w:r>
              <w:t>02_111</w:t>
            </w:r>
          </w:p>
        </w:tc>
      </w:tr>
    </w:tbl>
    <w:p w14:paraId="5A680D7C" w14:textId="77777777">
      <w:pPr>
        <w:spacing w:after="0" w:line="96" w:lineRule="auto"/>
      </w:pPr>
    </w:p>
    <w:p w14:paraId="64DA42A2" w14:textId="77777777">
      <w:pPr>
        <w:pStyle w:val="Heading5"/>
        <w:divId w:val="75"/>
      </w:pPr>
      <w:bookmarkStart w:name="_Toc242172651" w:id="44"/>
      <w:r>
        <w:t>5.4 VSTW-Verfügbarkeit</w:t>
      </w:r>
      <w:bookmarkEnd w:id="44"/>
    </w:p>
    <w:p w14:paraId="243B32F8" w14:textId="77777777">
      <w:pPr>
        <w:spacing w:after="0"/>
      </w:pPr>
      <w:r>
        <w:rPr>
          <w:vanish/>
        </w:rPr>
        <w:t>MLS_DSTW/MDSTW-21894</w:t>
      </w:r>
      <w:r>
        <w:rPr>
          <w:b/>
        </w:rPr>
        <w:t>5.4.0-1 Die Verfügbarkeit des VSTW muss mindestens 0,99995 betragen.</w:t>
      </w:r>
      <w:r>
        <w:br/>
        <w:t>5.4.0-1 Die Verfügbarkeit des VSTW muss mindestens 0,99995 betragen.</w:t>
        <w:br/>
        <w:t>​​</w:t>
      </w:r>
    </w:p>
    <w:p w14:paraId="0E1F20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82E3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E33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78AC1" w14:textId="77777777">
            <w:r>
              <w:t>MDSTW-21894</w:t>
            </w:r>
          </w:p>
        </w:tc>
      </w:tr>
      <w:tr w14:paraId="415CD8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854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0A593" w14:textId="77777777">
            <w:r>
              <w:t>02_113</w:t>
            </w:r>
          </w:p>
        </w:tc>
      </w:tr>
      <w:tr w14:paraId="504BE6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7BC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D3F22" w14:textId="77777777">
            <w:r>
              <w:t>234</w:t>
            </w:r>
          </w:p>
        </w:tc>
      </w:tr>
      <w:tr w14:paraId="0E7026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3AC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92011" w14:textId="77777777"/>
        </w:tc>
      </w:tr>
      <w:tr w14:paraId="3A38FA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1E1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22317" w14:textId="77777777">
            <w:r>
              <w:t>Draft</w:t>
            </w:r>
          </w:p>
        </w:tc>
      </w:tr>
      <w:tr w14:paraId="7F6B04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EF5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9FDD2" w14:textId="77777777">
            <w:r>
              <w:t>Muss</w:t>
            </w:r>
          </w:p>
        </w:tc>
      </w:tr>
      <w:tr w14:paraId="6992C6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771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25139" w14:textId="77777777">
            <w:r>
              <w:t>Die VSTW-Instanzen werden in einer Hot-Hot-Redundanz betrieben und über getrennte physische Ressourcen beziehungsweise Availability Zones verteilt. Der quantitative Nachweis der geforderten VSTW-Verfügbarkeit von mindestens 0,99995 wird im RAM Report geführt.</w:t>
            </w:r>
          </w:p>
        </w:tc>
      </w:tr>
      <w:tr w14:paraId="6788C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5ED5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E2686" w14:textId="77777777">
            <w:r>
              <w:t>Die Nachweisführung setzt die Einhaltung der vereinbarten Anforderungen an Serverplattform, Netzwerk, Stromversorgung, Betriebsprozesse und Wiederherstellungszeiten voraus. Auswirkungen außerhalb der VSTW-Systemgrenze werden separat berücksichtigt.</w:t>
            </w:r>
          </w:p>
        </w:tc>
      </w:tr>
      <w:tr w14:paraId="23C067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FFE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34C6EE" w14:textId="77777777">
            <w:r>
              <w:t>PV GA DIL OBB 1.0.0</w:t>
            </w:r>
          </w:p>
        </w:tc>
      </w:tr>
    </w:tbl>
    <w:p w14:paraId="274738A8" w14:textId="77777777">
      <w:pPr>
        <w:spacing w:after="0" w:line="96" w:lineRule="auto"/>
      </w:pPr>
    </w:p>
    <w:p w14:paraId="72555667" w14:textId="77777777">
      <w:r>
        <w:rPr>
          <w:vanish/>
        </w:rPr>
        <w:t>MLS_DSTW/MDSTW-21895</w:t>
      </w:r>
      <w:r>
        <w:drawing>
          <wp:inline distT="0" distB="0" distL="0" distR="0" wp14:anchorId="201EE87A" wp14:editId="5CC951BB">
            <wp:extent cx="5760720" cy="789140"/>
            <wp:effectExtent l="0" t="0" r="0" b="0"/>
            <wp:docPr id="3" name="preview_workitemimg_1-2.ole.rtf">
              <a:hlinkClick r:id="rId10"/>
            </wp:docPr>
            <wp:cNvGraphicFramePr>
              <a:graphicFrameLocks noChangeAspect="1"/>
            </wp:cNvGraphicFramePr>
            <a:graphic>
              <a:graphicData uri="http://schemas.openxmlformats.org/drawingml/2006/picture">
                <pic:pic>
                  <pic:nvPicPr>
                    <pic:cNvPr id="1" name="preview_workitemimg_1-2.ole.rtf"/>
                    <pic:cNvPicPr/>
                  </pic:nvPicPr>
                  <pic:blipFill>
                    <a:blip r:embed="rId11"/>
                    <a:stretch>
                      <a:fillRect/>
                    </a:stretch>
                  </pic:blipFill>
                  <pic:spPr>
                    <a:xfrm>
                      <a:off x="0" y="0"/>
                      <a:ext cx="5760720" cy="789140"/>
                    </a:xfrm>
                    <a:prstGeom prst="rect">
                      <a:avLst/>
                    </a:prstGeom>
                  </pic:spPr>
                </pic:pic>
              </a:graphicData>
            </a:graphic>
          </wp:inline>
        </w:drawing>
        <w:br/>
        <w:t>5.4.0-2 Tabelle 2</w:t>
      </w:r>
    </w:p>
    <w:p w14:paraId="4EE091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5D9D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2EF6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6C6E9" w14:textId="77777777">
            <w:r>
              <w:t>104</w:t>
            </w:r>
          </w:p>
        </w:tc>
      </w:tr>
      <w:tr w14:paraId="4E791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B55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461CF" w14:textId="77777777">
            <w:r>
              <w:t>MDSTW-21895</w:t>
            </w:r>
          </w:p>
        </w:tc>
      </w:tr>
      <w:tr w14:paraId="1B35C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E37E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25223" w14:textId="77777777">
            <w:r>
              <w:t>235</w:t>
            </w:r>
          </w:p>
        </w:tc>
      </w:tr>
      <w:tr w14:paraId="77086B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1F8E5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53C55" w14:textId="77777777">
            <w:r>
              <w:t>02_235</w:t>
            </w:r>
          </w:p>
        </w:tc>
      </w:tr>
    </w:tbl>
    <w:p w14:paraId="1918EF13" w14:textId="77777777">
      <w:pPr>
        <w:spacing w:after="0" w:line="96" w:lineRule="auto"/>
      </w:pPr>
    </w:p>
    <w:p w14:paraId="6C986A2A" w14:textId="77777777">
      <w:r>
        <w:rPr>
          <w:vanish/>
        </w:rPr>
        <w:t>MLS_DSTW/MDSTW-21896</w:t>
      </w:r>
      <w:r>
        <w:t>5.4.0-3 Jedes VSTW wird der Verfügbarkeitsklasse 2 zugeordnet.</w:t>
        <w:br/>
        <w:t>​​</w:t>
      </w:r>
    </w:p>
    <w:p w14:paraId="2E2DCB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2C02C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C9D7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0BD70" w14:textId="77777777">
            <w:r>
              <w:t>105</w:t>
            </w:r>
          </w:p>
        </w:tc>
      </w:tr>
      <w:tr w14:paraId="4AFCBA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3C0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5EDB3" w14:textId="77777777">
            <w:r>
              <w:t>MDSTW-21896</w:t>
            </w:r>
          </w:p>
        </w:tc>
      </w:tr>
      <w:tr w14:paraId="27F4A2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C67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BA98F" w14:textId="77777777">
            <w:r>
              <w:t>236</w:t>
            </w:r>
          </w:p>
        </w:tc>
      </w:tr>
      <w:tr w14:paraId="5D00DF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60507"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FBDAAC" w14:textId="77777777">
            <w:r>
              <w:t>02_115</w:t>
            </w:r>
          </w:p>
        </w:tc>
      </w:tr>
    </w:tbl>
    <w:p w14:paraId="058B7511" w14:textId="77777777">
      <w:pPr>
        <w:spacing w:after="0" w:line="96" w:lineRule="auto"/>
      </w:pPr>
    </w:p>
    <w:p w14:paraId="5216C3CC" w14:textId="77777777">
      <w:pPr>
        <w:spacing w:after="0"/>
      </w:pPr>
      <w:r>
        <w:rPr>
          <w:vanish/>
        </w:rPr>
        <w:t>MLS_DSTW/MDSTW-21897</w:t>
      </w:r>
      <w:r>
        <w:rPr>
          <w:b/>
        </w:rPr>
        <w:t>5.4.0-4 Die Verfügbarkeit des VSTW in Bezug auf manuell zu behebende Störungen (...</w:t>
      </w:r>
      <w:r>
        <w:br/>
        <w:t>5.4.0-4 Die Verfügbarkeit des VSTW in Bezug auf manuell zu behebende Störungen (siehe Tabelle 2) muss mindestens 0,999979 betragen.</w:t>
        <w:br/>
        <w:t>​​</w:t>
      </w:r>
    </w:p>
    <w:p w14:paraId="4E6252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2E1D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37A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B9F60" w14:textId="77777777">
            <w:r>
              <w:t>MDSTW-21897</w:t>
            </w:r>
          </w:p>
        </w:tc>
      </w:tr>
      <w:tr w14:paraId="7E53E2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FED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E0F0C" w14:textId="77777777">
            <w:r>
              <w:t>02_116</w:t>
            </w:r>
          </w:p>
        </w:tc>
      </w:tr>
      <w:tr w14:paraId="536E4E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388F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A1A43" w14:textId="77777777">
            <w:r>
              <w:t>237</w:t>
            </w:r>
          </w:p>
        </w:tc>
      </w:tr>
      <w:tr w14:paraId="0A2AE5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7C19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59FC26" w14:textId="77777777"/>
        </w:tc>
      </w:tr>
      <w:tr w14:paraId="5B4042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F5C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0DD23" w14:textId="77777777">
            <w:r>
              <w:t>Draft</w:t>
            </w:r>
          </w:p>
        </w:tc>
      </w:tr>
      <w:tr w14:paraId="391040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568B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037FA" w14:textId="77777777">
            <w:r>
              <w:t>Muss</w:t>
            </w:r>
          </w:p>
        </w:tc>
      </w:tr>
      <w:tr w14:paraId="1213B0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CD7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3EBA4" w14:textId="77777777">
            <w:r>
              <w:t>Manuell zu behebende VSTW-Störungen werden im RAM-Modell mit den zugehörigen Ausfallraten und Instandsetzungszeiten berücksichtigt. Die vorhandenen Redundanzen ermöglichen bei geeigneten Einzelfehlern die Fortführung des Betriebs bis zur Wiederherstellung des vollständigen Redundanzgrades.</w:t>
            </w:r>
          </w:p>
        </w:tc>
      </w:tr>
      <w:tr w14:paraId="49C665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7676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7B136" w14:textId="77777777">
            <w:r>
              <w:t>Die zugrunde zu legenden Instandsetzungszeiten sind unter Berücksichtigung der Verantwortungsgrenzen zwischen AG und Hitachi Rail festzulegen.</w:t>
            </w:r>
          </w:p>
        </w:tc>
      </w:tr>
      <w:tr w14:paraId="1D5908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F3D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FBD2B" w14:textId="77777777">
            <w:r>
              <w:t>PV GA DIL OBB 1.0.0</w:t>
            </w:r>
          </w:p>
        </w:tc>
      </w:tr>
    </w:tbl>
    <w:p w14:paraId="7B9842A7" w14:textId="77777777">
      <w:pPr>
        <w:spacing w:after="0" w:line="96" w:lineRule="auto"/>
      </w:pPr>
    </w:p>
    <w:p w14:paraId="1B41FAE1" w14:textId="77777777">
      <w:pPr>
        <w:spacing w:after="0"/>
      </w:pPr>
      <w:r>
        <w:rPr>
          <w:vanish/>
        </w:rPr>
        <w:t>MLS_DSTW/MDSTW-21898</w:t>
      </w:r>
      <w:r>
        <w:rPr>
          <w:b/>
        </w:rPr>
        <w:t>5.4.0-5 Die Verfügbarkeit des VSTW in Bezug auf Fehler, welche keine betrieblich...</w:t>
      </w:r>
      <w:r>
        <w:br/>
        <w:t>5.4.0-5 Die Verfügbarkeit des VSTW in Bezug auf Fehler, welche keine betrieblichen Auswirkungen haben (siehe Tabelle 2), muss mindestens 0,997154 betragen.</w:t>
        <w:br/>
        <w:t>​​</w:t>
      </w:r>
    </w:p>
    <w:p w14:paraId="4D4247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F9C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EA79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FD1A1" w14:textId="77777777">
            <w:r>
              <w:t>MDSTW-21898</w:t>
            </w:r>
          </w:p>
        </w:tc>
      </w:tr>
      <w:tr w14:paraId="57220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588D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31C366" w14:textId="77777777">
            <w:r>
              <w:t>02_117</w:t>
            </w:r>
          </w:p>
        </w:tc>
      </w:tr>
      <w:tr w14:paraId="67C4B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541F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003F4" w14:textId="77777777">
            <w:r>
              <w:t>238</w:t>
            </w:r>
          </w:p>
        </w:tc>
      </w:tr>
      <w:tr w14:paraId="0B9BC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7CAA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69F59" w14:textId="77777777"/>
        </w:tc>
      </w:tr>
      <w:tr w14:paraId="42FDE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6FD3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D1726" w14:textId="77777777">
            <w:r>
              <w:t>Draft</w:t>
            </w:r>
          </w:p>
        </w:tc>
      </w:tr>
      <w:tr w14:paraId="4CCD7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D5F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41605" w14:textId="77777777">
            <w:r>
              <w:t>Muss</w:t>
            </w:r>
          </w:p>
        </w:tc>
      </w:tr>
      <w:tr w14:paraId="205617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6A8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AADB1" w14:textId="77777777">
            <w:r>
              <w:t>Fehler ohne betriebliche Auswirkung werden diagnostiziert und entsprechend ihrer tatsächlichen Funktionsauswirkung im RAM-Modell berücksichtigt.</w:t>
            </w:r>
          </w:p>
        </w:tc>
      </w:tr>
      <w:tr w14:paraId="23425B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EBC2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5CEFB" w14:textId="77777777">
            <w:r>
              <w:t>Die Abgrenzung zwischen Fehlern ohne betriebliche Auswirkung und verfügbarkeitsrelevanten Störungen erfolgt anhand des gemeinsam freigegebenen Fehlerkatalogs.</w:t>
            </w:r>
          </w:p>
        </w:tc>
      </w:tr>
      <w:tr w14:paraId="0B4B3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517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66706" w14:textId="77777777">
            <w:r>
              <w:t>PV GA DIL OBB 1.0.0</w:t>
            </w:r>
          </w:p>
        </w:tc>
      </w:tr>
    </w:tbl>
    <w:p w14:paraId="60A3CF32" w14:textId="77777777">
      <w:pPr>
        <w:spacing w:after="0" w:line="96" w:lineRule="auto"/>
      </w:pPr>
    </w:p>
    <w:p w14:paraId="07509C77" w14:textId="77777777">
      <w:pPr>
        <w:spacing w:after="0"/>
      </w:pPr>
      <w:r>
        <w:rPr>
          <w:vanish/>
        </w:rPr>
        <w:t>MLS_DSTW/MDSTW-21899</w:t>
      </w:r>
      <w:r>
        <w:rPr>
          <w:b/>
        </w:rPr>
        <w:t>5.4.0-6 Die Verfügbarkeit des VSTW in Bezug auf Störungen, welche durch das VSTW...</w:t>
      </w:r>
      <w:r>
        <w:br/>
        <w:t>5.4.0-6 Die Verfügbarkeit des VSTW in Bezug auf Störungen, welche durch das VSTW innerhalb von 10 Minuten automatisch selbst behoben werden (siehe Tabelle 2), muss mindestens 0,99999 betragen.</w:t>
        <w:br/>
        <w:t>​​</w:t>
      </w:r>
    </w:p>
    <w:p w14:paraId="3A8F38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073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6CE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0B9DE" w14:textId="77777777">
            <w:r>
              <w:t>MDSTW-21899</w:t>
            </w:r>
          </w:p>
        </w:tc>
      </w:tr>
      <w:tr w14:paraId="49355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246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094F55" w14:textId="77777777">
            <w:r>
              <w:t>02_118</w:t>
            </w:r>
          </w:p>
        </w:tc>
      </w:tr>
      <w:tr w14:paraId="32767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3A7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3E35E" w14:textId="77777777">
            <w:r>
              <w:t>239</w:t>
            </w:r>
          </w:p>
        </w:tc>
      </w:tr>
      <w:tr w14:paraId="72FFA4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FD76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F968F" w14:textId="77777777"/>
        </w:tc>
      </w:tr>
      <w:tr w14:paraId="1C5A1D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902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341A5" w14:textId="77777777">
            <w:r>
              <w:t>Draft</w:t>
            </w:r>
          </w:p>
        </w:tc>
      </w:tr>
      <w:tr w14:paraId="18AF4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5BBD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36039" w14:textId="77777777">
            <w:r>
              <w:t>Muss</w:t>
            </w:r>
          </w:p>
        </w:tc>
      </w:tr>
      <w:tr w14:paraId="6A2DE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CB5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84D65" w14:textId="77777777">
            <w:r>
              <w:t>Die für diese Kategorie spezifizierten VSTW-Fehler werden durch Neustart oder Wiedereinbindung der betroffenen Instanz behandelt. Der Zeitnachweis erfolgt im Systemtest.</w:t>
            </w:r>
          </w:p>
        </w:tc>
      </w:tr>
      <w:tr w14:paraId="025707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7F2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7B491" w14:textId="77777777">
            <w:r>
              <w:t>Die Anforderung gilt ausschließlich für Fehler, die gemäß Fehlerkatalog technisch automatisch behebbar sind.</w:t>
            </w:r>
          </w:p>
        </w:tc>
      </w:tr>
      <w:tr w14:paraId="5F40B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C18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FC3316" w14:textId="77777777">
            <w:r>
              <w:t>PV GA DIL OBB 1.0.0</w:t>
            </w:r>
          </w:p>
        </w:tc>
      </w:tr>
    </w:tbl>
    <w:p w14:paraId="5069AB15" w14:textId="77777777">
      <w:pPr>
        <w:spacing w:after="0" w:line="96" w:lineRule="auto"/>
      </w:pPr>
    </w:p>
    <w:p w14:paraId="00D52D4F" w14:textId="77777777">
      <w:pPr>
        <w:spacing w:after="0"/>
      </w:pPr>
      <w:r>
        <w:rPr>
          <w:vanish/>
        </w:rPr>
        <w:t>MLS_DSTW/MDSTW-21900</w:t>
      </w:r>
      <w:r>
        <w:rPr>
          <w:b/>
        </w:rPr>
        <w:t>5.4.0-7 Die Verfügbarkeit des VSTW in Bezug auf Störungen, welche durch das VSTW...</w:t>
      </w:r>
      <w:r>
        <w:br/>
        <w:t>5.4.0-7 Die Verfügbarkeit des VSTW in Bezug auf Störungen, welche durch das VSTW innerhalb von 2 Minuten automatisch selbst behoben werden (siehe Tabelle 2), muss mindestens 0,999996 betragen.</w:t>
        <w:br/>
        <w:t>​​</w:t>
      </w:r>
    </w:p>
    <w:p w14:paraId="0D37D9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B44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A5F77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12A798" w14:textId="77777777">
            <w:r>
              <w:t>MDSTW-21900</w:t>
            </w:r>
          </w:p>
        </w:tc>
      </w:tr>
      <w:tr w14:paraId="2B650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987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B37B5" w14:textId="77777777">
            <w:r>
              <w:t>02_119</w:t>
            </w:r>
          </w:p>
        </w:tc>
      </w:tr>
      <w:tr w14:paraId="79727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11C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B651A" w14:textId="77777777">
            <w:r>
              <w:t>240</w:t>
            </w:r>
          </w:p>
        </w:tc>
      </w:tr>
      <w:tr w14:paraId="5E7F71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F9CA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2D699" w14:textId="77777777"/>
        </w:tc>
      </w:tr>
      <w:tr w14:paraId="5FBAF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914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BC614" w14:textId="77777777">
            <w:r>
              <w:t>Draft</w:t>
            </w:r>
          </w:p>
        </w:tc>
      </w:tr>
      <w:tr w14:paraId="7D4350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C61B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C5C08" w14:textId="77777777">
            <w:r>
              <w:t>Muss</w:t>
            </w:r>
          </w:p>
        </w:tc>
      </w:tr>
      <w:tr w14:paraId="7CAF0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60F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02D19" w14:textId="77777777">
            <w:r>
              <w:t>Für die der Zwei-Minuten-Kategorie zugeordneten Fehlermechanismen wird die Wiederherstellung der geforderten VSTW-Funktion durch die Redundanz- und Recovery-Funktionen unterstützt und im Systemtest nachgewiesen.</w:t>
            </w:r>
          </w:p>
        </w:tc>
      </w:tr>
      <w:tr w14:paraId="12D40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6C1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F5A9D" w14:textId="77777777">
            <w:r>
              <w:t>Wiederherstellung der betrieblichen Funktion und Wiederherstellung des vollständigen Redundanzgrades sind getrennte Messgrößen. Die Zwei-Minuten-Anforderung wird auf die betriebliche Funktion bezogen.</w:t>
            </w:r>
          </w:p>
        </w:tc>
      </w:tr>
      <w:tr w14:paraId="497C9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253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5FA654" w14:textId="77777777">
            <w:r>
              <w:t>PV GA DIL OBB 1.0.0</w:t>
            </w:r>
          </w:p>
        </w:tc>
      </w:tr>
    </w:tbl>
    <w:p w14:paraId="4D0AAF7F" w14:textId="77777777">
      <w:pPr>
        <w:spacing w:after="0" w:line="96" w:lineRule="auto"/>
      </w:pPr>
    </w:p>
    <w:p w14:paraId="2DFB6DEF" w14:textId="77777777">
      <w:pPr>
        <w:spacing w:after="0"/>
      </w:pPr>
      <w:r>
        <w:rPr>
          <w:vanish/>
        </w:rPr>
        <w:t>MLS_DSTW/MDSTW-21901</w:t>
      </w:r>
      <w:r>
        <w:rPr>
          <w:b/>
        </w:rPr>
        <w:t>5.4.0-8 Erweiterungen und/oder Änderungen der VSTW-Software (Software Updates/Up...</w:t>
      </w:r>
      <w:r>
        <w:br/>
        <w:t>5.4.0-8 Erweiterungen und/oder Änderungen der VSTW-Software (Software Updates/Upgrades, Projektierungs-, oder Konfigurationsänderungen), ausgenommen Erweiterungen und/oder Änderungen mit Safety-Relevanz, dürfen nicht zur Einschränkung des Betriebs unter die erlaubte Verfügbarkeit führen.</w:t>
      </w:r>
    </w:p>
    <w:p w14:paraId="21B538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E050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B15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2616D" w14:textId="77777777">
            <w:r>
              <w:t>MDSTW-21901</w:t>
            </w:r>
          </w:p>
        </w:tc>
      </w:tr>
      <w:tr w14:paraId="2FE86D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E473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00624" w14:textId="77777777">
            <w:r>
              <w:t>02_120</w:t>
            </w:r>
          </w:p>
        </w:tc>
      </w:tr>
      <w:tr w14:paraId="31B135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2C4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A37F3" w14:textId="77777777">
            <w:r>
              <w:t>241</w:t>
            </w:r>
          </w:p>
        </w:tc>
      </w:tr>
      <w:tr w14:paraId="36DF98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B3C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AE27C" w14:textId="77777777"/>
        </w:tc>
      </w:tr>
      <w:tr w14:paraId="29FDC9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3637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CD395" w14:textId="77777777">
            <w:r>
              <w:t>Draft</w:t>
            </w:r>
          </w:p>
        </w:tc>
      </w:tr>
      <w:tr w14:paraId="338176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3B3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839E2" w14:textId="77777777">
            <w:r>
              <w:t>Muss</w:t>
            </w:r>
          </w:p>
        </w:tc>
      </w:tr>
      <w:tr w14:paraId="246A7D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19B3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B4D8A" w14:textId="77777777">
            <w:r>
              <w:t>Die Auswirkungen einer Software-Aktualisierung hängen von Art, Umfang und Safety-Relevanz der Änderung ab. Nicht Safety-relevante Aktualisierungen können, soweit technisch zulässig, sequenziell über vorhandene Redundanzen und ohne betriebliche Einschränkung eingebracht werden.</w:t>
              <w:br/>
              <w:br/>
              <w:t>Änderungen an Safety-relevanter Software oder an sicherheitsrelevanten Projektierungsdaten können eine kontrollierte Aktivierung und einen definierten Wiederanlauf des Systems erforderlich machen. Für diese Maßnahmen ist ein mit dem AG abgestimmtes Betriebs- und Wartungsfenster vorzusehen.</w:t>
            </w:r>
          </w:p>
        </w:tc>
      </w:tr>
      <w:tr w14:paraId="1F3C8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B88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53484" w14:textId="77777777">
            <w:r>
              <w:t>Eine Betriebsunterbrechung von typischerweise drei bis vier Minuten ist für bestimmte Safety-relevante Aktualisierungen technisch erforderlich. Die tatsächliche Dauer hängt von Systemgröße, Projektierung, Umsystemen und den erforderlichen Generalabfragen ab. Die Planung und Bereitstellung eines geeigneten Betriebsfensters erfolgt durch den AG in Abstimmung mit Hitachi Rail.</w:t>
            </w:r>
          </w:p>
        </w:tc>
      </w:tr>
      <w:tr w14:paraId="1791A9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443E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3EEEB" w14:textId="77777777">
            <w:r>
              <w:t>PV GA DIL OBB 1.0.0</w:t>
            </w:r>
          </w:p>
        </w:tc>
      </w:tr>
    </w:tbl>
    <w:p w14:paraId="4A1BB951" w14:textId="77777777">
      <w:pPr>
        <w:spacing w:after="0" w:line="96" w:lineRule="auto"/>
      </w:pPr>
    </w:p>
    <w:p w14:paraId="24A1326B" w14:textId="77777777">
      <w:pPr>
        <w:spacing w:after="0"/>
      </w:pPr>
      <w:r>
        <w:rPr>
          <w:vanish/>
        </w:rPr>
        <w:t>MLS_DSTW/MDSTW-21902</w:t>
      </w:r>
      <w:r>
        <w:rPr>
          <w:b/>
        </w:rPr>
        <w:t>5.4.0-9 Während der Durchführung eines Tauschs einer Software mit Safety-Relevan...</w:t>
      </w:r>
      <w:r>
        <w:br/>
        <w:t>5.4.0-9 Während der Durchführung eines Tauschs einer Software mit Safety-Relevanz soll der Betrieb durch eine Redundanz übernommen werden.</w:t>
      </w:r>
    </w:p>
    <w:p w14:paraId="5717EC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1569"/>
      </w:tblGrid>
      <w:tr w14:paraId="3AE96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A0C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CF756" w14:textId="77777777">
            <w:r>
              <w:t>MDSTW-21902</w:t>
            </w:r>
          </w:p>
        </w:tc>
      </w:tr>
      <w:tr w14:paraId="35CBA2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5F3C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E5B131" w14:textId="77777777">
            <w:r>
              <w:t>02_259</w:t>
            </w:r>
          </w:p>
        </w:tc>
      </w:tr>
      <w:tr w14:paraId="04CAF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328C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59893" w14:textId="77777777">
            <w:r>
              <w:t>55359</w:t>
            </w:r>
          </w:p>
        </w:tc>
      </w:tr>
      <w:tr w14:paraId="07BEB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9A6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A8D61" w14:textId="77777777"/>
        </w:tc>
      </w:tr>
      <w:tr w14:paraId="7FB7DA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5CE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1FD86" w14:textId="77777777">
            <w:r>
              <w:t>Draft</w:t>
            </w:r>
          </w:p>
        </w:tc>
      </w:tr>
      <w:tr w14:paraId="43E600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3596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DF0595" w14:textId="77777777">
            <w:r>
              <w:t>Soll</w:t>
            </w:r>
          </w:p>
        </w:tc>
      </w:tr>
      <w:tr w14:paraId="50BDA9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E5F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F09F3" w14:textId="77777777"/>
        </w:tc>
      </w:tr>
      <w:tr w14:paraId="67C81A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1BDD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17EC11" w14:textId="77777777"/>
        </w:tc>
      </w:tr>
      <w:tr w14:paraId="2DBE51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411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BACBB" w14:textId="77777777"/>
        </w:tc>
      </w:tr>
    </w:tbl>
    <w:p w14:paraId="795554CD" w14:textId="77777777">
      <w:pPr>
        <w:spacing w:after="0" w:line="96" w:lineRule="auto"/>
      </w:pPr>
    </w:p>
    <w:p w14:paraId="59A33E2C" w14:textId="77777777">
      <w:pPr>
        <w:spacing w:after="0"/>
      </w:pPr>
      <w:r>
        <w:rPr>
          <w:vanish/>
        </w:rPr>
        <w:t>MLS_DSTW/MDSTW-21903</w:t>
      </w:r>
      <w:r>
        <w:rPr>
          <w:b/>
        </w:rPr>
        <w:t>5.4.0-10 Während der Durchführung eines Tauschs einer Software ohne Safety-Relev...</w:t>
      </w:r>
      <w:r>
        <w:br/>
        <w:t>5.4.0-10 Während der Durchführung eines Tauschs einer Software ohne Safety-Relevanz muss der Betrieb durch eine Redundanz übernommen werden.</w:t>
      </w:r>
    </w:p>
    <w:p w14:paraId="6695080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FF96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10F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840EC" w14:textId="77777777">
            <w:r>
              <w:t>MDSTW-21903</w:t>
            </w:r>
          </w:p>
        </w:tc>
      </w:tr>
      <w:tr w14:paraId="696E8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11E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014E6" w14:textId="77777777">
            <w:r>
              <w:t>02_260</w:t>
            </w:r>
          </w:p>
        </w:tc>
      </w:tr>
      <w:tr w14:paraId="3C412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9AD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8A6BB" w14:textId="77777777">
            <w:r>
              <w:t>55360</w:t>
            </w:r>
          </w:p>
        </w:tc>
      </w:tr>
      <w:tr w14:paraId="073D92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9BF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F4D19" w14:textId="77777777"/>
        </w:tc>
      </w:tr>
      <w:tr w14:paraId="707E15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99C2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82EF4" w14:textId="77777777">
            <w:r>
              <w:t>Draft</w:t>
            </w:r>
          </w:p>
        </w:tc>
      </w:tr>
      <w:tr w14:paraId="3D2E68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0131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9E260" w14:textId="77777777">
            <w:r>
              <w:t>Muss</w:t>
            </w:r>
          </w:p>
        </w:tc>
      </w:tr>
      <w:tr w14:paraId="564F25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ABD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4C5A4" w14:textId="77777777">
            <w:r>
              <w:t xml:space="preserve">Patches, die keine Änderungen in den sicherheitsrelevanten Teilen des VSTWs (Konfigurationsdaten) bedürfen, wie z.B. Security Patches, können in das VSTW eingebracht werden, ohne den Betrieb zu beeinflussen. Dazu wird ein </w:t>
              <w:lastRenderedPageBreak/>
              <w:t>Redundanzpartner des VSTWs außer Betrieb genommen, die neue SW aufgespielt und die Redundanz wieder in das System eingebunden. Mit den verbleibenden Redundanzen, die noch keinen Patch erhalten haben, wird anschließend analog verfahren.</w:t>
            </w:r>
          </w:p>
        </w:tc>
      </w:tr>
      <w:tr w14:paraId="0D5D7E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41DA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1711E" w14:textId="77777777"/>
        </w:tc>
      </w:tr>
      <w:tr w14:paraId="7C814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F2A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D2AD6" w14:textId="77777777"/>
        </w:tc>
      </w:tr>
    </w:tbl>
    <w:p w14:paraId="078707B6" w14:textId="77777777">
      <w:pPr>
        <w:spacing w:after="0" w:line="96" w:lineRule="auto"/>
      </w:pPr>
    </w:p>
    <w:p w14:paraId="623F8D48" w14:textId="77777777">
      <w:pPr>
        <w:pStyle w:val="Heading4"/>
        <w:divId w:val="76"/>
      </w:pPr>
      <w:bookmarkStart w:name="_Toc242172652" w:id="45"/>
      <w:r>
        <w:t>5.5 SiDiNet-Verfügbarkeiten</w:t>
      </w:r>
      <w:bookmarkEnd w:id="45"/>
    </w:p>
    <w:p w14:paraId="3B1BFDE4" w14:textId="77777777">
      <w:r>
        <w:rPr>
          <w:vanish/>
        </w:rPr>
        <w:t>MLS_DSTW/MDSTW-21904</w:t>
      </w:r>
      <w:r>
        <w:t>5.5.0-1 Das SiDiNet wird durch den AG realisiert. Die Anforderungen sind im &lt;22 Lastenheft Netze&gt; 1 spezifiziert und müssen vom AN nicht beachtet werden.</w:t>
        <w:br/>
        <w:t>​​</w:t>
      </w:r>
    </w:p>
    <w:p w14:paraId="3BE7DB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D2FA6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DDEA1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A4D99" w14:textId="77777777">
            <w:r>
              <w:t>114</w:t>
            </w:r>
          </w:p>
        </w:tc>
      </w:tr>
      <w:tr w14:paraId="5AD068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18D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B5108" w14:textId="77777777">
            <w:r>
              <w:t>MDSTW-21904</w:t>
            </w:r>
          </w:p>
        </w:tc>
      </w:tr>
      <w:tr w14:paraId="4DED75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363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5D9A19" w14:textId="77777777">
            <w:r>
              <w:t>243</w:t>
            </w:r>
          </w:p>
        </w:tc>
      </w:tr>
      <w:tr w14:paraId="519BB8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136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08F70" w14:textId="77777777">
            <w:r>
              <w:t>02_122</w:t>
            </w:r>
          </w:p>
        </w:tc>
      </w:tr>
    </w:tbl>
    <w:p w14:paraId="5DF711FC" w14:textId="77777777">
      <w:pPr>
        <w:spacing w:after="0" w:line="96" w:lineRule="auto"/>
      </w:pPr>
    </w:p>
    <w:p w14:paraId="6A79E1FC" w14:textId="77777777">
      <w:pPr>
        <w:pStyle w:val="Heading4"/>
        <w:divId w:val="77"/>
      </w:pPr>
      <w:bookmarkStart w:name="_Toc242172653" w:id="46"/>
      <w:r>
        <w:t>5.6 FES-Verfügbarkeit</w:t>
      </w:r>
      <w:bookmarkEnd w:id="46"/>
    </w:p>
    <w:p w14:paraId="60DF80E6" w14:textId="77777777">
      <w:pPr>
        <w:spacing w:after="0"/>
      </w:pPr>
      <w:r>
        <w:rPr>
          <w:vanish/>
        </w:rPr>
        <w:t>MLS_DSTW/MDSTW-21905</w:t>
      </w:r>
      <w:r>
        <w:rPr>
          <w:b/>
        </w:rPr>
        <w:t>5.6.0-1 Die Verfügbarkeit des FES muss mindestens 0,99995 betragen. Hierbei muss...</w:t>
      </w:r>
      <w:r>
        <w:br/>
        <w:t>5.6.0-1 Die Verfügbarkeit des FES muss mindestens 0,99995 betragen. Hierbei muss die Verfügbarkeit der Object Controller nicht in die Betrachtung einbezogen werden.</w:t>
        <w:br/>
        <w:t>​​</w:t>
      </w:r>
    </w:p>
    <w:p w14:paraId="7960D7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DE3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B37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95FD4" w14:textId="77777777">
            <w:r>
              <w:t>MDSTW-21905</w:t>
            </w:r>
          </w:p>
        </w:tc>
      </w:tr>
      <w:tr w14:paraId="5E4E02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616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E2B40" w14:textId="77777777">
            <w:r>
              <w:t>02_124</w:t>
            </w:r>
          </w:p>
        </w:tc>
      </w:tr>
      <w:tr w14:paraId="2260D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B2B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D0E0D" w14:textId="77777777">
            <w:r>
              <w:t>245</w:t>
            </w:r>
          </w:p>
        </w:tc>
      </w:tr>
      <w:tr w14:paraId="0ADA7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0C67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A1168" w14:textId="77777777"/>
        </w:tc>
      </w:tr>
      <w:tr w14:paraId="2D6CF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E05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CCCE3" w14:textId="77777777">
            <w:r>
              <w:t>Draft</w:t>
            </w:r>
          </w:p>
        </w:tc>
      </w:tr>
      <w:tr w14:paraId="339595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124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A8BE4" w14:textId="77777777">
            <w:r>
              <w:t>Muss</w:t>
            </w:r>
          </w:p>
        </w:tc>
      </w:tr>
      <w:tr w14:paraId="21B31A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980A0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5C8BF" w14:textId="77777777">
            <w:r>
              <w:t>Die FES wird so ausgelegt, dass die geforderte Verfügbarkeit von mindestens 0,99995 unter den im RAM Plan definierten Betriebs- und Instandhaltungsbedingungen erreicht wird. Der quantitative Nachweis erfolgt im RAM Report für die vereinbarte FES-Systemgrenze ohne Einbeziehung der Object Controller.</w:t>
            </w:r>
          </w:p>
        </w:tc>
      </w:tr>
      <w:tr w14:paraId="556ABE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04B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C93B0" w14:textId="77777777">
            <w:r>
              <w:t>Die betriebliche Auswirkung eines FES-Ausfalls ist von Topologie, Größe, angeschlossenen Elementen und Einsatzort abhängig. Diese Faktoren werden ergänzend zur komponentenbezogenen Verfügbarkeitsberechnung in der RAM-Bewertung berücksichtigt. Verfügbarkeitsanteile beigestellter Stromversorgungs-, Netzwerk- oder Gebäudekomponenten sind separat zu behandeln.</w:t>
            </w:r>
          </w:p>
        </w:tc>
      </w:tr>
      <w:tr w14:paraId="3C669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490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10842" w14:textId="77777777">
            <w:r>
              <w:t>PV GA DIL OBB 1.0.0</w:t>
            </w:r>
          </w:p>
        </w:tc>
      </w:tr>
    </w:tbl>
    <w:p w14:paraId="461435B4" w14:textId="77777777">
      <w:pPr>
        <w:spacing w:after="0" w:line="96" w:lineRule="auto"/>
      </w:pPr>
    </w:p>
    <w:p w14:paraId="105D26F7" w14:textId="77777777">
      <w:r>
        <w:rPr>
          <w:vanish/>
        </w:rPr>
        <w:lastRenderedPageBreak/>
        <w:t>MLS_DSTW/MDSTW-21906</w:t>
      </w:r>
      <w:r>
        <w:drawing>
          <wp:inline distT="0" distB="0" distL="0" distR="0" wp14:anchorId="325162BA" wp14:editId="774553B5">
            <wp:extent cx="5760720" cy="741005"/>
            <wp:effectExtent l="0" t="0" r="0" b="0"/>
            <wp:docPr id="4" name="preview_workitemimg_1-3.ole.rtf">
              <a:hlinkClick r:id="rId12"/>
            </wp:docPr>
            <wp:cNvGraphicFramePr>
              <a:graphicFrameLocks noChangeAspect="1"/>
            </wp:cNvGraphicFramePr>
            <a:graphic>
              <a:graphicData uri="http://schemas.openxmlformats.org/drawingml/2006/picture">
                <pic:pic>
                  <pic:nvPicPr>
                    <pic:cNvPr id="1" name="preview_workitemimg_1-3.ole.rtf"/>
                    <pic:cNvPicPr/>
                  </pic:nvPicPr>
                  <pic:blipFill>
                    <a:blip r:embed="rId13"/>
                    <a:stretch>
                      <a:fillRect/>
                    </a:stretch>
                  </pic:blipFill>
                  <pic:spPr>
                    <a:xfrm>
                      <a:off x="0" y="0"/>
                      <a:ext cx="5760720" cy="741005"/>
                    </a:xfrm>
                    <a:prstGeom prst="rect">
                      <a:avLst/>
                    </a:prstGeom>
                  </pic:spPr>
                </pic:pic>
              </a:graphicData>
            </a:graphic>
          </wp:inline>
        </w:drawing>
        <w:br/>
        <w:t>5.6.0-2 Tabelle 3</w:t>
      </w:r>
    </w:p>
    <w:p w14:paraId="60AC8C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567E2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166D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40B73" w14:textId="77777777">
            <w:r>
              <w:t>117</w:t>
            </w:r>
          </w:p>
        </w:tc>
      </w:tr>
      <w:tr w14:paraId="489FEA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A5A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498A0" w14:textId="77777777">
            <w:r>
              <w:t>MDSTW-21906</w:t>
            </w:r>
          </w:p>
        </w:tc>
      </w:tr>
      <w:tr w14:paraId="65318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1AE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2EC57" w14:textId="77777777">
            <w:r>
              <w:t>246</w:t>
            </w:r>
          </w:p>
        </w:tc>
      </w:tr>
      <w:tr w14:paraId="0CC7DD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15A3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E080E" w14:textId="77777777">
            <w:r>
              <w:t>02_236</w:t>
            </w:r>
          </w:p>
        </w:tc>
      </w:tr>
    </w:tbl>
    <w:p w14:paraId="6A856380" w14:textId="77777777">
      <w:pPr>
        <w:spacing w:after="0" w:line="96" w:lineRule="auto"/>
      </w:pPr>
    </w:p>
    <w:p w14:paraId="1A47105A" w14:textId="77777777">
      <w:pPr>
        <w:spacing w:after="0"/>
      </w:pPr>
      <w:r>
        <w:rPr>
          <w:vanish/>
        </w:rPr>
        <w:t>MLS_DSTW/MDSTW-21907</w:t>
      </w:r>
      <w:r>
        <w:rPr>
          <w:b/>
        </w:rPr>
        <w:t>5.6.0-3 Die FES (Feldelementstation) wird der Verfügbarkeitsklasse 2 zugeordnet.</w:t>
      </w:r>
      <w:r>
        <w:br/>
        <w:t>5.6.0-3 Die FES (Feldelementstation) wird der Verfügbarkeitsklasse 2 zugeordnet.</w:t>
        <w:br/>
        <w:t>​​</w:t>
      </w:r>
    </w:p>
    <w:p w14:paraId="334B00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05BE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F285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C4E54" w14:textId="77777777">
            <w:r>
              <w:t>MDSTW-21907</w:t>
            </w:r>
          </w:p>
        </w:tc>
      </w:tr>
      <w:tr w14:paraId="13F54E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990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20ACF" w14:textId="77777777">
            <w:r>
              <w:t>02_126</w:t>
            </w:r>
          </w:p>
        </w:tc>
      </w:tr>
      <w:tr w14:paraId="175186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186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7FA13" w14:textId="77777777">
            <w:r>
              <w:t>247</w:t>
            </w:r>
          </w:p>
        </w:tc>
      </w:tr>
      <w:tr w14:paraId="2AB859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19A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20AE3" w14:textId="77777777"/>
        </w:tc>
      </w:tr>
      <w:tr w14:paraId="7EB323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285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8F530" w14:textId="77777777">
            <w:r>
              <w:t>Draft</w:t>
            </w:r>
          </w:p>
        </w:tc>
      </w:tr>
      <w:tr w14:paraId="09E2B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029B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CE1E4" w14:textId="77777777">
            <w:r>
              <w:t>Muss</w:t>
            </w:r>
          </w:p>
        </w:tc>
      </w:tr>
      <w:tr w14:paraId="5E2A35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7BD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A1D7E" w14:textId="77777777">
            <w:r>
              <w:t>Die FES (Feldelementstation) wird der Verfügbarkeitsklasse 2 zugeordnet. Hierbei wird die Verfügbarkeit der Object Controller nicht in die Betrachtung einbezogen.</w:t>
            </w:r>
          </w:p>
        </w:tc>
      </w:tr>
      <w:tr w14:paraId="6E011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127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994BE3" w14:textId="77777777"/>
        </w:tc>
      </w:tr>
      <w:tr w14:paraId="766B0B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281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069E3" w14:textId="77777777">
            <w:r>
              <w:t>PV GA DIL OBB 1.0.0</w:t>
            </w:r>
          </w:p>
        </w:tc>
      </w:tr>
    </w:tbl>
    <w:p w14:paraId="039E2B2D" w14:textId="77777777">
      <w:pPr>
        <w:spacing w:after="0" w:line="96" w:lineRule="auto"/>
      </w:pPr>
    </w:p>
    <w:p w14:paraId="65EAFD7D" w14:textId="77777777">
      <w:pPr>
        <w:spacing w:after="0"/>
      </w:pPr>
      <w:r>
        <w:rPr>
          <w:vanish/>
        </w:rPr>
        <w:t>MLS_DSTW/MDSTW-21908</w:t>
      </w:r>
      <w:r>
        <w:rPr>
          <w:b/>
        </w:rPr>
        <w:t>5.6.0-4 Die Verfügbarkeit der FES in Bezug auf manuell zu behebende Störungen (s...</w:t>
      </w:r>
      <w:r>
        <w:br/>
        <w:t>5.6.0-4 Die Verfügbarkeit der FES in Bezug auf manuell zu behebende Störungen (siehe Tabelle 3) muss mindestens 0,999979 betragen.</w:t>
        <w:br/>
        <w:t>​​</w:t>
      </w:r>
    </w:p>
    <w:p w14:paraId="030BA1B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C8F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6D1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99368" w14:textId="77777777">
            <w:r>
              <w:t>MDSTW-21908</w:t>
            </w:r>
          </w:p>
        </w:tc>
      </w:tr>
      <w:tr w14:paraId="46EDE4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566A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FDB54" w14:textId="77777777">
            <w:r>
              <w:t>02_127</w:t>
            </w:r>
          </w:p>
        </w:tc>
      </w:tr>
      <w:tr w14:paraId="3084F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50E6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8403B" w14:textId="77777777">
            <w:r>
              <w:t>248</w:t>
            </w:r>
          </w:p>
        </w:tc>
      </w:tr>
      <w:tr w14:paraId="2A3BE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C53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4CB66" w14:textId="77777777"/>
        </w:tc>
      </w:tr>
      <w:tr w14:paraId="4304D2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C87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2EA56" w14:textId="77777777">
            <w:r>
              <w:t>Draft</w:t>
            </w:r>
          </w:p>
        </w:tc>
      </w:tr>
      <w:tr w14:paraId="3842C4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758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2DE9B" w14:textId="77777777">
            <w:r>
              <w:t>Muss</w:t>
            </w:r>
          </w:p>
        </w:tc>
      </w:tr>
      <w:tr w14:paraId="06C529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303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903D6" w14:textId="77777777">
            <w:r>
              <w:t>Der Nachweis für manuell zu behebende FES-Störungen erfolgt unter Verwendung der zugehörigen Ausfallraten und aktiven Instandsetzungszeiten für die definierten FES-Tauscheinheiten.</w:t>
            </w:r>
          </w:p>
        </w:tc>
      </w:tr>
      <w:tr w14:paraId="33ECE5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8DB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7073A" w14:textId="77777777">
            <w:r>
              <w:t>Logistik-, Anfahrts-, Zugangs- und AG-Freigabezeiten sind nur einzubeziehen, soweit dies in der Definition des anzuwendenden Verfügbarkeitsmodells ausdrücklich vorgesehen ist.</w:t>
            </w:r>
          </w:p>
        </w:tc>
      </w:tr>
      <w:tr w14:paraId="279B6C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C31A4"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9151B" w14:textId="77777777">
            <w:r>
              <w:t>PV GA DIL OBB 1.0.0</w:t>
            </w:r>
          </w:p>
        </w:tc>
      </w:tr>
    </w:tbl>
    <w:p w14:paraId="10AF6C57" w14:textId="77777777">
      <w:pPr>
        <w:spacing w:after="0" w:line="96" w:lineRule="auto"/>
      </w:pPr>
    </w:p>
    <w:p w14:paraId="34DBF2B7" w14:textId="77777777">
      <w:pPr>
        <w:spacing w:after="0"/>
      </w:pPr>
      <w:r>
        <w:rPr>
          <w:vanish/>
        </w:rPr>
        <w:t>MLS_DSTW/MDSTW-21909</w:t>
      </w:r>
      <w:r>
        <w:rPr>
          <w:b/>
        </w:rPr>
        <w:t>5.6.0-5 Die Verfügbarkeit der FES in Bezug auf Fehler, welche keine betriebliche...</w:t>
      </w:r>
      <w:r>
        <w:br/>
        <w:t>5.6.0-5 Die Verfügbarkeit der FES in Bezug auf Fehler, welche keine betrieblichen Auswirkungen haben (siehe Tabelle 3), muss mindestens 0,997154 betragen.</w:t>
        <w:br/>
        <w:t>​​</w:t>
      </w:r>
    </w:p>
    <w:p w14:paraId="74FB17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DA99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976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9DFC6" w14:textId="77777777">
            <w:r>
              <w:t>MDSTW-21909</w:t>
            </w:r>
          </w:p>
        </w:tc>
      </w:tr>
      <w:tr w14:paraId="0D24AC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EC2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49E2B" w14:textId="77777777">
            <w:r>
              <w:t>02_128</w:t>
            </w:r>
          </w:p>
        </w:tc>
      </w:tr>
      <w:tr w14:paraId="3BB6D5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0D5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78785" w14:textId="77777777">
            <w:r>
              <w:t>249</w:t>
            </w:r>
          </w:p>
        </w:tc>
      </w:tr>
      <w:tr w14:paraId="39B633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9D2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A2D3B" w14:textId="77777777"/>
        </w:tc>
      </w:tr>
      <w:tr w14:paraId="5EE4F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0AA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63039" w14:textId="77777777">
            <w:r>
              <w:t>Draft</w:t>
            </w:r>
          </w:p>
        </w:tc>
      </w:tr>
      <w:tr w14:paraId="29CF80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AD4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1E449" w14:textId="77777777">
            <w:r>
              <w:t>Muss</w:t>
            </w:r>
          </w:p>
        </w:tc>
      </w:tr>
      <w:tr w14:paraId="790C5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ED5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04963" w14:textId="77777777">
            <w:r>
              <w:t>Fehler ohne betriebliche Auswirkung werden durch die FES-Diagnose erkannt und entsprechend ihrer tatsächlichen Funktionsauswirkung im RAM-Modell berücksichtigt.</w:t>
            </w:r>
          </w:p>
        </w:tc>
      </w:tr>
      <w:tr w14:paraId="3E058A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6E3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02703" w14:textId="77777777">
            <w:r>
              <w:t>Die Zuordnung setzt einen zwischen AG und AN abgestimmten Fehler- und Auswirkungskatalog voraus.</w:t>
            </w:r>
          </w:p>
        </w:tc>
      </w:tr>
      <w:tr w14:paraId="5E52B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CB7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2577B" w14:textId="77777777">
            <w:r>
              <w:t>PV GA DIL OBB 1.0.0</w:t>
            </w:r>
          </w:p>
        </w:tc>
      </w:tr>
    </w:tbl>
    <w:p w14:paraId="269A264B" w14:textId="77777777">
      <w:pPr>
        <w:spacing w:after="0" w:line="96" w:lineRule="auto"/>
      </w:pPr>
    </w:p>
    <w:p w14:paraId="02BBD4C1" w14:textId="77777777">
      <w:pPr>
        <w:spacing w:after="0"/>
      </w:pPr>
      <w:r>
        <w:rPr>
          <w:vanish/>
        </w:rPr>
        <w:t>MLS_DSTW/MDSTW-21910</w:t>
      </w:r>
      <w:r>
        <w:rPr>
          <w:b/>
        </w:rPr>
        <w:t>5.6.0-6 Die Verfügbarkeit der FES in Bezug auf Störungen, welche in der FES inne...</w:t>
      </w:r>
      <w:r>
        <w:br/>
        <w:t>5.6.0-6 Die Verfügbarkeit der FES in Bezug auf Störungen, welche in der FES innerhalb von 10 Minuten automatisch selbst behoben werden (siehe Tabelle 3), muss mindestens 0,99999 betragen.</w:t>
        <w:br/>
        <w:t>​​</w:t>
      </w:r>
    </w:p>
    <w:p w14:paraId="7ADDAA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2141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07C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7AFD5" w14:textId="77777777">
            <w:r>
              <w:t>MDSTW-21910</w:t>
            </w:r>
          </w:p>
        </w:tc>
      </w:tr>
      <w:tr w14:paraId="2794C7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B35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94D3F9" w14:textId="77777777">
            <w:r>
              <w:t>02_129</w:t>
            </w:r>
          </w:p>
        </w:tc>
      </w:tr>
      <w:tr w14:paraId="374AB6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CF3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A9033" w14:textId="77777777">
            <w:r>
              <w:t>250</w:t>
            </w:r>
          </w:p>
        </w:tc>
      </w:tr>
      <w:tr w14:paraId="5308A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8064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682E6" w14:textId="77777777"/>
        </w:tc>
      </w:tr>
      <w:tr w14:paraId="6A8B08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7490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91C2F" w14:textId="77777777">
            <w:r>
              <w:t>Draft</w:t>
            </w:r>
          </w:p>
        </w:tc>
      </w:tr>
      <w:tr w14:paraId="1B602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4006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FBE31" w14:textId="77777777">
            <w:r>
              <w:t>Muss</w:t>
            </w:r>
          </w:p>
        </w:tc>
      </w:tr>
      <w:tr w14:paraId="5F6C8E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4F67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12B71" w14:textId="77777777">
            <w:r>
              <w:t>Für geeignete FES-Fehlerbilder werden automatische Diagnose-, Reset- oder Wiederanlaufmechanismen verwendet. Die Wiederherstellungszeit wird für die spezifizierten Szenarien verifiziert.</w:t>
            </w:r>
          </w:p>
        </w:tc>
      </w:tr>
      <w:tr w14:paraId="6BB09C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404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EF3ED" w14:textId="77777777">
            <w:r>
              <w:t>Die Anforderung gilt ausschließlich für technisch automatisch behebbare Fehler. Fehler an passiven Komponenten oder Fehler, die einen physischen Tausch erfordern, werden nicht dieser Kategorie zugeordnet.</w:t>
            </w:r>
          </w:p>
        </w:tc>
      </w:tr>
      <w:tr w14:paraId="38817E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782B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9BD57" w14:textId="77777777">
            <w:r>
              <w:t>PV GA DIL OBB 1.0.0</w:t>
            </w:r>
          </w:p>
        </w:tc>
      </w:tr>
    </w:tbl>
    <w:p w14:paraId="5ACDDBEA" w14:textId="77777777">
      <w:pPr>
        <w:spacing w:after="0" w:line="96" w:lineRule="auto"/>
      </w:pPr>
    </w:p>
    <w:p w14:paraId="267A9160" w14:textId="77777777">
      <w:pPr>
        <w:spacing w:after="0"/>
      </w:pPr>
      <w:r>
        <w:rPr>
          <w:vanish/>
        </w:rPr>
        <w:t>MLS_DSTW/MDSTW-21911</w:t>
      </w:r>
      <w:r>
        <w:rPr>
          <w:b/>
        </w:rPr>
        <w:t>5.6.0-7 Die Verfügbarkeit der FES in Bezug auf Störungen, welche in der FES inne...</w:t>
      </w:r>
      <w:r>
        <w:br/>
        <w:t>5.6.0-7 Die Verfügbarkeit der FES in Bezug auf Störungen, welche in der FES innerhalb von 2 Minuten automatisch selbst behoben werden (siehe Tabelle 3), muss mindestens 0,999996 betragen.</w:t>
        <w:br/>
        <w:t>​​</w:t>
      </w:r>
    </w:p>
    <w:p w14:paraId="4727E2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24041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384E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88481" w14:textId="77777777">
            <w:r>
              <w:t>MDSTW-21911</w:t>
            </w:r>
          </w:p>
        </w:tc>
      </w:tr>
      <w:tr w14:paraId="7A9986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62F99"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CCEE2" w14:textId="77777777">
            <w:r>
              <w:t>02_130</w:t>
            </w:r>
          </w:p>
        </w:tc>
      </w:tr>
      <w:tr w14:paraId="426565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614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DA08F" w14:textId="77777777">
            <w:r>
              <w:t>251</w:t>
            </w:r>
          </w:p>
        </w:tc>
      </w:tr>
      <w:tr w14:paraId="0F948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685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F3F19" w14:textId="77777777"/>
        </w:tc>
      </w:tr>
      <w:tr w14:paraId="660E4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C1F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B1D42" w14:textId="77777777">
            <w:r>
              <w:t>Draft</w:t>
            </w:r>
          </w:p>
        </w:tc>
      </w:tr>
      <w:tr w14:paraId="39D4C6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0D0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7EF52" w14:textId="77777777">
            <w:r>
              <w:t>Muss</w:t>
            </w:r>
          </w:p>
        </w:tc>
      </w:tr>
      <w:tr w14:paraId="7945BB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F42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8A8EF" w14:textId="77777777">
            <w:r>
              <w:t>Die dieser Kategorie zugeordneten automatischen Recovery-Funktionen stellen die geforderte FES-Funktion innerhalb der spezifizierten Zeit wieder her.</w:t>
            </w:r>
          </w:p>
        </w:tc>
      </w:tr>
      <w:tr w14:paraId="77E9F1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585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036FB" w14:textId="77777777">
            <w:r>
              <w:t>Die maßgeblichen Fehlerszenarien und Messpunkte sind im RAM- und Testkonzept verbindlich festzulegen.</w:t>
            </w:r>
          </w:p>
        </w:tc>
      </w:tr>
      <w:tr w14:paraId="572D8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B8C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42288" w14:textId="77777777">
            <w:r>
              <w:t>PV GA DIL OBB 1.0.0</w:t>
            </w:r>
          </w:p>
        </w:tc>
      </w:tr>
    </w:tbl>
    <w:p w14:paraId="07C9A5D5" w14:textId="77777777">
      <w:pPr>
        <w:spacing w:after="0" w:line="96" w:lineRule="auto"/>
      </w:pPr>
    </w:p>
    <w:p w14:paraId="5DEBA150" w14:textId="77777777">
      <w:pPr>
        <w:pStyle w:val="Heading4"/>
        <w:divId w:val="78"/>
      </w:pPr>
      <w:bookmarkStart w:name="_Toc242172654" w:id="47"/>
      <w:r>
        <w:t>5.7 OC-Verfügbarkeit</w:t>
      </w:r>
      <w:bookmarkEnd w:id="47"/>
    </w:p>
    <w:p w14:paraId="33985819" w14:textId="77777777">
      <w:pPr>
        <w:spacing w:after="0"/>
      </w:pPr>
      <w:r>
        <w:rPr>
          <w:vanish/>
        </w:rPr>
        <w:t>MLS_DSTW/MDSTW-21912</w:t>
      </w:r>
      <w:r>
        <w:rPr>
          <w:b/>
        </w:rPr>
        <w:t>5.7.0-1 Die Verfügbarkeit der OC (LS, P, TDS, Gen IO), Blockkonverter und EKSA-U...</w:t>
      </w:r>
      <w:r>
        <w:br/>
        <w:t>5.7.0-1 Die Verfügbarkeit der OC (LS, P, TDS, Gen IO), Blockkonverter und EKSA-Umsetzer muss mindestens 0,9999 betragen.</w:t>
        <w:br/>
        <w:t>​​</w:t>
      </w:r>
    </w:p>
    <w:p w14:paraId="76788F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04BB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022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C9E28C" w14:textId="77777777">
            <w:r>
              <w:t>MDSTW-21912</w:t>
            </w:r>
          </w:p>
        </w:tc>
      </w:tr>
      <w:tr w14:paraId="7BE203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A6528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B842A9" w14:textId="77777777">
            <w:r>
              <w:t>02_132</w:t>
            </w:r>
          </w:p>
        </w:tc>
      </w:tr>
      <w:tr w14:paraId="74D37E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FB8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3C32D" w14:textId="77777777">
            <w:r>
              <w:t>253</w:t>
            </w:r>
          </w:p>
        </w:tc>
      </w:tr>
      <w:tr w14:paraId="4631B6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BDA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C504E" w14:textId="77777777"/>
        </w:tc>
      </w:tr>
      <w:tr w14:paraId="5DDA5B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1D1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19267" w14:textId="77777777">
            <w:r>
              <w:t>Draft</w:t>
            </w:r>
          </w:p>
        </w:tc>
      </w:tr>
      <w:tr w14:paraId="7276C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64DA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DA104" w14:textId="77777777">
            <w:r>
              <w:t>Muss</w:t>
            </w:r>
          </w:p>
        </w:tc>
      </w:tr>
      <w:tr w14:paraId="587EB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36C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1D254" w14:textId="77777777">
            <w:r>
              <w:t>Die Object Controller, Blockkonverter und EKSA-Umsetzer werden für eine Verfügbarkeit von mindestens 0,9999 unter den im RAM Plan definierten Betriebs- und Instandhaltungsbedingungen ausgelegt. Der quantitative Nachweis erfolgt produktspezifisch im RAM Report.</w:t>
            </w:r>
          </w:p>
        </w:tc>
      </w:tr>
      <w:tr w14:paraId="20B7A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B24C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F41AF" w14:textId="77777777">
            <w:r>
              <w:t>Der Nachweis erfolgt getrennt nach Produkttyp beziehungsweise Produktfamilie. Externe Feldelemente, Stromversorgung, SiDiNet und sonstige nicht im Lieferumfang enthaltene Komponenten sind nicht Bestandteil der produktbezogenen OC-Verfügbarkeit.</w:t>
            </w:r>
          </w:p>
        </w:tc>
      </w:tr>
      <w:tr w14:paraId="531B6D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1AE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613AD9" w14:textId="77777777">
            <w:r>
              <w:t>PV GA DIL OBB 1.0.0</w:t>
            </w:r>
          </w:p>
        </w:tc>
      </w:tr>
    </w:tbl>
    <w:p w14:paraId="5E42ADB7" w14:textId="77777777">
      <w:pPr>
        <w:spacing w:after="0" w:line="96" w:lineRule="auto"/>
      </w:pPr>
    </w:p>
    <w:p w14:paraId="3F0F369F" w14:textId="77777777">
      <w:r>
        <w:rPr>
          <w:vanish/>
        </w:rPr>
        <w:t>MLS_DSTW/MDSTW-21913</w:t>
      </w:r>
      <w:r>
        <w:drawing>
          <wp:inline distT="0" distB="0" distL="0" distR="0" wp14:anchorId="39A9344D" wp14:editId="2B483708">
            <wp:extent cx="5760720" cy="680525"/>
            <wp:effectExtent l="0" t="0" r="0" b="0"/>
            <wp:docPr id="5" name="preview_workitemimg_1-4.ole.rtf">
              <a:hlinkClick r:id="rId14"/>
            </wp:docPr>
            <wp:cNvGraphicFramePr>
              <a:graphicFrameLocks noChangeAspect="1"/>
            </wp:cNvGraphicFramePr>
            <a:graphic>
              <a:graphicData uri="http://schemas.openxmlformats.org/drawingml/2006/picture">
                <pic:pic>
                  <pic:nvPicPr>
                    <pic:cNvPr id="1" name="preview_workitemimg_1-4.ole.rtf"/>
                    <pic:cNvPicPr/>
                  </pic:nvPicPr>
                  <pic:blipFill>
                    <a:blip r:embed="rId15"/>
                    <a:stretch>
                      <a:fillRect/>
                    </a:stretch>
                  </pic:blipFill>
                  <pic:spPr>
                    <a:xfrm>
                      <a:off x="0" y="0"/>
                      <a:ext cx="5760720" cy="680525"/>
                    </a:xfrm>
                    <a:prstGeom prst="rect">
                      <a:avLst/>
                    </a:prstGeom>
                  </pic:spPr>
                </pic:pic>
              </a:graphicData>
            </a:graphic>
          </wp:inline>
        </w:drawing>
        <w:br/>
        <w:t>5.7.0-2 Tabelle 4</w:t>
      </w:r>
    </w:p>
    <w:p w14:paraId="45AF56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1EC8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C524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C5744" w14:textId="77777777">
            <w:r>
              <w:t>125</w:t>
            </w:r>
          </w:p>
        </w:tc>
      </w:tr>
      <w:tr w14:paraId="2F2F87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5653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D5912F" w14:textId="77777777">
            <w:r>
              <w:t>MDSTW-21913</w:t>
            </w:r>
          </w:p>
        </w:tc>
      </w:tr>
      <w:tr w14:paraId="5A3C08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B21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BF6E9" w14:textId="77777777">
            <w:r>
              <w:t>254</w:t>
            </w:r>
          </w:p>
        </w:tc>
      </w:tr>
      <w:tr w14:paraId="653F52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29CD14"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D4BBC" w14:textId="77777777">
            <w:r>
              <w:t>02_237</w:t>
            </w:r>
          </w:p>
        </w:tc>
      </w:tr>
    </w:tbl>
    <w:p w14:paraId="494BCA71" w14:textId="77777777">
      <w:pPr>
        <w:spacing w:after="0" w:line="96" w:lineRule="auto"/>
      </w:pPr>
    </w:p>
    <w:p w14:paraId="7BA22CC2" w14:textId="77777777">
      <w:r>
        <w:rPr>
          <w:vanish/>
        </w:rPr>
        <w:t>MLS_DSTW/MDSTW-21914</w:t>
      </w:r>
      <w:r>
        <w:t>5.7.0-3 OC, Blockkonverter und EKSA-Umsetzer werden der Verfügbarkeitsklasse 3 zugeordnet.</w:t>
        <w:br/>
        <w:t>​​</w:t>
      </w:r>
    </w:p>
    <w:p w14:paraId="179C1B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17680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EE53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CE6FE" w14:textId="77777777">
            <w:r>
              <w:t>126</w:t>
            </w:r>
          </w:p>
        </w:tc>
      </w:tr>
      <w:tr w14:paraId="1C6834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3DF2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E13BF" w14:textId="77777777">
            <w:r>
              <w:t>MDSTW-21914</w:t>
            </w:r>
          </w:p>
        </w:tc>
      </w:tr>
      <w:tr w14:paraId="609DE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34EE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74ACF" w14:textId="77777777">
            <w:r>
              <w:t>255</w:t>
            </w:r>
          </w:p>
        </w:tc>
      </w:tr>
      <w:tr w14:paraId="47977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2AF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BB2CE" w14:textId="77777777">
            <w:r>
              <w:t>02_134</w:t>
            </w:r>
          </w:p>
        </w:tc>
      </w:tr>
    </w:tbl>
    <w:p w14:paraId="18211C75" w14:textId="77777777">
      <w:pPr>
        <w:spacing w:after="0" w:line="96" w:lineRule="auto"/>
      </w:pPr>
    </w:p>
    <w:p w14:paraId="494D81FB" w14:textId="77777777">
      <w:pPr>
        <w:spacing w:after="0"/>
      </w:pPr>
      <w:r>
        <w:rPr>
          <w:vanish/>
        </w:rPr>
        <w:t>MLS_DSTW/MDSTW-21915</w:t>
      </w:r>
      <w:r>
        <w:rPr>
          <w:b/>
        </w:rPr>
        <w:t>5.7.0-4 Die Verfügbarkeit des OC, Blockkonverter und EKSA-Umsetzer in Bezug auf...</w:t>
      </w:r>
      <w:r>
        <w:br/>
        <w:t>5.7.0-4 Die Verfügbarkeit des OC, Blockkonverter und EKSA-Umsetzer in Bezug auf manuell zu behebende Störungen (siehe Tabelle 4) muss mindestens 0,999957 betragen.</w:t>
        <w:br/>
        <w:t>​​</w:t>
      </w:r>
    </w:p>
    <w:p w14:paraId="3D804C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401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608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E11DD" w14:textId="77777777">
            <w:r>
              <w:t>MDSTW-21915</w:t>
            </w:r>
          </w:p>
        </w:tc>
      </w:tr>
      <w:tr w14:paraId="326BDE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B1C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BFF40" w14:textId="77777777">
            <w:r>
              <w:t>02_135</w:t>
            </w:r>
          </w:p>
        </w:tc>
      </w:tr>
      <w:tr w14:paraId="2ECC97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444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48E1C" w14:textId="77777777">
            <w:r>
              <w:t>256</w:t>
            </w:r>
          </w:p>
        </w:tc>
      </w:tr>
      <w:tr w14:paraId="704AA0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231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D67FA" w14:textId="77777777"/>
        </w:tc>
      </w:tr>
      <w:tr w14:paraId="58A08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D82E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2ED26" w14:textId="77777777">
            <w:r>
              <w:t>Draft</w:t>
            </w:r>
          </w:p>
        </w:tc>
      </w:tr>
      <w:tr w14:paraId="7E5A44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AD6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59A39" w14:textId="77777777">
            <w:r>
              <w:t>Muss</w:t>
            </w:r>
          </w:p>
        </w:tc>
      </w:tr>
      <w:tr w14:paraId="1853CA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10A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BB1E1" w14:textId="77777777">
            <w:r>
              <w:t>Manuell zu behebende OC-Störungen werden im produktspezifischen RAM-Modell mit den zugehörigen Ausfall- und Instandsetzungsparametern berücksichtigt.</w:t>
            </w:r>
          </w:p>
        </w:tc>
      </w:tr>
      <w:tr w14:paraId="354EAD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DE8B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56A6ED" w14:textId="77777777">
            <w:r>
              <w:t>Die Berechnung verwendet die aktive technische Instandsetzungszeit unter definierten Referenzbedingungen. Externe Logistik- und Zugangszeiten werden entsprechend der vereinbarten Verantwortungsgrenze behandelt.</w:t>
            </w:r>
          </w:p>
        </w:tc>
      </w:tr>
      <w:tr w14:paraId="029F1A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4E5C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05A90" w14:textId="77777777">
            <w:r>
              <w:t>PV GA DIL OBB 1.0.0</w:t>
            </w:r>
          </w:p>
        </w:tc>
      </w:tr>
    </w:tbl>
    <w:p w14:paraId="2CC9B38A" w14:textId="77777777">
      <w:pPr>
        <w:spacing w:after="0" w:line="96" w:lineRule="auto"/>
      </w:pPr>
    </w:p>
    <w:p w14:paraId="50F990B2" w14:textId="77777777">
      <w:pPr>
        <w:spacing w:after="0"/>
      </w:pPr>
      <w:r>
        <w:rPr>
          <w:vanish/>
        </w:rPr>
        <w:t>MLS_DSTW/MDSTW-21916</w:t>
      </w:r>
      <w:r>
        <w:rPr>
          <w:b/>
        </w:rPr>
        <w:t>5.7.0-5 Die Verfügbarkeit des OC, Blockkonverter und EKSA-Umsetzer in Bezug auf...</w:t>
      </w:r>
      <w:r>
        <w:br/>
        <w:t>5.7.0-5 Die Verfügbarkeit des OC, Blockkonverter und EKSA-Umsetzer in Bezug auf Fehler, welche keine betrieblichen Auswirkungen haben (siehe Tabelle 4), muss mindestens 0,997154 betragen.</w:t>
        <w:br/>
        <w:t>​​</w:t>
      </w:r>
    </w:p>
    <w:p w14:paraId="1130EC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2FBE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09F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6BF8F" w14:textId="77777777">
            <w:r>
              <w:t>MDSTW-21916</w:t>
            </w:r>
          </w:p>
        </w:tc>
      </w:tr>
      <w:tr w14:paraId="25992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476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BAE43" w14:textId="77777777">
            <w:r>
              <w:t>02_136</w:t>
            </w:r>
          </w:p>
        </w:tc>
      </w:tr>
      <w:tr w14:paraId="156D2C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21C0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AA65E" w14:textId="77777777">
            <w:r>
              <w:t>257</w:t>
            </w:r>
          </w:p>
        </w:tc>
      </w:tr>
      <w:tr w14:paraId="75B8E8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E039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DBBC3" w14:textId="77777777"/>
        </w:tc>
      </w:tr>
      <w:tr w14:paraId="72DB60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CACC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1B6AC1" w14:textId="77777777">
            <w:r>
              <w:t>Draft</w:t>
            </w:r>
          </w:p>
        </w:tc>
      </w:tr>
      <w:tr w14:paraId="4303A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BA2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BD913" w14:textId="77777777">
            <w:r>
              <w:t>Muss</w:t>
            </w:r>
          </w:p>
        </w:tc>
      </w:tr>
      <w:tr w14:paraId="7745F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2BA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9029C" w14:textId="77777777">
            <w:r>
              <w:t>Diagnostizierte Fehler ohne betriebliche Auswirkung werden entsprechend ihrer tatsächlichen Funktionswirkung im RAM-Modell berücksichtigt.</w:t>
            </w:r>
          </w:p>
        </w:tc>
      </w:tr>
      <w:tr w14:paraId="48CB1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419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CA0A1" w14:textId="77777777">
            <w:r>
              <w:t>Die Klassifizierung erfordert einen freigegebenen Fehler- und Auswirkungskatalog je OC-Typ.</w:t>
            </w:r>
          </w:p>
        </w:tc>
      </w:tr>
      <w:tr w14:paraId="70570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3100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DF830" w14:textId="77777777">
            <w:r>
              <w:t>PV GA DIL OBB 1.0.0</w:t>
            </w:r>
          </w:p>
        </w:tc>
      </w:tr>
    </w:tbl>
    <w:p w14:paraId="55736032" w14:textId="77777777">
      <w:pPr>
        <w:spacing w:after="0" w:line="96" w:lineRule="auto"/>
      </w:pPr>
    </w:p>
    <w:p w14:paraId="463E3681" w14:textId="77777777">
      <w:pPr>
        <w:spacing w:after="0"/>
      </w:pPr>
      <w:r>
        <w:rPr>
          <w:vanish/>
        </w:rPr>
        <w:t>MLS_DSTW/MDSTW-21917</w:t>
      </w:r>
      <w:r>
        <w:rPr>
          <w:b/>
        </w:rPr>
        <w:t>5.7.0-6 Die Verfügbarkeit des OC, Blockkonverter und EKSA-Umsetzer in Bezug auf...</w:t>
      </w:r>
      <w:r>
        <w:br/>
        <w:t>5.7.0-6 Die Verfügbarkeit des OC, Blockkonverter und EKSA-Umsetzer in Bezug auf Störungen, welche von dem OC innerhalb von 10 Minuten automatisch selbst behoben werden (siehe Tabelle 4), muss mindestens 0,99999 betragen.</w:t>
        <w:br/>
        <w:t>​​</w:t>
      </w:r>
    </w:p>
    <w:p w14:paraId="5BBDD2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B79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5FC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01D790" w14:textId="77777777">
            <w:r>
              <w:t>MDSTW-21917</w:t>
            </w:r>
          </w:p>
        </w:tc>
      </w:tr>
      <w:tr w14:paraId="1C9992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74F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D4D41" w14:textId="77777777">
            <w:r>
              <w:t>02_137</w:t>
            </w:r>
          </w:p>
        </w:tc>
      </w:tr>
      <w:tr w14:paraId="22E64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3E11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5F4BA8" w14:textId="77777777">
            <w:r>
              <w:t>258</w:t>
            </w:r>
          </w:p>
        </w:tc>
      </w:tr>
      <w:tr w14:paraId="512826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3942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D75D6F" w14:textId="77777777"/>
        </w:tc>
      </w:tr>
      <w:tr w14:paraId="272ED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68E2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9C106" w14:textId="77777777">
            <w:r>
              <w:t>Draft</w:t>
            </w:r>
          </w:p>
        </w:tc>
      </w:tr>
      <w:tr w14:paraId="7B06AA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4CAE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93EAF" w14:textId="77777777">
            <w:r>
              <w:t>Muss</w:t>
            </w:r>
          </w:p>
        </w:tc>
      </w:tr>
      <w:tr w14:paraId="4191A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8EA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BED77" w14:textId="77777777">
            <w:r>
              <w:t>Für die spezifizierten automatisch behebbaren OC-Fehler stehen Diagnose-, Reset- und Wiederanlaufmechanismen zur Verfügung. Die Einhaltung der Wiederherstellungszeit wird durch Test beziehungsweise Analyse nachgewiesen.</w:t>
            </w:r>
          </w:p>
        </w:tc>
      </w:tr>
      <w:tr w14:paraId="082EE2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8CA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423D2" w14:textId="77777777">
            <w:r>
              <w:t>Physische Defekte und Fehler an angeschlossenen Feldelementen fallen nicht unter die Kategorie der automatisch behebbaren OC-Störungen.</w:t>
            </w:r>
          </w:p>
        </w:tc>
      </w:tr>
      <w:tr w14:paraId="1A43C3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18C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B40DB" w14:textId="77777777">
            <w:r>
              <w:t>PV GA DIL OBB 1.0.0</w:t>
            </w:r>
          </w:p>
        </w:tc>
      </w:tr>
    </w:tbl>
    <w:p w14:paraId="34B8123B" w14:textId="77777777">
      <w:pPr>
        <w:spacing w:after="0" w:line="96" w:lineRule="auto"/>
      </w:pPr>
    </w:p>
    <w:p w14:paraId="14A0379B" w14:textId="77777777">
      <w:pPr>
        <w:spacing w:after="0"/>
      </w:pPr>
      <w:r>
        <w:rPr>
          <w:vanish/>
        </w:rPr>
        <w:t>MLS_DSTW/MDSTW-21918</w:t>
      </w:r>
      <w:r>
        <w:rPr>
          <w:b/>
        </w:rPr>
        <w:t>5.7.0-7 Die Verfügbarkeit des OC, Blockkonverter und EKSA-Umsetzer in Bezug auf...</w:t>
      </w:r>
      <w:r>
        <w:br/>
        <w:t>5.7.0-7 Die Verfügbarkeit des OC, Blockkonverter und EKSA-Umsetzer in Bezug auf Störungen, welche von dem OC innerhalb von 2 Minuten automatisch selbst behoben werden (siehe Tabelle 4), muss mindestens 0,999996 betragen.</w:t>
        <w:br/>
        <w:t>​​</w:t>
      </w:r>
    </w:p>
    <w:p w14:paraId="6181E47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5F4A3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580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3BA08" w14:textId="77777777">
            <w:r>
              <w:t>MDSTW-21918</w:t>
            </w:r>
          </w:p>
        </w:tc>
      </w:tr>
      <w:tr w14:paraId="54EC5E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B6E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CAA41" w14:textId="77777777">
            <w:r>
              <w:t>02_138</w:t>
            </w:r>
          </w:p>
        </w:tc>
      </w:tr>
      <w:tr w14:paraId="362789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F9BF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3E614D" w14:textId="77777777">
            <w:r>
              <w:t>259</w:t>
            </w:r>
          </w:p>
        </w:tc>
      </w:tr>
      <w:tr w14:paraId="10868F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1E63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A40D9" w14:textId="77777777"/>
        </w:tc>
      </w:tr>
      <w:tr w14:paraId="0BB8C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3798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E3BC3B" w14:textId="77777777">
            <w:r>
              <w:t>Draft</w:t>
            </w:r>
          </w:p>
        </w:tc>
      </w:tr>
      <w:tr w14:paraId="14B72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76DD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DD953" w14:textId="77777777">
            <w:r>
              <w:t>Muss</w:t>
            </w:r>
          </w:p>
        </w:tc>
      </w:tr>
      <w:tr w14:paraId="394CF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4793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A8FD6" w14:textId="77777777">
            <w:r>
              <w:t>Für die der Zwei-Minuten-Kategorie zugeordneten Fehler wird die automatische Wiederherstellung der geforderten OC-Funktion nachgewiesen.</w:t>
            </w:r>
          </w:p>
        </w:tc>
      </w:tr>
      <w:tr w14:paraId="28A3D4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ACB6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9B93A" w14:textId="77777777">
            <w:r>
              <w:t>Die konkrete Zuordnung der Fehlerbilder und der Beginn sowie das Ende der Zeitmessung sind im RAM- und Testkonzept festzulegen.</w:t>
            </w:r>
          </w:p>
        </w:tc>
      </w:tr>
      <w:tr w14:paraId="3006DA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9BB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995DB" w14:textId="77777777">
            <w:r>
              <w:t>PV GA DIL OBB 1.0.0</w:t>
            </w:r>
          </w:p>
        </w:tc>
      </w:tr>
    </w:tbl>
    <w:p w14:paraId="12013E07" w14:textId="77777777">
      <w:pPr>
        <w:spacing w:after="0" w:line="96" w:lineRule="auto"/>
      </w:pPr>
    </w:p>
    <w:p w14:paraId="54B55813" w14:textId="77777777">
      <w:pPr>
        <w:spacing w:after="0"/>
      </w:pPr>
      <w:r>
        <w:rPr>
          <w:vanish/>
        </w:rPr>
        <w:t>MLS_DSTW/MDSTW-21919</w:t>
      </w:r>
      <w:r>
        <w:rPr>
          <w:b/>
        </w:rPr>
        <w:t>5.7.0-8 Erweiterungen und/oder Änderungen der Software von OC, Blockkonverter un...</w:t>
      </w:r>
      <w:r>
        <w:br/>
        <w:t>5.7.0-8 Erweiterungen und/oder Änderungen der Software von OC, Blockkonverter und EKSA-Umsetzer (Software Updates/Upgrades, Projektierungs-, oder Konfigurationsänderungen) dürfen nicht zur Einschränkung des Betriebs unter die erlaubte Verfügbarkeit führen.</w:t>
        <w:br/>
        <w:t>​​</w:t>
      </w:r>
    </w:p>
    <w:p w14:paraId="4C00C0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093B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EE77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620291" w14:textId="77777777">
            <w:r>
              <w:t>MDSTW-21919</w:t>
            </w:r>
          </w:p>
        </w:tc>
      </w:tr>
      <w:tr w14:paraId="36AC4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470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CD3F4" w14:textId="77777777">
            <w:r>
              <w:t>02_139</w:t>
            </w:r>
          </w:p>
        </w:tc>
      </w:tr>
      <w:tr w14:paraId="2EA196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71A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6AF57" w14:textId="77777777">
            <w:r>
              <w:t>260</w:t>
            </w:r>
          </w:p>
        </w:tc>
      </w:tr>
      <w:tr w14:paraId="5448B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DCD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3733C" w14:textId="77777777"/>
        </w:tc>
      </w:tr>
      <w:tr w14:paraId="3E95A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3F0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66D8E" w14:textId="77777777">
            <w:r>
              <w:t>Draft</w:t>
            </w:r>
          </w:p>
        </w:tc>
      </w:tr>
      <w:tr w14:paraId="3BA377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1980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2F37B" w14:textId="77777777">
            <w:r>
              <w:t>Muss</w:t>
            </w:r>
          </w:p>
        </w:tc>
      </w:tr>
      <w:tr w14:paraId="39412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B22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5642E" w14:textId="77777777">
            <w:r>
              <w:t>Softwareänderungen an Object Controllern und Umsetzern werden über einen kontrollierten Update- und Aktivierungsprozess eingebracht. Auswirkungen werden auf die jeweils betroffenen Komponenten und angeschlossenen Außenelemente begrenzt. Die zulässige Vorgehensweise richtet sich nach Art, Umfang und Safety-Relevanz der Änderung.</w:t>
            </w:r>
          </w:p>
        </w:tc>
      </w:tr>
      <w:tr w14:paraId="6701FA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AD57A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85717" w14:textId="77777777">
            <w:r>
              <w:t>Eine unterbrechungsfreie Aktualisierung ist bei nicht redundant ausgeführten Object Controllern technisch nicht in jedem Fall möglich. Sofern eine Aktualisierung die vorübergehende Nichtverfügbarkeit des betroffenen Außenelements erfordert, ist ein abgestimmtes Betriebs- beziehungsweise Wartungsfenster durch den AG bereitzustellen. Eine pauschale Einhaltung unabhängig von Art und Umfang der Änderung ist daher technisch nicht sachgerecht.</w:t>
            </w:r>
          </w:p>
        </w:tc>
      </w:tr>
      <w:tr w14:paraId="18D99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D79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AF299" w14:textId="77777777">
            <w:r>
              <w:t>PV GA DIL OBB 1.0.0</w:t>
            </w:r>
          </w:p>
        </w:tc>
      </w:tr>
    </w:tbl>
    <w:p w14:paraId="6E22BFD3" w14:textId="77777777">
      <w:pPr>
        <w:spacing w:after="0" w:line="96" w:lineRule="auto"/>
      </w:pPr>
    </w:p>
    <w:p w14:paraId="4625ECE0" w14:textId="77777777">
      <w:pPr>
        <w:pStyle w:val="Heading4"/>
        <w:divId w:val="79"/>
      </w:pPr>
      <w:bookmarkStart w:name="_Toc242172655" w:id="48"/>
      <w:r>
        <w:t>5.8 Monitoringsystem FRACAS</w:t>
      </w:r>
      <w:bookmarkEnd w:id="48"/>
    </w:p>
    <w:p w14:paraId="37FD2484" w14:textId="77777777">
      <w:pPr>
        <w:spacing w:after="0"/>
      </w:pPr>
      <w:r>
        <w:rPr>
          <w:vanish/>
        </w:rPr>
        <w:t>MLS_DSTW/MDSTW-21920</w:t>
      </w:r>
      <w:r>
        <w:rPr>
          <w:b/>
        </w:rPr>
        <w:t>5.8.0-1 Der AN muss ein FRACAS-System gemäß CENELEC-Norm EN50126-1 dem AG für al...</w:t>
      </w:r>
      <w:r>
        <w:br/>
        <w:t>5.8.0-1 Der AN muss ein FRACAS-System gemäß CENELEC-Norm EN50126-1 dem AG für alle zu liefernden Systeme und Subsysteme zur Verfügung stellen.</w:t>
        <w:br/>
        <w:t>​​</w:t>
      </w:r>
    </w:p>
    <w:p w14:paraId="056EBF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C8A2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E0D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BB060" w14:textId="77777777">
            <w:r>
              <w:t>MDSTW-21920</w:t>
            </w:r>
          </w:p>
        </w:tc>
      </w:tr>
      <w:tr w14:paraId="6D1FCC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63E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108735" w14:textId="77777777">
            <w:r>
              <w:t>02_141</w:t>
            </w:r>
          </w:p>
        </w:tc>
      </w:tr>
      <w:tr w14:paraId="43659F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259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001E6" w14:textId="77777777">
            <w:r>
              <w:t>262</w:t>
            </w:r>
          </w:p>
        </w:tc>
      </w:tr>
      <w:tr w14:paraId="10D2C4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283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9CC63" w14:textId="77777777">
            <w:r>
              <w:t>[79]</w:t>
            </w:r>
          </w:p>
        </w:tc>
      </w:tr>
      <w:tr w14:paraId="2F328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F1C9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7E0A9" w14:textId="77777777">
            <w:r>
              <w:t>Draft</w:t>
            </w:r>
          </w:p>
        </w:tc>
      </w:tr>
      <w:tr w14:paraId="78EBC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7A71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15162" w14:textId="77777777">
            <w:r>
              <w:t>Muss</w:t>
            </w:r>
          </w:p>
        </w:tc>
      </w:tr>
      <w:tr w14:paraId="27CE7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C2D1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ACEDC" w14:textId="77777777">
            <w:r>
              <w:t>Hitachi Rail richtet für die gelieferten Systeme und Teilsysteme einen FRACAS-Prozess gemäß den anwendbaren Vorgaben der EN 50126 ein. Relevante Hardware- und Softwarefehler werden erfasst, klassifiziert, analysiert und einschließlich der festgelegten Korrekturmaßnahmen nachverfolgt.</w:t>
            </w:r>
          </w:p>
        </w:tc>
      </w:tr>
      <w:tr w14:paraId="6CB00B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226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85B650" w14:textId="77777777">
            <w:r>
              <w:t>FRACAS wird als Prozess und Berichtswesen bereitgestellt. Eine Überlassung interner IT-Werkzeuge oder proprietärer Datenbanken ist nicht umfasst, sofern dies nicht ausdrücklich vereinbart ist. Der AG erhält die vereinbarten Reports und Ergebnisdaten.</w:t>
            </w:r>
          </w:p>
        </w:tc>
      </w:tr>
      <w:tr w14:paraId="05FB7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CEC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12028" w14:textId="77777777">
            <w:r>
              <w:t>PV GA DIL OBB 1.0.0</w:t>
            </w:r>
          </w:p>
        </w:tc>
      </w:tr>
    </w:tbl>
    <w:p w14:paraId="1B70C43F" w14:textId="77777777">
      <w:pPr>
        <w:spacing w:after="0" w:line="96" w:lineRule="auto"/>
      </w:pPr>
    </w:p>
    <w:p w14:paraId="502566D3" w14:textId="77777777">
      <w:pPr>
        <w:spacing w:after="0"/>
      </w:pPr>
      <w:r>
        <w:rPr>
          <w:vanish/>
        </w:rPr>
        <w:lastRenderedPageBreak/>
        <w:t>MLS_DSTW/MDSTW-21921</w:t>
      </w:r>
      <w:r>
        <w:rPr>
          <w:b/>
        </w:rPr>
        <w:t>5.8.0-2 Der AN muss mittels FRACAS die Einhaltung der geforderten Verfügbarkeits...</w:t>
      </w:r>
      <w:r>
        <w:br/>
        <w:t>5.8.0-2 Der AN muss mittels FRACAS die Einhaltung der geforderten Verfügbarkeitswerte (Rechenzentrum, VSTW, FES, OC) innerhalb von 5 Jahren nach IBN des ersten VSTW nachweisen.</w:t>
        <w:br/>
        <w:t>​​</w:t>
      </w:r>
    </w:p>
    <w:p w14:paraId="45E680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C13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C6B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0148D" w14:textId="77777777">
            <w:r>
              <w:t>MDSTW-21921</w:t>
            </w:r>
          </w:p>
        </w:tc>
      </w:tr>
      <w:tr w14:paraId="1D967E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180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A1724" w14:textId="77777777">
            <w:r>
              <w:t>02_142</w:t>
            </w:r>
          </w:p>
        </w:tc>
      </w:tr>
      <w:tr w14:paraId="2EC2EA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40D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5D9D7" w14:textId="77777777">
            <w:r>
              <w:t>263</w:t>
            </w:r>
          </w:p>
        </w:tc>
      </w:tr>
      <w:tr w14:paraId="43B047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E3E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E542D" w14:textId="77777777"/>
        </w:tc>
      </w:tr>
      <w:tr w14:paraId="06FCE6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265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197E4" w14:textId="77777777">
            <w:r>
              <w:t>Draft</w:t>
            </w:r>
          </w:p>
        </w:tc>
      </w:tr>
      <w:tr w14:paraId="0EA064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029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7A34B" w14:textId="77777777">
            <w:r>
              <w:t>Muss</w:t>
            </w:r>
          </w:p>
        </w:tc>
      </w:tr>
      <w:tr w14:paraId="69EF3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06D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BDFA2" w14:textId="77777777">
            <w:r>
              <w:t>Hitachi Rail erstellt innerhalb des vorgesehenen Beobachtungszeitraums auf Basis der gemeinsam validierten FRACAS- und Betriebsdaten den Nachweis der erreichbaren Verfügbarkeit für die im Lieferumfang enthaltenen Systeme und Komponenten.</w:t>
            </w:r>
          </w:p>
        </w:tc>
      </w:tr>
      <w:tr w14:paraId="4656E5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FB6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2C0F61" w14:textId="77777777">
            <w:r>
              <w:t>Der Nachweis setzt voraus, dass der AG vollständige und qualitätsgesicherte Betriebs-, Störungs-, Entstörungs- und Einsatzdaten rechtzeitig zur Verfügung stellt. Ereignisse aufgrund von AG-Beistellungen, externen Umsystemen, nicht spezifikationsgerechten Betriebsbedingungen oder nicht freigegebenen Änderungen werden nicht der Produktverfügbarkeit von Hitachi Rail zugerechnet. Bei statistisch unzureichender Population wird der empirische Nachweis durch geeignete analytische Bewertungen ergänzt.</w:t>
            </w:r>
          </w:p>
        </w:tc>
      </w:tr>
      <w:tr w14:paraId="1D9C34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5740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316FD5" w14:textId="77777777">
            <w:r>
              <w:t>PV GA DIL OBB 1.0.0</w:t>
            </w:r>
          </w:p>
        </w:tc>
      </w:tr>
    </w:tbl>
    <w:p w14:paraId="0C8A1DC8" w14:textId="77777777">
      <w:pPr>
        <w:spacing w:after="0" w:line="96" w:lineRule="auto"/>
      </w:pPr>
    </w:p>
    <w:p w14:paraId="29A53210" w14:textId="77777777">
      <w:pPr>
        <w:spacing w:after="0"/>
      </w:pPr>
      <w:r>
        <w:rPr>
          <w:vanish/>
        </w:rPr>
        <w:t>MLS_DSTW/MDSTW-21922</w:t>
      </w:r>
      <w:r>
        <w:rPr>
          <w:b/>
        </w:rPr>
        <w:t>5.8.0-3 Mittels dem FRACAS-System muss die Verfügbarkeit jeder einzelnen DSTW-Ko...</w:t>
      </w:r>
      <w:r>
        <w:br/>
        <w:t>5.8.0-3 Mittels dem FRACAS-System muss die Verfügbarkeit jeder einzelnen DSTW-Komponenten (VSTW, Feldelementstation, OC) überwacht und die Einhaltung der Verfügbarkeitsanforderungen nachgewiesen werden.</w:t>
        <w:br/>
        <w:t>​​</w:t>
      </w:r>
    </w:p>
    <w:p w14:paraId="417E50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12D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C69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B6FCF4" w14:textId="77777777">
            <w:r>
              <w:t>MDSTW-21922</w:t>
            </w:r>
          </w:p>
        </w:tc>
      </w:tr>
      <w:tr w14:paraId="3D633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E66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8124E" w14:textId="77777777">
            <w:r>
              <w:t>02_143</w:t>
            </w:r>
          </w:p>
        </w:tc>
      </w:tr>
      <w:tr w14:paraId="5C6CF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D7A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6406FE" w14:textId="77777777">
            <w:r>
              <w:t>264</w:t>
            </w:r>
          </w:p>
        </w:tc>
      </w:tr>
      <w:tr w14:paraId="09049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8E4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A5F068" w14:textId="77777777"/>
        </w:tc>
      </w:tr>
      <w:tr w14:paraId="45CC2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B9B3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D4992" w14:textId="77777777">
            <w:r>
              <w:t>Draft</w:t>
            </w:r>
          </w:p>
        </w:tc>
      </w:tr>
      <w:tr w14:paraId="39D1F8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99C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299C4" w14:textId="77777777">
            <w:r>
              <w:t>Muss</w:t>
            </w:r>
          </w:p>
        </w:tc>
      </w:tr>
      <w:tr w14:paraId="7EBCDC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264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A26BB" w14:textId="77777777">
            <w:r>
              <w:t>FRACAS erfasst die relevanten Ausfall- und Instandsetzungsdaten auf der für den RAM-Nachweis erforderlichen Produkt-, Komponenten- beziehungsweise Tauscheinheitenebene. Die Auswertung ermöglicht die Beurteilung der Verfügbarkeitsanforderungen für VSTW, FES und OC</w:t>
            </w:r>
          </w:p>
        </w:tc>
      </w:tr>
      <w:tr w14:paraId="2B8578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F46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65347" w14:textId="77777777">
            <w:r>
              <w:t xml:space="preserve">Die Anforderung wird als statistische Überwachung der jeweiligen Produktpopulation und nicht als separater belastbarer Verfügbarkeitsnachweis für jedes individuelle physische Einzelgerät interpretiert. Eine statistisch </w:t>
              <w:lastRenderedPageBreak/>
              <w:t>belastbare Kennzahl kann typischerweise nur für eine ausreichende Population vergleichbarer Einheiten ermittelt werden.</w:t>
            </w:r>
          </w:p>
        </w:tc>
      </w:tr>
      <w:tr w14:paraId="44C0DA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6D8F5"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DF4B1" w14:textId="77777777">
            <w:r>
              <w:t>PV GA DIL OBB 1.0.0</w:t>
            </w:r>
          </w:p>
        </w:tc>
      </w:tr>
    </w:tbl>
    <w:p w14:paraId="359BB1E1" w14:textId="77777777">
      <w:pPr>
        <w:spacing w:after="0" w:line="96" w:lineRule="auto"/>
      </w:pPr>
    </w:p>
    <w:p w14:paraId="3103E147" w14:textId="77777777">
      <w:pPr>
        <w:spacing w:after="0"/>
      </w:pPr>
      <w:r>
        <w:rPr>
          <w:vanish/>
        </w:rPr>
        <w:t>MLS_DSTW/MDSTW-21923</w:t>
      </w:r>
      <w:r>
        <w:rPr>
          <w:b/>
        </w:rPr>
        <w:t>5.8.0-4 Das FRACAS-System muss dem AG regelmäßige Reports bereitstellen.</w:t>
      </w:r>
      <w:r>
        <w:br/>
        <w:t>5.8.0-4 Das FRACAS-System muss dem AG regelmäßige Reports bereitstellen.</w:t>
        <w:br/>
        <w:t>​​</w:t>
      </w:r>
    </w:p>
    <w:p w14:paraId="7CE620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2BBA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477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B7BDE" w14:textId="77777777">
            <w:r>
              <w:t>MDSTW-21923</w:t>
            </w:r>
          </w:p>
        </w:tc>
      </w:tr>
      <w:tr w14:paraId="23C64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A586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75A75" w14:textId="77777777">
            <w:r>
              <w:t>02_144</w:t>
            </w:r>
          </w:p>
        </w:tc>
      </w:tr>
      <w:tr w14:paraId="53EEA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133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64414" w14:textId="77777777">
            <w:r>
              <w:t>265</w:t>
            </w:r>
          </w:p>
        </w:tc>
      </w:tr>
      <w:tr w14:paraId="5287AA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F60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90028" w14:textId="77777777"/>
        </w:tc>
      </w:tr>
      <w:tr w14:paraId="71D700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CB5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42FB5" w14:textId="77777777">
            <w:r>
              <w:t>Draft</w:t>
            </w:r>
          </w:p>
        </w:tc>
      </w:tr>
      <w:tr w14:paraId="0965BA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4C95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C4D7E" w14:textId="77777777">
            <w:r>
              <w:t>Muss</w:t>
            </w:r>
          </w:p>
        </w:tc>
      </w:tr>
      <w:tr w14:paraId="38382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1D27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4F282" w14:textId="77777777">
            <w:r>
              <w:t>Hitachi Rail stellt dem AG regelmäßige FRACAS-Reports mit den vereinbarten Ausfall-, Fehler-, Instandsetzungs- und Maßnahmeninformationen zur Verfügung.</w:t>
            </w:r>
          </w:p>
        </w:tc>
      </w:tr>
      <w:tr w14:paraId="26798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A640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C1BF6" w14:textId="77777777">
            <w:r>
              <w:t>Berichtsintervall, Datenstichtag, Inhalt, Format und Empfängerkreis sind im RAM Plan beziehungsweise Servicekonzept festzulegen. Zusätzliche Ad-hoc-Auswertungen sind nicht automatisch Bestandteil des regelmäßigen Berichtswesens.</w:t>
            </w:r>
          </w:p>
        </w:tc>
      </w:tr>
      <w:tr w14:paraId="6657D6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ACE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5BD30" w14:textId="77777777">
            <w:r>
              <w:t>PV GA DIL OBB 1.0.0</w:t>
            </w:r>
          </w:p>
        </w:tc>
      </w:tr>
    </w:tbl>
    <w:p w14:paraId="52DBDDCA" w14:textId="77777777">
      <w:pPr>
        <w:spacing w:after="0" w:line="96" w:lineRule="auto"/>
      </w:pPr>
    </w:p>
    <w:p w14:paraId="57D87CFA" w14:textId="77777777">
      <w:pPr>
        <w:spacing w:after="0"/>
      </w:pPr>
      <w:r>
        <w:rPr>
          <w:vanish/>
        </w:rPr>
        <w:t>MLS_DSTW/MDSTW-21924</w:t>
      </w:r>
      <w:r>
        <w:rPr>
          <w:b/>
        </w:rPr>
        <w:t>5.8.0-5 Im Berichtswesen sollen beispielsweise Angaben wie Verfügbarkeit der Kla...</w:t>
      </w:r>
      <w:r>
        <w:br/>
        <w:t>5.8.0-5 Im Berichtswesen sollen beispielsweise Angaben wie Verfügbarkeit der Klassen 1 bis 3 angezeigt werden. Dabei sollte weitestgehend die Angabe der Verfügbarkeit bis in die Modulebene (Modul siehe Definition DSTW) mit der Angabe des Ausfallgrundes angezeigt/ausgewiesen werden.</w:t>
        <w:br/>
        <w:t>​​</w:t>
      </w:r>
    </w:p>
    <w:p w14:paraId="273F60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1569"/>
      </w:tblGrid>
      <w:tr w14:paraId="11995D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80A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194E1" w14:textId="77777777">
            <w:r>
              <w:t>MDSTW-21924</w:t>
            </w:r>
          </w:p>
        </w:tc>
      </w:tr>
      <w:tr w14:paraId="4C506C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A2B2D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47099" w14:textId="77777777">
            <w:r>
              <w:t>02_145</w:t>
            </w:r>
          </w:p>
        </w:tc>
      </w:tr>
      <w:tr w14:paraId="5ABB7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A0E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25033" w14:textId="77777777">
            <w:r>
              <w:t>266</w:t>
            </w:r>
          </w:p>
        </w:tc>
      </w:tr>
      <w:tr w14:paraId="564FDB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ACB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CB747" w14:textId="77777777"/>
        </w:tc>
      </w:tr>
      <w:tr w14:paraId="130958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262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D880D" w14:textId="77777777">
            <w:r>
              <w:t>Draft</w:t>
            </w:r>
          </w:p>
        </w:tc>
      </w:tr>
      <w:tr w14:paraId="38AFB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46B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3BEE9" w14:textId="77777777">
            <w:r>
              <w:t>Soll</w:t>
            </w:r>
          </w:p>
        </w:tc>
      </w:tr>
      <w:tr w14:paraId="3F8E3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62E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81FF1" w14:textId="77777777"/>
        </w:tc>
      </w:tr>
      <w:tr w14:paraId="1E6CE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C88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DAEF0" w14:textId="77777777"/>
        </w:tc>
      </w:tr>
      <w:tr w14:paraId="498431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629E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16B0A" w14:textId="77777777"/>
        </w:tc>
      </w:tr>
    </w:tbl>
    <w:p w14:paraId="6F6637EA" w14:textId="77777777">
      <w:pPr>
        <w:spacing w:after="0" w:line="96" w:lineRule="auto"/>
      </w:pPr>
    </w:p>
    <w:p w14:paraId="3F7BED44" w14:textId="77777777">
      <w:pPr>
        <w:spacing w:after="0"/>
      </w:pPr>
      <w:r>
        <w:rPr>
          <w:vanish/>
        </w:rPr>
        <w:t>MLS_DSTW/MDSTW-21925</w:t>
      </w:r>
      <w:r>
        <w:rPr>
          <w:b/>
        </w:rPr>
        <w:t>5.8.0-6 Die geforderte Verfügbarkeit ist entsprechend der Verfügbarkeit der Stan...</w:t>
      </w:r>
      <w:r>
        <w:br/>
        <w:t>5.8.0-6 Die geforderte Verfügbarkeit ist entsprechend der Verfügbarkeit der Standard ÖBB-Entstörprozesse einzuhalten:</w:t>
        <w:br/>
        <w:t>• SLA 5 Minuten: VSTW;</w:t>
        <w:br/>
        <w:t>• SLA 30 Minuten: Feldelementstation und OC.</w:t>
        <w:br/>
        <w:t>​​</w:t>
      </w:r>
    </w:p>
    <w:p w14:paraId="104A1A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612D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4EC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1518B2" w14:textId="77777777">
            <w:r>
              <w:t>MDSTW-21925</w:t>
            </w:r>
          </w:p>
        </w:tc>
      </w:tr>
      <w:tr w14:paraId="75C15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6A95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C9F8B" w14:textId="77777777">
            <w:r>
              <w:t>02_146</w:t>
            </w:r>
          </w:p>
        </w:tc>
      </w:tr>
      <w:tr w14:paraId="10AAF0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861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01A3A" w14:textId="77777777">
            <w:r>
              <w:t>267</w:t>
            </w:r>
          </w:p>
        </w:tc>
      </w:tr>
      <w:tr w14:paraId="7EF58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DAFDA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1E4DB" w14:textId="77777777">
            <w:r>
              <w:t>[160]</w:t>
            </w:r>
          </w:p>
        </w:tc>
      </w:tr>
      <w:tr w14:paraId="76B5F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3B8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8154D" w14:textId="77777777">
            <w:r>
              <w:t>Draft</w:t>
            </w:r>
          </w:p>
        </w:tc>
      </w:tr>
      <w:tr w14:paraId="3622EE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532F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B1EECD" w14:textId="77777777">
            <w:r>
              <w:t>Muss</w:t>
            </w:r>
          </w:p>
        </w:tc>
      </w:tr>
      <w:tr w14:paraId="720B6F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8C3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14331" w14:textId="77777777">
            <w:r>
              <w:t>Die Systemdiagnose stellt Störungen des VSTW, der Feldelementstationen und der Object Controller an den vereinbarten Diagnoseschnittstellen mit Zeitstempel, betroffener Einheit und verfügbarer Fehlerklassifizierung bereit. Diese Informationen unterstützen die Einleitung der jeweils vorgesehenen ÖBB-Entstörprozesse.</w:t>
            </w:r>
          </w:p>
        </w:tc>
      </w:tr>
      <w:tr w14:paraId="1B60C3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B783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E9618" w14:textId="77777777">
            <w:r>
              <w:t>Die genannten fünf beziehungsweise 30 Minuten werden als Reaktions- oder Einleitungszeiten des jeweiligen Entstörprozesses interpretiert und nicht als garantierte technische Wiederherstellungszeit des betroffenen Systems. Wiederherstellungszeiten hängen vom Fehlerbild, der Ersatzteilverfügbarkeit, dem Anlagenzugang und den jeweiligen Verantwortungsbereichen ab. Eine abweichende Interpretation ist durch den AG zu konkretisieren.</w:t>
            </w:r>
          </w:p>
        </w:tc>
      </w:tr>
      <w:tr w14:paraId="49851B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2E5D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D3C04E" w14:textId="77777777">
            <w:r>
              <w:t>PV GA DIL OBB 1.0.0</w:t>
            </w:r>
          </w:p>
        </w:tc>
      </w:tr>
    </w:tbl>
    <w:p w14:paraId="12854234" w14:textId="77777777">
      <w:pPr>
        <w:spacing w:after="0" w:line="96" w:lineRule="auto"/>
      </w:pPr>
    </w:p>
    <w:p w14:paraId="1D498EFF" w14:textId="77777777">
      <w:pPr>
        <w:spacing w:after="0"/>
      </w:pPr>
      <w:r>
        <w:rPr>
          <w:vanish/>
        </w:rPr>
        <w:t>MLS_DSTW/MDSTW-21926</w:t>
      </w:r>
      <w:r>
        <w:rPr>
          <w:b/>
        </w:rPr>
        <w:t>5.8.0-7 Der AN muss die Verfügbarkeit der einzelnen, gelieferten Systeme überwac...</w:t>
      </w:r>
      <w:r>
        <w:br/>
        <w:t>5.8.0-7 Der AN muss die Verfügbarkeit der einzelnen, gelieferten Systeme überwachen und nachweisen.</w:t>
        <w:br/>
        <w:t>​​</w:t>
      </w:r>
    </w:p>
    <w:p w14:paraId="29FF98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3B76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45FA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6A2AC" w14:textId="77777777">
            <w:r>
              <w:t>MDSTW-21926</w:t>
            </w:r>
          </w:p>
        </w:tc>
      </w:tr>
      <w:tr w14:paraId="369A0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C59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CD812" w14:textId="77777777">
            <w:r>
              <w:t>02_147</w:t>
            </w:r>
          </w:p>
        </w:tc>
      </w:tr>
      <w:tr w14:paraId="0569E3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3DE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B2226" w14:textId="77777777">
            <w:r>
              <w:t>268</w:t>
            </w:r>
          </w:p>
        </w:tc>
      </w:tr>
      <w:tr w14:paraId="461C99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FC0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26FED" w14:textId="77777777"/>
        </w:tc>
      </w:tr>
      <w:tr w14:paraId="25E180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341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85DC1" w14:textId="77777777">
            <w:r>
              <w:t>Draft</w:t>
            </w:r>
          </w:p>
        </w:tc>
      </w:tr>
      <w:tr w14:paraId="0E8ADF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851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7AFA9" w14:textId="77777777">
            <w:r>
              <w:t>Muss</w:t>
            </w:r>
          </w:p>
        </w:tc>
      </w:tr>
      <w:tr w14:paraId="6E977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AFA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8788C9" w14:textId="77777777">
            <w:r>
              <w:t>Die gelieferten Systeme stellen die für die Ermittlung ihrer Betriebs- und Ausfallzeiten notwendigen Zustands-, Störungs- und Diagnoseinformationen an den vereinbarten Schnittstellen bereit. Diese Daten werden zusammen mit den validierten Betriebs- und Instandhaltungsdaten im FRACAS-Prozess ausgewertet und für den Verfügbarkeitsnachweis der jeweiligen Produktpopulation verwendet.</w:t>
            </w:r>
          </w:p>
        </w:tc>
      </w:tr>
      <w:tr w14:paraId="15F1BC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45D4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AE21F" w14:textId="77777777">
            <w:r>
              <w:t>Die kontinuierliche systemübergreifende Datenerfassung und Langzeitspeicherung setzt die Verfügbarkeit der vereinbarten DDSP- beziehungsweise MDM-Dienste voraus. Die statistische Verfügbarkeit wird für geeignete Produktpopulationen und nicht ausschließlich aus dem momentanen Diagnosezustand eines Einzelgeräts ermittelt.</w:t>
            </w:r>
          </w:p>
        </w:tc>
      </w:tr>
      <w:tr w14:paraId="03EFB9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DAEE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D9A92" w14:textId="77777777">
            <w:r>
              <w:t>PV GA DIL OBB 2.0.0</w:t>
            </w:r>
          </w:p>
        </w:tc>
      </w:tr>
    </w:tbl>
    <w:p w14:paraId="1E9F7047" w14:textId="77777777">
      <w:pPr>
        <w:spacing w:after="0" w:line="96" w:lineRule="auto"/>
      </w:pPr>
    </w:p>
    <w:p w14:paraId="65A31C79" w14:textId="77777777">
      <w:r>
        <w:rPr>
          <w:vanish/>
        </w:rPr>
        <w:lastRenderedPageBreak/>
        <w:t>MLS_DSTW/MDSTW-21927</w:t>
      </w:r>
      <w:r>
        <w:t>5.8.0-8 Der AG stellt den AN für die Nachweisführung der Verfügbarkeit die erforderlichen Informationen aus dem MDM/DDSP zur Verfügung.</w:t>
        <w:br/>
        <w:t>​​</w:t>
      </w:r>
    </w:p>
    <w:p w14:paraId="3D882F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9481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5421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5F156" w14:textId="77777777">
            <w:r>
              <w:t>140</w:t>
            </w:r>
          </w:p>
        </w:tc>
      </w:tr>
      <w:tr w14:paraId="29623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252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7039B2" w14:textId="77777777">
            <w:r>
              <w:t>MDSTW-21927</w:t>
            </w:r>
          </w:p>
        </w:tc>
      </w:tr>
      <w:tr w14:paraId="46232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397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BE3E8" w14:textId="77777777">
            <w:r>
              <w:t>269</w:t>
            </w:r>
          </w:p>
        </w:tc>
      </w:tr>
      <w:tr w14:paraId="0B7CA5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A54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998ED" w14:textId="77777777">
            <w:r>
              <w:t>02_148</w:t>
            </w:r>
          </w:p>
        </w:tc>
      </w:tr>
    </w:tbl>
    <w:p w14:paraId="47E10F4B" w14:textId="77777777">
      <w:pPr>
        <w:spacing w:after="0" w:line="96" w:lineRule="auto"/>
      </w:pPr>
    </w:p>
    <w:p w14:paraId="20148BA9" w14:textId="77777777">
      <w:pPr>
        <w:spacing w:after="0"/>
      </w:pPr>
      <w:r>
        <w:rPr>
          <w:vanish/>
        </w:rPr>
        <w:t>MLS_DSTW/MDSTW-21928</w:t>
      </w:r>
      <w:r>
        <w:rPr>
          <w:b/>
        </w:rPr>
        <w:t>5.8.0-9 Der Systemintegrator (Lieferant des VSTW) muss die Verfügbarkeit des Ges...</w:t>
      </w:r>
      <w:r>
        <w:br/>
        <w:t>5.8.0-9 Der Systemintegrator (Lieferant des VSTW) muss die Verfügbarkeit des Gesamtsystems inklusive aller Teilsysteme überwachen, dokumentieren, analysieren und die Ergebnisse dem AG</w:t>
        <w:br/>
        <w:t>übermitteln.</w:t>
        <w:br/>
        <w:t>​​</w:t>
      </w:r>
    </w:p>
    <w:p w14:paraId="4F3E9C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998F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7E5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9B24A" w14:textId="77777777">
            <w:r>
              <w:t>MDSTW-21928</w:t>
            </w:r>
          </w:p>
        </w:tc>
      </w:tr>
      <w:tr w14:paraId="0B885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F70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827B6" w14:textId="77777777">
            <w:r>
              <w:t>02_149</w:t>
            </w:r>
          </w:p>
        </w:tc>
      </w:tr>
      <w:tr w14:paraId="7909F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36F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8E79A" w14:textId="77777777">
            <w:r>
              <w:t>270</w:t>
            </w:r>
          </w:p>
        </w:tc>
      </w:tr>
      <w:tr w14:paraId="3C1F8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039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CB5F9A" w14:textId="77777777"/>
        </w:tc>
      </w:tr>
      <w:tr w14:paraId="456F6B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995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41111" w14:textId="77777777">
            <w:r>
              <w:t>Draft</w:t>
            </w:r>
          </w:p>
        </w:tc>
      </w:tr>
      <w:tr w14:paraId="6B1CCF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A16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BA88BF" w14:textId="77777777">
            <w:r>
              <w:t>Muss</w:t>
            </w:r>
          </w:p>
        </w:tc>
      </w:tr>
      <w:tr w14:paraId="517631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55BE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C012F" w14:textId="77777777">
            <w:r>
              <w:t>Hitachi Rail führt als Systemintegrator die Verfügbarkeitsinformationen der angebundenen Teilsysteme auf Basis der an den vereinbarten Schnittstellen bereitgestellten Daten zusammen. Die Ergebnisse werden systembezogen dokumentiert, analysiert und dem AG über das vereinbarte Berichtswesen bereitgestellt.</w:t>
            </w:r>
          </w:p>
        </w:tc>
      </w:tr>
      <w:tr w14:paraId="5E5A99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73B3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7F4E4" w14:textId="77777777">
            <w:r>
              <w:t>Für Teilsysteme und AG-Beistellungen außerhalb des Hitachi-Rail-Lieferumfangs sind die erforderlichen Betriebs-, Störungs-, Ausfall- und Instandsetzungsdaten durch den AG beziehungsweise den verantwortlichen Lieferanten bereitzustellen. Hitachi Rail übernimmt durch die übergeordnete Auswertung keine Produktverantwortung für diese Systeme.</w:t>
            </w:r>
          </w:p>
        </w:tc>
      </w:tr>
      <w:tr w14:paraId="043BB7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D2132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52791" w14:textId="77777777">
            <w:r>
              <w:t>PV GA DIL OBB 1.0.0</w:t>
            </w:r>
          </w:p>
        </w:tc>
      </w:tr>
    </w:tbl>
    <w:p w14:paraId="01EFEAFC" w14:textId="77777777">
      <w:pPr>
        <w:spacing w:after="0" w:line="96" w:lineRule="auto"/>
      </w:pPr>
    </w:p>
    <w:p w14:paraId="6C1675A6" w14:textId="77777777">
      <w:pPr>
        <w:spacing w:after="0"/>
      </w:pPr>
      <w:r>
        <w:rPr>
          <w:vanish/>
        </w:rPr>
        <w:t>MLS_DSTW/MDSTW-21929</w:t>
      </w:r>
      <w:r>
        <w:rPr>
          <w:b/>
        </w:rPr>
        <w:t>5.8.0-10 Die Verantwortung für jegliche notwendige Abstimmung, Aufgrund von nich...</w:t>
      </w:r>
      <w:r>
        <w:br/>
        <w:t>5.8.0-10 Die Verantwortung für jegliche notwendige Abstimmung, Aufgrund von nicht einhalten der Verfügbarkeit, liegt beim Systemintegrator (Lieferant des VSTW). Der Lieferant der Teilsysteme hat konstruktive Mitwirkungspflicht bei diesen Abstimmungen.</w:t>
        <w:br/>
        <w:t>​​</w:t>
      </w:r>
    </w:p>
    <w:p w14:paraId="34AC52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49A7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C7A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4A7E3" w14:textId="77777777">
            <w:r>
              <w:t>MDSTW-21929</w:t>
            </w:r>
          </w:p>
        </w:tc>
      </w:tr>
      <w:tr w14:paraId="2F4835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A8D3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71908" w14:textId="77777777">
            <w:r>
              <w:t>02_150</w:t>
            </w:r>
          </w:p>
        </w:tc>
      </w:tr>
      <w:tr w14:paraId="36593B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3A4B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8221D8" w14:textId="77777777">
            <w:r>
              <w:t>271</w:t>
            </w:r>
          </w:p>
        </w:tc>
      </w:tr>
      <w:tr w14:paraId="0C205A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62C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B34AB" w14:textId="77777777"/>
        </w:tc>
      </w:tr>
      <w:tr w14:paraId="418F2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01D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653F1" w14:textId="77777777">
            <w:r>
              <w:t>Draft</w:t>
            </w:r>
          </w:p>
        </w:tc>
      </w:tr>
      <w:tr w14:paraId="5D7C4E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922EE"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DD6F4" w14:textId="77777777">
            <w:r>
              <w:t>Muss</w:t>
            </w:r>
          </w:p>
        </w:tc>
      </w:tr>
      <w:tr w14:paraId="4C2554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567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F073D" w14:textId="77777777">
            <w:r>
              <w:t>Bei festgestellten Abweichungen von den vereinbarten Verfügbarkeitszielen führt Hitachi Rail für den eigenen Lieferumfang eine Ursachen- und Auswirkungsanalyse durch, koordiniert die technische Abstimmung mit den betroffenen Teilsystemlieferanten und dokumentiert die vereinbarten Korrekturmaßnahmen im FRACAS-Prozess.</w:t>
            </w:r>
          </w:p>
        </w:tc>
      </w:tr>
      <w:tr w14:paraId="05ACF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3B1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BBEA1" w14:textId="77777777">
            <w:r>
              <w:t>Die Verantwortung von Hitachi Rail für die Koordination umfasst nicht die Produktverantwortung anderer Lieferanten oder AG-Beistellungen. Die jeweiligen Lieferanten bleiben für Analyse, Nachweis und Umsetzung von Maßnahmen in ihrem Lieferumfang verantwortlich und stellen die erforderlichen Daten sowie technische Unterstützung bereit.</w:t>
            </w:r>
          </w:p>
        </w:tc>
      </w:tr>
      <w:tr w14:paraId="44E67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992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C51B0" w14:textId="77777777">
            <w:r>
              <w:t>PV GA DIL OBB 1.0.0</w:t>
            </w:r>
          </w:p>
        </w:tc>
      </w:tr>
    </w:tbl>
    <w:p w14:paraId="594F3A63" w14:textId="77777777">
      <w:pPr>
        <w:spacing w:after="0" w:line="96" w:lineRule="auto"/>
      </w:pPr>
    </w:p>
    <w:p w14:paraId="4F7FDE5A" w14:textId="77777777">
      <w:pPr>
        <w:spacing w:after="0"/>
      </w:pPr>
      <w:r>
        <w:rPr>
          <w:vanish/>
        </w:rPr>
        <w:t>MLS_DSTW/MDSTW-21930</w:t>
      </w:r>
      <w:r>
        <w:rPr>
          <w:b/>
        </w:rPr>
        <w:t>5.8.0-11 Die Verantwortung für die Verfügbarkeit des vom AN gelieferten Systems...</w:t>
      </w:r>
      <w:r>
        <w:br/>
        <w:t>5.8.0-11 Die Verantwortung für die Verfügbarkeit des vom AN gelieferten Systems liegt beim AN.</w:t>
        <w:br/>
        <w:t>​​</w:t>
      </w:r>
    </w:p>
    <w:p w14:paraId="7781FC3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C1B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665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25208" w14:textId="77777777">
            <w:r>
              <w:t>MDSTW-21930</w:t>
            </w:r>
          </w:p>
        </w:tc>
      </w:tr>
      <w:tr w14:paraId="76877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B80F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44FC15" w14:textId="77777777">
            <w:r>
              <w:t>02_257</w:t>
            </w:r>
          </w:p>
        </w:tc>
      </w:tr>
      <w:tr w14:paraId="78482B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E26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7709E" w14:textId="77777777">
            <w:r>
              <w:t>5745</w:t>
            </w:r>
          </w:p>
        </w:tc>
      </w:tr>
      <w:tr w14:paraId="6B096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AD25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A5C73" w14:textId="77777777"/>
        </w:tc>
      </w:tr>
      <w:tr w14:paraId="0509DB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C1E9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A20D1" w14:textId="77777777">
            <w:r>
              <w:t>Draft</w:t>
            </w:r>
          </w:p>
        </w:tc>
      </w:tr>
      <w:tr w14:paraId="710171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974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3A84B2" w14:textId="77777777">
            <w:r>
              <w:t>Muss</w:t>
            </w:r>
          </w:p>
        </w:tc>
      </w:tr>
      <w:tr w14:paraId="1E4B4E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108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2AEDE" w14:textId="77777777">
            <w:r>
              <w:t>Hitachi Rail legt die von Hitachi Rail gelieferten Systeme innerhalb der vereinbarten Systemgrenzen auf die zugeordneten Verfügbarkeitsanforderungen aus und führt die erforderlichen analytischen und empirischen Nachweise gemäß RAM Plan und FRACAS-Prozess.</w:t>
            </w:r>
          </w:p>
        </w:tc>
      </w:tr>
      <w:tr w14:paraId="48BA6A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7BB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F5271" w14:textId="77777777">
            <w:r>
              <w:t>Die Verantwortung bezieht sich auf die von Hitachi Rail gelieferten Systeme unter den vereinbarten Betriebs-, Infrastruktur- und Instandhaltungsbedingungen. Ausfälle oder Nichtverfügbarkeiten infolge von AG-Beistellungen, externen Umsystemen, kundenseitigen Prozessen oder nicht freigegebenen Änderungen werden nicht der Produktverfügbarkeit von Hitachi Rail zugerechnet.</w:t>
            </w:r>
          </w:p>
        </w:tc>
      </w:tr>
      <w:tr w14:paraId="51870C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1CC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8D8EF" w14:textId="77777777">
            <w:r>
              <w:t>PV GA DIL OBB 1.0.0</w:t>
            </w:r>
          </w:p>
        </w:tc>
      </w:tr>
    </w:tbl>
    <w:p w14:paraId="44F9AB95" w14:textId="77777777">
      <w:pPr>
        <w:spacing w:after="0" w:line="96" w:lineRule="auto"/>
      </w:pPr>
    </w:p>
    <w:p w14:paraId="3938409B" w14:textId="77777777">
      <w:pPr>
        <w:pStyle w:val="Heading4"/>
        <w:divId w:val="80"/>
      </w:pPr>
      <w:bookmarkStart w:name="_Toc242172656" w:id="49"/>
      <w:r>
        <w:t>5.9 Planmäßiger Software bzw. Hardwaretausch</w:t>
      </w:r>
      <w:bookmarkEnd w:id="49"/>
    </w:p>
    <w:p w14:paraId="3E134D1B" w14:textId="77777777">
      <w:pPr>
        <w:spacing w:after="0"/>
      </w:pPr>
      <w:r>
        <w:rPr>
          <w:vanish/>
        </w:rPr>
        <w:t>MLS_DSTW/MDSTW-21931</w:t>
      </w:r>
      <w:r>
        <w:rPr>
          <w:b/>
        </w:rPr>
        <w:t>5.9.0-1 Ein planmäßiges Servicesoftwareupgrade bzw. ein planmäßiger Hardwaretaus...</w:t>
      </w:r>
      <w:r>
        <w:br/>
        <w:t>5.9.0-1 Ein planmäßiges Servicesoftwareupgrade bzw. ein planmäßiger Hardwaretausch muss rückwirkungsfrei auf den Betrieb und die Verfügbarkeit gegenüber dem Gesamtsystem DSTW sein. Der Bahnbetrieb muss weiterhin unterbrechungsfrei gewährleistet sein und es dürfen keine betrieblichen Ausfallzeiten entstehen.</w:t>
        <w:br/>
        <w:t>​​</w:t>
      </w:r>
    </w:p>
    <w:p w14:paraId="0581D3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A837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0CA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81D49" w14:textId="77777777">
            <w:r>
              <w:t>MDSTW-21931</w:t>
            </w:r>
          </w:p>
        </w:tc>
      </w:tr>
      <w:tr w14:paraId="01BC4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432F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49170" w14:textId="77777777">
            <w:r>
              <w:t>02_152</w:t>
            </w:r>
          </w:p>
        </w:tc>
      </w:tr>
      <w:tr w14:paraId="672648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C5F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F1E68A" w14:textId="77777777">
            <w:r>
              <w:t>273</w:t>
            </w:r>
          </w:p>
        </w:tc>
      </w:tr>
      <w:tr w14:paraId="7F46B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C58B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43DE1" w14:textId="77777777"/>
        </w:tc>
      </w:tr>
      <w:tr w14:paraId="0B98A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749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C4CBD" w14:textId="77777777">
            <w:r>
              <w:t>Draft</w:t>
            </w:r>
          </w:p>
        </w:tc>
      </w:tr>
      <w:tr w14:paraId="52EB0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4F8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E8897" w14:textId="77777777">
            <w:r>
              <w:t>Muss</w:t>
            </w:r>
          </w:p>
        </w:tc>
      </w:tr>
      <w:tr w14:paraId="47DE0C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E552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5EBA5" w14:textId="77777777">
            <w:r>
              <w:t>Planmäßige Softwareupdates und Hardwaretauschmaßnahmen werden entsprechend den technischen Möglichkeiten des jeweils betroffenen Systems sowie unter Berücksichtigung des Redundanzkonzepts, des Änderungsumfangs und der Kompatibilität der beteiligten Systemstände geplant und durchgeführt.</w:t>
              <w:br/>
              <w:br/>
              <w:t>Soweit die Systemarchitektur und die konkrete Änderung dies unterstützen, kann die Maßnahme sequenziell unter Nutzung der vorhandenen Redundanzen erfolgen. In diesem Fall kann der nicht betroffene Systemteil den Betrieb während der Maßnahme fortführen. Ob und in welchem Umfang dies möglich ist, wird für die jeweilige Maßnahme im Rahmen der Änderungsplanung und der Change Impact Analysis bewertet. Der konkrete Ablauf, die erforderlichen betrieblichen Randbedingungen sowie gegebenenfalls notwendige Rückfallmaßnahmen werden vor der Durchführung festgelegt.</w:t>
            </w:r>
          </w:p>
        </w:tc>
      </w:tr>
      <w:tr w14:paraId="7440C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EC82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22A61" w14:textId="77777777">
            <w:r>
              <w:t>Das Vorhandensein einer redundanten Systemarchitektur stellt keine generelle Zusage für eine unterbrechungsfreie Durchführung sämtlicher Softwareupdates oder Hardwaretauschmaßnahmen dar. Die Möglichkeit eines sequenziellen Tauschs ist vom Redundanzkonzept des betroffenen Systems, der jeweiligen Hardwareausführung, der Art der Änderung sowie von der Kompatibilität der Software-, Projektierungs- und Konfigurationsstände abhängig.</w:t>
              <w:br/>
              <w:br/>
              <w:t>Insbesondere bei Hardware-Object-Controllern kann ein Austausch im laufenden Betrieb abhängig von der konkreten System- und Redundanzausführung technisch eingeschränkt oder nicht möglich sein. Bei der DSTW-ZE können bestimmte Updates, insbesondere bei Änderungen gemeinsamer oder redundanzübergreifend wirksamer Komponenten und Datenstände, ein vollständiges kontrolliertes Herunterfahren der betroffenen Redundanzen und eine anschließende gemeinsame Aktivierung erfordern.</w:t>
              <w:br/>
              <w:br/>
              <w:t>In solchen Fällen wird die Maßnahme innerhalb eines mit dem AG abgestimmten Betriebs- bzw. Instandhaltungsfensters durchgeführt. Die für die jeweilige Änderung zulässige Vorgehensweise wird im Update-, Upgrade- und Patchkonzept beziehungsweise in der maßnahmenspezifischen Änderungsplanung festgelegt.</w:t>
            </w:r>
          </w:p>
        </w:tc>
      </w:tr>
      <w:tr w14:paraId="2C127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204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1B17A" w14:textId="77777777">
            <w:r>
              <w:t>PV GA DIL OBB 1.0.0</w:t>
            </w:r>
          </w:p>
        </w:tc>
      </w:tr>
    </w:tbl>
    <w:p w14:paraId="5CAC2DB5" w14:textId="77777777">
      <w:pPr>
        <w:spacing w:after="0" w:line="96" w:lineRule="auto"/>
      </w:pPr>
    </w:p>
    <w:p w14:paraId="54625151" w14:textId="77777777">
      <w:pPr>
        <w:pStyle w:val="Heading3"/>
        <w:divId w:val="81"/>
      </w:pPr>
      <w:bookmarkStart w:name="_Toc242172657" w:id="50"/>
      <w:r>
        <w:lastRenderedPageBreak/>
        <w:t>6 Safety</w:t>
      </w:r>
      <w:bookmarkEnd w:id="50"/>
    </w:p>
    <w:p w14:paraId="5AD68516" w14:textId="77777777">
      <w:pPr>
        <w:pStyle w:val="Heading4"/>
        <w:divId w:val="82"/>
      </w:pPr>
      <w:bookmarkStart w:name="_Toc242172658" w:id="51"/>
      <w:r>
        <w:t>6.1 Sicherheitsanforderungen DSTW</w:t>
      </w:r>
      <w:bookmarkEnd w:id="51"/>
    </w:p>
    <w:p w14:paraId="72BC9613" w14:textId="77777777">
      <w:r>
        <w:rPr>
          <w:vanish/>
        </w:rPr>
        <w:t>MLS_DSTW/MDSTW-21946</w:t>
      </w:r>
      <w:r>
        <w:t>6.1.0-1 Im Rahmen von EULYNX wurden folgende relevante DSTW-Funktionen und -Unterfunktionen bzw. Sicherheitsanforderungen identifiziert:</w:t>
        <w:br/>
        <w:br/>
        <w:drawing>
          <wp:inline distT="0" distB="0" distL="0" distR="0" wp14:anchorId="0C73E535" wp14:editId="552CD7AD">
            <wp:extent cx="5760720" cy="2524809"/>
            <wp:effectExtent l="0" t="0" r="0" b="0"/>
            <wp:docPr id="6" name="preview_workitemimg_1-5.ole.rtf">
              <a:hlinkClick r:id="rId16"/>
            </wp:docPr>
            <wp:cNvGraphicFramePr>
              <a:graphicFrameLocks noChangeAspect="1"/>
            </wp:cNvGraphicFramePr>
            <a:graphic>
              <a:graphicData uri="http://schemas.openxmlformats.org/drawingml/2006/picture">
                <pic:pic>
                  <pic:nvPicPr>
                    <pic:cNvPr id="1" name="preview_workitemimg_1-5.ole.rtf"/>
                    <pic:cNvPicPr/>
                  </pic:nvPicPr>
                  <pic:blipFill>
                    <a:blip r:embed="rId17"/>
                    <a:stretch>
                      <a:fillRect/>
                    </a:stretch>
                  </pic:blipFill>
                  <pic:spPr>
                    <a:xfrm>
                      <a:off x="0" y="0"/>
                      <a:ext cx="5760720" cy="2524809"/>
                    </a:xfrm>
                    <a:prstGeom prst="rect">
                      <a:avLst/>
                    </a:prstGeom>
                  </pic:spPr>
                </pic:pic>
              </a:graphicData>
            </a:graphic>
          </wp:inline>
        </w:drawing>
        <w:br/>
        <w:t>Tabelle 5: Sicherheitsanforderungen DSTW</w:t>
      </w:r>
    </w:p>
    <w:p w14:paraId="47D645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664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6979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27A30" w14:textId="77777777">
            <w:r>
              <w:t>148</w:t>
            </w:r>
          </w:p>
        </w:tc>
      </w:tr>
      <w:tr w14:paraId="3EF19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FC7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10320" w14:textId="77777777">
            <w:r>
              <w:t>MDSTW-21946</w:t>
            </w:r>
          </w:p>
        </w:tc>
      </w:tr>
      <w:tr w14:paraId="69FF3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D78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3E684" w14:textId="77777777">
            <w:r>
              <w:t>276</w:t>
            </w:r>
          </w:p>
        </w:tc>
      </w:tr>
      <w:tr w14:paraId="4767D3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DDB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45E70" w14:textId="77777777">
            <w:r>
              <w:t>02_239</w:t>
            </w:r>
          </w:p>
        </w:tc>
      </w:tr>
    </w:tbl>
    <w:p w14:paraId="752E2192" w14:textId="77777777">
      <w:pPr>
        <w:spacing w:after="0" w:line="96" w:lineRule="auto"/>
      </w:pPr>
    </w:p>
    <w:p w14:paraId="05CAE1B1" w14:textId="77777777">
      <w:r>
        <w:rPr>
          <w:vanish/>
        </w:rPr>
        <w:t>MLS_DSTW/MDSTW-21947</w:t>
      </w:r>
      <w:r>
        <w:t>6.1.0-2 Für jedes einzelne Teilsystem und für jede entsprechende Schnittstelle wurden THR-Werte abhängig von den Sicherheitsanforderungen des DSTW ermittelt. Gemäß [OEVE/OENORM EN 50129] wurde jedem sicherheitsrelevanten Teilsystem und den Schnittstellen ein SIL-Level zugewiesen. Diese sind:</w:t>
        <w:br/>
        <w:br/>
        <w:drawing>
          <wp:inline distT="0" distB="0" distL="0" distR="0" wp14:anchorId="345AF53E" wp14:editId="207F2CDC">
            <wp:extent cx="5760720" cy="1752219"/>
            <wp:effectExtent l="0" t="0" r="0" b="0"/>
            <wp:docPr id="7" name="preview_workitemimg_1-6.ole.rtf">
              <a:hlinkClick r:id="rId18"/>
            </wp:docPr>
            <wp:cNvGraphicFramePr>
              <a:graphicFrameLocks noChangeAspect="1"/>
            </wp:cNvGraphicFramePr>
            <a:graphic>
              <a:graphicData uri="http://schemas.openxmlformats.org/drawingml/2006/picture">
                <pic:pic>
                  <pic:nvPicPr>
                    <pic:cNvPr id="1" name="preview_workitemimg_1-6.ole.rtf"/>
                    <pic:cNvPicPr/>
                  </pic:nvPicPr>
                  <pic:blipFill>
                    <a:blip r:embed="rId19"/>
                    <a:stretch>
                      <a:fillRect/>
                    </a:stretch>
                  </pic:blipFill>
                  <pic:spPr>
                    <a:xfrm>
                      <a:off x="0" y="0"/>
                      <a:ext cx="5760720" cy="1752219"/>
                    </a:xfrm>
                    <a:prstGeom prst="rect">
                      <a:avLst/>
                    </a:prstGeom>
                  </pic:spPr>
                </pic:pic>
              </a:graphicData>
            </a:graphic>
          </wp:inline>
        </w:drawing>
        <w:br/>
        <w:t>Tabelle 6: SIL-Allokation der sicherheitsrelevanten Teilsysteme und Schnittstellen</w:t>
      </w:r>
    </w:p>
    <w:p w14:paraId="5340FC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551B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CB86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AD608" w14:textId="77777777">
            <w:r>
              <w:t>149</w:t>
            </w:r>
          </w:p>
        </w:tc>
      </w:tr>
      <w:tr w14:paraId="765BAD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8F9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25034" w14:textId="77777777">
            <w:r>
              <w:t>MDSTW-21947</w:t>
            </w:r>
          </w:p>
        </w:tc>
      </w:tr>
      <w:tr w14:paraId="3ECAB7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14A8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D8F99" w14:textId="77777777">
            <w:r>
              <w:t>277</w:t>
            </w:r>
          </w:p>
        </w:tc>
      </w:tr>
      <w:tr w14:paraId="146126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D38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60A98" w14:textId="77777777">
            <w:r>
              <w:t>02_240</w:t>
            </w:r>
          </w:p>
        </w:tc>
      </w:tr>
    </w:tbl>
    <w:p w14:paraId="6E123044" w14:textId="77777777">
      <w:pPr>
        <w:spacing w:after="0" w:line="96" w:lineRule="auto"/>
      </w:pPr>
    </w:p>
    <w:p w14:paraId="4AD2907F" w14:textId="77777777">
      <w:pPr>
        <w:pStyle w:val="Heading4"/>
        <w:divId w:val="83"/>
      </w:pPr>
      <w:bookmarkStart w:name="_Toc242172659" w:id="52"/>
      <w:r>
        <w:t>6.2 THR ( /h) Teilsystem VSTW</w:t>
      </w:r>
      <w:bookmarkEnd w:id="52"/>
    </w:p>
    <w:p w14:paraId="0AFE3247" w14:textId="77777777">
      <w:pPr>
        <w:spacing w:after="0"/>
      </w:pPr>
      <w:r>
        <w:rPr>
          <w:vanish/>
        </w:rPr>
        <w:t>MLS_DSTW/MDSTW-21948</w:t>
      </w:r>
      <w:r>
        <w:rPr>
          <w:b/>
        </w:rPr>
        <w:t>6.2.0-1 Der THR Wert des Teilsystems VSTW muss kleiner gleich 1.0E-9 1/h sein</w:t>
      </w:r>
      <w:r>
        <w:br/>
        <w:t>6.2.0-1 Der THR Wert des Teilsystems VSTW muss kleiner gleich 1.0E-9 1/h sein</w:t>
        <w:br/>
        <w:t>​​</w:t>
      </w:r>
    </w:p>
    <w:p w14:paraId="54DB94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BA0F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EF03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EC64C" w14:textId="77777777">
            <w:r>
              <w:t>MDSTW-21948</w:t>
            </w:r>
          </w:p>
        </w:tc>
      </w:tr>
      <w:tr w14:paraId="657520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8DD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60A47" w14:textId="77777777">
            <w:r>
              <w:t>02_158</w:t>
            </w:r>
          </w:p>
        </w:tc>
      </w:tr>
      <w:tr w14:paraId="27937C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0B9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65DA6" w14:textId="77777777">
            <w:r>
              <w:t>279</w:t>
            </w:r>
          </w:p>
        </w:tc>
      </w:tr>
      <w:tr w14:paraId="052E8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83F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529BC4" w14:textId="77777777">
            <w:r>
              <w:t>[81]</w:t>
            </w:r>
          </w:p>
        </w:tc>
      </w:tr>
      <w:tr w14:paraId="3CB658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A8B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E04AD" w14:textId="77777777">
            <w:r>
              <w:t>Draft</w:t>
            </w:r>
          </w:p>
        </w:tc>
      </w:tr>
      <w:tr w14:paraId="37147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F8F5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BACE4" w14:textId="77777777">
            <w:r>
              <w:t>Muss</w:t>
            </w:r>
          </w:p>
        </w:tc>
      </w:tr>
      <w:tr w14:paraId="237D01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AE9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B2025" w14:textId="77777777">
            <w:r>
              <w:t>Für das Teilsystem VSTW wird im Sicherheitsnachweis gezeigt, dass die dem VSTW zugeordneten gefährlichen Ausfallarten die geforderte THR von höchstens 1,0E-9 1/h einhalten. Der Nachweis erfolgt durch Sicherheitsanalyse und quantitative Gefährdungsratenberechnung innerhalb der festgelegten VSTW-Systemgrenze.</w:t>
            </w:r>
          </w:p>
        </w:tc>
      </w:tr>
      <w:tr w14:paraId="56602C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BC32C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4D370" w14:textId="77777777"/>
        </w:tc>
      </w:tr>
      <w:tr w14:paraId="380085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EE38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AB2F6" w14:textId="77777777">
            <w:r>
              <w:t>PV GA DIL OBB 1.0.0</w:t>
            </w:r>
          </w:p>
        </w:tc>
      </w:tr>
    </w:tbl>
    <w:p w14:paraId="0701C1DA" w14:textId="77777777">
      <w:pPr>
        <w:spacing w:after="0" w:line="96" w:lineRule="auto"/>
      </w:pPr>
    </w:p>
    <w:p w14:paraId="69768C01" w14:textId="77777777">
      <w:pPr>
        <w:pStyle w:val="Heading4"/>
        <w:divId w:val="84"/>
      </w:pPr>
      <w:bookmarkStart w:name="_Toc242172660" w:id="53"/>
      <w:r>
        <w:t>6.3 THR ( /h) Teilsystem Lichtsignal</w:t>
      </w:r>
      <w:bookmarkEnd w:id="53"/>
    </w:p>
    <w:p w14:paraId="03E5EAF8" w14:textId="77777777">
      <w:pPr>
        <w:spacing w:after="0"/>
      </w:pPr>
      <w:r>
        <w:rPr>
          <w:vanish/>
        </w:rPr>
        <w:t>MLS_DSTW/MDSTW-21949</w:t>
      </w:r>
      <w:r>
        <w:rPr>
          <w:b/>
        </w:rPr>
        <w:t>6.3.0-1 Der THR Wert des Teilsystems LS muss kleiner gleich 1.0E-9 1/h sein</w:t>
      </w:r>
      <w:r>
        <w:br/>
        <w:t>6.3.0-1 Der THR Wert des Teilsystems LS muss kleiner gleich 1.0E-9 1/h sein</w:t>
        <w:br/>
        <w:t>​​</w:t>
      </w:r>
    </w:p>
    <w:p w14:paraId="2673CF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DBBC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C52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8E08F" w14:textId="77777777">
            <w:r>
              <w:t>MDSTW-21949</w:t>
            </w:r>
          </w:p>
        </w:tc>
      </w:tr>
      <w:tr w14:paraId="4BCF5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87DB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BA7C0" w14:textId="77777777">
            <w:r>
              <w:t>02_160</w:t>
            </w:r>
          </w:p>
        </w:tc>
      </w:tr>
      <w:tr w14:paraId="3B537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F6F7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A13B9" w14:textId="77777777">
            <w:r>
              <w:t>281</w:t>
            </w:r>
          </w:p>
        </w:tc>
      </w:tr>
      <w:tr w14:paraId="3FBCF4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3F6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A618C" w14:textId="77777777">
            <w:r>
              <w:t>[81]</w:t>
            </w:r>
          </w:p>
        </w:tc>
      </w:tr>
      <w:tr w14:paraId="2E7BA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D64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0369C" w14:textId="77777777">
            <w:r>
              <w:t>Draft</w:t>
            </w:r>
          </w:p>
        </w:tc>
      </w:tr>
      <w:tr w14:paraId="70A5B5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278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58FAC" w14:textId="77777777">
            <w:r>
              <w:t>Muss</w:t>
            </w:r>
          </w:p>
        </w:tc>
      </w:tr>
      <w:tr w14:paraId="7C4E74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90D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C1BAC" w14:textId="77777777">
            <w:r>
              <w:t>Für das Teilsystem Lichtsignal einschließlich der im Lieferumfang von Hitachi Rail liegenden sicherheitsrelevanten Steuerungs- und Überwachungsfunktionen wird die Einhaltung der geforderten THR von höchstens 1,0E-9 1/h im subsystembezogenen Sicherheitsnachweis gezeigt.</w:t>
            </w:r>
          </w:p>
        </w:tc>
      </w:tr>
      <w:tr w14:paraId="27759F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92B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841EA" w14:textId="77777777"/>
        </w:tc>
      </w:tr>
      <w:tr w14:paraId="19C37A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6D19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5E309" w14:textId="77777777">
            <w:r>
              <w:t>PV GA DIL OBB 1.0.0</w:t>
            </w:r>
          </w:p>
        </w:tc>
      </w:tr>
    </w:tbl>
    <w:p w14:paraId="7B37D85A" w14:textId="77777777">
      <w:pPr>
        <w:spacing w:after="0" w:line="96" w:lineRule="auto"/>
      </w:pPr>
    </w:p>
    <w:p w14:paraId="2873F99F" w14:textId="77777777">
      <w:pPr>
        <w:pStyle w:val="Heading4"/>
        <w:divId w:val="85"/>
      </w:pPr>
      <w:bookmarkStart w:name="_Toc242172661" w:id="54"/>
      <w:r>
        <w:lastRenderedPageBreak/>
        <w:t>6.4 THR ( /h) Teilsystem Weiche</w:t>
      </w:r>
      <w:bookmarkEnd w:id="54"/>
    </w:p>
    <w:p w14:paraId="043C053C" w14:textId="77777777">
      <w:pPr>
        <w:spacing w:after="0"/>
      </w:pPr>
      <w:r>
        <w:rPr>
          <w:vanish/>
        </w:rPr>
        <w:t>MLS_DSTW/MDSTW-21950</w:t>
      </w:r>
      <w:r>
        <w:rPr>
          <w:b/>
        </w:rPr>
        <w:t>6.4.0-1 Der THR Wert des Teilsystems Weiche muss kleiner gleich 1.0E-9 1/h sein</w:t>
      </w:r>
      <w:r>
        <w:br/>
        <w:t>6.4.0-1 Der THR Wert des Teilsystems Weiche muss kleiner gleich 1.0E-9 1/h sein</w:t>
        <w:br/>
        <w:t>​​</w:t>
      </w:r>
    </w:p>
    <w:p w14:paraId="0DA172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4EBB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B44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56920" w14:textId="77777777">
            <w:r>
              <w:t>MDSTW-21950</w:t>
            </w:r>
          </w:p>
        </w:tc>
      </w:tr>
      <w:tr w14:paraId="488BC0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6A2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0B4CBD" w14:textId="77777777">
            <w:r>
              <w:t>02_162</w:t>
            </w:r>
          </w:p>
        </w:tc>
      </w:tr>
      <w:tr w14:paraId="48F55F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896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38F83" w14:textId="77777777">
            <w:r>
              <w:t>283</w:t>
            </w:r>
          </w:p>
        </w:tc>
      </w:tr>
      <w:tr w14:paraId="20E24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11D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AB90E5" w14:textId="77777777">
            <w:r>
              <w:t>[81]</w:t>
            </w:r>
          </w:p>
        </w:tc>
      </w:tr>
      <w:tr w14:paraId="0A9D92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B25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8395E" w14:textId="77777777">
            <w:r>
              <w:t>Draft</w:t>
            </w:r>
          </w:p>
        </w:tc>
      </w:tr>
      <w:tr w14:paraId="5AC06A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66F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64BA2" w14:textId="77777777">
            <w:r>
              <w:t>Muss</w:t>
            </w:r>
          </w:p>
        </w:tc>
      </w:tr>
      <w:tr w14:paraId="629C8E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928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CAE6E" w14:textId="77777777">
            <w:r>
              <w:t>Für das Teilsystem Weiche wird die Einhaltung der geforderten THR von höchstens 1,0E-9 1/h für die sicherheitsrelevanten Steuerungs-, Überwachungs- und Rückmeldefunktionen im subsystembezogenen Sicherheitsnachweis gezeigt.</w:t>
            </w:r>
          </w:p>
        </w:tc>
      </w:tr>
      <w:tr w14:paraId="63BF06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44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B61AE" w14:textId="77777777"/>
        </w:tc>
      </w:tr>
      <w:tr w14:paraId="4148C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1E4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77DC3B" w14:textId="77777777">
            <w:r>
              <w:t>PV GA DIL OBB 1.0.0</w:t>
            </w:r>
          </w:p>
        </w:tc>
      </w:tr>
    </w:tbl>
    <w:p w14:paraId="1FBF9361" w14:textId="77777777">
      <w:pPr>
        <w:spacing w:after="0" w:line="96" w:lineRule="auto"/>
      </w:pPr>
    </w:p>
    <w:p w14:paraId="1385A48B" w14:textId="77777777">
      <w:pPr>
        <w:pStyle w:val="Heading4"/>
        <w:divId w:val="86"/>
      </w:pPr>
      <w:bookmarkStart w:name="_Toc242172662" w:id="55"/>
      <w:r>
        <w:t>6.5 THR ( /h) Teilsystem TDS</w:t>
      </w:r>
      <w:bookmarkEnd w:id="55"/>
    </w:p>
    <w:p w14:paraId="090613BC" w14:textId="77777777">
      <w:pPr>
        <w:spacing w:after="0"/>
      </w:pPr>
      <w:r>
        <w:rPr>
          <w:vanish/>
        </w:rPr>
        <w:t>MLS_DSTW/MDSTW-21951</w:t>
      </w:r>
      <w:r>
        <w:rPr>
          <w:b/>
        </w:rPr>
        <w:t>6.5.0-1 Der THR Wert des Teilsystems TDS muss kleiner gleich 1.0E-9 1/h sein</w:t>
      </w:r>
      <w:r>
        <w:br/>
        <w:t>6.5.0-1 Der THR Wert des Teilsystems TDS muss kleiner gleich 1.0E-9 1/h sein</w:t>
        <w:br/>
        <w:t>​​</w:t>
      </w:r>
    </w:p>
    <w:p w14:paraId="492FBF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15C9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CD8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96D929" w14:textId="77777777">
            <w:r>
              <w:t>MDSTW-21951</w:t>
            </w:r>
          </w:p>
        </w:tc>
      </w:tr>
      <w:tr w14:paraId="16D60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DBF6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88293" w14:textId="77777777">
            <w:r>
              <w:t>02_164</w:t>
            </w:r>
          </w:p>
        </w:tc>
      </w:tr>
      <w:tr w14:paraId="1F79E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22B6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6F8F6" w14:textId="77777777">
            <w:r>
              <w:t>285</w:t>
            </w:r>
          </w:p>
        </w:tc>
      </w:tr>
      <w:tr w14:paraId="405C87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E58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68D6E" w14:textId="77777777">
            <w:r>
              <w:t>[81]</w:t>
            </w:r>
          </w:p>
        </w:tc>
      </w:tr>
      <w:tr w14:paraId="007DBA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0EC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06231C" w14:textId="77777777">
            <w:r>
              <w:t>Draft</w:t>
            </w:r>
          </w:p>
        </w:tc>
      </w:tr>
      <w:tr w14:paraId="03C607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A4A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42395" w14:textId="77777777">
            <w:r>
              <w:t>Muss</w:t>
            </w:r>
          </w:p>
        </w:tc>
      </w:tr>
      <w:tr w14:paraId="31225B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254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4BD63" w14:textId="77777777">
            <w:r>
              <w:t>Für das Teilsystem TDS wird die Einhaltung der geforderten THR von höchstens 1,0E-9 1/h für die im Hitachi-Rail-Lieferumfang enthaltenen sicherheitsrelevanten Funktionen im subsystembezogenen Sicherheitsnachweis gezeigt.</w:t>
            </w:r>
          </w:p>
        </w:tc>
      </w:tr>
      <w:tr w14:paraId="648DE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1A4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DB991E" w14:textId="77777777"/>
        </w:tc>
      </w:tr>
      <w:tr w14:paraId="0DF31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49C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BD0B9" w14:textId="77777777">
            <w:r>
              <w:t>PV GA DIL OBB 1.0.0</w:t>
            </w:r>
          </w:p>
        </w:tc>
      </w:tr>
    </w:tbl>
    <w:p w14:paraId="421EA5D8" w14:textId="77777777">
      <w:pPr>
        <w:spacing w:after="0" w:line="96" w:lineRule="auto"/>
      </w:pPr>
    </w:p>
    <w:p w14:paraId="2CCD2783" w14:textId="77777777">
      <w:pPr>
        <w:pStyle w:val="Heading4"/>
        <w:divId w:val="87"/>
      </w:pPr>
      <w:bookmarkStart w:name="_Toc242172663" w:id="56"/>
      <w:r>
        <w:t>6.6 THR ( /h) Teilsystem EA</w:t>
      </w:r>
      <w:bookmarkEnd w:id="56"/>
    </w:p>
    <w:p w14:paraId="55719079" w14:textId="77777777">
      <w:pPr>
        <w:spacing w:after="0"/>
      </w:pPr>
      <w:r>
        <w:rPr>
          <w:vanish/>
        </w:rPr>
        <w:t>MLS_DSTW/MDSTW-21952</w:t>
      </w:r>
      <w:r>
        <w:rPr>
          <w:b/>
        </w:rPr>
        <w:t>6.6.0-1 Der THR Wert des Teilsystems EA muss kleiner gleich 1.0E-9 1/h sein</w:t>
      </w:r>
      <w:r>
        <w:br/>
        <w:t>6.6.0-1 Der THR Wert des Teilsystems EA muss kleiner gleich 1.0E-9 1/h sein</w:t>
        <w:br/>
        <w:t>​​</w:t>
      </w:r>
    </w:p>
    <w:p w14:paraId="00C0618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BCFD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6A3D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DA057" w14:textId="77777777">
            <w:r>
              <w:t>MDSTW-21952</w:t>
            </w:r>
          </w:p>
        </w:tc>
      </w:tr>
      <w:tr w14:paraId="59E26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2C9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DD8C8" w14:textId="77777777">
            <w:r>
              <w:t>02_166</w:t>
            </w:r>
          </w:p>
        </w:tc>
      </w:tr>
      <w:tr w14:paraId="645671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EA308"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16398" w14:textId="77777777">
            <w:r>
              <w:t>287</w:t>
            </w:r>
          </w:p>
        </w:tc>
      </w:tr>
      <w:tr w14:paraId="48040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D8C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3EEC82" w14:textId="77777777">
            <w:r>
              <w:t>[81]</w:t>
            </w:r>
          </w:p>
        </w:tc>
      </w:tr>
      <w:tr w14:paraId="4578C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DF04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BD78A" w14:textId="77777777">
            <w:r>
              <w:t>Draft</w:t>
            </w:r>
          </w:p>
        </w:tc>
      </w:tr>
      <w:tr w14:paraId="19638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007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426DB" w14:textId="77777777">
            <w:r>
              <w:t>Muss</w:t>
            </w:r>
          </w:p>
        </w:tc>
      </w:tr>
      <w:tr w14:paraId="0BB144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56B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6A4E9" w14:textId="77777777">
            <w:r>
              <w:t>Für das Teilsystem EA wird die Einhaltung der geforderten THR von höchstens 1,0E-9 1/h für die zugeordneten sicherheitsrelevanten Funktionen und innerhalb der festgelegten Systemgrenze im Sicherheitsnachweis gezeigt.</w:t>
            </w:r>
          </w:p>
        </w:tc>
      </w:tr>
      <w:tr w14:paraId="5E2FEF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161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079DE" w14:textId="77777777"/>
        </w:tc>
      </w:tr>
      <w:tr w14:paraId="657E0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372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8D1C27" w14:textId="77777777">
            <w:r>
              <w:t>PV GA DIL OBB 1.0.0</w:t>
            </w:r>
          </w:p>
        </w:tc>
      </w:tr>
    </w:tbl>
    <w:p w14:paraId="2E35854A" w14:textId="77777777">
      <w:pPr>
        <w:spacing w:after="0" w:line="96" w:lineRule="auto"/>
      </w:pPr>
    </w:p>
    <w:p w14:paraId="56473116" w14:textId="77777777">
      <w:pPr>
        <w:pStyle w:val="Heading4"/>
        <w:divId w:val="88"/>
      </w:pPr>
      <w:bookmarkStart w:name="_Toc242172664" w:id="57"/>
      <w:r>
        <w:t>6.7 THR ( /h) Teilsystem EKSA</w:t>
      </w:r>
      <w:bookmarkEnd w:id="57"/>
    </w:p>
    <w:p w14:paraId="04330498" w14:textId="77777777">
      <w:pPr>
        <w:spacing w:after="0"/>
      </w:pPr>
      <w:r>
        <w:rPr>
          <w:vanish/>
        </w:rPr>
        <w:t>MLS_DSTW/MDSTW-21953</w:t>
      </w:r>
      <w:r>
        <w:rPr>
          <w:b/>
        </w:rPr>
        <w:t>6.7.0-1 Der THR Wert des EKSA-Umsetzers muss kleiner gleich 1.0E-9 1/h sein</w:t>
      </w:r>
      <w:r>
        <w:br/>
        <w:t>6.7.0-1 Der THR Wert des EKSA-Umsetzers muss kleiner gleich 1.0E-9 1/h sein</w:t>
        <w:br/>
        <w:t>​​</w:t>
      </w:r>
    </w:p>
    <w:p w14:paraId="3443E8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A7A4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77F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7A1D0" w14:textId="77777777">
            <w:r>
              <w:t>MDSTW-21953</w:t>
            </w:r>
          </w:p>
        </w:tc>
      </w:tr>
      <w:tr w14:paraId="7013C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D210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8B3BA" w14:textId="77777777">
            <w:r>
              <w:t>02_168</w:t>
            </w:r>
          </w:p>
        </w:tc>
      </w:tr>
      <w:tr w14:paraId="34AE30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4D5C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CFBA2" w14:textId="77777777">
            <w:r>
              <w:t>289</w:t>
            </w:r>
          </w:p>
        </w:tc>
      </w:tr>
      <w:tr w14:paraId="3B354E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6A02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89CAC9" w14:textId="77777777">
            <w:r>
              <w:t>[81]</w:t>
            </w:r>
          </w:p>
        </w:tc>
      </w:tr>
      <w:tr w14:paraId="4A3D2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9D0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24D53" w14:textId="77777777">
            <w:r>
              <w:t>Draft</w:t>
            </w:r>
          </w:p>
        </w:tc>
      </w:tr>
      <w:tr w14:paraId="6F060E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9B6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C4BD6" w14:textId="77777777">
            <w:r>
              <w:t>Muss</w:t>
            </w:r>
          </w:p>
        </w:tc>
      </w:tr>
      <w:tr w14:paraId="1C80A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6F17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51DAF" w14:textId="77777777">
            <w:r>
              <w:t>Für den EKSA-Umsetzer wird die Einhaltung der geforderten THR von höchstens 1,0E-9 1/h für die im Lieferumfang von Hitachi Rail enthaltenen sicherheitsrelevanten Umsetzerfunktionen im zugehörigen Sicherheitsnachweis gezeigt.</w:t>
            </w:r>
          </w:p>
        </w:tc>
      </w:tr>
      <w:tr w14:paraId="711689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2E40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1F3E6" w14:textId="77777777"/>
        </w:tc>
      </w:tr>
      <w:tr w14:paraId="0A1756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385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38662" w14:textId="77777777">
            <w:r>
              <w:t>PV GA DIL OBB 1.0.0</w:t>
            </w:r>
          </w:p>
        </w:tc>
      </w:tr>
    </w:tbl>
    <w:p w14:paraId="3C542692" w14:textId="77777777">
      <w:pPr>
        <w:spacing w:after="0" w:line="96" w:lineRule="auto"/>
      </w:pPr>
    </w:p>
    <w:p w14:paraId="035882AA" w14:textId="77777777">
      <w:pPr>
        <w:pStyle w:val="Heading4"/>
        <w:divId w:val="89"/>
      </w:pPr>
      <w:bookmarkStart w:name="_Toc242172665" w:id="58"/>
      <w:r>
        <w:t>6.8 Schnittstelle - SIL4</w:t>
      </w:r>
      <w:bookmarkEnd w:id="58"/>
    </w:p>
    <w:p w14:paraId="75995C24" w14:textId="77777777">
      <w:r>
        <w:rPr>
          <w:vanish/>
        </w:rPr>
        <w:t>MLS_DSTW/MDSTW-21954</w:t>
      </w:r>
      <w:r>
        <w:t>6.8.0-1 Der Einsatz der erforderlichen Schnittstellen (X25oRaSTA, EULYNX) muss derart erfolgen, dass die funktionalen Gefährdungsraten der beteiligten Subsysteme nicht erhöht werden.</w:t>
        <w:br/>
        <w:t>​​</w:t>
      </w:r>
    </w:p>
    <w:p w14:paraId="1770CD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82B0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CAF5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E8180" w14:textId="77777777">
            <w:r>
              <w:t>163</w:t>
            </w:r>
          </w:p>
        </w:tc>
      </w:tr>
      <w:tr w14:paraId="2A6420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289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054DB" w14:textId="77777777">
            <w:r>
              <w:t>MDSTW-21954</w:t>
            </w:r>
          </w:p>
        </w:tc>
      </w:tr>
      <w:tr w14:paraId="349D30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C47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357D4" w14:textId="77777777">
            <w:r>
              <w:t>291</w:t>
            </w:r>
          </w:p>
        </w:tc>
      </w:tr>
      <w:tr w14:paraId="75E66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8C92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A7926" w14:textId="77777777">
            <w:r>
              <w:t>02_170</w:t>
            </w:r>
          </w:p>
        </w:tc>
      </w:tr>
    </w:tbl>
    <w:p w14:paraId="23897228" w14:textId="77777777">
      <w:pPr>
        <w:spacing w:after="0" w:line="96" w:lineRule="auto"/>
      </w:pPr>
    </w:p>
    <w:p w14:paraId="6AED1C01" w14:textId="77777777">
      <w:pPr>
        <w:spacing w:after="0"/>
      </w:pPr>
      <w:r>
        <w:rPr>
          <w:vanish/>
        </w:rPr>
        <w:t>MLS_DSTW/MDSTW-21955</w:t>
      </w:r>
      <w:r>
        <w:rPr>
          <w:b/>
        </w:rPr>
        <w:t>6.8.0-2 Die Schnittstellen des VSTW zu den Umsystemen ILS, RBC, EKSA, SCWS (Trac...</w:t>
      </w:r>
      <w:r>
        <w:br/>
        <w:t>6.8.0-2 Die Schnittstellen des VSTW zu den Umsystemen ILS, RBC, EKSA, SCWS (Trackworker Safety System) und BFZ (TCS) müssen Anforderungen gemäß dem Safety Integrity Level 4 (SIL4) erfüllen.</w:t>
        <w:br/>
        <w:t>​​</w:t>
      </w:r>
    </w:p>
    <w:p w14:paraId="25584A6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F9C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B0498"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C1761" w14:textId="77777777">
            <w:r>
              <w:t>MDSTW-21955</w:t>
            </w:r>
          </w:p>
        </w:tc>
      </w:tr>
      <w:tr w14:paraId="2ED49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4FB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08132D" w14:textId="77777777">
            <w:r>
              <w:t>02_171</w:t>
            </w:r>
          </w:p>
        </w:tc>
      </w:tr>
      <w:tr w14:paraId="65F04D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692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14B3D" w14:textId="77777777">
            <w:r>
              <w:t>292</w:t>
            </w:r>
          </w:p>
        </w:tc>
      </w:tr>
      <w:tr w14:paraId="0C5177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C81E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9F679" w14:textId="77777777">
            <w:r>
              <w:t>[81]</w:t>
            </w:r>
          </w:p>
        </w:tc>
      </w:tr>
      <w:tr w14:paraId="42BE72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524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21BBA" w14:textId="77777777">
            <w:r>
              <w:t>Draft</w:t>
            </w:r>
          </w:p>
        </w:tc>
      </w:tr>
      <w:tr w14:paraId="022D91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B5C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2E8E5" w14:textId="77777777">
            <w:r>
              <w:t>Muss</w:t>
            </w:r>
          </w:p>
        </w:tc>
      </w:tr>
      <w:tr w14:paraId="43A913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2937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17819" w14:textId="77777777">
            <w:r>
              <w:t>Die sicherheitsrelevante Kommunikation zwischen VSTW und den Umsystemen ILS, RBC, EKSA, SCWS sowie BFZ wird durch sichere Kommunikationsmechanismen und die anwendungsspezifischen Schutzfunktionen so realisiert, dass die für die jeweilige Schnittstelle allokierten SIL-4-Sicherheitsanforderungen erfüllt werden. Die verwendeten Mechanismen und Sicherheitsannahmen werden in den Schnittstellen- und Safety-Nachweisen dokumentiert.</w:t>
            </w:r>
          </w:p>
        </w:tc>
      </w:tr>
      <w:tr w14:paraId="291070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CF2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5A324" w14:textId="77777777">
            <w:r>
              <w:t>Der Gesamtnachweis setzt voraus, dass die angebundenen Umsysteme ihre zugeordneten Sicherheitsanforderungen und Schnittstellenannahmen erfüllen. Hitachi Rail verantwortet den Sicherheitsnachweis für den eigenen Lieferumfang bis zum vereinbarten Schnittstellenübergabepunkt.</w:t>
            </w:r>
          </w:p>
        </w:tc>
      </w:tr>
      <w:tr w14:paraId="46D99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9935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6D942" w14:textId="77777777">
            <w:r>
              <w:t>PV GA DIL OBB 1.0.0</w:t>
            </w:r>
          </w:p>
        </w:tc>
      </w:tr>
    </w:tbl>
    <w:p w14:paraId="23DC6DDC" w14:textId="77777777">
      <w:pPr>
        <w:spacing w:after="0" w:line="96" w:lineRule="auto"/>
      </w:pPr>
    </w:p>
    <w:p w14:paraId="5A6F4C30" w14:textId="77777777">
      <w:pPr>
        <w:spacing w:after="0"/>
      </w:pPr>
      <w:r>
        <w:rPr>
          <w:vanish/>
        </w:rPr>
        <w:t>MLS_DSTW/MDSTW-21956</w:t>
      </w:r>
      <w:r>
        <w:rPr>
          <w:b/>
        </w:rPr>
        <w:t>6.8.0-3 Die Schnittstellen des VSTW SCI-LS, SCI-TDS, SCI-P, SCI-IO zu den OCs Li...</w:t>
      </w:r>
      <w:r>
        <w:br/>
        <w:t>6.8.0-3 Die Schnittstellen des VSTW SCI-LS, SCI-TDS, SCI-P, SCI-IO zu den OCs Lichtsignal, Gleisfreimeldung, Weiche, Ein-/und Ausgabeelement müssen Anforderungen gemäß dem Safety Integrity Level 4 (SIL4) erfüllen.</w:t>
        <w:br/>
        <w:t>​​</w:t>
      </w:r>
    </w:p>
    <w:p w14:paraId="7ACAC1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CA8E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593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BD6C2" w14:textId="77777777">
            <w:r>
              <w:t>MDSTW-21956</w:t>
            </w:r>
          </w:p>
        </w:tc>
      </w:tr>
      <w:tr w14:paraId="292B5B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EC7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BF679" w14:textId="77777777">
            <w:r>
              <w:t>02_172</w:t>
            </w:r>
          </w:p>
        </w:tc>
      </w:tr>
      <w:tr w14:paraId="50AF0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476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511C13" w14:textId="77777777">
            <w:r>
              <w:t>293</w:t>
            </w:r>
          </w:p>
        </w:tc>
      </w:tr>
      <w:tr w14:paraId="4BC260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BB6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F0512" w14:textId="77777777">
            <w:r>
              <w:t>[81]</w:t>
            </w:r>
          </w:p>
        </w:tc>
      </w:tr>
      <w:tr w14:paraId="26E76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F7F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CC8FD" w14:textId="77777777">
            <w:r>
              <w:t>Draft</w:t>
            </w:r>
          </w:p>
        </w:tc>
      </w:tr>
      <w:tr w14:paraId="1DAA5C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972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22320" w14:textId="77777777">
            <w:r>
              <w:t>Muss</w:t>
            </w:r>
          </w:p>
        </w:tc>
      </w:tr>
      <w:tr w14:paraId="5D5092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872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0412C2" w14:textId="77777777">
            <w:r>
              <w:t>Die SCI-LS-, SCI-TDS-, SCI-P- und SCI-IO-Kommunikation wird entsprechend der vereinbarten EULYNX-Baseline und der festgelegten Safety-Architektur umgesetzt. Sichere Kommunikations-, Plausibilisierungs-, Überwachungs- und Fehlerreaktionsmechanismen stellen sicher, dass die den Schnittstellen zugeordneten SIL-4-Sicherheitsanforderungen eingehalten werden.</w:t>
            </w:r>
          </w:p>
        </w:tc>
      </w:tr>
      <w:tr w14:paraId="41D18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1E1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C41B4" w14:textId="77777777">
            <w:r>
              <w:t>Die Einhaltung auf Systemebene setzt die konforme Umsetzung der jeweiligen OC-Schnittstelle und die Erfüllung der zugeordneten Safety-Anforderungen durch den OC voraus. Für fremde Object Controller sind die erforderlichen Safety-Nachweise durch den jeweiligen Lieferanten bereitzustellen.</w:t>
            </w:r>
          </w:p>
        </w:tc>
      </w:tr>
      <w:tr w14:paraId="59287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3BCA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93A25" w14:textId="77777777">
            <w:r>
              <w:t>PV GA DIL OBB 1.0.0</w:t>
            </w:r>
          </w:p>
        </w:tc>
      </w:tr>
    </w:tbl>
    <w:p w14:paraId="7F91C10B" w14:textId="77777777">
      <w:pPr>
        <w:spacing w:after="0" w:line="96" w:lineRule="auto"/>
      </w:pPr>
    </w:p>
    <w:p w14:paraId="15A7AF0C" w14:textId="77777777">
      <w:pPr>
        <w:pStyle w:val="Heading4"/>
        <w:divId w:val="90"/>
      </w:pPr>
      <w:bookmarkStart w:name="_Toc242172666" w:id="59"/>
      <w:r>
        <w:lastRenderedPageBreak/>
        <w:t>6.9 Schnittstelle - Basis Integrität (BI)</w:t>
      </w:r>
      <w:bookmarkEnd w:id="59"/>
    </w:p>
    <w:p w14:paraId="5CF31023" w14:textId="77777777">
      <w:pPr>
        <w:spacing w:after="0"/>
      </w:pPr>
      <w:r>
        <w:rPr>
          <w:vanish/>
        </w:rPr>
        <w:t>MLS_DSTW/MDSTW-21957</w:t>
      </w:r>
      <w:r>
        <w:rPr>
          <w:b/>
        </w:rPr>
        <w:t>6.9.0-1 Die Schnittstellen VSTW - DDSP und VSTW - Stromversorgung müssen Anforde...</w:t>
      </w:r>
      <w:r>
        <w:br/>
        <w:t>6.9.0-1 Die Schnittstellen VSTW - DDSP und VSTW - Stromversorgung müssen Anforderungen gemäß der Basis Integrität (BI) erfüllen.</w:t>
        <w:br/>
        <w:t>​​</w:t>
      </w:r>
    </w:p>
    <w:p w14:paraId="73BEF2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7F6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970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4A828F" w14:textId="77777777">
            <w:r>
              <w:t>MDSTW-21957</w:t>
            </w:r>
          </w:p>
        </w:tc>
      </w:tr>
      <w:tr w14:paraId="29699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956E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373AE" w14:textId="77777777">
            <w:r>
              <w:t>02_174</w:t>
            </w:r>
          </w:p>
        </w:tc>
      </w:tr>
      <w:tr w14:paraId="23330F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2AF69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1D91E" w14:textId="77777777">
            <w:r>
              <w:t>295</w:t>
            </w:r>
          </w:p>
        </w:tc>
      </w:tr>
      <w:tr w14:paraId="5C413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5319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BE372" w14:textId="77777777"/>
        </w:tc>
      </w:tr>
      <w:tr w14:paraId="56BA21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2AF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AEECAA" w14:textId="77777777">
            <w:r>
              <w:t>Draft</w:t>
            </w:r>
          </w:p>
        </w:tc>
      </w:tr>
      <w:tr w14:paraId="7F58F2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433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29CDF" w14:textId="77777777">
            <w:r>
              <w:t>Muss</w:t>
            </w:r>
          </w:p>
        </w:tc>
      </w:tr>
      <w:tr w14:paraId="3F8D02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AAA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73870" w14:textId="77777777">
            <w:r>
              <w:t>Die Schnittstellen VSTW - DDSP und VSTW - Stromversorgung werden gemäß den Anforderungen nach Basis Integrität (BI) entwickelt.</w:t>
            </w:r>
          </w:p>
        </w:tc>
      </w:tr>
      <w:tr w14:paraId="77035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2F0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BD5BC" w14:textId="77777777"/>
        </w:tc>
      </w:tr>
      <w:tr w14:paraId="064D4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689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40AC0" w14:textId="77777777">
            <w:r>
              <w:t>PV GA DIL OBB 1.0.0</w:t>
            </w:r>
          </w:p>
        </w:tc>
      </w:tr>
    </w:tbl>
    <w:p w14:paraId="5CA931B9" w14:textId="77777777">
      <w:pPr>
        <w:spacing w:after="0" w:line="96" w:lineRule="auto"/>
      </w:pPr>
    </w:p>
    <w:p w14:paraId="61E57F4A" w14:textId="77777777">
      <w:pPr>
        <w:spacing w:after="0"/>
      </w:pPr>
      <w:r>
        <w:rPr>
          <w:vanish/>
        </w:rPr>
        <w:t>MLS_DSTW/MDSTW-21958</w:t>
      </w:r>
      <w:r>
        <w:rPr>
          <w:b/>
        </w:rPr>
        <w:t>6.9.0-2 Die Entwicklung des DSTW muss gemäß der Sicherheitsanforderungsstufe SIL...</w:t>
      </w:r>
      <w:r>
        <w:br/>
        <w:t>6.9.0-2 Die Entwicklung des DSTW muss gemäß der Sicherheitsanforderungsstufe SIL4 erfolgen und die dafür in [OEVE/OENORM EN 50129] vorgeschriebenen Verfahren und Techniken berücksichtigen.</w:t>
        <w:br/>
        <w:t>​​</w:t>
      </w:r>
    </w:p>
    <w:p w14:paraId="3C51281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BB5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C4E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42064" w14:textId="77777777">
            <w:r>
              <w:t>MDSTW-21958</w:t>
            </w:r>
          </w:p>
        </w:tc>
      </w:tr>
      <w:tr w14:paraId="60ED6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9AC1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C29D4" w14:textId="77777777">
            <w:r>
              <w:t>02_175</w:t>
            </w:r>
          </w:p>
        </w:tc>
      </w:tr>
      <w:tr w14:paraId="33A70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49D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16CC7" w14:textId="77777777">
            <w:r>
              <w:t>296</w:t>
            </w:r>
          </w:p>
        </w:tc>
      </w:tr>
      <w:tr w14:paraId="66B82E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38E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A3E63" w14:textId="77777777">
            <w:r>
              <w:t>[80]</w:t>
            </w:r>
          </w:p>
        </w:tc>
      </w:tr>
      <w:tr w14:paraId="78C9E4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57E7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0848E" w14:textId="77777777">
            <w:r>
              <w:t>Draft</w:t>
            </w:r>
          </w:p>
        </w:tc>
      </w:tr>
      <w:tr w14:paraId="677579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9FC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7AEA25" w14:textId="77777777">
            <w:r>
              <w:t>Muss</w:t>
            </w:r>
          </w:p>
        </w:tc>
      </w:tr>
      <w:tr w14:paraId="466E3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0E6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1614B" w14:textId="77777777">
            <w:r>
              <w:t>Das DSTW wird gemäß [OEVE/OENORM EN 50129] entwickelt. Details zur Erfüllung der Anforderungen aus [OEVE/OENORM EN 50129] werden in einem Safety Plan dargelegt.</w:t>
            </w:r>
          </w:p>
        </w:tc>
      </w:tr>
      <w:tr w14:paraId="6EB6C4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C3BF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64374" w14:textId="77777777"/>
        </w:tc>
      </w:tr>
      <w:tr w14:paraId="0113E2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0635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EF683" w14:textId="77777777">
            <w:r>
              <w:t>PV GA DIL OBB 1.0.0</w:t>
            </w:r>
          </w:p>
        </w:tc>
      </w:tr>
    </w:tbl>
    <w:p w14:paraId="72E7D2DA" w14:textId="77777777">
      <w:pPr>
        <w:spacing w:after="0" w:line="96" w:lineRule="auto"/>
      </w:pPr>
    </w:p>
    <w:p w14:paraId="4290F0E7" w14:textId="77777777">
      <w:pPr>
        <w:spacing w:after="0"/>
      </w:pPr>
      <w:r>
        <w:rPr>
          <w:vanish/>
        </w:rPr>
        <w:t>MLS_DSTW/MDSTW-21959</w:t>
      </w:r>
      <w:r>
        <w:rPr>
          <w:b/>
        </w:rPr>
        <w:t>6.9.0-3 Die Software-Entwicklung des VSTW und der OCs muss gemäß der festgelegte...</w:t>
      </w:r>
      <w:r>
        <w:br/>
        <w:t>6.9.0-3 Die Software-Entwicklung des VSTW und der OCs muss gemäß der festgelegten Software-Sicherheitsanforderungsstufe erfolgen und die dafür in [OEVE/OENORM EN 50128] vorgeschriebenen Verfahren und Techniken berücksichtigen.</w:t>
        <w:br/>
        <w:t>​​</w:t>
      </w:r>
    </w:p>
    <w:p w14:paraId="4D76AF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AAC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8427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B077A" w14:textId="77777777">
            <w:r>
              <w:t>MDSTW-21959</w:t>
            </w:r>
          </w:p>
        </w:tc>
      </w:tr>
      <w:tr w14:paraId="5EFF6D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4C4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F182E" w14:textId="77777777">
            <w:r>
              <w:t>02_176</w:t>
            </w:r>
          </w:p>
        </w:tc>
      </w:tr>
      <w:tr w14:paraId="78703A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9A1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99C5B" w14:textId="77777777">
            <w:r>
              <w:t>297</w:t>
            </w:r>
          </w:p>
        </w:tc>
      </w:tr>
      <w:tr w14:paraId="3EB24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CD27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731325" w14:textId="77777777">
            <w:r>
              <w:t>[136]</w:t>
            </w:r>
          </w:p>
        </w:tc>
      </w:tr>
      <w:tr w14:paraId="174CA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257F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52F84" w14:textId="77777777">
            <w:r>
              <w:t>Draft</w:t>
            </w:r>
          </w:p>
        </w:tc>
      </w:tr>
      <w:tr w14:paraId="2F8A3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4B6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FB30C1" w14:textId="77777777">
            <w:r>
              <w:t>Muss</w:t>
            </w:r>
          </w:p>
        </w:tc>
      </w:tr>
      <w:tr w14:paraId="0D00D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DDA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B01CC" w14:textId="77777777">
            <w:r>
              <w:t>Sicherheitsrelevante Software wird gemäß [OEVE/OENORM EN 50716] entwickelt. Details zur Erfüllung der Anforderungen aus [OEVE/OENORM EN 50716] werden in einem Safety Plan dargelegt.</w:t>
            </w:r>
          </w:p>
        </w:tc>
      </w:tr>
      <w:tr w14:paraId="3B991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5A6A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D6359" w14:textId="77777777">
            <w:r>
              <w:t>ÖVE EN 50716 wurde am 1.10.2024 publiziert, darin wird das Zurückziehen der EN 50128 mit Ende Oktober 2026 vorgegeben. Daher muss für das DSTW die EN 50716 verwendet werden.</w:t>
            </w:r>
          </w:p>
        </w:tc>
      </w:tr>
      <w:tr w14:paraId="5F397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62F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768B9" w14:textId="77777777">
            <w:r>
              <w:t>PV GA DIL OBB 1.0.0</w:t>
            </w:r>
          </w:p>
        </w:tc>
      </w:tr>
    </w:tbl>
    <w:p w14:paraId="3A773E37" w14:textId="77777777">
      <w:pPr>
        <w:spacing w:after="0" w:line="96" w:lineRule="auto"/>
      </w:pPr>
    </w:p>
    <w:p w14:paraId="0B9AA1B8" w14:textId="77777777">
      <w:pPr>
        <w:spacing w:after="0"/>
      </w:pPr>
      <w:r>
        <w:rPr>
          <w:vanish/>
        </w:rPr>
        <w:t>MLS_DSTW/MDSTW-21960</w:t>
      </w:r>
      <w:r>
        <w:rPr>
          <w:b/>
        </w:rPr>
        <w:t>6.9.0-4 Der Lieferant/Hersteller des DSTW muss die Sicherheitsnachweise gemäß [O...</w:t>
      </w:r>
      <w:r>
        <w:br/>
        <w:t>6.9.0-4 Der Lieferant/Hersteller des DSTW muss die Sicherheitsnachweise gemäß [OEVE/OENORM EN 50129] erstellen.</w:t>
        <w:br/>
        <w:t>​​</w:t>
      </w:r>
    </w:p>
    <w:p w14:paraId="463ACC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FA64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A03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4AB3E" w14:textId="77777777">
            <w:r>
              <w:t>MDSTW-21960</w:t>
            </w:r>
          </w:p>
        </w:tc>
      </w:tr>
      <w:tr w14:paraId="3CCB57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7DF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AF9BB" w14:textId="77777777">
            <w:r>
              <w:t>02_177</w:t>
            </w:r>
          </w:p>
        </w:tc>
      </w:tr>
      <w:tr w14:paraId="7E4DD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77CF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12E66" w14:textId="77777777">
            <w:r>
              <w:t>298</w:t>
            </w:r>
          </w:p>
        </w:tc>
      </w:tr>
      <w:tr w14:paraId="725B15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E77A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04105" w14:textId="77777777">
            <w:r>
              <w:t>[80]</w:t>
            </w:r>
          </w:p>
        </w:tc>
      </w:tr>
      <w:tr w14:paraId="784AC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1F6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4C5F3" w14:textId="77777777">
            <w:r>
              <w:t>Draft</w:t>
            </w:r>
          </w:p>
        </w:tc>
      </w:tr>
      <w:tr w14:paraId="5FAA90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633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1E5D3" w14:textId="77777777">
            <w:r>
              <w:t>Muss</w:t>
            </w:r>
          </w:p>
        </w:tc>
      </w:tr>
      <w:tr w14:paraId="5982A7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77E3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Für das DSTW </w:t>
            </w:r>
            <w:commentRangeStart w:id="2556513"/>
            <w:del w:author="BUEGER Roman" w:date="2026-10-06T15:07:40+2" w:id="2556513">
              <w:r>
                <w:rPr xmlns:aml="http://schemas.microsoft.com/aml/2001/core" xmlns:msxsl="urn:schemas-microsoft-com:xslt">
                  <w:rFonts w:ascii="Calibri" w:hAnsi="Calibri" w:cs="Calibri"/>
                  <w:sz w:val="22"/>
                  <w:szCs w:val="22"/>
                  <w:b w:val="off"/>
                  <w:u w:val="none"/>
                  <w:em w:val="false"/>
                </w:rPr>
                <w:delText xml:space="preserve">wird ein Sicherheitsnachweis </w:delText>
              </w:r>
            </w:del>
            <w:ins w:author="BUEGER Roman" w:date="2026-10-06T15:07:40+2" w:id="2556513">
              <w:r xmlns:aml="http://schemas.microsoft.com/aml/2001/core" xmlns:msxsl="urn:schemas-microsoft-com:xslt">
                <w:rPr>
                  <w:rFonts w:ascii="Calibri" w:hAnsi="Calibri" w:cs="Calibri"/>
                  <w:sz w:val="22"/>
                  <w:szCs w:val="22"/>
                  <w:b w:val="off"/>
                  <w:u w:val="none"/>
                  <w:em w:val="false"/>
                </w:rPr>
                <w:t xml:space="preserve">werden die Sicherheitsnachweise </w:t>
              </w:r>
            </w:ins>
            <w:commentRangeEnd w:id="2556513"/>
            <w:r>
              <w:rPr>
                <w:rStyle w:val="CommentReference"/>
              </w:rPr>
              <w:commentReference w:id="2556513"/>
            </w:r>
            <w:r xmlns:aml="http://schemas.microsoft.com/aml/2001/core" xmlns:msxsl="urn:schemas-microsoft-com:xslt">
              <w:rPr>
                <w:rFonts w:ascii="Calibri" w:hAnsi="Calibri" w:cs="Calibri"/>
                <w:sz w:val="22"/>
                <w:szCs w:val="22"/>
                <w:b w:val="off"/>
                <w:u w:val="none"/>
                <w:em w:val="false"/>
              </w:rPr>
              <w:t xml:space="preserve">gemäß [OEVE/OENORM EN 50129] erstellt. Details dazu werden in einem Safety Plan dargelegt.</w:t>
            </w:r>
          </w:p>
        </w:tc>
      </w:tr>
      <w:tr w14:paraId="77F26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23A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753EAE" w14:textId="77777777"/>
        </w:tc>
      </w:tr>
      <w:tr w14:paraId="517D2F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657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9995C" w14:textId="77777777">
            <w:r>
              <w:t>PV GA DIL OBB 1.0.0</w:t>
            </w:r>
          </w:p>
        </w:tc>
      </w:tr>
    </w:tbl>
    <w:p w14:paraId="4A9F62A0" w14:textId="77777777">
      <w:pPr>
        <w:spacing w:after="0" w:line="96" w:lineRule="auto"/>
      </w:pPr>
    </w:p>
    <w:p w14:paraId="5F9772D5" w14:textId="77777777">
      <w:pPr>
        <w:spacing w:after="0"/>
      </w:pPr>
      <w:r>
        <w:rPr>
          <w:vanish/>
        </w:rPr>
        <w:t>MLS_DSTW/MDSTW-21961</w:t>
      </w:r>
      <w:r>
        <w:rPr>
          <w:b/>
        </w:rPr>
        <w:t>6.9.0-5 Für Datenkommunikation über offene und geschlossene Netze muss [OEVE/OEN...</w:t>
      </w:r>
      <w:r>
        <w:br/>
        <w:t>6.9.0-5 Für Datenkommunikation über offene und geschlossene Netze muss [OEVE/OENORM EN 50159] eingehalten werden.</w:t>
        <w:br/>
        <w:t>​​</w:t>
      </w:r>
    </w:p>
    <w:p w14:paraId="501D45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6A25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321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0B69C" w14:textId="77777777">
            <w:r>
              <w:t>MDSTW-21961</w:t>
            </w:r>
          </w:p>
        </w:tc>
      </w:tr>
      <w:tr w14:paraId="05C65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723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D3F68" w14:textId="77777777">
            <w:r>
              <w:t>02_178</w:t>
            </w:r>
          </w:p>
        </w:tc>
      </w:tr>
      <w:tr w14:paraId="1ED273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4AD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59930" w14:textId="77777777">
            <w:r>
              <w:t>299</w:t>
            </w:r>
          </w:p>
        </w:tc>
      </w:tr>
      <w:tr w14:paraId="3B0FC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782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CDEE5" w14:textId="77777777">
            <w:r>
              <w:t>[164]</w:t>
            </w:r>
          </w:p>
        </w:tc>
      </w:tr>
      <w:tr w14:paraId="221D4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F7A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D67397" w14:textId="77777777">
            <w:r>
              <w:t>Draft</w:t>
            </w:r>
          </w:p>
        </w:tc>
      </w:tr>
      <w:tr w14:paraId="11D9E7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EF9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893C7" w14:textId="77777777">
            <w:r>
              <w:t>Muss</w:t>
            </w:r>
          </w:p>
        </w:tc>
      </w:tr>
      <w:tr w14:paraId="6BE9D5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3DC4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6F035" w14:textId="77777777">
            <w:r>
              <w:t>Die sicherheitsrelevante Datenkommunikation wird entsprechend der für die jeweilige Kommunikationsbeziehung festgelegten Netzart und den anwendbaren Anforderungen der EN 50159 umgesetzt. Die erforderlichen Schutzmaßnahmen werden durch die jeweiligen sicheren Kommunikationsprotokolle und anwendungsspezifischen Sicherheitsmechanismen realisiert.</w:t>
            </w:r>
          </w:p>
        </w:tc>
      </w:tr>
      <w:tr w14:paraId="5479BC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9DA93"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32F1FA" w14:textId="77777777">
            <w:r>
              <w:t>Die Einstufung als offenes oder geschlossenes Übertragungssystem sowie die zugrunde liegenden Kommunikationsannahmen werden je Schnittstelle im Safety- und Schnittstellennachweis festgelegt. Die Einhaltung setzt voraus, dass die durch den AG bereitgestellte Netzwerk- und Kommunikationsinfrastruktur die hierfür definierten Eigenschaften und Randbedingungen erfüllt.</w:t>
            </w:r>
          </w:p>
        </w:tc>
      </w:tr>
      <w:tr w14:paraId="2501E6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5C7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408C9" w14:textId="77777777">
            <w:r>
              <w:t>PV GA DIL OBB 1.0.0</w:t>
            </w:r>
          </w:p>
        </w:tc>
      </w:tr>
    </w:tbl>
    <w:p w14:paraId="54FF3F60" w14:textId="77777777">
      <w:pPr>
        <w:spacing w:after="0" w:line="96" w:lineRule="auto"/>
      </w:pPr>
    </w:p>
    <w:p w14:paraId="5F2F32F8" w14:textId="77777777">
      <w:pPr>
        <w:spacing w:after="0"/>
      </w:pPr>
      <w:r>
        <w:rPr>
          <w:vanish/>
        </w:rPr>
        <w:t>MLS_DSTW/MDSTW-21962</w:t>
      </w:r>
      <w:r>
        <w:rPr>
          <w:b/>
        </w:rPr>
        <w:t>6.9.0-6 Der Lieferant/Hersteller des DSTW muss Maßnahmen zum Schutz vor Missbrau...</w:t>
      </w:r>
      <w:r>
        <w:br/>
        <w:t>6.9.0-6 Der Lieferant/Hersteller des DSTW muss Maßnahmen zum Schutz vor Missbrauch der streckenseitigen Elemente mit dem AG abstimmen und festlegen.</w:t>
        <w:br/>
        <w:t>​​</w:t>
      </w:r>
    </w:p>
    <w:p w14:paraId="30C33F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6809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77DC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1564A" w14:textId="77777777">
            <w:r>
              <w:t>MDSTW-21962</w:t>
            </w:r>
          </w:p>
        </w:tc>
      </w:tr>
      <w:tr w14:paraId="38D6B9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51E0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9B8E4" w14:textId="77777777">
            <w:r>
              <w:t>02_179</w:t>
            </w:r>
          </w:p>
        </w:tc>
      </w:tr>
      <w:tr w14:paraId="28E733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83A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70F6B" w14:textId="77777777">
            <w:r>
              <w:t>300</w:t>
            </w:r>
          </w:p>
        </w:tc>
      </w:tr>
      <w:tr w14:paraId="37EC7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CB3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54032" w14:textId="77777777"/>
        </w:tc>
      </w:tr>
      <w:tr w14:paraId="5EF901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13F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DD4C9" w14:textId="77777777">
            <w:r>
              <w:t>Draft</w:t>
            </w:r>
          </w:p>
        </w:tc>
      </w:tr>
      <w:tr w14:paraId="2F3437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B00E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97F45" w14:textId="77777777">
            <w:r>
              <w:t>Muss</w:t>
            </w:r>
          </w:p>
        </w:tc>
      </w:tr>
      <w:tr w14:paraId="509602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80D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2C540" w14:textId="77777777">
            <w:r>
              <w:t>Mögliche Maßnahmen aus Sicht des AN:</w:t>
              <w:br/>
              <w:t>-Versperrbare bzw. zutrittskontrollierte FES in Abhängigkeit der Größe</w:t>
              <w:br/>
              <w:t>-Aktive Überwachung der Interfaces</w:t>
              <w:br/>
              <w:t>-Verwendung proprietärer Interfaces oder Protokolle in der Feldelementansteuerung bzw. Kommunikaton</w:t>
            </w:r>
          </w:p>
        </w:tc>
      </w:tr>
      <w:tr w14:paraId="6A2A08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F208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B4745" w14:textId="77777777"/>
        </w:tc>
      </w:tr>
      <w:tr w14:paraId="73E2E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5EE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99702" w14:textId="77777777">
            <w:r>
              <w:t>PV GA DIL OBB 1.0.0</w:t>
            </w:r>
          </w:p>
        </w:tc>
      </w:tr>
    </w:tbl>
    <w:p w14:paraId="6347B14F" w14:textId="77777777">
      <w:pPr>
        <w:spacing w:after="0" w:line="96" w:lineRule="auto"/>
      </w:pPr>
    </w:p>
    <w:p w14:paraId="506A0495" w14:textId="77777777">
      <w:pPr>
        <w:pStyle w:val="Heading4"/>
        <w:divId w:val="91"/>
      </w:pPr>
      <w:bookmarkStart w:name="_Toc242172667" w:id="60"/>
      <w:r>
        <w:t>6.10 Wartung</w:t>
      </w:r>
      <w:bookmarkEnd w:id="60"/>
    </w:p>
    <w:p w14:paraId="0E3E9CA7" w14:textId="77777777">
      <w:pPr>
        <w:spacing w:after="0"/>
      </w:pPr>
      <w:r>
        <w:rPr>
          <w:vanish/>
        </w:rPr>
        <w:t>MLS_DSTW/MDSTW-21963</w:t>
      </w:r>
      <w:r>
        <w:rPr>
          <w:b/>
        </w:rPr>
        <w:t>6.10.0-1 Für aus den CENELEC-Phasen 5-10 resultierende zusätzlichen Aufwendungen...</w:t>
      </w:r>
      <w:r>
        <w:br/>
        <w:t>6.10.0-1 Für aus den CENELEC-Phasen 5-10 resultierende zusätzlichen Aufwendungen oder SRACs an das Instandhaltungs-Personal des AG müssen zwischen zwischen AN und AG abgestimmt werden.</w:t>
        <w:br/>
        <w:t>​​</w:t>
      </w:r>
    </w:p>
    <w:p w14:paraId="130C61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059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672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DE70C" w14:textId="77777777">
            <w:r>
              <w:t>MDSTW-21963</w:t>
            </w:r>
          </w:p>
        </w:tc>
      </w:tr>
      <w:tr w14:paraId="3BB609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D79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10E80" w14:textId="77777777">
            <w:r>
              <w:t>02_181</w:t>
            </w:r>
          </w:p>
        </w:tc>
      </w:tr>
      <w:tr w14:paraId="3C1472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C25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0F505" w14:textId="77777777">
            <w:r>
              <w:t>302</w:t>
            </w:r>
          </w:p>
        </w:tc>
      </w:tr>
      <w:tr w14:paraId="7B9A0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AD6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A3BEE" w14:textId="77777777"/>
        </w:tc>
      </w:tr>
      <w:tr w14:paraId="65F24E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907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71E4D" w14:textId="77777777">
            <w:r>
              <w:t>Draft</w:t>
            </w:r>
          </w:p>
        </w:tc>
      </w:tr>
      <w:tr w14:paraId="10FC2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719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CC7DC" w14:textId="77777777">
            <w:r>
              <w:t>Muss</w:t>
            </w:r>
          </w:p>
        </w:tc>
      </w:tr>
      <w:tr w14:paraId="4BF387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ED9F3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28D4D" w14:textId="77777777">
            <w:r>
              <w:t>Hitachi Rail hat das Ziel, keine SRACs an die Instandhaltung weiterzugeben und insbesondere nicht die Verantwortung von technisch lösbaren Problemen durch ein SRAC an die Instandhaltung abzudecken.</w:t>
              <w:br/>
              <w:br/>
              <w:lastRenderedPageBreak/>
              <w:t>Falls die Notwendigkeit für ein SRAC an die Instandhaltung (bzw. generell an den AG) besteht, wird dieses immer nur in Abstimmung mit dem AG erfolgen.</w:t>
            </w:r>
          </w:p>
        </w:tc>
      </w:tr>
      <w:tr w14:paraId="0BB663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1AD5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2D4B1" w14:textId="77777777"/>
        </w:tc>
      </w:tr>
      <w:tr w14:paraId="1A78E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44C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9F6AC" w14:textId="77777777">
            <w:r>
              <w:t>PV GA DIL OBB 1.0.0</w:t>
            </w:r>
          </w:p>
        </w:tc>
      </w:tr>
    </w:tbl>
    <w:p w14:paraId="2C3DA4CB" w14:textId="77777777">
      <w:pPr>
        <w:spacing w:after="0" w:line="96" w:lineRule="auto"/>
      </w:pPr>
    </w:p>
    <w:p w14:paraId="53E7DB88" w14:textId="77777777">
      <w:pPr>
        <w:spacing w:after="0"/>
      </w:pPr>
      <w:r>
        <w:rPr>
          <w:vanish/>
        </w:rPr>
        <w:t>MLS_DSTW/MDSTW-21964</w:t>
      </w:r>
      <w:r>
        <w:rPr>
          <w:b/>
        </w:rPr>
        <w:t>6.10.0-2 Durch die Durchführung von geplanten Instandhaltungstätigkeiten dürfen...</w:t>
      </w:r>
      <w:r>
        <w:br/>
        <w:t>6.10.0-2 Durch die Durchführung von geplanten Instandhaltungstätigkeiten dürfen keine sicherungstechnisch und betrieblich unsicheren Zustände hergestellt werden können.</w:t>
        <w:br/>
        <w:t>​​</w:t>
      </w:r>
    </w:p>
    <w:p w14:paraId="00DDDDC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3E37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92E2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3D0CD" w14:textId="77777777">
            <w:r>
              <w:t>MDSTW-21964</w:t>
            </w:r>
          </w:p>
        </w:tc>
      </w:tr>
      <w:tr w14:paraId="314DCF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924A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5FF52F" w14:textId="77777777">
            <w:r>
              <w:t>02_182</w:t>
            </w:r>
          </w:p>
        </w:tc>
      </w:tr>
      <w:tr w14:paraId="4FF2CD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2739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763F7" w14:textId="77777777">
            <w:r>
              <w:t>303</w:t>
            </w:r>
          </w:p>
        </w:tc>
      </w:tr>
      <w:tr w14:paraId="61D06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523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04A55" w14:textId="77777777"/>
        </w:tc>
      </w:tr>
      <w:tr w14:paraId="76141B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74E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F6186E" w14:textId="77777777">
            <w:r>
              <w:t>Draft</w:t>
            </w:r>
          </w:p>
        </w:tc>
      </w:tr>
      <w:tr w14:paraId="19AF9C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4CB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F2C656" w14:textId="77777777">
            <w:r>
              <w:t>Muss</w:t>
            </w:r>
          </w:p>
        </w:tc>
      </w:tr>
      <w:tr w14:paraId="1FEF74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0EEE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8CA22" w14:textId="77777777">
            <w:r>
              <w:t>Unter der Voraussetzung der konformen Anwendung der Wartungs- und Instandhaltungsdokumentation kann bei der Durchführung von geplanten Instandhaltungstätigkeiten kein unsicherer Zustand hergestellt werden.</w:t>
            </w:r>
          </w:p>
        </w:tc>
      </w:tr>
      <w:tr w14:paraId="159379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4A1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B8E770" w14:textId="77777777"/>
        </w:tc>
      </w:tr>
      <w:tr w14:paraId="051C9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E48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A3E80" w14:textId="77777777">
            <w:r>
              <w:t>PV GA DIL OBB 1.0.0</w:t>
            </w:r>
          </w:p>
        </w:tc>
      </w:tr>
    </w:tbl>
    <w:p w14:paraId="33D82DEA" w14:textId="77777777">
      <w:pPr>
        <w:spacing w:after="0" w:line="96" w:lineRule="auto"/>
      </w:pPr>
    </w:p>
    <w:p w14:paraId="07664B58" w14:textId="77777777">
      <w:r>
        <w:rPr>
          <w:vanish/>
        </w:rPr>
        <w:t>MLS_DSTW/MDSTW-21965</w:t>
      </w:r>
      <w:r>
        <w:t>6.10.0-3 Eine DSTW-(Basis)Schulung laut Konzept des AN ist nicht als sicherungstechnische Schulung oder Ausbildung des AG anzusehen.</w:t>
        <w:br/>
        <w:t>​​</w:t>
      </w:r>
    </w:p>
    <w:p w14:paraId="7A6520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69502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F645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86B31" w14:textId="77777777">
            <w:r>
              <w:t>176</w:t>
            </w:r>
          </w:p>
        </w:tc>
      </w:tr>
      <w:tr w14:paraId="0A8418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92AD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45816" w14:textId="77777777">
            <w:r>
              <w:t>MDSTW-21965</w:t>
            </w:r>
          </w:p>
        </w:tc>
      </w:tr>
      <w:tr w14:paraId="7AF28B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B8E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9ED55" w14:textId="77777777">
            <w:r>
              <w:t>5746</w:t>
            </w:r>
          </w:p>
        </w:tc>
      </w:tr>
      <w:tr w14:paraId="0B4957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9D6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CBF72" w14:textId="77777777">
            <w:r>
              <w:t>02_253</w:t>
            </w:r>
          </w:p>
        </w:tc>
      </w:tr>
    </w:tbl>
    <w:p w14:paraId="17B72FD9" w14:textId="77777777">
      <w:pPr>
        <w:spacing w:after="0" w:line="96" w:lineRule="auto"/>
      </w:pPr>
    </w:p>
    <w:p w14:paraId="69B350ED" w14:textId="77777777">
      <w:pPr>
        <w:spacing w:after="0"/>
      </w:pPr>
      <w:r>
        <w:rPr>
          <w:vanish/>
        </w:rPr>
        <w:t>MLS_DSTW/MDSTW-21966</w:t>
      </w:r>
      <w:r>
        <w:rPr>
          <w:b/>
        </w:rPr>
        <w:t>6.10.0-4 Tausch von Systemen, Teilsystemen oder Komponenten des AG in FES oder S...</w:t>
      </w:r>
      <w:r>
        <w:br/>
        <w:t>6.10.0-4 Tausch von Systemen, Teilsystemen oder Komponenten des AG in FES oder Server-Racks des AN dürfen keine sicherungstechnische Schulung beziehungsweise Ausbildung erfordern.</w:t>
        <w:br/>
        <w:t>​​</w:t>
      </w:r>
    </w:p>
    <w:p w14:paraId="1F347D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80AB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606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BEB5A" w14:textId="77777777">
            <w:r>
              <w:t>MDSTW-21966</w:t>
            </w:r>
          </w:p>
        </w:tc>
      </w:tr>
      <w:tr w14:paraId="25FD4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E4B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4DE9E" w14:textId="77777777">
            <w:r>
              <w:t>02_252</w:t>
            </w:r>
          </w:p>
        </w:tc>
      </w:tr>
      <w:tr w14:paraId="1A3D1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C85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73A1D" w14:textId="77777777">
            <w:r>
              <w:t>5747</w:t>
            </w:r>
          </w:p>
        </w:tc>
      </w:tr>
      <w:tr w14:paraId="34EEC4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486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5AB05" w14:textId="77777777"/>
        </w:tc>
      </w:tr>
      <w:tr w14:paraId="04908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DA1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8292E" w14:textId="77777777">
            <w:r>
              <w:t>Draft</w:t>
            </w:r>
          </w:p>
        </w:tc>
      </w:tr>
      <w:tr w14:paraId="04806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C1A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85C79" w14:textId="77777777">
            <w:r>
              <w:t>Muss</w:t>
            </w:r>
          </w:p>
        </w:tc>
      </w:tr>
      <w:tr w14:paraId="26C5D7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CEBCE"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F2B89" w14:textId="77777777">
            <w:r>
              <w:t>Die Teilsysteme oder Komponenten des FES und der Serveranlage werden so entwickelt, dass keine sicherungstechnische Schulung beziehungsweise Ausbildung für den Tausch erforderlich sein wird.</w:t>
            </w:r>
          </w:p>
        </w:tc>
      </w:tr>
      <w:tr w14:paraId="7E456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F79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4DEB37" w14:textId="77777777">
            <w:r>
              <w:t>Die Begriffsdefinition "sicherungstechnische Schulung beziehungsweise Ausbildung" ist im Zuge der Pflichtenheftrunden zu erörtern.</w:t>
            </w:r>
          </w:p>
        </w:tc>
      </w:tr>
      <w:tr w14:paraId="0B6AF5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1AC9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6E84F" w14:textId="77777777">
            <w:r>
              <w:t>PV GA DIL OBB 1.0.0</w:t>
            </w:r>
          </w:p>
        </w:tc>
      </w:tr>
    </w:tbl>
    <w:p w14:paraId="214C3DA0" w14:textId="77777777">
      <w:pPr>
        <w:spacing w:after="0" w:line="96" w:lineRule="auto"/>
      </w:pPr>
    </w:p>
    <w:p w14:paraId="04E4F626" w14:textId="77777777">
      <w:pPr>
        <w:pStyle w:val="Heading4"/>
        <w:divId w:val="92"/>
      </w:pPr>
      <w:bookmarkStart w:name="_Toc242172668" w:id="61"/>
      <w:r>
        <w:t>6.11 Stromversorgung</w:t>
      </w:r>
      <w:bookmarkEnd w:id="61"/>
    </w:p>
    <w:p w14:paraId="5EC3CD2B" w14:textId="77777777">
      <w:pPr>
        <w:spacing w:after="0"/>
      </w:pPr>
      <w:r>
        <w:rPr>
          <w:vanish/>
        </w:rPr>
        <w:t>MLS_DSTW/MDSTW-21967</w:t>
      </w:r>
      <w:r>
        <w:rPr>
          <w:b/>
        </w:rPr>
        <w:t>6.11.0-1 Bei Ausfall der Stromversorgung muss das VSTW und jegliche Komponenten...</w:t>
      </w:r>
      <w:r>
        <w:br/>
        <w:t>6.11.0-1 Bei Ausfall der Stromversorgung muss das VSTW und jegliche Komponenten der Außenanlage den sicheren Zustand einnehmen.</w:t>
        <w:br/>
        <w:t>​​</w:t>
      </w:r>
    </w:p>
    <w:p w14:paraId="18A2E1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A7C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BA1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1A6C6" w14:textId="77777777">
            <w:r>
              <w:t>MDSTW-21967</w:t>
            </w:r>
          </w:p>
        </w:tc>
      </w:tr>
      <w:tr w14:paraId="695D5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B1E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6AED1" w14:textId="77777777">
            <w:r>
              <w:t>02_184</w:t>
            </w:r>
          </w:p>
        </w:tc>
      </w:tr>
      <w:tr w14:paraId="3BC74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8A5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D7DFF" w14:textId="77777777">
            <w:r>
              <w:t>305</w:t>
            </w:r>
          </w:p>
        </w:tc>
      </w:tr>
      <w:tr w14:paraId="5E35F7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B587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D0DC4" w14:textId="77777777"/>
        </w:tc>
      </w:tr>
      <w:tr w14:paraId="5358AD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0B7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449018" w14:textId="77777777">
            <w:r>
              <w:t>Draft</w:t>
            </w:r>
          </w:p>
        </w:tc>
      </w:tr>
      <w:tr w14:paraId="3CB567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21E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93CFC" w14:textId="77777777">
            <w:r>
              <w:t>Muss</w:t>
            </w:r>
          </w:p>
        </w:tc>
      </w:tr>
      <w:tr w14:paraId="61018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5706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563C7" w14:textId="77777777">
            <w:r>
              <w:t>Bei Ausfall der Stromversorgung werden die VSTWs, sowie die Außenanlagenkomponenten (OCs und Umsetzer) analog zu einem Ausfall der Kommunikation des jeweils verbundenen Systems einen sicheren Zustand einnehmen.</w:t>
            </w:r>
          </w:p>
        </w:tc>
      </w:tr>
      <w:tr w14:paraId="33F7C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DC7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7B0D5" w14:textId="77777777"/>
        </w:tc>
      </w:tr>
      <w:tr w14:paraId="0C011F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6120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E7A94" w14:textId="77777777">
            <w:r>
              <w:t>PV GA DIL OBB 1.0.0</w:t>
            </w:r>
          </w:p>
        </w:tc>
      </w:tr>
    </w:tbl>
    <w:p w14:paraId="222964F4" w14:textId="77777777">
      <w:pPr>
        <w:spacing w:after="0" w:line="96" w:lineRule="auto"/>
      </w:pPr>
    </w:p>
    <w:p w14:paraId="29129918" w14:textId="77777777">
      <w:pPr>
        <w:pStyle w:val="Heading4"/>
        <w:divId w:val="93"/>
      </w:pPr>
      <w:bookmarkStart w:name="_Toc242172669" w:id="62"/>
      <w:r>
        <w:t>6.12 Security</w:t>
      </w:r>
      <w:bookmarkEnd w:id="62"/>
    </w:p>
    <w:p w14:paraId="4987E6E4" w14:textId="77777777">
      <w:r>
        <w:rPr>
          <w:vanish/>
        </w:rPr>
        <w:t>MLS_DSTW/MDSTW-21968</w:t>
      </w:r>
      <w:r>
        <w:t>6.12.0-1 Die Anforderungen an IT-Security werden im separaten LH Security spezifiziert.</w:t>
        <w:br/>
        <w:t>Die Anforderungen an physikalische Security werden im LH Allgemeine Anforderungen spezifiziert.</w:t>
        <w:br/>
        <w:t>​​</w:t>
      </w:r>
    </w:p>
    <w:p w14:paraId="7DB183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E116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BB6D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A1810F" w14:textId="77777777">
            <w:r>
              <w:t>181</w:t>
            </w:r>
          </w:p>
        </w:tc>
      </w:tr>
      <w:tr w14:paraId="3ADC4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66F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00212" w14:textId="77777777">
            <w:r>
              <w:t>MDSTW-21968</w:t>
            </w:r>
          </w:p>
        </w:tc>
      </w:tr>
      <w:tr w14:paraId="621F37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E10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86E61" w14:textId="77777777">
            <w:r>
              <w:t>307</w:t>
            </w:r>
          </w:p>
        </w:tc>
      </w:tr>
      <w:tr w14:paraId="5E362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9FF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B303C" w14:textId="77777777">
            <w:r>
              <w:t>02_186</w:t>
            </w:r>
          </w:p>
        </w:tc>
      </w:tr>
    </w:tbl>
    <w:p w14:paraId="5FACB4D2" w14:textId="77777777">
      <w:pPr>
        <w:spacing w:after="0" w:line="96" w:lineRule="auto"/>
      </w:pPr>
    </w:p>
    <w:p w14:paraId="7FA1CF27" w14:textId="77777777">
      <w:pPr>
        <w:pStyle w:val="Heading4"/>
        <w:divId w:val="94"/>
      </w:pPr>
      <w:bookmarkStart w:name="_Toc242172670" w:id="63"/>
      <w:r>
        <w:t>6.13 Datenkonfigurationsprozess</w:t>
      </w:r>
      <w:bookmarkEnd w:id="63"/>
    </w:p>
    <w:p w14:paraId="7D94F676" w14:textId="77777777">
      <w:pPr>
        <w:spacing w:after="0"/>
      </w:pPr>
      <w:r>
        <w:rPr>
          <w:vanish/>
        </w:rPr>
        <w:t>MLS_DSTW/MDSTW-21969</w:t>
      </w:r>
      <w:r>
        <w:rPr>
          <w:b/>
        </w:rPr>
        <w:t>6.13.0-1 Der AN muss einen zertifizierten CENELEC-konformen Datenkonfigurationsp...</w:t>
      </w:r>
      <w:r>
        <w:br/>
        <w:t>6.13.0-1 Der AN muss einen zertifizierten CENELEC-konformen Datenkonfigurationsprozess für das System VSTW, Teilsysteme (OCs) und aller Schnittstellen zu den Teilsystemen und Umsystemen vorweisen.</w:t>
        <w:br/>
        <w:t>​​</w:t>
      </w:r>
    </w:p>
    <w:p w14:paraId="56C011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F18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3360C"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D23C0" w14:textId="77777777">
            <w:r>
              <w:t>MDSTW-21969</w:t>
            </w:r>
          </w:p>
        </w:tc>
      </w:tr>
      <w:tr w14:paraId="74C3A4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CA5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FA0AC" w14:textId="77777777">
            <w:r>
              <w:t>02_188</w:t>
            </w:r>
          </w:p>
        </w:tc>
      </w:tr>
      <w:tr w14:paraId="29CB09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8B1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EF5DD" w14:textId="77777777">
            <w:r>
              <w:t>309</w:t>
            </w:r>
          </w:p>
        </w:tc>
      </w:tr>
      <w:tr w14:paraId="616DB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3995F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B5D0E" w14:textId="77777777"/>
        </w:tc>
      </w:tr>
      <w:tr w14:paraId="636FBE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DDCF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35425" w14:textId="77777777">
            <w:r>
              <w:t>Draft</w:t>
            </w:r>
          </w:p>
        </w:tc>
      </w:tr>
      <w:tr w14:paraId="7544B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06B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D12BD" w14:textId="77777777">
            <w:r>
              <w:t>Muss</w:t>
            </w:r>
          </w:p>
        </w:tc>
      </w:tr>
      <w:tr w14:paraId="643B4E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5F469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3748E" w14:textId="77777777">
            <w:r>
              <w:t>Das System VSTW und Teilsysteme (OCs) werden einen CENELEC-konformen Datenkonfigurationsprozess aufweisen, der insbesondere die Vorgaben der [OEVE/OENORM EN 50716] zur Entwicklung von Anwendungsdaten wiederspiegelt.</w:t>
            </w:r>
          </w:p>
        </w:tc>
      </w:tr>
      <w:tr w14:paraId="0AACE8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A881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43CCB" w14:textId="77777777">
            <w:r>
              <w:t>ÖVE EN 50716 wurde am 1.10.2024 publiziert, darin wird das Zurückziehen der EN 50128 mit Ende Oktober 2026 vorgegeben. Daher muss für das DSTW die EN 50716 verwendet werden.</w:t>
            </w:r>
          </w:p>
        </w:tc>
      </w:tr>
      <w:tr w14:paraId="24C833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000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BF238" w14:textId="77777777">
            <w:r>
              <w:t>PV GA DIL OBB 1.0.0</w:t>
            </w:r>
          </w:p>
        </w:tc>
      </w:tr>
    </w:tbl>
    <w:p w14:paraId="2F60F1BD" w14:textId="77777777">
      <w:pPr>
        <w:spacing w:after="0" w:line="96" w:lineRule="auto"/>
      </w:pPr>
    </w:p>
    <w:p w14:paraId="35269AB4" w14:textId="77777777">
      <w:pPr>
        <w:pStyle w:val="Heading4"/>
        <w:divId w:val="95"/>
      </w:pPr>
      <w:bookmarkStart w:name="_Toc242172671" w:id="64"/>
      <w:r>
        <w:t>6.14 Safety Case</w:t>
      </w:r>
      <w:bookmarkEnd w:id="64"/>
    </w:p>
    <w:p w14:paraId="2509CA54" w14:textId="77777777">
      <w:pPr>
        <w:spacing w:after="0"/>
      </w:pPr>
      <w:r>
        <w:rPr>
          <w:vanish/>
        </w:rPr>
        <w:t>MLS_DSTW/MDSTW-21970</w:t>
      </w:r>
      <w:r>
        <w:rPr>
          <w:b/>
        </w:rPr>
        <w:t>6.14.0-1 Die Gültigkeit des Sicherheitsnachweises darf zeitlich nicht beschränkt...</w:t>
      </w:r>
      <w:r>
        <w:br/>
        <w:t>6.14.0-1 Die Gültigkeit des Sicherheitsnachweises darf zeitlich nicht beschränkt sein.</w:t>
        <w:br/>
        <w:t>​​</w:t>
      </w:r>
    </w:p>
    <w:p w14:paraId="03A3B1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424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617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5A7B8A" w14:textId="77777777">
            <w:r>
              <w:t>MDSTW-21970</w:t>
            </w:r>
          </w:p>
        </w:tc>
      </w:tr>
      <w:tr w14:paraId="68447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2A6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14582" w14:textId="77777777">
            <w:r>
              <w:t>02_190</w:t>
            </w:r>
          </w:p>
        </w:tc>
      </w:tr>
      <w:tr w14:paraId="0587D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9A0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9FAD1" w14:textId="77777777">
            <w:r>
              <w:t>311</w:t>
            </w:r>
          </w:p>
        </w:tc>
      </w:tr>
      <w:tr w14:paraId="1A41C3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49F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5F696" w14:textId="77777777"/>
        </w:tc>
      </w:tr>
      <w:tr w14:paraId="6E0F11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FBB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2F788" w14:textId="77777777">
            <w:r>
              <w:t>Draft</w:t>
            </w:r>
          </w:p>
        </w:tc>
      </w:tr>
      <w:tr w14:paraId="21C7B5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EB2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C5C24" w14:textId="77777777">
            <w:r>
              <w:t>Muss</w:t>
            </w:r>
          </w:p>
        </w:tc>
      </w:tr>
      <w:tr w14:paraId="24231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E99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CCE968" w14:textId="77777777">
            <w:r>
              <w:t>Der Sicherheitsnachweis wird ohne kalendarisches Ablaufdatum für die darin festgelegte Produkt-, Hardware-, Software-, Konfigurations-, Anwendungs- und Normenbaseline erstellt.</w:t>
            </w:r>
          </w:p>
        </w:tc>
      </w:tr>
      <w:tr w14:paraId="21637E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EA71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D92BF" w14:textId="77777777"/>
        </w:tc>
      </w:tr>
      <w:tr w14:paraId="495E0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622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3EE68" w14:textId="77777777">
            <w:r>
              <w:t>PV GA DIL OBB 1.0.0</w:t>
            </w:r>
          </w:p>
        </w:tc>
      </w:tr>
    </w:tbl>
    <w:p w14:paraId="3868FAF9" w14:textId="77777777">
      <w:pPr>
        <w:spacing w:after="0" w:line="96" w:lineRule="auto"/>
      </w:pPr>
    </w:p>
    <w:p w14:paraId="2E70FBC6" w14:textId="77777777">
      <w:pPr>
        <w:pStyle w:val="Heading3"/>
        <w:divId w:val="96"/>
      </w:pPr>
      <w:bookmarkStart w:name="_Toc242172672" w:id="65"/>
      <w:r>
        <w:t>7 Annahmen</w:t>
      </w:r>
      <w:bookmarkEnd w:id="65"/>
    </w:p>
    <w:p w14:paraId="3F77A230" w14:textId="77777777">
      <w:r>
        <w:rPr>
          <w:vanish/>
        </w:rPr>
        <w:t>MLS_DSTW/MDSTW-21971</w:t>
      </w:r>
      <w:r>
        <w:t>7.0-1 Es wird davon ausgegangen, dass für Spannungsversorgungen oder Wartungsschnittstellen kein Sicherheitslevel erforderlich ist.</w:t>
        <w:br/>
        <w:t>​​</w:t>
      </w:r>
    </w:p>
    <w:p w14:paraId="6B95DB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21C62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B57A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EF93D" w14:textId="77777777">
            <w:r>
              <w:t>187</w:t>
            </w:r>
          </w:p>
        </w:tc>
      </w:tr>
      <w:tr w14:paraId="41C86F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0D74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55346" w14:textId="77777777">
            <w:r>
              <w:t>MDSTW-21971</w:t>
            </w:r>
          </w:p>
        </w:tc>
      </w:tr>
      <w:tr w14:paraId="79B1A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F28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A7E06" w14:textId="77777777">
            <w:r>
              <w:t>313</w:t>
            </w:r>
          </w:p>
        </w:tc>
      </w:tr>
      <w:tr w14:paraId="5FD6D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A80E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1DEA4" w14:textId="77777777">
            <w:r>
              <w:t>02_192</w:t>
            </w:r>
          </w:p>
        </w:tc>
      </w:tr>
    </w:tbl>
    <w:p w14:paraId="501DC89E" w14:textId="77777777">
      <w:pPr>
        <w:spacing w:after="0" w:line="96" w:lineRule="auto"/>
      </w:pPr>
    </w:p>
    <w:p w14:paraId="21A62E6A" w14:textId="77777777">
      <w:r>
        <w:rPr>
          <w:vanish/>
        </w:rPr>
        <w:lastRenderedPageBreak/>
        <w:t>MLS_DSTW/MDSTW-21972</w:t>
      </w:r>
      <w:r>
        <w:t>7.0-2 Es wird davon ausgegangen, dass für das DDSP kein Sicherheitslevel erforderlich ist.</w:t>
        <w:br/>
        <w:t>​​</w:t>
      </w:r>
    </w:p>
    <w:p w14:paraId="7F4F6A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B3EE9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C1FF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35DB5" w14:textId="77777777">
            <w:r>
              <w:t>188</w:t>
            </w:r>
          </w:p>
        </w:tc>
      </w:tr>
      <w:tr w14:paraId="78CAD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470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DA53B9" w14:textId="77777777">
            <w:r>
              <w:t>MDSTW-21972</w:t>
            </w:r>
          </w:p>
        </w:tc>
      </w:tr>
      <w:tr w14:paraId="0E3655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CA2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4538E" w14:textId="77777777">
            <w:r>
              <w:t>314</w:t>
            </w:r>
          </w:p>
        </w:tc>
      </w:tr>
      <w:tr w14:paraId="1B6C4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218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E1A1A" w14:textId="77777777">
            <w:r>
              <w:t>02_193</w:t>
            </w:r>
          </w:p>
        </w:tc>
      </w:tr>
    </w:tbl>
    <w:p w14:paraId="231E3313" w14:textId="77777777">
      <w:pPr>
        <w:spacing w:after="0" w:line="96" w:lineRule="auto"/>
      </w:pPr>
    </w:p>
    <w:p w14:paraId="589A3039" w14:textId="77777777">
      <w:r>
        <w:rPr>
          <w:vanish/>
        </w:rPr>
        <w:t>MLS_DSTW/MDSTW-21973</w:t>
      </w:r>
      <w:r>
        <w:t>7.0-3 Es wird davon ausgegangen, dass Security im Sinne der Safety als nicht sicherheitsrelevant zu bewerten ist. Daher werden alle Security-Betrachtungen in diesem LH RAMS ausgeschlossen.</w:t>
        <w:br/>
        <w:t>​​</w:t>
      </w:r>
    </w:p>
    <w:p w14:paraId="2E38F0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06E0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0A0F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B028F" w14:textId="77777777">
            <w:r>
              <w:t>189</w:t>
            </w:r>
          </w:p>
        </w:tc>
      </w:tr>
      <w:tr w14:paraId="46A1C2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3C0C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7B82E" w14:textId="77777777">
            <w:r>
              <w:t>MDSTW-21973</w:t>
            </w:r>
          </w:p>
        </w:tc>
      </w:tr>
      <w:tr w14:paraId="2F5195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964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7C5F1" w14:textId="77777777">
            <w:r>
              <w:t>315</w:t>
            </w:r>
          </w:p>
        </w:tc>
      </w:tr>
      <w:tr w14:paraId="61676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F9E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8EBB5" w14:textId="77777777">
            <w:r>
              <w:t>02_194</w:t>
            </w:r>
          </w:p>
        </w:tc>
      </w:tr>
    </w:tbl>
    <w:p w14:paraId="575C52C2" w14:textId="77777777">
      <w:pPr>
        <w:spacing w:after="0" w:line="96" w:lineRule="auto"/>
      </w:pPr>
    </w:p>
    <w:p w14:paraId="0BDFB4BF" w14:textId="77777777">
      <w:r>
        <w:rPr>
          <w:vanish/>
        </w:rPr>
        <w:t>MLS_DSTW/MDSTW-21974</w:t>
      </w:r>
      <w:r>
        <w:t>7.0-4 Bei der Verfügbarkeitsberechung wird für die manuelle Behebung einer Störung eine MRT von 0,5 h angenommen.</w:t>
        <w:br/>
        <w:t>​​</w:t>
      </w:r>
    </w:p>
    <w:p w14:paraId="2025B5D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3C113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CCFC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B7EED" w14:textId="77777777">
            <w:r>
              <w:t>190</w:t>
            </w:r>
          </w:p>
        </w:tc>
      </w:tr>
      <w:tr w14:paraId="55C3F1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5BC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EE2EA" w14:textId="77777777">
            <w:r>
              <w:t>MDSTW-21974</w:t>
            </w:r>
          </w:p>
        </w:tc>
      </w:tr>
      <w:tr w14:paraId="0555A7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AEB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CDAC3D" w14:textId="77777777">
            <w:r>
              <w:t>316</w:t>
            </w:r>
          </w:p>
        </w:tc>
      </w:tr>
      <w:tr w14:paraId="2BE4A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834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EE5DA" w14:textId="77777777">
            <w:r>
              <w:t>02_195</w:t>
            </w:r>
          </w:p>
        </w:tc>
      </w:tr>
    </w:tbl>
    <w:p w14:paraId="7E569DE4" w14:textId="77777777">
      <w:pPr>
        <w:spacing w:after="0" w:line="96" w:lineRule="auto"/>
      </w:pPr>
    </w:p>
    <w:p w14:paraId="5BF41CA7" w14:textId="77777777">
      <w:r>
        <w:rPr>
          <w:vanish/>
        </w:rPr>
        <w:t>MLS_DSTW/MDSTW-21975</w:t>
      </w:r>
      <w:r>
        <w:t>7.0-5 Bei der Verfügbarkeitsberechung wird für die manuelle Behebung eines Fehlers eine MRT von 1 h angenommen.</w:t>
        <w:br/>
        <w:t>​​</w:t>
      </w:r>
    </w:p>
    <w:p w14:paraId="3EFC11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E7D6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5212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52A63" w14:textId="77777777">
            <w:r>
              <w:t>191</w:t>
            </w:r>
          </w:p>
        </w:tc>
      </w:tr>
      <w:tr w14:paraId="0D00EA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54C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6AFBE" w14:textId="77777777">
            <w:r>
              <w:t>MDSTW-21975</w:t>
            </w:r>
          </w:p>
        </w:tc>
      </w:tr>
      <w:tr w14:paraId="5B378C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5D9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142E0E" w14:textId="77777777">
            <w:r>
              <w:t>317</w:t>
            </w:r>
          </w:p>
        </w:tc>
      </w:tr>
      <w:tr w14:paraId="1CF05C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F8E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6B812" w14:textId="77777777">
            <w:r>
              <w:t>02_196</w:t>
            </w:r>
          </w:p>
        </w:tc>
      </w:tr>
    </w:tbl>
    <w:p w14:paraId="4C113CE0" w14:textId="77777777">
      <w:pPr>
        <w:spacing w:after="0" w:line="96" w:lineRule="auto"/>
      </w:pPr>
    </w:p>
    <w:p w14:paraId="4C594DD8" w14:textId="77777777">
      <w:pPr>
        <w:pStyle w:val="Heading2"/>
        <w:divId w:val="97"/>
      </w:pPr>
      <w:bookmarkStart w:name="_Toc242172673" w:id="66"/>
      <w:r>
        <w:t>D2.3 Teilpflichtenheft Allgemeine Anforderungen</w:t>
      </w:r>
      <w:bookmarkEnd w:id="66"/>
    </w:p>
    <w:p w14:paraId="190C2399" w14:textId="77777777">
      <w:pPr>
        <w:pStyle w:val="Heading3"/>
        <w:divId w:val="98"/>
      </w:pPr>
      <w:bookmarkStart w:name="_Toc242172674" w:id="67"/>
      <w:r>
        <w:t>2 Architektur</w:t>
      </w:r>
      <w:bookmarkEnd w:id="67"/>
    </w:p>
    <w:p w14:paraId="01BE6D0B" w14:textId="77777777">
      <w:pPr>
        <w:pStyle w:val="Heading4"/>
        <w:divId w:val="99"/>
      </w:pPr>
      <w:bookmarkStart w:name="_Toc242172675" w:id="68"/>
      <w:r>
        <w:t>2.1 Übersicht</w:t>
      </w:r>
      <w:bookmarkEnd w:id="68"/>
    </w:p>
    <w:p w14:paraId="0169E4EA" w14:textId="77777777">
      <w:r>
        <w:rPr>
          <w:vanish/>
        </w:rPr>
        <w:t>MLS_DSTW/MDSTW-21993</w:t>
      </w:r>
      <w:r>
        <w:t>2.1.0-1 Das DSTW basiert auf einem technischen Zielbild mit den drei Hauptbestandteilen Zentralsystemen, Netzwerk und Außenanlage.</w:t>
        <w:br/>
        <w:t>​​</w:t>
      </w:r>
    </w:p>
    <w:p w14:paraId="567F950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21DEC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57BA9"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60A17" w14:textId="77777777">
            <w:r>
              <w:t>195</w:t>
            </w:r>
          </w:p>
        </w:tc>
      </w:tr>
      <w:tr w14:paraId="2EE86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2C8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38EC2" w14:textId="77777777">
            <w:r>
              <w:t>MDSTW-21993</w:t>
            </w:r>
          </w:p>
        </w:tc>
      </w:tr>
      <w:tr w14:paraId="104FE7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5B2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3EB8A" w14:textId="77777777">
            <w:r>
              <w:t>321</w:t>
            </w:r>
          </w:p>
        </w:tc>
      </w:tr>
      <w:tr w14:paraId="33342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DEF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8436B8" w14:textId="77777777">
            <w:r>
              <w:t>03_91</w:t>
            </w:r>
          </w:p>
        </w:tc>
      </w:tr>
    </w:tbl>
    <w:p w14:paraId="72E31B32" w14:textId="77777777">
      <w:pPr>
        <w:spacing w:after="0" w:line="96" w:lineRule="auto"/>
      </w:pPr>
    </w:p>
    <w:p w14:paraId="0D9736F7" w14:textId="77777777">
      <w:r>
        <w:rPr>
          <w:vanish/>
        </w:rPr>
        <w:t>MLS_DSTW/MDSTW-21994</w:t>
      </w:r>
      <w:r>
        <w:t>2.1.0-2 Die Gruppe der Um- und Zentralsysteme umfassen folgende Systeme:</w:t>
        <w:br/>
        <w:t>• Rechenzentrum mit DSTW-ZE und den Umsystemen DDSP und SSP</w:t>
        <w:br/>
        <w:t>• Signalkontrollierten Warnsystem (SCWS/SCWS-S)</w:t>
        <w:br/>
        <w:t>• Betriebsführungszentralen (BFZ)</w:t>
        <w:br/>
        <w:t>• Radio Block Center (RBC)</w:t>
        <w:br/>
        <w:t>• Nachbarstellwerke</w:t>
        <w:br/>
        <w:t>​​</w:t>
      </w:r>
    </w:p>
    <w:p w14:paraId="7D24677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5E57E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3045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B81F6" w14:textId="77777777">
            <w:r>
              <w:t>196</w:t>
            </w:r>
          </w:p>
        </w:tc>
      </w:tr>
      <w:tr w14:paraId="4A788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32B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E928A" w14:textId="77777777">
            <w:r>
              <w:t>MDSTW-21994</w:t>
            </w:r>
          </w:p>
        </w:tc>
      </w:tr>
      <w:tr w14:paraId="782D65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4B4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0DCA4" w14:textId="77777777">
            <w:r>
              <w:t>322</w:t>
            </w:r>
          </w:p>
        </w:tc>
      </w:tr>
      <w:tr w14:paraId="6A675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DDA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7C32C" w14:textId="77777777">
            <w:r>
              <w:t>03_92</w:t>
            </w:r>
          </w:p>
        </w:tc>
      </w:tr>
    </w:tbl>
    <w:p w14:paraId="18FCB14C" w14:textId="77777777">
      <w:pPr>
        <w:spacing w:after="0" w:line="96" w:lineRule="auto"/>
      </w:pPr>
    </w:p>
    <w:p w14:paraId="312A741F" w14:textId="77777777">
      <w:r>
        <w:rPr>
          <w:vanish/>
        </w:rPr>
        <w:t>MLS_DSTW/MDSTW-21995</w:t>
      </w:r>
      <w:r>
        <w:t>2.1.0-3 Die Gruppe der Außenanlage umfasst folgende Systeme:</w:t>
        <w:br/>
        <w:t>• Feldelementstationen mit Object Controllern für die Teilsysteme Weiche, Lichtsignal, Gleisfreimeldung, generische Ein- und Ausgabe</w:t>
        <w:br/>
        <w:t>• die Energiestation (EST)</w:t>
        <w:br/>
        <w:t>• Eisenbahnkreuzungssicherungsanlagen</w:t>
        <w:br/>
        <w:t>​​</w:t>
      </w:r>
    </w:p>
    <w:p w14:paraId="44B595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A68E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7E4C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F6B6C" w14:textId="77777777">
            <w:r>
              <w:t>197</w:t>
            </w:r>
          </w:p>
        </w:tc>
      </w:tr>
      <w:tr w14:paraId="4767B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AB3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0F4F72" w14:textId="77777777">
            <w:r>
              <w:t>MDSTW-21995</w:t>
            </w:r>
          </w:p>
        </w:tc>
      </w:tr>
      <w:tr w14:paraId="3003A1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745EF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D3129" w14:textId="77777777">
            <w:r>
              <w:t>323</w:t>
            </w:r>
          </w:p>
        </w:tc>
      </w:tr>
      <w:tr w14:paraId="280D2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B06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25D96" w14:textId="77777777">
            <w:r>
              <w:t>03_93</w:t>
            </w:r>
          </w:p>
        </w:tc>
      </w:tr>
    </w:tbl>
    <w:p w14:paraId="1B086D98" w14:textId="77777777">
      <w:pPr>
        <w:spacing w:after="0" w:line="96" w:lineRule="auto"/>
      </w:pPr>
    </w:p>
    <w:p w14:paraId="2D612F32" w14:textId="77777777">
      <w:pPr>
        <w:pStyle w:val="Heading4"/>
        <w:divId w:val="100"/>
      </w:pPr>
      <w:bookmarkStart w:name="_Toc242172676" w:id="69"/>
      <w:r>
        <w:t>2.2 Zentralsysteme</w:t>
      </w:r>
      <w:bookmarkEnd w:id="69"/>
    </w:p>
    <w:p w14:paraId="045C55E1" w14:textId="77777777">
      <w:r>
        <w:rPr>
          <w:vanish/>
        </w:rPr>
        <w:t>MLS_DSTW/MDSTW-21996</w:t>
      </w:r>
      <w:r>
        <w:t>2.2.0-1 Die Stellwerkslogik wird in virtuellen Stellwerken umgesetzt, die mit einer im Rechenzentrum lozierten Server-Hardware die DSTW-Zentraleinheit DSTW-ZE bilden.</w:t>
        <w:br/>
        <w:t>​​</w:t>
      </w:r>
    </w:p>
    <w:p w14:paraId="65573B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A47D3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2A87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6C171" w14:textId="77777777">
            <w:r>
              <w:t>199</w:t>
            </w:r>
          </w:p>
        </w:tc>
      </w:tr>
      <w:tr w14:paraId="34C5C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880D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39FC8" w14:textId="77777777">
            <w:r>
              <w:t>MDSTW-21996</w:t>
            </w:r>
          </w:p>
        </w:tc>
      </w:tr>
      <w:tr w14:paraId="4780C8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6D0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2D9A2F" w14:textId="77777777">
            <w:r>
              <w:t>325</w:t>
            </w:r>
          </w:p>
        </w:tc>
      </w:tr>
      <w:tr w14:paraId="0BD2B7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F79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B7560" w14:textId="77777777">
            <w:r>
              <w:t>03_95</w:t>
            </w:r>
          </w:p>
        </w:tc>
      </w:tr>
    </w:tbl>
    <w:p w14:paraId="2DDC11A1" w14:textId="77777777">
      <w:pPr>
        <w:spacing w:after="0" w:line="96" w:lineRule="auto"/>
      </w:pPr>
    </w:p>
    <w:p w14:paraId="6E9D1B69" w14:textId="77777777">
      <w:r>
        <w:rPr>
          <w:vanish/>
        </w:rPr>
        <w:t>MLS_DSTW/MDSTW-21997</w:t>
      </w:r>
      <w:r>
        <w:t>2.2.0-2 Die Systeme DDSP und SSP sind im Rechenzentrum lozierte Umsysteme, die für die Funktionalität des DSTW notwendig sind. Ihre Funktionalität wird auf Basis der EULYNX-</w:t>
        <w:lastRenderedPageBreak/>
        <w:t>Spezifikationen in eigenen Lastenheften beschrieben.</w:t>
        <w:br/>
        <w:t>​​</w:t>
      </w:r>
    </w:p>
    <w:p w14:paraId="1C3187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E54D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1AD4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1AFE0" w14:textId="77777777">
            <w:r>
              <w:t>200</w:t>
            </w:r>
          </w:p>
        </w:tc>
      </w:tr>
      <w:tr w14:paraId="33A12F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BCF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19E43" w14:textId="77777777">
            <w:r>
              <w:t>MDSTW-21997</w:t>
            </w:r>
          </w:p>
        </w:tc>
      </w:tr>
      <w:tr w14:paraId="0CC5C6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566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C1606" w14:textId="77777777">
            <w:r>
              <w:t>326</w:t>
            </w:r>
          </w:p>
        </w:tc>
      </w:tr>
      <w:tr w14:paraId="50CEAF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E09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01BFE" w14:textId="77777777">
            <w:r>
              <w:t>03_96</w:t>
            </w:r>
          </w:p>
        </w:tc>
      </w:tr>
    </w:tbl>
    <w:p w14:paraId="24334FA2" w14:textId="77777777">
      <w:pPr>
        <w:spacing w:after="0" w:line="96" w:lineRule="auto"/>
      </w:pPr>
    </w:p>
    <w:p w14:paraId="5F82C587" w14:textId="77777777">
      <w:pPr>
        <w:pStyle w:val="Heading4"/>
        <w:divId w:val="101"/>
      </w:pPr>
      <w:bookmarkStart w:name="_Toc242172677" w:id="70"/>
      <w:r>
        <w:t>2.3 Schnittstellen</w:t>
      </w:r>
      <w:bookmarkEnd w:id="70"/>
    </w:p>
    <w:p w14:paraId="36E0B76B" w14:textId="77777777">
      <w:pPr>
        <w:spacing w:after="0"/>
      </w:pPr>
      <w:r>
        <w:rPr>
          <w:vanish/>
        </w:rPr>
        <w:t>MLS_DSTW/MDSTW-21998</w:t>
      </w:r>
      <w:r>
        <w:rPr>
          <w:b/>
        </w:rPr>
        <w:t>2.3.0-1 Das DSTW muss auf Basis der EULYNX-Architektur und den in EULYNX spezifi...</w:t>
      </w:r>
      <w:r>
        <w:br/>
        <w:t>2.3.0-1 Das DSTW muss auf Basis der EULYNX-Architektur und den in EULYNX spezifizierten Schnittstellen sowie mit bestehenden Schnittstellen basierend auf X25oRaSTA zu den Bestands-Umsystemen RBC, BFZ oder SCWS/SCWS-S realisiert werden.</w:t>
        <w:br/>
        <w:t>​​</w:t>
      </w:r>
    </w:p>
    <w:p w14:paraId="65E942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BE86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96FB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05876" w14:textId="77777777">
            <w:r>
              <w:t>MDSTW-21998</w:t>
            </w:r>
          </w:p>
        </w:tc>
      </w:tr>
      <w:tr w14:paraId="6CE297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3CA7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C7F75" w14:textId="77777777">
            <w:r>
              <w:t>03_98</w:t>
            </w:r>
          </w:p>
        </w:tc>
      </w:tr>
      <w:tr w14:paraId="00AE45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8B4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2D550" w14:textId="77777777">
            <w:r>
              <w:t>328</w:t>
            </w:r>
          </w:p>
        </w:tc>
      </w:tr>
      <w:tr w14:paraId="21F14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CF2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2158B" w14:textId="77777777"/>
        </w:tc>
      </w:tr>
      <w:tr w14:paraId="5AD5FF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BA1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F315F" w14:textId="77777777">
            <w:r>
              <w:t>Draft</w:t>
            </w:r>
          </w:p>
        </w:tc>
      </w:tr>
      <w:tr w14:paraId="17833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894D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1E74C" w14:textId="77777777">
            <w:r>
              <w:t>Muss</w:t>
            </w:r>
          </w:p>
        </w:tc>
      </w:tr>
      <w:tr w14:paraId="3811D9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4C4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54A384" w14:textId="77777777">
            <w:r>
              <w:t>In Stufe 1 erfolgt die Anbindung der betreffenden Umsysteme über die in den bestehenden Hitachi-Rail-Systemen verfügbaren X25oRaSTA-basierten Schnittstellen.</w:t>
              <w:br/>
              <w:br/>
              <w:t>Die zukünftig vorgesehenen EULYNX-Schnittstellen SCI-RBC, SCI-ILS und SCI-CC werden entsprechend dem vereinbarten Stufen- und Beauftragungsumfang auf Basis einer hinreichend vollständigen, abgestimmten und freigegebenen Schnittstellenspezifikation geplant und umgesetzt.</w:t>
              <w:br/>
              <w:br/>
              <w:t>SCI-ILS ist gemäß dem angebotenen Stufenplan nicht vor Stufe 3 vorgesehen. SCI-RBC und SCI-CC sind als eigene Preispositionen angeboten. Die detaillierte Planung, technische Bewertung und Umsetzung dieser Schnittstellen erfolgt daher erst nach entsprechender Beauftragung.</w:t>
              <w:br/>
              <w:br/>
              <w:t>Die konkrete technische Ausprägung der neuen EULYNX-Schnittstellen muss mit der bestehenden Systemarchitektur und den zugehörigen Safety-, Security-, Kommunikations-, Redundanz- und Zulassungsmechanismen vereinbar sein. Die anwendungsspezifische Zuordnung von Kommandos, Meldungen, Zuständen und Parametern wird für die jeweils beauftragte Schnittstelle auf Basis der abgestimmten Spezifikationsgrundlage festgelegt und dokumentiert.</w:t>
            </w:r>
          </w:p>
        </w:tc>
      </w:tr>
      <w:tr w14:paraId="1D1B0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F5508"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DE0F0" w14:textId="77777777">
            <w:r>
              <w:t>Die heute verfügbare X25oRaSTA-basierte Anbindung und die zukünftig vorgesehenen EULYNX-Schnittstellen SCI-RBC, SCI-ILS und SCI-CC stellen unterschiedliche technische Schnittstellenlösungen dar.</w:t>
              <w:br/>
              <w:br/>
              <w:t>Da die Spezifikationen für SCI-RBC, SCI-ILS und SCI-CC derzeit noch nicht hinreichend vollständig und abgestimmt vorliegen, können Funktionsumfang, technische Architektur, Datenmodell, Meldungs- und Befehlssätze, Security-Mechanismen, Fehlerbehandlung, Nachweisführung und Testumfang zum gegenwärtigen Zeitpunkt nicht abschließend festgelegt werden.</w:t>
              <w:br/>
              <w:br/>
              <w:t>Die spätere Konkretisierung dieser Schnittstellen darf nicht automatisch als Verpflichtung zur vollständigen Neuentwicklung oder zu grundlegenden Änderungen der bestehenden Hitachi-Rail-Systeme verstanden werden. Die spezifizierten Anforderungen müssen technisch umsetzbar sowie mit den bestehenden Safety-, Security-, Architektur-, Kommunikations-, Redundanz- und Zulassungsmechanismen vereinbar sein.</w:t>
              <w:br/>
              <w:br/>
              <w:t>Im Zuge der jeweiligen Beauftragung sind die dann vorliegende Schnittstellenspezifikation, die technische Machbarkeit, die erforderlichen Systemänderungen sowie die Auswirkungen auf Aufwand, Termine, Nachweisführung und Zulassung zwischen AG und AN zu bewerten und abzustimmen. Anforderungen, die über die angebotene technische und funktionale Baseline hinausgehen oder grundlegende Systemänderungen erfordern, sind gesondert zu vereinbaren.</w:t>
            </w:r>
          </w:p>
        </w:tc>
      </w:tr>
      <w:tr w14:paraId="7C6B64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27F8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385A9" w14:textId="77777777">
            <w:r>
              <w:t>PV GA DIL OBB 1.0.0</w:t>
            </w:r>
          </w:p>
        </w:tc>
      </w:tr>
    </w:tbl>
    <w:p w14:paraId="3EFCA1D4" w14:textId="77777777">
      <w:pPr>
        <w:spacing w:after="0" w:line="96" w:lineRule="auto"/>
      </w:pPr>
    </w:p>
    <w:p w14:paraId="7CD9158F" w14:textId="77777777">
      <w:pPr>
        <w:pStyle w:val="Heading4"/>
        <w:divId w:val="102"/>
      </w:pPr>
      <w:bookmarkStart w:name="_Toc242172678" w:id="71"/>
      <w:r>
        <w:t>2.4 Object Controller</w:t>
      </w:r>
      <w:bookmarkEnd w:id="71"/>
    </w:p>
    <w:p w14:paraId="2F1CFD18" w14:textId="77777777">
      <w:pPr>
        <w:spacing w:after="0"/>
      </w:pPr>
      <w:r>
        <w:rPr>
          <w:vanish/>
        </w:rPr>
        <w:t>MLS_DSTW/MDSTW-21999</w:t>
      </w:r>
      <w:r>
        <w:rPr>
          <w:b/>
        </w:rPr>
        <w:t>2.4.0-1 Folgende Zustände müssen mindestens am Objekt Controller selbst erkennba...</w:t>
      </w:r>
      <w:r>
        <w:br/>
        <w:t>2.4.0-1 Folgende Zustände müssen mindestens am Objekt Controller selbst erkennbar sein und eindeutig zuordenbar sein:</w:t>
        <w:br/>
        <w:t>• Normalbetrieb</w:t>
        <w:br/>
        <w:t>• Update/Wartung (Maintenance-Mode)</w:t>
        <w:br/>
        <w:t>• Störung</w:t>
        <w:br/>
        <w:t>• Netzwerk-Link: OK/NOK</w:t>
        <w:br/>
        <w:t>• Alle Schnittstellen zum Außenelement: OK/NOK</w:t>
        <w:br/>
        <w:t>• Zustand des Außenelements (z.B.: Weichenlage, Abschnitt belegt,...)</w:t>
        <w:br/>
        <w:t>Details müssen vom AN mit dem AG während der Pflichtenheftphase definiert werden.</w:t>
        <w:br/>
        <w:t>​​</w:t>
      </w:r>
    </w:p>
    <w:p w14:paraId="06265C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B43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A4D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F5248" w14:textId="77777777">
            <w:r>
              <w:t>MDSTW-21999</w:t>
            </w:r>
          </w:p>
        </w:tc>
      </w:tr>
      <w:tr w14:paraId="4DE72A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252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7FD3A6" w14:textId="77777777">
            <w:r>
              <w:t>03_100</w:t>
            </w:r>
          </w:p>
        </w:tc>
      </w:tr>
      <w:tr w14:paraId="0C11F5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9F8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60385" w14:textId="77777777">
            <w:r>
              <w:t>330</w:t>
            </w:r>
          </w:p>
        </w:tc>
      </w:tr>
      <w:tr w14:paraId="379024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C0C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3FCC5E" w14:textId="77777777"/>
        </w:tc>
      </w:tr>
      <w:tr w14:paraId="5456AB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1D07F"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877BF" w14:textId="77777777">
            <w:r>
              <w:t>Draft</w:t>
            </w:r>
          </w:p>
        </w:tc>
      </w:tr>
      <w:tr w14:paraId="7DE5B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F75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4E519" w14:textId="77777777">
            <w:r>
              <w:t>Muss</w:t>
            </w:r>
          </w:p>
        </w:tc>
      </w:tr>
      <w:tr w14:paraId="6F778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F313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115A2" w14:textId="77777777">
            <w:r>
              <w:t>Die Object Controller stellen die für Betrieb, Inbetriebnahme und Instandhaltung erforderlichen lokalen Statusinformationen produktspezifisch über eindeutig zuordenbare Anzeigen bereit. Dazu gehören mindestens Betriebszustand, Datenkommunikation, Maintenance- beziehungsweise Störungszustand sowie der Status der relevanten Schnittstellen zum Außenelement. Elementbezogene Zustände, beispielsweise Weichenlage oder Ein-/Ausgangszustände, werden entsprechend dem jeweiligen OC-Typ dargestellt. Die konkrete Zuordnung der Anzeigen wird in der Produkt- und Instandhaltungsdokumentation beschrieben.</w:t>
            </w:r>
          </w:p>
        </w:tc>
      </w:tr>
      <w:tr w14:paraId="75CF0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9CA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7A699" w14:textId="77777777">
            <w:r>
              <w:t>Art und Umfang der lokalen Anzeige sind vom jeweiligen OC- beziehungsweise Umsetzertyp abhängig. Für den EKSA-Umsetzer wird die Statusanzeige auf Basis der final festgelegten Umsetzerarchitektur und der zugehörigen Diagnoseanforderungen definiert. Eine einheitliche physische Anzeige aller aufgelisteten Zustände an jedem OC-Typ ist nicht erforderlich, sofern die Informationen lokal eindeutig verfügbar und zuordenbar sind.</w:t>
            </w:r>
          </w:p>
        </w:tc>
      </w:tr>
      <w:tr w14:paraId="584BEA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5DDF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15878" w14:textId="77777777">
            <w:r>
              <w:t>PV GA DIL OBB 1.0.0</w:t>
            </w:r>
          </w:p>
        </w:tc>
      </w:tr>
    </w:tbl>
    <w:p w14:paraId="73731AAF" w14:textId="77777777">
      <w:pPr>
        <w:spacing w:after="0" w:line="96" w:lineRule="auto"/>
      </w:pPr>
    </w:p>
    <w:p w14:paraId="21D3B37F" w14:textId="77777777">
      <w:r>
        <w:rPr>
          <w:vanish/>
        </w:rPr>
        <w:t>MLS_DSTW/MDSTW-22000</w:t>
      </w:r>
      <w:r>
        <w:t>2.4.0-2 Für Erweiterungen des OC (Update/Upgrade) muss genügend Rechenleistung als Reserve vorhanden sein.</w:t>
        <w:br/>
        <w:t>​​</w:t>
      </w:r>
    </w:p>
    <w:p w14:paraId="5199D5C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DEFE4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BB19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C92726" w14:textId="77777777">
            <w:r>
              <w:t>205</w:t>
            </w:r>
          </w:p>
        </w:tc>
      </w:tr>
      <w:tr w14:paraId="5E47C1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0BA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95466" w14:textId="77777777">
            <w:r>
              <w:t>MDSTW-22000</w:t>
            </w:r>
          </w:p>
        </w:tc>
      </w:tr>
      <w:tr w14:paraId="750B0D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883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D6D69" w14:textId="77777777">
            <w:r>
              <w:t>331</w:t>
            </w:r>
          </w:p>
        </w:tc>
      </w:tr>
      <w:tr w14:paraId="4070F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03C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2938B2" w14:textId="77777777">
            <w:r>
              <w:t>03_101</w:t>
            </w:r>
          </w:p>
        </w:tc>
      </w:tr>
    </w:tbl>
    <w:p w14:paraId="488D0493" w14:textId="77777777">
      <w:pPr>
        <w:spacing w:after="0" w:line="96" w:lineRule="auto"/>
      </w:pPr>
    </w:p>
    <w:p w14:paraId="64F54D5F" w14:textId="77777777">
      <w:pPr>
        <w:spacing w:after="0"/>
      </w:pPr>
      <w:r>
        <w:rPr>
          <w:vanish/>
        </w:rPr>
        <w:t>MLS_DSTW/MDSTW-22001</w:t>
      </w:r>
      <w:r>
        <w:rPr>
          <w:b/>
        </w:rPr>
        <w:t>2.4.0-3 Die CPU-Auslastung (Rechenleistung) des OC darf bei Erstzulassung im Net...</w:t>
      </w:r>
      <w:r>
        <w:br/>
        <w:t>2.4.0-3 Die CPU-Auslastung (Rechenleistung) des OC darf bei Erstzulassung im Netz des AG im Regelbetrieb maximal 60% betragen.</w:t>
        <w:br/>
        <w:t>​​</w:t>
      </w:r>
    </w:p>
    <w:p w14:paraId="31A62A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B282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C3D2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5D7085" w14:textId="77777777">
            <w:r>
              <w:t>MDSTW-22001</w:t>
            </w:r>
          </w:p>
        </w:tc>
      </w:tr>
      <w:tr w14:paraId="1AF06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7F63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DEB16" w14:textId="77777777">
            <w:r>
              <w:t>03_102</w:t>
            </w:r>
          </w:p>
        </w:tc>
      </w:tr>
      <w:tr w14:paraId="7FED99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56F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8E608" w14:textId="77777777">
            <w:r>
              <w:t>332</w:t>
            </w:r>
          </w:p>
        </w:tc>
      </w:tr>
      <w:tr w14:paraId="44ADA6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B44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2DB8D" w14:textId="77777777"/>
        </w:tc>
      </w:tr>
      <w:tr w14:paraId="7DF3B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C492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EA02D" w14:textId="77777777">
            <w:r>
              <w:t>Draft</w:t>
            </w:r>
          </w:p>
        </w:tc>
      </w:tr>
      <w:tr w14:paraId="377483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2918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563678" w14:textId="77777777">
            <w:r>
              <w:t>Muss</w:t>
            </w:r>
          </w:p>
        </w:tc>
      </w:tr>
      <w:tr w14:paraId="03369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73F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01085" w14:textId="77777777">
            <w:r>
              <w:t xml:space="preserve">Hitachi Rail wird die CPU-Auslastung im Rahmen der System- und Performance-Tests unter gemeinsam festgelegten Referenzbedingungen bestimmen und dokumentieren. Eine verbindliche Bewertung des Grenzwerts erfolgt nach Festlegung und Freigabe dieser Bedingungen für den jeweils betrachteten Hardware- und Softwarestand. Ab Stufe 2 ist für den erweiterten </w:t>
              <w:lastRenderedPageBreak/>
              <w:t>Funktionsumfang der Einsatz einer leistungsfähigeren CPU-Plattform vorgesehen.</w:t>
            </w:r>
          </w:p>
        </w:tc>
      </w:tr>
      <w:tr w14:paraId="7F14F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D15A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487A8" w14:textId="77777777">
            <w:r>
              <w:t>Der Grenzwert von 60 % ist ohne ein verbindliches Lastprofil, definierte Messbedingungen und einen festgelegten Betriebszustand nicht objektiv verifizierbar. Insbesondere sind Projektierung, Telegrammlast, Diagnoseverkehr, aktivierte Security-Funktionen, Messzeitraum sowie die Behandlung kurzzeitiger Lastspitzen gemeinsam festzulegen. Spätere funktionale Erweiterungen sind hinsichtlich ihrer Auswirkungen auf die CPU-Auslastung erneut zu bewerten.</w:t>
            </w:r>
          </w:p>
        </w:tc>
      </w:tr>
      <w:tr w14:paraId="38AC4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3999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A0059" w14:textId="77777777">
            <w:r>
              <w:t>PV GA DIL OBB 1.0.0</w:t>
            </w:r>
          </w:p>
        </w:tc>
      </w:tr>
    </w:tbl>
    <w:p w14:paraId="436FDABF" w14:textId="77777777">
      <w:pPr>
        <w:spacing w:after="0" w:line="96" w:lineRule="auto"/>
      </w:pPr>
    </w:p>
    <w:p w14:paraId="3527B74A" w14:textId="77777777">
      <w:pPr>
        <w:spacing w:after="0"/>
      </w:pPr>
      <w:r>
        <w:rPr>
          <w:vanish/>
        </w:rPr>
        <w:t>MLS_DSTW/MDSTW-22002</w:t>
      </w:r>
      <w:r>
        <w:rPr>
          <w:b/>
        </w:rPr>
        <w:t>2.4.0-4 Der AN muss den AG informiern falls Erweiterungen des OC (Update/Upgrade...</w:t>
      </w:r>
      <w:r>
        <w:br/>
        <w:t>2.4.0-4 Der AN muss den AG informiern falls Erweiterungen des OC (Update/Upgrade) die Reserve der Rechenleistung übersteigen.</w:t>
        <w:br/>
        <w:t>​​</w:t>
      </w:r>
    </w:p>
    <w:p w14:paraId="4FAF6C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02E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F267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855461" w14:textId="77777777">
            <w:r>
              <w:t>MDSTW-22002</w:t>
            </w:r>
          </w:p>
        </w:tc>
      </w:tr>
      <w:tr w14:paraId="0FE3D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025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00B9C7" w14:textId="77777777">
            <w:r>
              <w:t>03_103</w:t>
            </w:r>
          </w:p>
        </w:tc>
      </w:tr>
      <w:tr w14:paraId="192B8D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CE9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0F889" w14:textId="77777777">
            <w:r>
              <w:t>333</w:t>
            </w:r>
          </w:p>
        </w:tc>
      </w:tr>
      <w:tr w14:paraId="23C0F5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4A4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964E7" w14:textId="77777777"/>
        </w:tc>
      </w:tr>
      <w:tr w14:paraId="4FA401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99B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E710D" w14:textId="77777777">
            <w:r>
              <w:t>Draft</w:t>
            </w:r>
          </w:p>
        </w:tc>
      </w:tr>
      <w:tr w14:paraId="40E611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776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09CA4" w14:textId="77777777">
            <w:r>
              <w:t>Muss</w:t>
            </w:r>
          </w:p>
        </w:tc>
      </w:tr>
      <w:tr w14:paraId="6AEDDC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DBDC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600E9" w14:textId="77777777">
            <w:r>
              <w:t>Falls die Reserve der Rechenleistung durch eine Erweiterung des OC überstiegen wird, wird der AG unmittelbar informiert.</w:t>
            </w:r>
          </w:p>
        </w:tc>
      </w:tr>
      <w:tr w14:paraId="0CA1C2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C91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5516E" w14:textId="77777777"/>
        </w:tc>
      </w:tr>
      <w:tr w14:paraId="16984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2648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79B29" w14:textId="77777777">
            <w:r>
              <w:t>PV GA DIL OBB 1.0.0</w:t>
            </w:r>
          </w:p>
        </w:tc>
      </w:tr>
    </w:tbl>
    <w:p w14:paraId="6A024CF4" w14:textId="77777777">
      <w:pPr>
        <w:spacing w:after="0" w:line="96" w:lineRule="auto"/>
      </w:pPr>
    </w:p>
    <w:p w14:paraId="754F1011" w14:textId="77777777">
      <w:pPr>
        <w:pStyle w:val="Heading4"/>
        <w:divId w:val="103"/>
      </w:pPr>
      <w:bookmarkStart w:name="_Toc242172679" w:id="72"/>
      <w:r>
        <w:t>2.5 Automatischer Selbsttest</w:t>
      </w:r>
      <w:bookmarkEnd w:id="72"/>
    </w:p>
    <w:p w14:paraId="75285DCC" w14:textId="77777777">
      <w:pPr>
        <w:spacing w:after="0"/>
      </w:pPr>
      <w:r>
        <w:rPr>
          <w:vanish/>
        </w:rPr>
        <w:t>MLS_DSTW/MDSTW-22003</w:t>
      </w:r>
      <w:r>
        <w:rPr>
          <w:b/>
        </w:rPr>
        <w:t>2.5.0-1 Jedes Teilsystem des Gesamtsystems DSTW muss einen automatischen Selbstt...</w:t>
      </w:r>
      <w:r>
        <w:br/>
        <w:t>2.5.0-1 Jedes Teilsystem des Gesamtsystems DSTW muss einen automatischen Selbsttest durchführen können.</w:t>
        <w:br/>
        <w:t>​​</w:t>
      </w:r>
    </w:p>
    <w:p w14:paraId="28A364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E1C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74D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F78FF" w14:textId="77777777">
            <w:r>
              <w:t>MDSTW-22003</w:t>
            </w:r>
          </w:p>
        </w:tc>
      </w:tr>
      <w:tr w14:paraId="6341B3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3AD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25DB4" w14:textId="77777777">
            <w:r>
              <w:t>03_285</w:t>
            </w:r>
          </w:p>
        </w:tc>
      </w:tr>
      <w:tr w14:paraId="6A0A0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D2D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564D4" w14:textId="77777777">
            <w:r>
              <w:t>55341</w:t>
            </w:r>
          </w:p>
        </w:tc>
      </w:tr>
      <w:tr w14:paraId="4BDCAB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CA8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F368E" w14:textId="77777777"/>
        </w:tc>
      </w:tr>
      <w:tr w14:paraId="4D135B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A4C0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35CFE" w14:textId="77777777">
            <w:r>
              <w:t>Draft</w:t>
            </w:r>
          </w:p>
        </w:tc>
      </w:tr>
      <w:tr w14:paraId="436361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5DE6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10256" w14:textId="77777777">
            <w:r>
              <w:t>Muss</w:t>
            </w:r>
          </w:p>
        </w:tc>
      </w:tr>
      <w:tr w14:paraId="4F345D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617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840A2" w14:textId="77777777">
            <w:r>
              <w:t xml:space="preserve">Die innerhalb der DSTW-Systemgrenze liegenden Teilsysteme verfügen entsprechend ihrer jeweiligen Produkt- und Safety-Architektur über automatische Diagnose- und Selbsttestmechanismen. Diese werden beim Systemstart, zyklisch oder ereignisabhängig ausgeführt. Erkannte Fehler werden in einen definierten Systemzustand überführt und über die </w:t>
              <w:lastRenderedPageBreak/>
              <w:t>vorgesehenen Diagnose- und Maintenance-Schnittstellen gemeldet. Die komponentenspezifischen Selbsttestfunktionen werden in einer Übersicht dokumentiert.</w:t>
            </w:r>
          </w:p>
        </w:tc>
      </w:tr>
      <w:tr w14:paraId="2A050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15E50"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BE035" w14:textId="77777777">
            <w:r>
              <w:t>Umfang, Ausführung und Ergebnis der Selbsttests sind produktspezifisch. Die Anforderung wird auf die in der jeweiligen System- und Safety-Architektur vorgesehenen Selbsttests bezogen. Zusätzliche Tests, die über die freigegebene Produktfunktionalität hinausgehen, sind hinsichtlich technischer Auswirkungen, Safety, Aufwand und Termin gesondert zu bewerten.</w:t>
            </w:r>
          </w:p>
        </w:tc>
      </w:tr>
      <w:tr w14:paraId="2F7C8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53D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6A673" w14:textId="77777777">
            <w:r>
              <w:t>PV GA DIL OBB 3.0.0</w:t>
            </w:r>
          </w:p>
        </w:tc>
      </w:tr>
    </w:tbl>
    <w:p w14:paraId="5692A1B1" w14:textId="77777777">
      <w:pPr>
        <w:spacing w:after="0" w:line="96" w:lineRule="auto"/>
      </w:pPr>
    </w:p>
    <w:p w14:paraId="5251EFA5" w14:textId="77777777">
      <w:pPr>
        <w:spacing w:after="0"/>
      </w:pPr>
      <w:r>
        <w:rPr>
          <w:vanish/>
        </w:rPr>
        <w:t>MLS_DSTW/MDSTW-22004</w:t>
      </w:r>
      <w:r>
        <w:rPr>
          <w:b/>
        </w:rPr>
        <w:t>2.5.0-1.0-1 Die Systeme innerhalb der Systemgrenze DSTW müssen einen automatisch...</w:t>
      </w:r>
      <w:r>
        <w:br/>
        <w:t>2.5.0-1.0-1 Die Systeme innerhalb der Systemgrenze DSTW müssen einen automatischen Selbsttest durchführen können.</w:t>
      </w:r>
    </w:p>
    <w:p w14:paraId="2C637F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D321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AED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80F64" w14:textId="77777777">
            <w:r>
              <w:t>MDSTW-22004</w:t>
            </w:r>
          </w:p>
        </w:tc>
      </w:tr>
      <w:tr w14:paraId="470AC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EBB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FD213" w14:textId="77777777">
            <w:r>
              <w:t>03_291</w:t>
            </w:r>
          </w:p>
        </w:tc>
      </w:tr>
      <w:tr w14:paraId="323420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B25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3C688" w14:textId="77777777">
            <w:r>
              <w:t>55342</w:t>
            </w:r>
          </w:p>
        </w:tc>
      </w:tr>
      <w:tr w14:paraId="6EADB8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D97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891C9" w14:textId="77777777"/>
        </w:tc>
      </w:tr>
      <w:tr w14:paraId="7330EC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AD9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042D6" w14:textId="77777777">
            <w:r>
              <w:t>Draft</w:t>
            </w:r>
          </w:p>
        </w:tc>
      </w:tr>
      <w:tr w14:paraId="2B7081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9EB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EA73FD" w14:textId="77777777">
            <w:r>
              <w:t>Muss</w:t>
            </w:r>
          </w:p>
        </w:tc>
      </w:tr>
      <w:tr w14:paraId="6F8CA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1A8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604A3" w14:textId="77777777">
            <w:r>
              <w:t>Für die von Hitachi Rail gelieferten Systeme innerhalb der vereinbarten DSTW-Systemgrenze werden die produktspezifischen automatischen Selbsttest- und Diagnosefunktionen eingesetzt. Die Funktionen überwachen die für den sicheren und ordnungsgemäßen Betrieb relevanten internen Komponenten und Schnittstellen. Fehlerzustände werden erkannt, lokal behandelt und über die vereinbarten Diagnoseschnittstellen bereitgestellt.</w:t>
            </w:r>
          </w:p>
        </w:tc>
      </w:tr>
      <w:tr w14:paraId="39A742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44B88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84EE4" w14:textId="77777777">
            <w:r>
              <w:t>Die DSTW-Systemgrenze und die darin enthaltenen Systeme sind in der Systemarchitektur verbindlich festzulegen. Selbsttestfunktionen von AG-Beistellungen und externen Umsystemen liegen außerhalb der Produktverantwortung von Hitachi Rail.</w:t>
            </w:r>
          </w:p>
        </w:tc>
      </w:tr>
      <w:tr w14:paraId="0FF904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384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7AD87" w14:textId="77777777">
            <w:r>
              <w:t>PV GA DIL OBB 3.0.0</w:t>
            </w:r>
          </w:p>
        </w:tc>
      </w:tr>
    </w:tbl>
    <w:p w14:paraId="5F26421A" w14:textId="77777777">
      <w:pPr>
        <w:spacing w:after="0" w:line="96" w:lineRule="auto"/>
      </w:pPr>
    </w:p>
    <w:p w14:paraId="59C2DAA0" w14:textId="77777777">
      <w:r>
        <w:rPr>
          <w:vanish/>
        </w:rPr>
        <w:t>MLS_DSTW/MDSTW-22005</w:t>
      </w:r>
      <w:r>
        <w:t>2.5.0-2 Die Selbsttests dienen der Durchführung der wiederkehrenden Untersuchungen, um den ordnungsgemäßen Zustand der Teilsysteme des Gesamtsystems sowie des Gesamtsystems DSTW festzustellen.</w:t>
        <w:br/>
        <w:t>​​</w:t>
      </w:r>
    </w:p>
    <w:p w14:paraId="234A1D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C105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FFD8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E4C43" w14:textId="77777777">
            <w:r>
              <w:t>211</w:t>
            </w:r>
          </w:p>
        </w:tc>
      </w:tr>
      <w:tr w14:paraId="2122CE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646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7DEFF" w14:textId="77777777">
            <w:r>
              <w:t>MDSTW-22005</w:t>
            </w:r>
          </w:p>
        </w:tc>
      </w:tr>
      <w:tr w14:paraId="319CE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42EE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979786" w14:textId="77777777">
            <w:r>
              <w:t>55343</w:t>
            </w:r>
          </w:p>
        </w:tc>
      </w:tr>
      <w:tr w14:paraId="7FCA5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B5D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E69B6" w14:textId="77777777">
            <w:r>
              <w:t>03_286</w:t>
            </w:r>
          </w:p>
        </w:tc>
      </w:tr>
    </w:tbl>
    <w:p w14:paraId="11171666" w14:textId="77777777">
      <w:pPr>
        <w:spacing w:after="0" w:line="96" w:lineRule="auto"/>
      </w:pPr>
    </w:p>
    <w:p w14:paraId="3DC30206" w14:textId="77777777">
      <w:pPr>
        <w:spacing w:after="0"/>
      </w:pPr>
      <w:r>
        <w:rPr>
          <w:vanish/>
        </w:rPr>
        <w:t>MLS_DSTW/MDSTW-22006</w:t>
      </w:r>
      <w:r>
        <w:rPr>
          <w:b/>
        </w:rPr>
        <w:t>2.5.0-2.0-1 Die Selbsttests der Systeme innerhalb der Systemgrenze DSTW müssen ü...</w:t>
      </w:r>
      <w:r>
        <w:br/>
        <w:t>2.5.0-2.0-1 Die Selbsttests der Systeme innerhalb der Systemgrenze DSTW müssen über die DDSP angestoßen werden können.</w:t>
      </w:r>
    </w:p>
    <w:p w14:paraId="7D3178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269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B06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DB49D" w14:textId="77777777">
            <w:r>
              <w:t>MDSTW-22006</w:t>
            </w:r>
          </w:p>
        </w:tc>
      </w:tr>
      <w:tr w14:paraId="7E4B66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8531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1C911" w14:textId="77777777">
            <w:r>
              <w:t>03_287</w:t>
            </w:r>
          </w:p>
        </w:tc>
      </w:tr>
      <w:tr w14:paraId="546136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5F2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24BC2" w14:textId="77777777">
            <w:r>
              <w:t>55344</w:t>
            </w:r>
          </w:p>
        </w:tc>
      </w:tr>
      <w:tr w14:paraId="43E6C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861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B569E" w14:textId="77777777"/>
        </w:tc>
      </w:tr>
      <w:tr w14:paraId="2057E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03F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1A706D" w14:textId="77777777">
            <w:r>
              <w:t>Draft</w:t>
            </w:r>
          </w:p>
        </w:tc>
      </w:tr>
      <w:tr w14:paraId="45026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7ABE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A830E" w14:textId="77777777">
            <w:r>
              <w:t>Muss</w:t>
            </w:r>
          </w:p>
        </w:tc>
      </w:tr>
      <w:tr w14:paraId="77142F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95B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95810" w14:textId="77777777">
            <w:r>
              <w:t>Soweit ein produktspezifischer Selbsttest eine externe Auslösung unterstützt und die Ausführung im jeweiligen Betriebszustand zulässig ist, kann dieser über den vereinbarten DDSP-Dienst angefordert werden. Die Anforderung wird über die definierte Maintenance-Schnittstelle an das betroffene System übertragen. Das System prüft die Ausführungsbedingungen, startet den zulässigen Selbsttest und stellt Status sowie Ergebnis an der Schnittstelle bereit.</w:t>
            </w:r>
          </w:p>
        </w:tc>
      </w:tr>
      <w:tr w14:paraId="2C6CA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D42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1F8A6" w14:textId="77777777">
            <w:r>
              <w:t>Nicht alle internen oder sicherheitsbezogenen Selbsttests sind für eine externe Auslösung vorgesehen. Startbedingungen, zulässige Betriebszustände, Berechtigungen und Schnittstellenabläufe sind produktspezifisch festzulegen. Die Bereitstellung der Bedienfunktion und die Darstellung in der DDSP liegen im Verantwortungsbereich des AG.</w:t>
            </w:r>
          </w:p>
        </w:tc>
      </w:tr>
      <w:tr w14:paraId="75CEE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F99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06C13" w14:textId="77777777">
            <w:r>
              <w:t>PV GA DIL OBB 3.0.0</w:t>
            </w:r>
          </w:p>
        </w:tc>
      </w:tr>
    </w:tbl>
    <w:p w14:paraId="1DD7EA23" w14:textId="77777777">
      <w:pPr>
        <w:spacing w:after="0" w:line="96" w:lineRule="auto"/>
      </w:pPr>
    </w:p>
    <w:p w14:paraId="7F3E141B" w14:textId="77777777">
      <w:pPr>
        <w:spacing w:after="0"/>
      </w:pPr>
      <w:r>
        <w:rPr>
          <w:vanish/>
        </w:rPr>
        <w:t>MLS_DSTW/MDSTW-22007</w:t>
      </w:r>
      <w:r>
        <w:rPr>
          <w:b/>
        </w:rPr>
        <w:t>2.5.0-2.0-2 Das Ergebnis der Selbsttests muss ein standardisierter Report über d...</w:t>
      </w:r>
      <w:r>
        <w:br/>
        <w:t>2.5.0-2.0-2 Das Ergebnis der Selbsttests muss ein standardisierter Report über den Zustand der Systeme innerhalb der Systemgrenze DSTW sein.</w:t>
      </w:r>
    </w:p>
    <w:p w14:paraId="0B9656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6EC4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CA9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9BEF0" w14:textId="77777777">
            <w:r>
              <w:t>MDSTW-22007</w:t>
            </w:r>
          </w:p>
        </w:tc>
      </w:tr>
      <w:tr w14:paraId="41F615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458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472D5" w14:textId="77777777">
            <w:r>
              <w:t>03_288</w:t>
            </w:r>
          </w:p>
        </w:tc>
      </w:tr>
      <w:tr w14:paraId="1B6112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A15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8EB20" w14:textId="77777777">
            <w:r>
              <w:t>55345</w:t>
            </w:r>
          </w:p>
        </w:tc>
      </w:tr>
      <w:tr w14:paraId="58AF30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1829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CBACC1" w14:textId="77777777"/>
        </w:tc>
      </w:tr>
      <w:tr w14:paraId="384995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5DE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60779" w14:textId="77777777">
            <w:r>
              <w:t>Draft</w:t>
            </w:r>
          </w:p>
        </w:tc>
      </w:tr>
      <w:tr w14:paraId="010014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EA19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1002A" w14:textId="77777777">
            <w:r>
              <w:t>Muss</w:t>
            </w:r>
          </w:p>
        </w:tc>
      </w:tr>
      <w:tr w14:paraId="54FE5B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81EB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F7AFE" w14:textId="77777777">
            <w:r>
              <w:t>Die von den Hitachi-Rail-Systemen verfügbaren Selbsttest-, Diagnose- und Zustandsinformationen werden über die DDSP-Schnittstelle in einem vereinbarten maschinenlesbaren Datenformat bereitgestellt. Die bereitgestellten Informationen umfassen mindestens die Systemidentifikation, die Art der Diagnose bzw. des Selbsttests, den Ausführungszeitpunkt, den Ergebnisstatus sowie verfügbare Detaildiagnosen. Auf Basis dieser Informationen kann die DDSP einen standardisierten Zustandsreport für die innerhalb der Systemgrenze betrachteten Systeme erzeugen.</w:t>
            </w:r>
          </w:p>
        </w:tc>
      </w:tr>
      <w:tr w14:paraId="62046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0C0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23B28" w14:textId="77777777">
            <w:r>
              <w:t xml:space="preserve">Hitachi Rail stellt der DDSP die in den angebotenen Systemen standardmäßig verfügbaren Selbsttest-, Diagnose- und Zustandsinformationen zur Verfügung. Die Aufbereitung, Zusammenführung, Visualisierung und Ausgabe eines übergeordneten Reports liegen im Verantwortungsbereich der DDSP. Datenmodell, Pflichtfelder, Statusklassen, Darstellungsform sowie Anforderungen an den standardisierten Report sind durch den AG bzw. die </w:t>
              <w:lastRenderedPageBreak/>
              <w:t>DDSP-Spezifikation festzulegen. Die Implementierung zusätzlicher Selbsttests, Diagnosemechanismen oder Reportinhalte, die über die in den Produkten bereits verfügbaren Funktionen hinausgehen, setzt eine vorgängige Spezifikation, fachliche Abstimmung und gesonderte Bewertung im Projekt voraus.</w:t>
            </w:r>
          </w:p>
        </w:tc>
      </w:tr>
      <w:tr w14:paraId="6247B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106E0"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C1A0EF" w14:textId="77777777">
            <w:r>
              <w:t>PV GA DIL OBB 3.0.0</w:t>
            </w:r>
          </w:p>
        </w:tc>
      </w:tr>
    </w:tbl>
    <w:p w14:paraId="74510ECB" w14:textId="77777777">
      <w:pPr>
        <w:spacing w:after="0" w:line="96" w:lineRule="auto"/>
      </w:pPr>
    </w:p>
    <w:p w14:paraId="64B1768F" w14:textId="77777777">
      <w:r>
        <w:rPr>
          <w:vanish/>
        </w:rPr>
        <w:t>MLS_DSTW/MDSTW-22008</w:t>
      </w:r>
      <w:r>
        <w:t>2.5.0-2.0-3 Die genauen Inhalte des Reports sind zwischen AN und AG in der Pflichtenheftphase abzustimmen.</w:t>
        <w:br/>
        <w:t>​​</w:t>
      </w:r>
    </w:p>
    <w:p w14:paraId="071E2C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4349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4FC2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A686A" w14:textId="77777777">
            <w:r>
              <w:t>214</w:t>
            </w:r>
          </w:p>
        </w:tc>
      </w:tr>
      <w:tr w14:paraId="31DFE7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2D4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15468" w14:textId="77777777">
            <w:r>
              <w:t>MDSTW-22008</w:t>
            </w:r>
          </w:p>
        </w:tc>
      </w:tr>
      <w:tr w14:paraId="01AAB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4CD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38CA03" w14:textId="77777777">
            <w:r>
              <w:t>55346</w:t>
            </w:r>
          </w:p>
        </w:tc>
      </w:tr>
      <w:tr w14:paraId="250D16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9EC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6A2B7" w14:textId="77777777">
            <w:r>
              <w:t>03_289</w:t>
            </w:r>
          </w:p>
        </w:tc>
      </w:tr>
    </w:tbl>
    <w:p w14:paraId="0227B04E" w14:textId="77777777">
      <w:pPr>
        <w:spacing w:after="0" w:line="96" w:lineRule="auto"/>
      </w:pPr>
    </w:p>
    <w:p w14:paraId="47A34038" w14:textId="77777777">
      <w:pPr>
        <w:spacing w:after="0"/>
      </w:pPr>
      <w:r>
        <w:rPr>
          <w:vanish/>
        </w:rPr>
        <w:t>MLS_DSTW/MDSTW-22009</w:t>
      </w:r>
      <w:r>
        <w:rPr>
          <w:b/>
        </w:rPr>
        <w:t>2.5.0-2.0-3.0-1 Die wiederholte Ausführung des Selbsttest für die Teilsysteme de...</w:t>
      </w:r>
      <w:r>
        <w:br/>
        <w:t>2.5.0-2.0-3.0-1 Die wiederholte Ausführung des Selbsttest für die Teilsysteme des Gesamtsystems DSTW sowie für das Gesamtsystem DSTW muss möglich sein.</w:t>
        <w:br/>
        <w:t>​​</w:t>
      </w:r>
    </w:p>
    <w:p w14:paraId="5CE376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76634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4D7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57A01" w14:textId="77777777">
            <w:r>
              <w:t>MDSTW-22009</w:t>
            </w:r>
          </w:p>
        </w:tc>
      </w:tr>
      <w:tr w14:paraId="1B2214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5FA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EC9D7" w14:textId="77777777">
            <w:r>
              <w:t>03_290</w:t>
            </w:r>
          </w:p>
        </w:tc>
      </w:tr>
      <w:tr w14:paraId="6195A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3B7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1D3C0E" w14:textId="77777777">
            <w:r>
              <w:t>55347</w:t>
            </w:r>
          </w:p>
        </w:tc>
      </w:tr>
      <w:tr w14:paraId="572C21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C02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B56C1" w14:textId="77777777"/>
        </w:tc>
      </w:tr>
      <w:tr w14:paraId="2F630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A26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735A7C" w14:textId="77777777">
            <w:r>
              <w:t>Draft</w:t>
            </w:r>
          </w:p>
        </w:tc>
      </w:tr>
      <w:tr w14:paraId="62F4A7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4554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78421" w14:textId="77777777">
            <w:r>
              <w:t>Muss</w:t>
            </w:r>
          </w:p>
        </w:tc>
      </w:tr>
      <w:tr w14:paraId="63DE09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543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FE76D" w14:textId="77777777">
            <w:r>
              <w:t>Eine wiederholte Durchführung wird ermöglicht. Jedoch wird eine erneute Anfrage, bei einer bereits laufenden Anfrage, abgelehnt.</w:t>
            </w:r>
          </w:p>
        </w:tc>
      </w:tr>
      <w:tr w14:paraId="75B512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529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F574E" w14:textId="77777777"/>
        </w:tc>
      </w:tr>
      <w:tr w14:paraId="2C095A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E817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A23B9" w14:textId="77777777">
            <w:r>
              <w:t>PV GA DIL OBB 3.0.0</w:t>
            </w:r>
          </w:p>
        </w:tc>
      </w:tr>
    </w:tbl>
    <w:p w14:paraId="7DE003DB" w14:textId="77777777">
      <w:pPr>
        <w:spacing w:after="0" w:line="96" w:lineRule="auto"/>
      </w:pPr>
    </w:p>
    <w:p w14:paraId="1600E218" w14:textId="77777777">
      <w:pPr>
        <w:pStyle w:val="Heading3"/>
        <w:divId w:val="104"/>
      </w:pPr>
      <w:bookmarkStart w:name="_Toc242172680" w:id="73"/>
      <w:r>
        <w:t>3 Umweltbedingungen</w:t>
      </w:r>
      <w:bookmarkEnd w:id="73"/>
    </w:p>
    <w:p w14:paraId="3AEE7E2C" w14:textId="77777777">
      <w:pPr>
        <w:pStyle w:val="Heading4"/>
        <w:divId w:val="105"/>
      </w:pPr>
      <w:bookmarkStart w:name="_Toc242172681" w:id="74"/>
      <w:r>
        <w:t>3.1 Umweltbedingungen</w:t>
      </w:r>
      <w:bookmarkEnd w:id="74"/>
    </w:p>
    <w:p w14:paraId="6A6B3473" w14:textId="77777777">
      <w:pPr>
        <w:spacing w:after="0"/>
      </w:pPr>
      <w:r>
        <w:rPr>
          <w:vanish/>
        </w:rPr>
        <w:t>MLS_DSTW/MDSTW-22017</w:t>
      </w:r>
      <w:r>
        <w:rPr>
          <w:b/>
        </w:rPr>
        <w:t>3.1.0-1 Die DSTW-Streckenausrüstung (Außenanlage) und die DSTW-ZE muss unter den...</w:t>
      </w:r>
      <w:r>
        <w:br/>
        <w:t>3.1.0-1 Die DSTW-Streckenausrüstung (Außenanlage) und die DSTW-ZE muss unter den in OEVE/OENORM EN 50125-3 spezifizierten Umweltbedingungen ohne Einschränkungen bestimmungsgemäß arbeiten.</w:t>
        <w:br/>
        <w:t>​​</w:t>
      </w:r>
    </w:p>
    <w:p w14:paraId="2DC811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ECE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68B7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1119A" w14:textId="77777777">
            <w:r>
              <w:t>MDSTW-22017</w:t>
            </w:r>
          </w:p>
        </w:tc>
      </w:tr>
      <w:tr w14:paraId="3328B0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10B4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69D2E" w14:textId="77777777">
            <w:r>
              <w:t>03_129</w:t>
            </w:r>
          </w:p>
        </w:tc>
      </w:tr>
      <w:tr w14:paraId="52921B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9C5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E5727" w14:textId="77777777">
            <w:r>
              <w:t>336</w:t>
            </w:r>
          </w:p>
        </w:tc>
      </w:tr>
      <w:tr w14:paraId="3D077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6AD88"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C0DBA" w14:textId="77777777">
            <w:r>
              <w:t>[66]</w:t>
            </w:r>
          </w:p>
        </w:tc>
      </w:tr>
      <w:tr w14:paraId="76DCFE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5F8D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89731" w14:textId="77777777">
            <w:r>
              <w:t>Draft</w:t>
            </w:r>
          </w:p>
        </w:tc>
      </w:tr>
      <w:tr w14:paraId="726C63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A3A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1E508" w14:textId="77777777">
            <w:r>
              <w:t>Muss</w:t>
            </w:r>
          </w:p>
        </w:tc>
      </w:tr>
      <w:tr w14:paraId="4544B1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3F9A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E3218" w14:textId="77777777">
            <w:r>
              <w:t>Alle Komponenten des DSTW können in dem für die Komponenten definierten Einsatzbereich laut OEVE/OENORM EN 50125-3 ohne Einschränkung betrieben werden.</w:t>
            </w:r>
          </w:p>
        </w:tc>
      </w:tr>
      <w:tr w14:paraId="13AB2A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D680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DCC15" w14:textId="77777777"/>
        </w:tc>
      </w:tr>
      <w:tr w14:paraId="1E9656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D02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8A888" w14:textId="77777777">
            <w:r>
              <w:t>PV GA DIL OBB 1.0.0</w:t>
            </w:r>
          </w:p>
        </w:tc>
      </w:tr>
    </w:tbl>
    <w:p w14:paraId="08843832" w14:textId="77777777">
      <w:pPr>
        <w:spacing w:after="0" w:line="96" w:lineRule="auto"/>
      </w:pPr>
    </w:p>
    <w:p w14:paraId="536C9421" w14:textId="77777777">
      <w:pPr>
        <w:spacing w:after="0"/>
      </w:pPr>
      <w:r>
        <w:rPr>
          <w:vanish/>
        </w:rPr>
        <w:t>MLS_DSTW/MDSTW-22018</w:t>
      </w:r>
      <w:r>
        <w:rPr>
          <w:b/>
        </w:rPr>
        <w:t>3.1.0-2 Es muss die Höhenklasse A1 gemäß EN 50125-3 - bis 1400 m - berücksichtig...</w:t>
      </w:r>
      <w:r>
        <w:br/>
        <w:t>3.1.0-2 Es muss die Höhenklasse A1 gemäß EN 50125-3 - bis 1400 m - berücksichtigt werden.</w:t>
        <w:br/>
        <w:t>​​</w:t>
      </w:r>
    </w:p>
    <w:p w14:paraId="077B98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C771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89B5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BE831" w14:textId="77777777">
            <w:r>
              <w:t>MDSTW-22018</w:t>
            </w:r>
          </w:p>
        </w:tc>
      </w:tr>
      <w:tr w14:paraId="52E964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068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ECF0A" w14:textId="77777777">
            <w:r>
              <w:t>03_130</w:t>
            </w:r>
          </w:p>
        </w:tc>
      </w:tr>
      <w:tr w14:paraId="10F73F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E34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AF73B9" w14:textId="77777777">
            <w:r>
              <w:t>337</w:t>
            </w:r>
          </w:p>
        </w:tc>
      </w:tr>
      <w:tr w14:paraId="0AA24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89EB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DC9C5" w14:textId="77777777">
            <w:r>
              <w:t>[66]</w:t>
            </w:r>
          </w:p>
        </w:tc>
      </w:tr>
      <w:tr w14:paraId="151D9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FF2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EC8E3" w14:textId="77777777">
            <w:r>
              <w:t>Draft</w:t>
            </w:r>
          </w:p>
        </w:tc>
      </w:tr>
      <w:tr w14:paraId="56ED1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96B2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078F5" w14:textId="77777777">
            <w:r>
              <w:t>Muss</w:t>
            </w:r>
          </w:p>
        </w:tc>
      </w:tr>
      <w:tr w14:paraId="2D7471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81A8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2F0F8D" w14:textId="77777777">
            <w:r>
              <w:t>Alle Komponenten der FES und OC können bis zu einer Seehöhe von 1400 m eingesetzt werden.</w:t>
            </w:r>
          </w:p>
        </w:tc>
      </w:tr>
      <w:tr w14:paraId="4ED3D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1C6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77DFDC" w14:textId="77777777"/>
        </w:tc>
      </w:tr>
      <w:tr w14:paraId="29110F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5819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8EE0C" w14:textId="77777777">
            <w:r>
              <w:t>PV GA DIL OBB 1.0.0</w:t>
            </w:r>
          </w:p>
        </w:tc>
      </w:tr>
    </w:tbl>
    <w:p w14:paraId="0E9397CD" w14:textId="77777777">
      <w:pPr>
        <w:spacing w:after="0" w:line="96" w:lineRule="auto"/>
      </w:pPr>
    </w:p>
    <w:p w14:paraId="4F33442D" w14:textId="77777777">
      <w:pPr>
        <w:spacing w:after="0"/>
      </w:pPr>
      <w:r>
        <w:rPr>
          <w:vanish/>
        </w:rPr>
        <w:t>MLS_DSTW/MDSTW-22019</w:t>
      </w:r>
      <w:r>
        <w:rPr>
          <w:b/>
        </w:rPr>
        <w:t>3.1.0-3 Je nach Standort der DSTW Komponenten müssen Temperaturen der Klimaklass...</w:t>
      </w:r>
      <w:r>
        <w:br/>
        <w:t>3.1.0-3 Je nach Standort der DSTW Komponenten müssen Temperaturen der Klimaklasse T2 gemäß EN 50125-3 mit folgenden Werten berücksichtigt werden:</w:t>
        <w:br/>
        <w:t>1. im Freien: -40 °C bis +45 °C,</w:t>
        <w:br/>
        <w:t>2. im Schaltschrank: -25 °C bis +65 °C,</w:t>
        <w:br/>
        <w:t>3. im Container ohne Temperaturüberwachung: -20 °C bis +50 °C,</w:t>
        <w:br/>
        <w:t>4. im Container mit Temperaturüberwachung: +15 °C bis +30 °C,</w:t>
        <w:br/>
        <w:t>5. im Gebäude nicht klimatisiert: -5 °C bis +40 °C,</w:t>
        <w:br/>
        <w:t>6. im Gebäude klimatisiert: +18 °C bis +27 °C.</w:t>
        <w:br/>
        <w:t>Abweichend von Anstrich 1 muss in Gleisbereichen eine Umgebungstemperatur von -40 °C bis 70 °C berücksichtigt werden.</w:t>
        <w:br/>
        <w:t>​​</w:t>
      </w:r>
    </w:p>
    <w:p w14:paraId="7CCB4E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5DDF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85AB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DCDED8" w14:textId="77777777">
            <w:r>
              <w:t>MDSTW-22019</w:t>
            </w:r>
          </w:p>
        </w:tc>
      </w:tr>
      <w:tr w14:paraId="3745FE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16C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9A043" w14:textId="77777777">
            <w:r>
              <w:t>03_131</w:t>
            </w:r>
          </w:p>
        </w:tc>
      </w:tr>
      <w:tr w14:paraId="2FE03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534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4B3BC" w14:textId="77777777">
            <w:r>
              <w:t>338</w:t>
            </w:r>
          </w:p>
        </w:tc>
      </w:tr>
      <w:tr w14:paraId="5278C4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8EC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EB313" w14:textId="77777777">
            <w:r>
              <w:t>[66]</w:t>
            </w:r>
          </w:p>
        </w:tc>
      </w:tr>
      <w:tr w14:paraId="1793C9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2AD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06587" w14:textId="77777777">
            <w:r>
              <w:t>Draft</w:t>
            </w:r>
          </w:p>
        </w:tc>
      </w:tr>
      <w:tr w14:paraId="010C71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9BB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AF881" w14:textId="77777777">
            <w:r>
              <w:t>Muss</w:t>
            </w:r>
          </w:p>
        </w:tc>
      </w:tr>
      <w:tr w14:paraId="18040D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BCE7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B9F1F" w14:textId="77777777">
            <w:r>
              <w:t>Bei der Entwicklung der DSTW Komponenten werden die Temperaturbereiche gemäß EN 50125-3 entsprechend ihrem Einsatzbereich berücksichtigt.</w:t>
              <w:br/>
              <w:t>Für Feldelemente welche sich im Gleisbereich befinden wird eine maximale Umgebungstemperatur von 70°C (inklusive Sonneneinstrahlung) berücksichtigt.</w:t>
            </w:r>
          </w:p>
        </w:tc>
      </w:tr>
      <w:tr w14:paraId="4D5D37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9AB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FAFEF" w14:textId="77777777"/>
        </w:tc>
      </w:tr>
      <w:tr w14:paraId="01A270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8FE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F09AA" w14:textId="77777777">
            <w:r>
              <w:t>PV GA DIL OBB 1.0.0</w:t>
            </w:r>
          </w:p>
        </w:tc>
      </w:tr>
    </w:tbl>
    <w:p w14:paraId="4FC31C72" w14:textId="77777777">
      <w:pPr>
        <w:spacing w:after="0" w:line="96" w:lineRule="auto"/>
      </w:pPr>
    </w:p>
    <w:p w14:paraId="0B271200" w14:textId="77777777">
      <w:pPr>
        <w:spacing w:after="0"/>
      </w:pPr>
      <w:r>
        <w:rPr>
          <w:vanish/>
        </w:rPr>
        <w:t>MLS_DSTW/MDSTW-22020</w:t>
      </w:r>
      <w:r>
        <w:rPr>
          <w:b/>
        </w:rPr>
        <w:t>3.1.0-4 Bei Einwirken von Fahrtwind muss bei der Auslegung des Gehäuses die maxi...</w:t>
      </w:r>
      <w:r>
        <w:br/>
        <w:t>3.1.0-4 Bei Einwirken von Fahrtwind muss bei der Auslegung des Gehäuses die maximale Temperaturänderungsgeschwindigkeit nach EN 5012-3 Abschnitt 4.3 eingehalten werden.</w:t>
        <w:br/>
        <w:t>​​</w:t>
      </w:r>
    </w:p>
    <w:p w14:paraId="74EA47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65A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DD2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0136A" w14:textId="77777777">
            <w:r>
              <w:t>MDSTW-22020</w:t>
            </w:r>
          </w:p>
        </w:tc>
      </w:tr>
      <w:tr w14:paraId="134754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134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903E5" w14:textId="77777777">
            <w:r>
              <w:t>03_132</w:t>
            </w:r>
          </w:p>
        </w:tc>
      </w:tr>
      <w:tr w14:paraId="2BE835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BA9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041C7" w14:textId="77777777">
            <w:r>
              <w:t>339</w:t>
            </w:r>
          </w:p>
        </w:tc>
      </w:tr>
      <w:tr w14:paraId="29C524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950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1B338" w14:textId="77777777">
            <w:r>
              <w:t>[66]</w:t>
            </w:r>
          </w:p>
        </w:tc>
      </w:tr>
      <w:tr w14:paraId="505B24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846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027FE" w14:textId="77777777">
            <w:r>
              <w:t>Draft</w:t>
            </w:r>
          </w:p>
        </w:tc>
      </w:tr>
      <w:tr w14:paraId="66F8F5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4B1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443C7" w14:textId="77777777">
            <w:r>
              <w:t>Muss</w:t>
            </w:r>
          </w:p>
        </w:tc>
      </w:tr>
      <w:tr w14:paraId="4226C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7782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A1223" w14:textId="77777777">
            <w:r>
              <w:t>Die Einhausungen der FES Stationen sind dermaßen ausgelegt, dass eine Temperaturänderung entsprechend EN 50125-3 Kapitel 4.3 keine Auswirkung auf die Funktion der FES Komponenten hat.</w:t>
            </w:r>
          </w:p>
        </w:tc>
      </w:tr>
      <w:tr w14:paraId="2AB6A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1B4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BBEE2" w14:textId="77777777"/>
        </w:tc>
      </w:tr>
      <w:tr w14:paraId="0966D6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D02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51C2E" w14:textId="77777777">
            <w:r>
              <w:t>PV GA DIL OBB 1.0.0</w:t>
            </w:r>
          </w:p>
        </w:tc>
      </w:tr>
    </w:tbl>
    <w:p w14:paraId="493BB7AF" w14:textId="77777777">
      <w:pPr>
        <w:spacing w:after="0" w:line="96" w:lineRule="auto"/>
      </w:pPr>
    </w:p>
    <w:p w14:paraId="130289FF" w14:textId="77777777">
      <w:pPr>
        <w:spacing w:after="0"/>
      </w:pPr>
      <w:r>
        <w:rPr>
          <w:vanish/>
        </w:rPr>
        <w:t>MLS_DSTW/MDSTW-22021</w:t>
      </w:r>
      <w:r>
        <w:rPr>
          <w:b/>
        </w:rPr>
        <w:t>3.1.0-5 Es muss die Luftfeuchtigkeit der Klimaklasse T2 gemäß EN 50125-3 mit den...</w:t>
      </w:r>
      <w:r>
        <w:br/>
        <w:t>3.1.0-5 Es muss die Luftfeuchtigkeit der Klimaklasse T2 gemäß EN 50125-3 mit den Orten gemäß Tabelle 3 berücksichtigt werden.</w:t>
        <w:br/>
        <w:t>​​</w:t>
      </w:r>
    </w:p>
    <w:p w14:paraId="6374B1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E596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638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457B5" w14:textId="77777777">
            <w:r>
              <w:t>MDSTW-22021</w:t>
            </w:r>
          </w:p>
        </w:tc>
      </w:tr>
      <w:tr w14:paraId="157BB7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A39A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2C77C" w14:textId="77777777">
            <w:r>
              <w:t>03_133</w:t>
            </w:r>
          </w:p>
        </w:tc>
      </w:tr>
      <w:tr w14:paraId="61F8CE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0CF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2AE63" w14:textId="77777777">
            <w:r>
              <w:t>340</w:t>
            </w:r>
          </w:p>
        </w:tc>
      </w:tr>
      <w:tr w14:paraId="56711A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828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7E8F7" w14:textId="77777777">
            <w:r>
              <w:t>[66]</w:t>
            </w:r>
          </w:p>
        </w:tc>
      </w:tr>
      <w:tr w14:paraId="6025E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D365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A4641" w14:textId="77777777">
            <w:r>
              <w:t>Draft</w:t>
            </w:r>
          </w:p>
        </w:tc>
      </w:tr>
      <w:tr w14:paraId="2C943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893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952A4" w14:textId="77777777">
            <w:r>
              <w:t>Muss</w:t>
            </w:r>
          </w:p>
        </w:tc>
      </w:tr>
      <w:tr w14:paraId="32CF58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F0B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7525B" w14:textId="77777777">
            <w:r>
              <w:t>Im Zuge der Qualifizierung wird nachgewiesen, dass die Einhausungen ausreichend vor Luftfeuchtigkeit entsprechend  Klimaklasse T2 gemäß EN 50125-3 schützen, beziehungsweise die Komponenten entsprechend ausgelegt sind.</w:t>
            </w:r>
          </w:p>
        </w:tc>
      </w:tr>
      <w:tr w14:paraId="023CE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8338D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839C4" w14:textId="77777777"/>
        </w:tc>
      </w:tr>
      <w:tr w14:paraId="253650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96E2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4EAF4" w14:textId="77777777">
            <w:r>
              <w:t>PV GA DIL OBB 1.0.0</w:t>
            </w:r>
          </w:p>
        </w:tc>
      </w:tr>
    </w:tbl>
    <w:p w14:paraId="2FA82D80" w14:textId="77777777">
      <w:pPr>
        <w:spacing w:after="0" w:line="96" w:lineRule="auto"/>
      </w:pPr>
    </w:p>
    <w:p w14:paraId="61E659FF" w14:textId="77777777">
      <w:pPr>
        <w:spacing w:after="0"/>
      </w:pPr>
      <w:r>
        <w:rPr>
          <w:vanish/>
        </w:rPr>
        <w:t>MLS_DSTW/MDSTW-22022</w:t>
      </w:r>
      <w:r>
        <w:rPr>
          <w:b/>
        </w:rPr>
        <w:t>3.1.0-6 Es muss die Klimaklasse T2 gemäß 50125-3 mit einer Regenmenge von 6 mm/m...</w:t>
      </w:r>
      <w:r>
        <w:br/>
        <w:t xml:space="preserve">3.1.0-6 Es muss die Klimaklasse T2 gemäß 50125-3 mit einer Regenmenge von 6 mm/min </w:t>
        <w:lastRenderedPageBreak/>
        <w:t>berücksichtigt werden.</w:t>
        <w:br/>
        <w:t>​​</w:t>
      </w:r>
    </w:p>
    <w:p w14:paraId="5D1764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6155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8AB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7666E" w14:textId="77777777">
            <w:r>
              <w:t>MDSTW-22022</w:t>
            </w:r>
          </w:p>
        </w:tc>
      </w:tr>
      <w:tr w14:paraId="585FD0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C59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AAA9B" w14:textId="77777777">
            <w:r>
              <w:t>03_134</w:t>
            </w:r>
          </w:p>
        </w:tc>
      </w:tr>
      <w:tr w14:paraId="2D86B9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E6BF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403D92" w14:textId="77777777">
            <w:r>
              <w:t>341</w:t>
            </w:r>
          </w:p>
        </w:tc>
      </w:tr>
      <w:tr w14:paraId="435B05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9748D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1F2C3" w14:textId="77777777">
            <w:r>
              <w:t>[66]</w:t>
            </w:r>
          </w:p>
        </w:tc>
      </w:tr>
      <w:tr w14:paraId="29A6C2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CC1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1CCB3" w14:textId="77777777">
            <w:r>
              <w:t>Draft</w:t>
            </w:r>
          </w:p>
        </w:tc>
      </w:tr>
      <w:tr w14:paraId="5BE4E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908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283E26" w14:textId="77777777">
            <w:r>
              <w:t>Muss</w:t>
            </w:r>
          </w:p>
        </w:tc>
      </w:tr>
      <w:tr w14:paraId="1A4DC9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D81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FEE18" w14:textId="77777777">
            <w:r>
              <w:t>Die Einhausungen der Feldelementstationen FES-S und FES-M sind entsprechend Schutzklasse IP65 nach EN 60529 ausgeführt und berücksichtigen die Klimaklasse T2 gemäß 50125-3 mit einer Regenmenge von 6 mm/min.</w:t>
              <w:br/>
              <w:t>Die Feldelementstationen FES-L und FES-XL sind entsprechend RW 11.01.02 ausgeführt.</w:t>
            </w:r>
          </w:p>
        </w:tc>
      </w:tr>
      <w:tr w14:paraId="43D5CA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97D2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3796A" w14:textId="77777777"/>
        </w:tc>
      </w:tr>
      <w:tr w14:paraId="21AC02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469D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CD1DE" w14:textId="77777777">
            <w:r>
              <w:t>PV GA DIL OBB 1.0.0</w:t>
            </w:r>
          </w:p>
        </w:tc>
      </w:tr>
    </w:tbl>
    <w:p w14:paraId="5EDD1C1E" w14:textId="77777777">
      <w:pPr>
        <w:spacing w:after="0" w:line="96" w:lineRule="auto"/>
      </w:pPr>
    </w:p>
    <w:p w14:paraId="638C9093" w14:textId="77777777">
      <w:pPr>
        <w:spacing w:after="0"/>
      </w:pPr>
      <w:r>
        <w:rPr>
          <w:vanish/>
        </w:rPr>
        <w:t>MLS_DSTW/MDSTW-22023</w:t>
      </w:r>
      <w:r>
        <w:rPr>
          <w:b/>
        </w:rPr>
        <w:t>3.1.0-7 Die Einhausungen der FES und der Feldelemente müssen die Komponenten im...</w:t>
      </w:r>
      <w:r>
        <w:br/>
        <w:t>3.1.0-7 Die Einhausungen der FES und der Feldelemente müssen die Komponenten im Inneren bei allen vorkommenden Arten von Schnee bei gleichzeitigem Auftreten von Wind (insbes. Fahrtwind vorbeifahrender Züge) vor eindringender Feuchtigkeit gemäß EN 50125-3 Abschnitt 4.7 dauerhaft schützen.</w:t>
        <w:br/>
        <w:t>​​</w:t>
      </w:r>
    </w:p>
    <w:p w14:paraId="229343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D9A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0A8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FFB54" w14:textId="77777777">
            <w:r>
              <w:t>MDSTW-22023</w:t>
            </w:r>
          </w:p>
        </w:tc>
      </w:tr>
      <w:tr w14:paraId="589A1D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80EF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5271C" w14:textId="77777777">
            <w:r>
              <w:t>03_135</w:t>
            </w:r>
          </w:p>
        </w:tc>
      </w:tr>
      <w:tr w14:paraId="302E12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48B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29014" w14:textId="77777777">
            <w:r>
              <w:t>342</w:t>
            </w:r>
          </w:p>
        </w:tc>
      </w:tr>
      <w:tr w14:paraId="11D2E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1E9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F3034F" w14:textId="77777777">
            <w:r>
              <w:t>[66]</w:t>
            </w:r>
          </w:p>
        </w:tc>
      </w:tr>
      <w:tr w14:paraId="09B087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0DA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BAD35" w14:textId="77777777">
            <w:r>
              <w:t>Draft</w:t>
            </w:r>
          </w:p>
        </w:tc>
      </w:tr>
      <w:tr w14:paraId="66F1A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8B09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A9E25" w14:textId="77777777">
            <w:r>
              <w:t>Muss</w:t>
            </w:r>
          </w:p>
        </w:tc>
      </w:tr>
      <w:tr w14:paraId="786B5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983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81786" w14:textId="77777777">
            <w:r>
              <w:t>Die Einhausungen der Feldelementstationen FES-S und FES-M sind entsprechend Schutzklasse IP65 nach EN 60529 ausgeführt und schützen durch ihre Konstruktion die Komponenten im Inneren vor eindringender Feuchtigkeit bei Auftreten von Wind und Fahrtwind gemäß EN 50125-3 Abschnitt 4.7.</w:t>
              <w:br/>
              <w:t>Die Feldelementstationen FES-L und FES-XL sind entsprechend RW 11.01.02 ausgeführt.</w:t>
            </w:r>
          </w:p>
        </w:tc>
      </w:tr>
      <w:tr w14:paraId="56FC15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EF54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4CDE9" w14:textId="77777777">
            <w:r>
              <w:t>Nachweise für die Erfüllung der Umweltbedingungen und Schutzgrad gemäß Lastenhefte und Leistungsbeschreibungen werden für die Einhausungen der Feldelemente anderwärtig erbracht.</w:t>
            </w:r>
          </w:p>
        </w:tc>
      </w:tr>
      <w:tr w14:paraId="3F0CF3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9346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BBB4A" w14:textId="77777777">
            <w:r>
              <w:t>PV GA DIL OBB 1.0.0</w:t>
            </w:r>
          </w:p>
        </w:tc>
      </w:tr>
    </w:tbl>
    <w:p w14:paraId="6EE0ABFE" w14:textId="77777777">
      <w:pPr>
        <w:spacing w:after="0" w:line="96" w:lineRule="auto"/>
      </w:pPr>
    </w:p>
    <w:p w14:paraId="3C33297B" w14:textId="77777777">
      <w:pPr>
        <w:spacing w:after="0"/>
      </w:pPr>
      <w:r>
        <w:rPr>
          <w:vanish/>
        </w:rPr>
        <w:t>MLS_DSTW/MDSTW-22024</w:t>
      </w:r>
      <w:r>
        <w:rPr>
          <w:b/>
        </w:rPr>
        <w:t>3.1.0-8 Die Einhausungen der FES und der Feldelemente müssen Hagelkörnern mit Du...</w:t>
      </w:r>
      <w:r>
        <w:br/>
        <w:t xml:space="preserve">3.1.0-8 Die Einhausungen der FES und der Feldelemente müssen Hagelkörnern mit Durchmessern </w:t>
        <w:lastRenderedPageBreak/>
        <w:t>von bis zu 15 mm unbeschädigt widerstehen. Ausnahmsweise können gemäß EN 50125-3 Abschnitt 4.7 auch größere Durchmesser auftreten.</w:t>
        <w:br/>
        <w:t>​​</w:t>
      </w:r>
    </w:p>
    <w:p w14:paraId="11CB37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8129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19AE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FD2A7" w14:textId="77777777">
            <w:r>
              <w:t>MDSTW-22024</w:t>
            </w:r>
          </w:p>
        </w:tc>
      </w:tr>
      <w:tr w14:paraId="62FB4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46F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201C9" w14:textId="77777777">
            <w:r>
              <w:t>03_136</w:t>
            </w:r>
          </w:p>
        </w:tc>
      </w:tr>
      <w:tr w14:paraId="749365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2D72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44337" w14:textId="77777777">
            <w:r>
              <w:t>343</w:t>
            </w:r>
          </w:p>
        </w:tc>
      </w:tr>
      <w:tr w14:paraId="54961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F508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0A7E6" w14:textId="77777777">
            <w:r>
              <w:t>[66]</w:t>
            </w:r>
          </w:p>
        </w:tc>
      </w:tr>
      <w:tr w14:paraId="463F15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96A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EF1CE" w14:textId="77777777">
            <w:r>
              <w:t>Draft</w:t>
            </w:r>
          </w:p>
        </w:tc>
      </w:tr>
      <w:tr w14:paraId="6EA73E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3122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D40AE" w14:textId="77777777">
            <w:r>
              <w:t>Muss</w:t>
            </w:r>
          </w:p>
        </w:tc>
      </w:tr>
      <w:tr w14:paraId="4EEA53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D3FA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FA7F0" w14:textId="77777777">
            <w:r>
              <w:t>Die Einhausungen der Feldelementstationen FES-S und FES-M sind entsprechend Schutzklasse IP65 nach EN 60529 ausgeführt und widerstehen Hageleinschlägen von bis zu 15 mm Durchmesser gemäß EN 50125-3 Abschnitt 4.7.</w:t>
              <w:br/>
              <w:t>Die Feldelementstationen FES-L und FES-XL sind entsprechend RW 11.01.02 ausgeführt.</w:t>
            </w:r>
          </w:p>
        </w:tc>
      </w:tr>
      <w:tr w14:paraId="2726A2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1D02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C5286" w14:textId="77777777">
            <w:r>
              <w:t>Nachweise für die Erfüllung der Umweltbedingungen und Schutzgrad gemäß Lastenhefte und Leistungsbeschreibungen werden für die Einhausungen der Feldelemente anderwärtig erbracht.</w:t>
            </w:r>
          </w:p>
        </w:tc>
      </w:tr>
      <w:tr w14:paraId="4E47C1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33E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C871A" w14:textId="77777777">
            <w:r>
              <w:t>PV GA DIL OBB 1.0.0</w:t>
            </w:r>
          </w:p>
        </w:tc>
      </w:tr>
    </w:tbl>
    <w:p w14:paraId="31D21395" w14:textId="77777777">
      <w:pPr>
        <w:spacing w:after="0" w:line="96" w:lineRule="auto"/>
      </w:pPr>
    </w:p>
    <w:p w14:paraId="63460C33" w14:textId="77777777">
      <w:pPr>
        <w:spacing w:after="0"/>
      </w:pPr>
      <w:r>
        <w:rPr>
          <w:vanish/>
        </w:rPr>
        <w:t xml:space="preserve">MLS_DSTW/MDSTW-22025</w:t>
      </w:r>
      <w:r>
        <w:rPr>
          <w:b/>
        </w:rPr>
        <w:t xml:space="preserve">3.1.0-9 Die Einhausungen der FES und der Feldelemente müssen die Komponenten im...</w:t>
      </w:r>
      <w:r>
        <w:br/>
        <w:t xml:space="preserve">3.1.0-9 Die Einhausungen der FES und der Feldelemente müssen die Komponenten im Inneren bei </w:t>
        <w:commentRangeStart w:id="2557623"/>
        <w:t xml:space="preserve">allen vorkommenden Arten von Eis</w:t>
        <w:commentRangeEnd w:id="2557623"/>
        <w:t xml:space="preserve"> vor eindringender Feuchtigkeit gemäß [EN 50125-3] Abschnitt 4.7 dauerhaft schützen.</w:t>
        <w:br/>
        <w:t>​​</w:t>
      </w:r>
      <w:r>
        <w:rPr>
          <w:rStyle w:val="CommentReference"/>
        </w:rPr>
        <w:commentReference w:id="2557623"/>
      </w:r>
    </w:p>
    <w:p w14:paraId="114EEE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78C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FB6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4BCB8" w14:textId="77777777">
            <w:r>
              <w:t>MDSTW-22025</w:t>
            </w:r>
          </w:p>
        </w:tc>
      </w:tr>
      <w:tr w14:paraId="618B39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6EA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68223" w14:textId="77777777">
            <w:r>
              <w:t>03_137</w:t>
            </w:r>
          </w:p>
        </w:tc>
      </w:tr>
      <w:tr w14:paraId="7BDE24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2ACE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F0CE2" w14:textId="77777777">
            <w:r>
              <w:t>344</w:t>
            </w:r>
          </w:p>
        </w:tc>
      </w:tr>
      <w:tr w14:paraId="5C37A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0D9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05FCA" w14:textId="77777777">
            <w:r>
              <w:t>[66]</w:t>
            </w:r>
          </w:p>
        </w:tc>
      </w:tr>
      <w:tr w14:paraId="5AA004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A92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7FF74" w14:textId="77777777">
            <w:r>
              <w:t>Draft</w:t>
            </w:r>
          </w:p>
        </w:tc>
      </w:tr>
      <w:tr w14:paraId="744D5E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D14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573EF" w14:textId="77777777">
            <w:r>
              <w:t>Muss</w:t>
            </w:r>
          </w:p>
        </w:tc>
      </w:tr>
      <w:tr w14:paraId="6A1F8E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2FA0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FC1ED" w14:textId="77777777">
            <w:r>
              <w:t>Die Einhausungen der Feldelementstationen FES-S und FES-M sind entsprechend Schutzklasse IP65 nach EN 60529 ausgeführt und verhindern daduch das Eindringen von Feuchtigkeit.</w:t>
              <w:br/>
              <w:t>Die Feldelementstationen FES-L und FES-XL sind entsprechend RW 11.01.02 ausgeführt</w:t>
            </w:r>
          </w:p>
        </w:tc>
      </w:tr>
      <w:tr w14:paraId="61CA9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BB987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573DC" w14:textId="77777777">
            <w:r>
              <w:t>Nachweise für die Erfüllung der Umweltbedingungen und Schutzgrad gemäß Lastenhefte und Leistungsbeschreibungen werden für die Einhausungen der Feldelemente anderwärtig erbracht.</w:t>
            </w:r>
          </w:p>
        </w:tc>
      </w:tr>
      <w:tr w14:paraId="2AE9F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77C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27BF3" w14:textId="77777777">
            <w:r>
              <w:t>PV GA DIL OBB 1.0.0</w:t>
            </w:r>
          </w:p>
        </w:tc>
      </w:tr>
    </w:tbl>
    <w:p w14:paraId="6CF82DDE" w14:textId="77777777">
      <w:pPr>
        <w:spacing w:after="0" w:line="96" w:lineRule="auto"/>
      </w:pPr>
    </w:p>
    <w:p w14:paraId="08049B3B" w14:textId="77777777">
      <w:pPr>
        <w:spacing w:after="0"/>
      </w:pPr>
      <w:r>
        <w:rPr>
          <w:vanish/>
        </w:rPr>
        <w:t>MLS_DSTW/MDSTW-22026</w:t>
      </w:r>
      <w:r>
        <w:rPr>
          <w:b/>
        </w:rPr>
        <w:t>3.1.0-10 Die Einhausungen der FES und der Feldelemente müssen für die Sonnenstra...</w:t>
      </w:r>
      <w:r>
        <w:br/>
        <w:t xml:space="preserve">3.1.0-10 Die Einhausungen der FES und der Feldelemente müssen für die Sonnenstrahlung gemäß </w:t>
        <w:lastRenderedPageBreak/>
        <w:t>der [EN 60721-3-4] Klasse 4K26 "Freiluft" (Tabelle 1) geeignet sein.</w:t>
        <w:br/>
        <w:t>​​</w:t>
      </w:r>
    </w:p>
    <w:p w14:paraId="33C3EA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DE71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03F4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5A9C2" w14:textId="77777777">
            <w:r>
              <w:t>MDSTW-22026</w:t>
            </w:r>
          </w:p>
        </w:tc>
      </w:tr>
      <w:tr w14:paraId="74757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1EA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C96E5" w14:textId="77777777">
            <w:r>
              <w:t>03_138</w:t>
            </w:r>
          </w:p>
        </w:tc>
      </w:tr>
      <w:tr w14:paraId="7F498E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5B72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0FDE7" w14:textId="77777777">
            <w:r>
              <w:t>345</w:t>
            </w:r>
          </w:p>
        </w:tc>
      </w:tr>
      <w:tr w14:paraId="46FE0F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F994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CE1C4" w14:textId="77777777">
            <w:r>
              <w:t>[179]</w:t>
            </w:r>
          </w:p>
        </w:tc>
      </w:tr>
      <w:tr w14:paraId="5BAC17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EC9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DBB03" w14:textId="77777777">
            <w:r>
              <w:t>Draft</w:t>
            </w:r>
          </w:p>
        </w:tc>
      </w:tr>
      <w:tr w14:paraId="730D7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92A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6761A" w14:textId="77777777">
            <w:r>
              <w:t>Muss</w:t>
            </w:r>
          </w:p>
        </w:tc>
      </w:tr>
      <w:tr w14:paraId="3EBA47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651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D17E3" w14:textId="77777777">
            <w:r>
              <w:t>Bei der Entwicklung der FES Komponenten wird eine Sonneneinstrahlung von 1090 W/m² gemäß EN 60721-3-4, Klasse 4K26 berücksichtigt.</w:t>
              <w:br/>
              <w:br/>
              <w:t>Bei den Umgebungstemperaturanforderungen der Feldelemente im Gleisbereich (70°C) ist der Temperaturanstieg durch Sonneneinstrahlung bereits berücksichtigt.</w:t>
            </w:r>
          </w:p>
        </w:tc>
      </w:tr>
      <w:tr w14:paraId="589DE0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EBED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B7AAB" w14:textId="77777777"/>
        </w:tc>
      </w:tr>
      <w:tr w14:paraId="70405D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A8CB6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F29B8" w14:textId="77777777">
            <w:r>
              <w:t>PV GA DIL OBB 1.0.0</w:t>
            </w:r>
          </w:p>
        </w:tc>
      </w:tr>
    </w:tbl>
    <w:p w14:paraId="7059436C" w14:textId="77777777">
      <w:pPr>
        <w:spacing w:after="0" w:line="96" w:lineRule="auto"/>
      </w:pPr>
    </w:p>
    <w:p w14:paraId="2B7C7AC0" w14:textId="77777777">
      <w:r>
        <w:rPr>
          <w:vanish/>
        </w:rPr>
        <w:t>MLS_DSTW/MDSTW-22027</w:t>
      </w:r>
      <w:r>
        <w:t>3.1.0-11 Laut EN 60721-3-4 ist die zu erwartende maximale Sonnenstrahlungsleistung 1090 W/m².</w:t>
        <w:br/>
        <w:t>​​</w:t>
      </w:r>
    </w:p>
    <w:p w14:paraId="617DDC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5E32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523B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8E60B" w14:textId="77777777">
            <w:r>
              <w:t>228</w:t>
            </w:r>
          </w:p>
        </w:tc>
      </w:tr>
      <w:tr w14:paraId="3E2B24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EBCA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853FE" w14:textId="77777777">
            <w:r>
              <w:t>MDSTW-22027</w:t>
            </w:r>
          </w:p>
        </w:tc>
      </w:tr>
      <w:tr w14:paraId="77AAB8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D75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DA4DF" w14:textId="77777777">
            <w:r>
              <w:t>346</w:t>
            </w:r>
          </w:p>
        </w:tc>
      </w:tr>
      <w:tr w14:paraId="7BA8EF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8AD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B69DC" w14:textId="77777777">
            <w:r>
              <w:t>03_139</w:t>
            </w:r>
          </w:p>
        </w:tc>
      </w:tr>
    </w:tbl>
    <w:p w14:paraId="1AEFF572" w14:textId="77777777">
      <w:pPr>
        <w:spacing w:after="0" w:line="96" w:lineRule="auto"/>
      </w:pPr>
    </w:p>
    <w:p w14:paraId="02A7E611" w14:textId="77777777">
      <w:pPr>
        <w:spacing w:after="0"/>
      </w:pPr>
      <w:r>
        <w:rPr>
          <w:vanish/>
        </w:rPr>
        <w:t>MLS_DSTW/MDSTW-22028</w:t>
      </w:r>
      <w:r>
        <w:rPr>
          <w:b/>
        </w:rPr>
        <w:t>3.1.0-12 Die Einhausungen der FES und der Feldelemente müssen für die betrieblic...</w:t>
      </w:r>
      <w:r>
        <w:br/>
        <w:t>3.1.0-12 Die Einhausungen der FES und der Feldelemente müssen für die betriebliche Nutzungsdauer von 30 Jahren beständig gegen UV-Strahlung sein.</w:t>
        <w:br/>
        <w:t>​​</w:t>
      </w:r>
    </w:p>
    <w:p w14:paraId="7E31D0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B9A8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6EBC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0304B" w14:textId="77777777">
            <w:r>
              <w:t>MDSTW-22028</w:t>
            </w:r>
          </w:p>
        </w:tc>
      </w:tr>
      <w:tr w14:paraId="00E95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08E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167D7" w14:textId="77777777">
            <w:r>
              <w:t>03_140</w:t>
            </w:r>
          </w:p>
        </w:tc>
      </w:tr>
      <w:tr w14:paraId="2AAFAA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0DD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E0B2E" w14:textId="77777777">
            <w:r>
              <w:t>347</w:t>
            </w:r>
          </w:p>
        </w:tc>
      </w:tr>
      <w:tr w14:paraId="13B47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EEC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392E5E" w14:textId="77777777">
            <w:r>
              <w:t>[66]</w:t>
            </w:r>
          </w:p>
        </w:tc>
      </w:tr>
      <w:tr w14:paraId="7200B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65D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45012" w14:textId="77777777">
            <w:r>
              <w:t>Draft</w:t>
            </w:r>
          </w:p>
        </w:tc>
      </w:tr>
      <w:tr w14:paraId="43F32D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920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F8DE5" w14:textId="77777777">
            <w:r>
              <w:t>Muss</w:t>
            </w:r>
          </w:p>
        </w:tc>
      </w:tr>
      <w:tr w14:paraId="349D43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657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2E44D" w14:textId="77777777">
            <w:r>
              <w:t>Die Einhausungen der Feldelementstationen FES-S und FES-M bestehen aus Metall und sind daher UV-beständig. Dichtungen und evtl. vorhandene Kunststoffkomponenten sind vor Sonneneinstrahlung geschützt.</w:t>
              <w:br/>
              <w:t>Die Feldelementstationen FES-L und FES-XL sind entsprechend RW 11.01.02 ausgeführt.</w:t>
              <w:br/>
              <w:t xml:space="preserve">Die Gehäuse der Feldelemente sind für die geforderte Dauer UV-beständig </w:t>
              <w:lastRenderedPageBreak/>
              <w:t>ausgeführt.</w:t>
              <w:br/>
              <w:t>Die geforderte UV-Beständigkeit von 30 Jahren wird eingehalten.</w:t>
            </w:r>
          </w:p>
        </w:tc>
      </w:tr>
      <w:tr w14:paraId="4D0B3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08458"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51CBFB" w14:textId="77777777">
            <w:r>
              <w:t>Nachweise für die Erfüllung der Umweltbedingungen und Schutzgrad gemäß Lastenhefte und Leistungsbeschreibungen werden für die Einhausungen der Feldelemente anderwärtig erbracht.</w:t>
            </w:r>
          </w:p>
        </w:tc>
      </w:tr>
      <w:tr w14:paraId="61F35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E961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191CE" w14:textId="77777777">
            <w:r>
              <w:t>PV GA DIL OBB 1.0.0</w:t>
            </w:r>
          </w:p>
        </w:tc>
      </w:tr>
    </w:tbl>
    <w:p w14:paraId="4FB624DC" w14:textId="77777777">
      <w:pPr>
        <w:spacing w:after="0" w:line="96" w:lineRule="auto"/>
      </w:pPr>
    </w:p>
    <w:p w14:paraId="19B0DAC0" w14:textId="77777777">
      <w:pPr>
        <w:spacing w:after="0"/>
      </w:pPr>
      <w:r>
        <w:rPr>
          <w:vanish/>
        </w:rPr>
        <w:t>MLS_DSTW/MDSTW-22029</w:t>
      </w:r>
      <w:r>
        <w:rPr>
          <w:b/>
        </w:rPr>
        <w:t>3.1.0-13 Für die Einhausungen der FES und der Feldelemente bestehen keine Anford...</w:t>
      </w:r>
      <w:r>
        <w:br/>
        <w:t>3.1.0-13 Für die Einhausungen der FES und der Feldelemente bestehen keine Anforderungen an den Außenluft-Volumenstrom</w:t>
        <w:br/>
        <w:t>​​</w:t>
      </w:r>
    </w:p>
    <w:p w14:paraId="30C4AE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B5A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81C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9029B" w14:textId="77777777">
            <w:r>
              <w:t>MDSTW-22029</w:t>
            </w:r>
          </w:p>
        </w:tc>
      </w:tr>
      <w:tr w14:paraId="0ED9E7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D73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C9194" w14:textId="77777777">
            <w:r>
              <w:t>03_141</w:t>
            </w:r>
          </w:p>
        </w:tc>
      </w:tr>
      <w:tr w14:paraId="0CDBEE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AD7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7C2E0" w14:textId="77777777">
            <w:r>
              <w:t>348</w:t>
            </w:r>
          </w:p>
        </w:tc>
      </w:tr>
      <w:tr w14:paraId="0808C7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530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31211" w14:textId="77777777">
            <w:r>
              <w:t>[66]</w:t>
            </w:r>
          </w:p>
        </w:tc>
      </w:tr>
      <w:tr w14:paraId="1081BA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220B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D7657" w14:textId="77777777">
            <w:r>
              <w:t>Draft</w:t>
            </w:r>
          </w:p>
        </w:tc>
      </w:tr>
      <w:tr w14:paraId="2B4530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72F9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9C91D" w14:textId="77777777">
            <w:r>
              <w:t>Muss</w:t>
            </w:r>
          </w:p>
        </w:tc>
      </w:tr>
      <w:tr w14:paraId="43AEBE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D3AE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A80DF" w14:textId="77777777">
            <w:r>
              <w:t>Die Einhausungen der Feldelementstationen FES-S und FES-M sind so ausgelegt, dass die Wärme ohne notwendigem Außenluft-Volumenstrom abgeführt werden kann.</w:t>
              <w:br/>
              <w:t>Die Feldelementstationen FES-L und FES-XL sind entsprechend RW 11.01.02 ausgeführt.</w:t>
              <w:br/>
              <w:t>Selbes trifft auf die Gehäuse der Feldelemente zu.</w:t>
            </w:r>
          </w:p>
        </w:tc>
      </w:tr>
      <w:tr w14:paraId="18516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41B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3B91C" w14:textId="77777777">
            <w:r>
              <w:t>Nachweise für die Erfüllung der Umweltbedingungen und Schutzgrad gemäß Lastenhefte und Leistungsbeschreibungen werden für die Einhausungen der Feldelemente anderwärtig erbracht.</w:t>
            </w:r>
          </w:p>
        </w:tc>
      </w:tr>
      <w:tr w14:paraId="5D5D1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0E7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C9998" w14:textId="77777777">
            <w:r>
              <w:t>PV GA DIL OBB 1.0.0</w:t>
            </w:r>
          </w:p>
        </w:tc>
      </w:tr>
    </w:tbl>
    <w:p w14:paraId="56F088AC" w14:textId="77777777">
      <w:pPr>
        <w:spacing w:after="0" w:line="96" w:lineRule="auto"/>
      </w:pPr>
    </w:p>
    <w:p w14:paraId="64B8004E" w14:textId="77777777">
      <w:pPr>
        <w:spacing w:after="0"/>
      </w:pPr>
      <w:r>
        <w:rPr>
          <w:vanish/>
        </w:rPr>
        <w:t>MLS_DSTW/MDSTW-22030</w:t>
      </w:r>
      <w:r>
        <w:rPr>
          <w:b/>
        </w:rPr>
        <w:t>3.1.0-14 Gemäß EN 50125-3 - Tabelle 4 muss der Verschmutzungsgrad mittel berücks...</w:t>
      </w:r>
      <w:r>
        <w:br/>
        <w:t>3.1.0-14 Gemäß EN 50125-3 - Tabelle 4 muss der Verschmutzungsgrad mittel berücksichtigt werden.</w:t>
        <w:br/>
        <w:t>​​</w:t>
      </w:r>
    </w:p>
    <w:p w14:paraId="01F097A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929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71A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9B786" w14:textId="77777777">
            <w:r>
              <w:t>MDSTW-22030</w:t>
            </w:r>
          </w:p>
        </w:tc>
      </w:tr>
      <w:tr w14:paraId="6593D8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6C3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BF2F1" w14:textId="77777777">
            <w:r>
              <w:t>03_142</w:t>
            </w:r>
          </w:p>
        </w:tc>
      </w:tr>
      <w:tr w14:paraId="57970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2D9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830DB" w14:textId="77777777">
            <w:r>
              <w:t>349</w:t>
            </w:r>
          </w:p>
        </w:tc>
      </w:tr>
      <w:tr w14:paraId="3B6809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A185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7DAD24" w14:textId="77777777">
            <w:r>
              <w:t>[66]</w:t>
            </w:r>
          </w:p>
        </w:tc>
      </w:tr>
      <w:tr w14:paraId="16A674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55C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3D244" w14:textId="77777777">
            <w:r>
              <w:t>Draft</w:t>
            </w:r>
          </w:p>
        </w:tc>
      </w:tr>
      <w:tr w14:paraId="574E5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EB32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BA24E" w14:textId="77777777">
            <w:r>
              <w:t>Muss</w:t>
            </w:r>
          </w:p>
        </w:tc>
      </w:tr>
      <w:tr w14:paraId="4FE73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5F4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47B34" w14:textId="77777777">
            <w:r>
              <w:t>Für die Einhausungen werden die Verschmutzungsklassen</w:t>
              <w:br/>
              <w:t>4 C 2 für chemische Substanzen</w:t>
              <w:br/>
              <w:t>4 B 1 für biologische Substanzen und</w:t>
              <w:br/>
              <w:t>4 S 2 für mechanisch aktive Substanzen</w:t>
              <w:br/>
              <w:t>laut Tabelle 4 der EN 50125-3 berücksichtigt</w:t>
            </w:r>
          </w:p>
        </w:tc>
      </w:tr>
      <w:tr w14:paraId="442C9D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596313"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AB489" w14:textId="77777777">
            <w:r>
              <w:t>Nachweise für die Erfüllung der Umweltbedingungen und Schutzgrad gemäß Lastenhefte und Leistungsbeschreibungen werden für die Einhausungen der Feldelemente anderwärtig erbracht.</w:t>
            </w:r>
          </w:p>
        </w:tc>
      </w:tr>
      <w:tr w14:paraId="61C196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589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C8EDD" w14:textId="77777777">
            <w:r>
              <w:t>PV GA DIL OBB 1.0.0</w:t>
            </w:r>
          </w:p>
        </w:tc>
      </w:tr>
    </w:tbl>
    <w:p w14:paraId="5AB824D0" w14:textId="77777777">
      <w:pPr>
        <w:spacing w:after="0" w:line="96" w:lineRule="auto"/>
      </w:pPr>
    </w:p>
    <w:p w14:paraId="656917C0" w14:textId="77777777">
      <w:pPr>
        <w:pStyle w:val="Heading4"/>
        <w:divId w:val="106"/>
      </w:pPr>
      <w:bookmarkStart w:name="_Toc242172682" w:id="75"/>
      <w:r>
        <w:t>3.2 Umweltbedingungen in bestehenden Betriebsräumen</w:t>
      </w:r>
      <w:bookmarkEnd w:id="75"/>
    </w:p>
    <w:p w14:paraId="0BC118F0" w14:textId="77777777">
      <w:pPr>
        <w:spacing w:after="0"/>
      </w:pPr>
      <w:r>
        <w:rPr>
          <w:vanish/>
        </w:rPr>
        <w:t>MLS_DSTW/MDSTW-22031</w:t>
      </w:r>
      <w:r>
        <w:rPr>
          <w:b/>
        </w:rPr>
        <w:t>3.2.0-1 Ist der Einbau der Subsysteme oder der Systemkomponenten des DSTW in bes...</w:t>
      </w:r>
      <w:r>
        <w:br/>
        <w:t>3.2.0-1 Ist der Einbau der Subsysteme oder der Systemkomponenten des DSTW in bestehende Betriebsräume vorgesehen, muss der Lieferant/Hersteller zusätzlich zu den aufgeführten Umweltbedingungen die Umweltbedingungen dieser Räume beachten und die Subsysteme sowie die Systemkomponenten entsprechend diesen Umweltbedingungen auslegen. Der AN muss die erforderlichen Unterlagen und Anforderungen/Bedingungen projektspezifisch beim AG einzufordern.</w:t>
        <w:br/>
        <w:t>​​</w:t>
      </w:r>
    </w:p>
    <w:p w14:paraId="09E670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885D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94E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E7FAAC" w14:textId="77777777">
            <w:r>
              <w:t>MDSTW-22031</w:t>
            </w:r>
          </w:p>
        </w:tc>
      </w:tr>
      <w:tr w14:paraId="1865E6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4AF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D2F8C" w14:textId="77777777">
            <w:r>
              <w:t>03_144</w:t>
            </w:r>
          </w:p>
        </w:tc>
      </w:tr>
      <w:tr w14:paraId="1B8B3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E51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99D4F3" w14:textId="77777777">
            <w:r>
              <w:t>351</w:t>
            </w:r>
          </w:p>
        </w:tc>
      </w:tr>
      <w:tr w14:paraId="22E496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3B5A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D4108" w14:textId="77777777"/>
        </w:tc>
      </w:tr>
      <w:tr w14:paraId="395E9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0F7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6F2D5" w14:textId="77777777">
            <w:r>
              <w:t>Draft</w:t>
            </w:r>
          </w:p>
        </w:tc>
      </w:tr>
      <w:tr w14:paraId="2D8DA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75E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476C9" w14:textId="77777777">
            <w:r>
              <w:t>Muss</w:t>
            </w:r>
          </w:p>
        </w:tc>
      </w:tr>
      <w:tr w14:paraId="48CFC5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CDE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0B514" w14:textId="77777777">
            <w:r>
              <w:t>Die Komponenten entsprechen der Norm EN 50125-3. Diese sind somit in allen Betriebsräumen, die diese Bedingungen einhalten, einsetzbar.</w:t>
            </w:r>
          </w:p>
        </w:tc>
      </w:tr>
      <w:tr w14:paraId="37135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DE4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DCD8D" w14:textId="77777777">
            <w:r>
              <w:t>Der AG wird gebeten den erweiterten Bereich der zu erfüllenden Umweltbedingungen der Betriebsräume klar zu definieren.</w:t>
              <w:br/>
              <w:t>Eine flexible Auslegung aller Systemkomponenten auf später zu definierende Umweltbedingungen von individuellen Betriebsräumen ist nicht möglich.</w:t>
            </w:r>
          </w:p>
        </w:tc>
      </w:tr>
      <w:tr w14:paraId="5F6E1E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BAC5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94CA5" w14:textId="77777777">
            <w:r>
              <w:t>PV GA DIL OBB 1.0.0</w:t>
            </w:r>
          </w:p>
        </w:tc>
      </w:tr>
    </w:tbl>
    <w:p w14:paraId="1E9C7AD1" w14:textId="77777777">
      <w:pPr>
        <w:spacing w:after="0" w:line="96" w:lineRule="auto"/>
      </w:pPr>
    </w:p>
    <w:p w14:paraId="742069D5" w14:textId="77777777">
      <w:pPr>
        <w:pStyle w:val="Heading4"/>
        <w:divId w:val="107"/>
      </w:pPr>
      <w:bookmarkStart w:name="_Toc242172683" w:id="76"/>
      <w:r>
        <w:t>3.3 Spezifische Umwelt- und Umgebungsbedingungen</w:t>
      </w:r>
      <w:bookmarkEnd w:id="76"/>
    </w:p>
    <w:p w14:paraId="1A88FC47" w14:textId="77777777">
      <w:pPr>
        <w:spacing w:after="0"/>
      </w:pPr>
      <w:r>
        <w:rPr>
          <w:vanish/>
        </w:rPr>
        <w:t>MLS_DSTW/MDSTW-22032</w:t>
      </w:r>
      <w:r>
        <w:rPr>
          <w:b/>
        </w:rPr>
        <w:t>3.3.0-1 Die Komponenten der Außenanlage müssen auch in spezifischen Umwelt- und...</w:t>
      </w:r>
      <w:r>
        <w:br/>
        <w:t>3.3.0-1 Die Komponenten der Außenanlage müssen auch in spezifischen Umwelt- und Umgebungsbedingungen bestimmungsgemäß arbeiten bzw. vollständig funktionsfähig sein. Die spezifischen Umwelt- und Umgebungsbedingungen müssen - soweit nicht durch EN 50125-3 spezifiziert - im Detail vom Lieferanten/Hersteller spezifiziert und mit dem AG abgestimmt werden.</w:t>
        <w:br/>
        <w:t>​​</w:t>
      </w:r>
    </w:p>
    <w:p w14:paraId="1442F8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C2CE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517A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50F90" w14:textId="77777777">
            <w:r>
              <w:t>MDSTW-22032</w:t>
            </w:r>
          </w:p>
        </w:tc>
      </w:tr>
      <w:tr w14:paraId="053476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2E7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04CF1" w14:textId="77777777">
            <w:r>
              <w:t>03_146</w:t>
            </w:r>
          </w:p>
        </w:tc>
      </w:tr>
      <w:tr w14:paraId="35B54E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1A6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D7097" w14:textId="77777777">
            <w:r>
              <w:t>353</w:t>
            </w:r>
          </w:p>
        </w:tc>
      </w:tr>
      <w:tr w14:paraId="1360F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922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CF6B3" w14:textId="77777777">
            <w:r>
              <w:t>[66]</w:t>
            </w:r>
          </w:p>
        </w:tc>
      </w:tr>
      <w:tr w14:paraId="032F5D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964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9585B" w14:textId="77777777">
            <w:r>
              <w:t>Draft</w:t>
            </w:r>
          </w:p>
        </w:tc>
      </w:tr>
      <w:tr w14:paraId="7EE85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F76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13058" w14:textId="77777777">
            <w:r>
              <w:t>Muss</w:t>
            </w:r>
          </w:p>
        </w:tc>
      </w:tr>
      <w:tr w14:paraId="2399EF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162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BB34B" w14:textId="77777777">
            <w:r>
              <w:t>Die Komponenten der Außenanlage entsprechen der Norm EN 50125-3.</w:t>
            </w:r>
          </w:p>
        </w:tc>
      </w:tr>
      <w:tr w14:paraId="43B47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7F3F9"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A78C0B" w14:textId="77777777">
            <w:r>
              <w:t>Soweit nicht durch EN 50125-3 spezifiziert, wird dies mit dem AG im Detail während der Pflichtenheftrunden abgestimmt.</w:t>
              <w:br/>
              <w:br/>
              <w:t>Nachweise für die Erfüllung der Umweltbedingungen und Schutzgrad gemäß Lastenhefte und Leistungsbeschreibungen werden für die Einhausungen der Feldelemente anderwärtig erbracht.</w:t>
            </w:r>
          </w:p>
        </w:tc>
      </w:tr>
      <w:tr w14:paraId="64B022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7489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088A57" w14:textId="77777777">
            <w:r>
              <w:t>PV GA DIL OBB 1.0.0</w:t>
            </w:r>
          </w:p>
        </w:tc>
      </w:tr>
    </w:tbl>
    <w:p w14:paraId="542905E8" w14:textId="77777777">
      <w:pPr>
        <w:spacing w:after="0" w:line="96" w:lineRule="auto"/>
      </w:pPr>
    </w:p>
    <w:p w14:paraId="44D47AF5" w14:textId="77777777">
      <w:pPr>
        <w:pStyle w:val="Heading4"/>
        <w:divId w:val="108"/>
      </w:pPr>
      <w:bookmarkStart w:name="_Toc242172684" w:id="77"/>
      <w:r>
        <w:t>3.4 Über- bzw. Unterschreiten von Umweltgrenzwerten</w:t>
      </w:r>
      <w:bookmarkEnd w:id="77"/>
    </w:p>
    <w:p w14:paraId="267DF581" w14:textId="77777777">
      <w:pPr>
        <w:spacing w:after="0"/>
      </w:pPr>
      <w:r>
        <w:rPr>
          <w:vanish/>
        </w:rPr>
        <w:t>MLS_DSTW/MDSTW-22033</w:t>
      </w:r>
      <w:r>
        <w:rPr>
          <w:b/>
        </w:rPr>
        <w:t>3.4.0-1 Umweltbedingungen des DSTW müssen hinsichtlich der Warn- und Grenzwerte...</w:t>
      </w:r>
      <w:r>
        <w:br/>
        <w:t>3.4.0-1 Umweltbedingungen des DSTW müssen hinsichtlich der Warn- und Grenzwerte überwacht werden. Bei Überschreitung von Grenzwerten müssen geeignete Maßnahmen eingeleitet werden. Alle Warn- und Grenzwerte müssen projektierbar sein.</w:t>
        <w:br/>
        <w:t>​​</w:t>
      </w:r>
    </w:p>
    <w:p w14:paraId="494009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D0E3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A1F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D6C4F" w14:textId="77777777">
            <w:r>
              <w:t>MDSTW-22033</w:t>
            </w:r>
          </w:p>
        </w:tc>
      </w:tr>
      <w:tr w14:paraId="6183A2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4AA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D495CC" w14:textId="77777777">
            <w:r>
              <w:t>03_148</w:t>
            </w:r>
          </w:p>
        </w:tc>
      </w:tr>
      <w:tr w14:paraId="5DC9EF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031E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83A86" w14:textId="77777777">
            <w:r>
              <w:t>355</w:t>
            </w:r>
          </w:p>
        </w:tc>
      </w:tr>
      <w:tr w14:paraId="4C44E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77C9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42BC76" w14:textId="77777777"/>
        </w:tc>
      </w:tr>
      <w:tr w14:paraId="752843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A51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E59D0" w14:textId="77777777">
            <w:r>
              <w:t>Draft</w:t>
            </w:r>
          </w:p>
        </w:tc>
      </w:tr>
      <w:tr w14:paraId="7BC9E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2FB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FEED3" w14:textId="77777777">
            <w:r>
              <w:t>Muss</w:t>
            </w:r>
          </w:p>
        </w:tc>
      </w:tr>
      <w:tr w14:paraId="7228D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653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E52BD" w14:textId="77777777">
            <w:r>
              <w:t>Die Überwachung von Temperatur und Feuchtigkeit wird in den FES S bis XXL implementiert. Die Warn- und Grenzwerte sind projektierbar.</w:t>
              <w:br/>
              <w:t>In der DSTW-ZE muss die Warn- und Grenzwertüberwachung durch das Rechenzentrum gewährleistet werden.</w:t>
            </w:r>
          </w:p>
        </w:tc>
      </w:tr>
      <w:tr w14:paraId="38DA9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6FA9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76C82" w14:textId="77777777">
            <w:r>
              <w:t>Möglichkeiten zur Überwachung zusätzlicher Parameter müssen mit dem AG abgestimmt werden.</w:t>
              <w:br/>
              <w:br/>
              <w:t>Der AN kann für das DSTW-ZE bereits qualifizierte Schränke liefern, die bereits Grenzwertüberwachungen für die Temparatur inkludieren.</w:t>
            </w:r>
          </w:p>
        </w:tc>
      </w:tr>
      <w:tr w14:paraId="06EE3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095E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42C25" w14:textId="77777777">
            <w:r>
              <w:t>PV GA DIL OBB 1.0.0</w:t>
            </w:r>
          </w:p>
        </w:tc>
      </w:tr>
    </w:tbl>
    <w:p w14:paraId="7CC45620" w14:textId="77777777">
      <w:pPr>
        <w:spacing w:after="0" w:line="96" w:lineRule="auto"/>
      </w:pPr>
    </w:p>
    <w:p w14:paraId="1329063C" w14:textId="77777777">
      <w:r>
        <w:rPr>
          <w:vanish/>
        </w:rPr>
        <w:t>MLS_DSTW/MDSTW-22034</w:t>
      </w:r>
      <w:r>
        <w:t>3.4.0-2 Maßnahmen können sein:</w:t>
        <w:br/>
        <w:t>1. eine Warnmeldung (Schwellenwert 1) an DDSP-Bediener und Instandhaltung (DDSP bzw. SAM) und</w:t>
        <w:br/>
        <w:t>2. eine automatische Abschaltung (Schwellenwert 2) sowie eine Störmeldung an Bediener (EBO) und an Instandhaltung (DDSP bzw. SAM), ohne dass dabei eine Gefährdung entstehen kann.</w:t>
        <w:br/>
        <w:t>​​</w:t>
      </w:r>
    </w:p>
    <w:p w14:paraId="27E0E1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16D8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9CD7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B6CE7" w14:textId="77777777">
            <w:r>
              <w:t>238</w:t>
            </w:r>
          </w:p>
        </w:tc>
      </w:tr>
      <w:tr w14:paraId="5FC70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0EA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DE356" w14:textId="77777777">
            <w:r>
              <w:t>MDSTW-22034</w:t>
            </w:r>
          </w:p>
        </w:tc>
      </w:tr>
      <w:tr w14:paraId="53FC6B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E40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6D314" w14:textId="77777777">
            <w:r>
              <w:t>356</w:t>
            </w:r>
          </w:p>
        </w:tc>
      </w:tr>
      <w:tr w14:paraId="7CFA1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681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A3FB0" w14:textId="77777777">
            <w:r>
              <w:t>03_149</w:t>
            </w:r>
          </w:p>
        </w:tc>
      </w:tr>
    </w:tbl>
    <w:p w14:paraId="21F8326D" w14:textId="77777777">
      <w:pPr>
        <w:spacing w:after="0" w:line="96" w:lineRule="auto"/>
      </w:pPr>
    </w:p>
    <w:p w14:paraId="49B33446" w14:textId="77777777">
      <w:r>
        <w:rPr>
          <w:vanish/>
        </w:rPr>
        <w:lastRenderedPageBreak/>
        <w:t>MLS_DSTW/MDSTW-22035</w:t>
      </w:r>
      <w:r>
        <w:t>3.4.0-3 Schwellenwert 1 entspricht einem Zustand, der langfristig zu einer Sicherheitsabschaltung bzw. Ausfall des DSTW führen kann (z.B. bei überhöhter Temperatur infolge eines Lüfterausfalls). Dieser Zustand beeinträchtigt den Betrieb nicht unmittelbar. Schwellenwert 2 entspricht einem Zustand, der unmittelbar zu einer Sicherheitsabschaltung bzw. zum Ausfall des DSTW führt. Dies entspricht einer betrieblichen Beeinträchtigung.</w:t>
        <w:br/>
        <w:t>​​</w:t>
      </w:r>
    </w:p>
    <w:p w14:paraId="7AE92F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31DFB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04C0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2164A" w14:textId="77777777">
            <w:r>
              <w:t>239</w:t>
            </w:r>
          </w:p>
        </w:tc>
      </w:tr>
      <w:tr w14:paraId="7E81F8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8C9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9C7C7" w14:textId="77777777">
            <w:r>
              <w:t>MDSTW-22035</w:t>
            </w:r>
          </w:p>
        </w:tc>
      </w:tr>
      <w:tr w14:paraId="4BB29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803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51139" w14:textId="77777777">
            <w:r>
              <w:t>357</w:t>
            </w:r>
          </w:p>
        </w:tc>
      </w:tr>
      <w:tr w14:paraId="62A86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8F19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46D78" w14:textId="77777777">
            <w:r>
              <w:t>03_150</w:t>
            </w:r>
          </w:p>
        </w:tc>
      </w:tr>
    </w:tbl>
    <w:p w14:paraId="710EFC19" w14:textId="77777777">
      <w:pPr>
        <w:spacing w:after="0" w:line="96" w:lineRule="auto"/>
      </w:pPr>
    </w:p>
    <w:p w14:paraId="66EA4C55" w14:textId="77777777">
      <w:pPr>
        <w:pStyle w:val="Heading4"/>
        <w:divId w:val="109"/>
      </w:pPr>
      <w:bookmarkStart w:name="_Toc242172685" w:id="78"/>
      <w:r>
        <w:t>3.5 Zuginduzierte aerodynamische Lasten auf freier Strecke</w:t>
      </w:r>
      <w:bookmarkEnd w:id="78"/>
    </w:p>
    <w:p w14:paraId="457F3F75" w14:textId="77777777">
      <w:pPr>
        <w:spacing w:after="0"/>
      </w:pPr>
      <w:r>
        <w:rPr>
          <w:vanish/>
        </w:rPr>
        <w:t>MLS_DSTW/MDSTW-22036</w:t>
      </w:r>
      <w:r>
        <w:rPr>
          <w:b/>
        </w:rPr>
        <w:t>3.5.0-1 Die Einhausungen der FES und der Feldelemente müssen hinsichtlich der zu...</w:t>
      </w:r>
      <w:r>
        <w:br/>
        <w:t>3.5.0-1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br/>
        <w:t>​​</w:t>
      </w:r>
    </w:p>
    <w:p w14:paraId="3DB2388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63C3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2F88C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E3BAA" w14:textId="77777777">
            <w:r>
              <w:t>MDSTW-22036</w:t>
            </w:r>
          </w:p>
        </w:tc>
      </w:tr>
      <w:tr w14:paraId="010793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B37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0EA40" w14:textId="77777777">
            <w:r>
              <w:t>03_152</w:t>
            </w:r>
          </w:p>
        </w:tc>
      </w:tr>
      <w:tr w14:paraId="3E766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F32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1A728" w14:textId="77777777">
            <w:r>
              <w:t>359</w:t>
            </w:r>
          </w:p>
        </w:tc>
      </w:tr>
      <w:tr w14:paraId="46AFA0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065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11998" w14:textId="77777777"/>
        </w:tc>
      </w:tr>
      <w:tr w14:paraId="7D2906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0D4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3C993" w14:textId="77777777">
            <w:r>
              <w:t>Draft</w:t>
            </w:r>
          </w:p>
        </w:tc>
      </w:tr>
      <w:tr w14:paraId="7D0AB2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252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83449" w14:textId="77777777">
            <w:r>
              <w:t>Muss</w:t>
            </w:r>
          </w:p>
        </w:tc>
      </w:tr>
      <w:tr w14:paraId="5AD69E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DE9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61F2B" w14:textId="77777777">
            <w:r>
              <w:t xml:space="preserve">Die Festigkeit der Einhausungen der FES S&amp;M und Feldelemente gegen zuginduzierte </w:t>
              <w:commentRangeStart w:id="2557627"/>
              <w:t xml:space="preserve">Druck- und Strömungslasten</w:t>
              <w:commentRangeEnd w:id="2557627"/>
              <w:t xml:space="preserve"> wird während der Entwicklung nachgewiesen.</w:t>
              <w:br/>
              <w:t>Der AN zieht folgende Definitionen heran:</w:t>
              <w:br/>
              <w:t>Zuginduzierte Drucklasten (siehe 4.2.2 in EN 50125-3)</w:t>
              <w:br/>
              <w:t>Zuginduzierte Strömungslasten (siehe 4.5-2 in EN 50125-3)</w:t>
              <w:br/>
              <w:br/>
              <w:t>Definition q-Wert: Info von ANNEX B von EN 50125-3</w:t>
            </w:r>
            <w:r>
              <w:rPr>
                <w:rStyle w:val="CommentReference"/>
              </w:rPr>
              <w:commentReference w:id="2557627"/>
            </w:r>
          </w:p>
        </w:tc>
      </w:tr>
      <w:tr w14:paraId="6D6AEF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85A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7A03B" w14:textId="77777777">
            <w:r>
              <w:t>Nachweise für die Erfüllung der Umweltbedingungen und Schutzgrad gemäß Lastenhefte und Leistungsbeschreibungen werden für die Einhausungen der Feldelemente anderwärtig erbracht.</w:t>
            </w:r>
          </w:p>
        </w:tc>
      </w:tr>
      <w:tr w14:paraId="58B71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9085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2FF3F" w14:textId="77777777">
            <w:r>
              <w:t>PV GA DIL OBB 1.0.0</w:t>
            </w:r>
          </w:p>
        </w:tc>
      </w:tr>
    </w:tbl>
    <w:p w14:paraId="0259AA3B" w14:textId="77777777">
      <w:pPr>
        <w:spacing w:after="0" w:line="96" w:lineRule="auto"/>
      </w:pPr>
    </w:p>
    <w:p w14:paraId="44E445CB" w14:textId="77777777">
      <w:pPr>
        <w:pStyle w:val="Heading4"/>
        <w:divId w:val="110"/>
      </w:pPr>
      <w:bookmarkStart w:name="_Toc242172686" w:id="79"/>
      <w:r>
        <w:t>3.6 Zuginduzierte aerodynamische Lasten im Tunnel</w:t>
      </w:r>
      <w:bookmarkEnd w:id="79"/>
    </w:p>
    <w:p w14:paraId="0456449C" w14:textId="77777777">
      <w:pPr>
        <w:spacing w:after="0"/>
      </w:pPr>
      <w:r>
        <w:rPr>
          <w:vanish/>
        </w:rPr>
        <w:t>MLS_DSTW/MDSTW-22037</w:t>
      </w:r>
      <w:r>
        <w:rPr>
          <w:b/>
        </w:rPr>
        <w:t>3.6.0-1 Die Einhausungen der FES und der Feldelemente müssen hinsichtlich der zu...</w:t>
      </w:r>
      <w:r>
        <w:br/>
        <w:t xml:space="preserve">3.6.0-1 Die Einhausungen der FES und der Feldelemente müssen hinsichtlich der zuginduzierten </w:t>
        <w:lastRenderedPageBreak/>
        <w:t>Druck- und Strömungslasten, denen sie ausgesetzt sind, ausgelegt werden. Die Festigkeit der Einhausungen der FES und der Feldelemente gegenüber den zuginduzierten Druck- und Strömungslasten muss durch Berechnung oder Empirisch nachgewiesen werden.</w:t>
        <w:br/>
        <w:t>​​</w:t>
      </w:r>
    </w:p>
    <w:p w14:paraId="7C92C0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219E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479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9E84C" w14:textId="77777777">
            <w:r>
              <w:t>MDSTW-22037</w:t>
            </w:r>
          </w:p>
        </w:tc>
      </w:tr>
      <w:tr w14:paraId="427AB7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D7D2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D33D8" w14:textId="77777777">
            <w:r>
              <w:t>03_154</w:t>
            </w:r>
          </w:p>
        </w:tc>
      </w:tr>
      <w:tr w14:paraId="0C8C7A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D959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3B3C7E" w14:textId="77777777">
            <w:r>
              <w:t>361</w:t>
            </w:r>
          </w:p>
        </w:tc>
      </w:tr>
      <w:tr w14:paraId="49FFA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CF9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DCAF4" w14:textId="77777777"/>
        </w:tc>
      </w:tr>
      <w:tr w14:paraId="725BBC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E7D6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DD973" w14:textId="77777777">
            <w:r>
              <w:t>Draft</w:t>
            </w:r>
          </w:p>
        </w:tc>
      </w:tr>
      <w:tr w14:paraId="2CB1C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E51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FF4DF" w14:textId="77777777">
            <w:r>
              <w:t>Muss</w:t>
            </w:r>
          </w:p>
        </w:tc>
      </w:tr>
      <w:tr w14:paraId="4883A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7A6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2C7B2" w14:textId="77777777">
            <w:r>
              <w:t xml:space="preserve">Die Festigkeit der Einhausungen der FES S&amp;M und Feldelemente gegen zuginduzierte Druck- und Strömungslasten wird während der Entwicklung nachgewiesen.</w:t>
              <w:br/>
              <w:t xml:space="preserve">Der AN zieht folgende Definitionen heran:</w:t>
              <w:br/>
              <w:t xml:space="preserve">Zuginduzierte Drucklasten (siehe 4.2.2 in EN 50125-3)</w:t>
              <w:br/>
              <w:t xml:space="preserve">Zuginduzierte Strömungslasten (siehe 4.5-2 in EN 50125-3)</w:t>
              <w:commentRangeStart w:id="2557628"/>
              <w:br/>
              <w:br/>
              <w:t xml:space="preserve">Definition q-Wert</w:t>
              <w:commentRangeEnd w:id="2557628"/>
              <w:t xml:space="preserve">: Info von ANNEX B von EN 50125-3</w:t>
            </w:r>
            <w:r>
              <w:rPr>
                <w:rStyle w:val="CommentReference"/>
              </w:rPr>
              <w:commentReference w:id="2557628"/>
            </w:r>
          </w:p>
        </w:tc>
      </w:tr>
      <w:tr w14:paraId="111BA3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B6E7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9A2EA" w14:textId="77777777">
            <w:r>
              <w:t>Nachweise für die Erfüllung der Umweltbedingungen und Schutzgrad gemäß Lastenhefte und Leistungsbeschreibungen werden für die Einhausungen der Feldelemente anderwärtig erbracht.</w:t>
            </w:r>
          </w:p>
        </w:tc>
      </w:tr>
      <w:tr w14:paraId="02D04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3C47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4013C" w14:textId="77777777">
            <w:r>
              <w:t>PV GA DIL OBB 2.0.0</w:t>
            </w:r>
          </w:p>
        </w:tc>
      </w:tr>
    </w:tbl>
    <w:p w14:paraId="0A5D4D6C" w14:textId="77777777">
      <w:pPr>
        <w:spacing w:after="0" w:line="96" w:lineRule="auto"/>
      </w:pPr>
    </w:p>
    <w:p w14:paraId="386FE1B5" w14:textId="77777777">
      <w:pPr>
        <w:pStyle w:val="Heading4"/>
        <w:divId w:val="111"/>
      </w:pPr>
      <w:bookmarkStart w:name="_Toc242172687" w:id="80"/>
      <w:r>
        <w:t>3.7 Wind</w:t>
      </w:r>
      <w:bookmarkEnd w:id="80"/>
    </w:p>
    <w:p w14:paraId="3732B370" w14:textId="77777777">
      <w:pPr>
        <w:spacing w:after="0"/>
      </w:pPr>
      <w:r>
        <w:rPr>
          <w:vanish/>
        </w:rPr>
        <w:t>MLS_DSTW/MDSTW-22038</w:t>
      </w:r>
      <w:r>
        <w:rPr>
          <w:b/>
        </w:rPr>
        <w:t>3.7.0-1 Die Einhausungen der FES und der Feldelemente müssen den auftretenden Wi...</w:t>
      </w:r>
      <w:r>
        <w:br/>
        <w:t>3.7.0-1 Die Einhausungen der FES und der Feldelemente müssen den auftretenden Windkräften standhalten. Zur Berechnung der auftretenden Windkräfte sind die Angaben aus EN 1991-1-4 heranzuziehen. Die Bestimmung von Kräften als Wirkung aerodynamischer Lasten auf geometrisch definierte Körper muss gemäß EN 1991-1-4 erfolgen.</w:t>
        <w:br/>
        <w:t>​​</w:t>
      </w:r>
    </w:p>
    <w:p w14:paraId="2F1AA0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BE7A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4E1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07252" w14:textId="77777777">
            <w:r>
              <w:t>MDSTW-22038</w:t>
            </w:r>
          </w:p>
        </w:tc>
      </w:tr>
      <w:tr w14:paraId="7355F3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68C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29E57E" w14:textId="77777777">
            <w:r>
              <w:t>03_156</w:t>
            </w:r>
          </w:p>
        </w:tc>
      </w:tr>
      <w:tr w14:paraId="453FE4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68A8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5E145" w14:textId="77777777">
            <w:r>
              <w:t>363</w:t>
            </w:r>
          </w:p>
        </w:tc>
      </w:tr>
      <w:tr w14:paraId="1008D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09E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07670B" w14:textId="77777777">
            <w:r>
              <w:t>[58]</w:t>
            </w:r>
          </w:p>
        </w:tc>
      </w:tr>
      <w:tr w14:paraId="234071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9C4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87AEB" w14:textId="77777777">
            <w:r>
              <w:t>Draft</w:t>
            </w:r>
          </w:p>
        </w:tc>
      </w:tr>
      <w:tr w14:paraId="176332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FE7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45163" w14:textId="77777777">
            <w:r>
              <w:t>Muss</w:t>
            </w:r>
          </w:p>
        </w:tc>
      </w:tr>
      <w:tr w14:paraId="5541F6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90B74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D36120" w14:textId="77777777">
            <w:r>
              <w:t>Die Festigkeit der Einhausungen der FES S&amp;M und der Feldelemente gegen Windkräfte wird gemäß EN 1991-1-4 berücksichtigt.</w:t>
              <w:br/>
              <w:t>Die Feldelementstationen FES-L und FES-XL sind entsprechend RW 11.01.02 ausgeführt und werden deshalb keiner Prüfung unterzogen.</w:t>
            </w:r>
          </w:p>
        </w:tc>
      </w:tr>
      <w:tr w14:paraId="124664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7FF2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42CC6" w14:textId="77777777">
            <w:r>
              <w:t>Nachweise für die Erfüllung der Umweltbedingungen und Schutzgrad gemäß Lastenhefte und Leistungsbeschreibungen werden für die Einhausungen der Feldelemente anderwärtig erbracht.</w:t>
            </w:r>
          </w:p>
        </w:tc>
      </w:tr>
      <w:tr w14:paraId="7F3DBE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7A6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E37C1" w14:textId="77777777">
            <w:r>
              <w:t>PV GA DIL OBB 1.0.0</w:t>
            </w:r>
          </w:p>
        </w:tc>
      </w:tr>
    </w:tbl>
    <w:p w14:paraId="7EB5C718" w14:textId="77777777">
      <w:pPr>
        <w:spacing w:after="0" w:line="96" w:lineRule="auto"/>
      </w:pPr>
    </w:p>
    <w:p w14:paraId="1EA3E293" w14:textId="77777777">
      <w:pPr>
        <w:spacing w:after="0"/>
      </w:pPr>
      <w:r>
        <w:rPr>
          <w:vanish/>
        </w:rPr>
        <w:t>MLS_DSTW/MDSTW-22039</w:t>
      </w:r>
      <w:r>
        <w:rPr>
          <w:b/>
        </w:rPr>
        <w:t>3.7.0-2 Die Einhausungen der FES und der Feldelemente müssen einer Überlagerung...</w:t>
      </w:r>
      <w:r>
        <w:br/>
        <w:t>3.7.0-2 Die Einhausungen der FES und der Feldelemente müssen einer Überlagerung von zuginduzierten aerodynamischen Lasten und Windlasten standhalten. Es sind Kombinationsbeiwerte geeignet zu wählen.</w:t>
        <w:br/>
        <w:t>​​</w:t>
      </w:r>
    </w:p>
    <w:p w14:paraId="1037E8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528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B2B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DD574" w14:textId="77777777">
            <w:r>
              <w:t>MDSTW-22039</w:t>
            </w:r>
          </w:p>
        </w:tc>
      </w:tr>
      <w:tr w14:paraId="66B24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F69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0CA6B" w14:textId="77777777">
            <w:r>
              <w:t>03_157</w:t>
            </w:r>
          </w:p>
        </w:tc>
      </w:tr>
      <w:tr w14:paraId="57DABE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FFC0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82405" w14:textId="77777777">
            <w:r>
              <w:t>364</w:t>
            </w:r>
          </w:p>
        </w:tc>
      </w:tr>
      <w:tr w14:paraId="5D25E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9F9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710A2" w14:textId="77777777">
            <w:r>
              <w:t>[58]</w:t>
            </w:r>
          </w:p>
        </w:tc>
      </w:tr>
      <w:tr w14:paraId="1D7F7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F0B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C9FE8" w14:textId="77777777">
            <w:r>
              <w:t>Draft</w:t>
            </w:r>
          </w:p>
        </w:tc>
      </w:tr>
      <w:tr w14:paraId="39C75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D77D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C737E" w14:textId="77777777">
            <w:r>
              <w:t>Muss</w:t>
            </w:r>
          </w:p>
        </w:tc>
      </w:tr>
      <w:tr w14:paraId="09DE95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CA1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C5966" w14:textId="77777777">
            <w:r>
              <w:t xml:space="preserve">Die Festigkeit der Einhausungen der FES S&amp;M und der Feldelemente gegen Windkräfte und zuginduzierte Windlasten wird während der Entwicklung nachgewiesen.</w:t>
              <w:br/>
              <w:t xml:space="preserve">Die Feldelementstationen FES-L und FES-XL sind entsprechend RW 11.01.02 ausgeführt und werden deshalb keiner eigenen Prüfung unterzogen.</w:t>
              <w:br/>
              <w:t xml:space="preserve">Der AN zieht folgende Definitionen heran:</w:t>
              <w:br/>
              <w:t xml:space="preserve">Zuginduzierte Drucklasten (siehe 4.2.2 in EN 50125-3)</w:t>
              <w:br/>
              <w:t xml:space="preserve">Zuginduzierte Strömungslasten (siehe 4.5-2 in EN 50125-3)</w:t>
              <w:commentRangeStart w:id="2557630"/>
              <w:br/>
              <w:br/>
              <w:t xml:space="preserve">Definition q-Wert</w:t>
              <w:commentRangeEnd w:id="2557630"/>
              <w:t xml:space="preserve">: Info von ANNEX B von EN 50125-3</w:t>
            </w:r>
            <w:r>
              <w:rPr>
                <w:rStyle w:val="CommentReference"/>
              </w:rPr>
              <w:commentReference w:id="2557630"/>
            </w:r>
          </w:p>
        </w:tc>
      </w:tr>
      <w:tr w14:paraId="636D4F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54A6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48ACB" w14:textId="77777777">
            <w:r>
              <w:t>Die Windkräfte werden gemäß EN 1991-1-4 berücksichtigt.</w:t>
              <w:br/>
              <w:br/>
              <w:t>Nachweise für die Erfüllung der Umweltbedingungen und Schutzgrad gemäß Lastenhefte und Leistungsbeschreibungen werden für die Einhausungen der Feldelemente anderwärtig erbracht.</w:t>
            </w:r>
          </w:p>
        </w:tc>
      </w:tr>
      <w:tr w14:paraId="1013D1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9A0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7166A" w14:textId="77777777">
            <w:r>
              <w:t>PV GA DIL OBB 1.0.0</w:t>
            </w:r>
          </w:p>
        </w:tc>
      </w:tr>
    </w:tbl>
    <w:p w14:paraId="634A92B0" w14:textId="77777777">
      <w:pPr>
        <w:spacing w:after="0" w:line="96" w:lineRule="auto"/>
      </w:pPr>
    </w:p>
    <w:p w14:paraId="3EEA5084" w14:textId="77777777">
      <w:pPr>
        <w:pStyle w:val="Heading3"/>
        <w:divId w:val="112"/>
      </w:pPr>
      <w:bookmarkStart w:name="_Toc242172688" w:id="81"/>
      <w:r>
        <w:t>4 EMV</w:t>
      </w:r>
      <w:bookmarkEnd w:id="81"/>
    </w:p>
    <w:p w14:paraId="3E1FA4FB" w14:textId="77777777">
      <w:pPr>
        <w:pStyle w:val="Heading4"/>
        <w:divId w:val="113"/>
      </w:pPr>
      <w:bookmarkStart w:name="_Toc242172689" w:id="82"/>
      <w:r>
        <w:t>4.1 EMV-Prüfung</w:t>
      </w:r>
      <w:bookmarkEnd w:id="82"/>
    </w:p>
    <w:p w14:paraId="5F090088" w14:textId="77777777">
      <w:pPr>
        <w:spacing w:after="0"/>
      </w:pPr>
      <w:r>
        <w:rPr>
          <w:vanish/>
        </w:rPr>
        <w:t>MLS_DSTW/MDSTW-22046</w:t>
      </w:r>
      <w:r>
        <w:rPr>
          <w:b/>
        </w:rPr>
        <w:t>4.1.0-1 Das DSTW, seine Subsysteme und Komponenten müssen einer EMV-Prüfung unte...</w:t>
      </w:r>
      <w:r>
        <w:br/>
        <w:t>4.1.0-1 Das DSTW, seine Subsysteme und Komponenten müssen einer EMV-Prüfung unterzogen werden.</w:t>
        <w:br/>
        <w:t>​​</w:t>
      </w:r>
    </w:p>
    <w:p w14:paraId="776648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F2D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09B9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D4667" w14:textId="77777777">
            <w:r>
              <w:t>MDSTW-22046</w:t>
            </w:r>
          </w:p>
        </w:tc>
      </w:tr>
      <w:tr w14:paraId="63233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164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B366A" w14:textId="77777777">
            <w:r>
              <w:t>03_163</w:t>
            </w:r>
          </w:p>
        </w:tc>
      </w:tr>
      <w:tr w14:paraId="20CCFA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65A69"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74B34" w14:textId="77777777">
            <w:r>
              <w:t>367</w:t>
            </w:r>
          </w:p>
        </w:tc>
      </w:tr>
      <w:tr w14:paraId="7470A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8E7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3FC3E" w14:textId="77777777">
            <w:r>
              <w:t>[59], [60]</w:t>
            </w:r>
          </w:p>
        </w:tc>
      </w:tr>
      <w:tr w14:paraId="4F23F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EC6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48089" w14:textId="77777777">
            <w:r>
              <w:t>Draft</w:t>
            </w:r>
          </w:p>
        </w:tc>
      </w:tr>
      <w:tr w14:paraId="53473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FEE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E1638" w14:textId="77777777">
            <w:r>
              <w:t>Muss</w:t>
            </w:r>
          </w:p>
        </w:tc>
      </w:tr>
      <w:tr w14:paraId="3E26BD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46A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8B64F" w14:textId="77777777">
            <w:r>
              <w:t>Von Hitachi Rail bereitgestellte Subsysteme und Komponenten werden EMV-Prüfungen unterzogen.</w:t>
              <w:br/>
              <w:t>Beigestellte Komponenten des AG müssen für EMV-Prüfungen der Subsysteme rechtzeitig vom AG zur Verfügung gestellt werden.</w:t>
            </w:r>
          </w:p>
        </w:tc>
      </w:tr>
      <w:tr w14:paraId="2F42E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A72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1F1B8" w14:textId="77777777">
            <w:commentRangeStart w:id="2557632"/>
            <w:r>
              <w:t>Im Falle der Beistellung von Komponenten durch AG (Schränke, Netzwerkkomponenten, etc.) ist evtl. eine erneute Qualifizierung von Subsystemen unter der Verantwortung des AG durchzuführen.</w:t>
            </w:r>
            <w:commentRangeEnd w:id="2557632"/>
            <w:r>
              <w:rPr>
                <w:rStyle w:val="CommentReference"/>
              </w:rPr>
              <w:commentReference w:id="2557632"/>
            </w:r>
          </w:p>
        </w:tc>
      </w:tr>
      <w:tr w14:paraId="5C4381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A2E0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8E619C" w14:textId="77777777">
            <w:r>
              <w:t>PV GA DIL OBB 1.0.0</w:t>
            </w:r>
          </w:p>
        </w:tc>
      </w:tr>
    </w:tbl>
    <w:p w14:paraId="24C53D52" w14:textId="77777777">
      <w:pPr>
        <w:spacing w:after="0" w:line="96" w:lineRule="auto"/>
      </w:pPr>
    </w:p>
    <w:p w14:paraId="3DCE4968" w14:textId="77777777">
      <w:pPr>
        <w:spacing w:after="0"/>
      </w:pPr>
      <w:r>
        <w:rPr>
          <w:vanish/>
        </w:rPr>
        <w:t>MLS_DSTW/MDSTW-22047</w:t>
      </w:r>
      <w:r>
        <w:rPr>
          <w:b/>
        </w:rPr>
        <w:t>4.1.0-2 Die EMV-Prüfung für Subsysteme und Komponenten in Gleisnähe muss die Ein...</w:t>
      </w:r>
      <w:r>
        <w:br/>
        <w:t>4.1.0-2 Die EMV-Prüfung für Subsysteme und Komponenten in Gleisnähe muss die Einhaltung der EMV-Grenzwerte gemäß EN 50121-4 nachweisen, wobei für alle Grenzwerte das Bewertungskriterium A gemäß EN 50121-1 zugrunde zu legen ist.</w:t>
        <w:br/>
        <w:t>​​</w:t>
      </w:r>
    </w:p>
    <w:p w14:paraId="2DE2F3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3178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ACCA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40A06" w14:textId="77777777">
            <w:r>
              <w:t>MDSTW-22047</w:t>
            </w:r>
          </w:p>
        </w:tc>
      </w:tr>
      <w:tr w14:paraId="16AC6A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2C4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A7738" w14:textId="77777777">
            <w:r>
              <w:t>03_164</w:t>
            </w:r>
          </w:p>
        </w:tc>
      </w:tr>
      <w:tr w14:paraId="050A58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00B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F41C1" w14:textId="77777777">
            <w:r>
              <w:t>368</w:t>
            </w:r>
          </w:p>
        </w:tc>
      </w:tr>
      <w:tr w14:paraId="4B412E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C0D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E2152" w14:textId="77777777">
            <w:r>
              <w:t>[59], [60]</w:t>
            </w:r>
          </w:p>
        </w:tc>
      </w:tr>
      <w:tr w14:paraId="018D9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FB9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27F61" w14:textId="77777777">
            <w:r>
              <w:t>Draft</w:t>
            </w:r>
          </w:p>
        </w:tc>
      </w:tr>
      <w:tr w14:paraId="5123F3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CE1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1E5A7" w14:textId="77777777">
            <w:r>
              <w:t>Muss</w:t>
            </w:r>
          </w:p>
        </w:tc>
      </w:tr>
      <w:tr w14:paraId="40B80A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9DD4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BDA72" w14:textId="77777777">
            <w:r>
              <w:t>Mittels EMV Qualifikation wird nachgewiesen, dass die Subsysteme und Komponenten in Gleisnähe die in EN 50121-4 definierten Grenzwerte einhalten. Als Bewertungskriterium wird Kriterium A entsprechend EN 50121-1 herangezogen.</w:t>
            </w:r>
          </w:p>
        </w:tc>
      </w:tr>
      <w:tr w14:paraId="7DB46C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6B3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4E726" w14:textId="77777777">
            <w:r>
              <w:commentRangeStart w:id="2557637"/>
              <w:t xml:space="preserve">Als Bewertungskriterium wird Kriterium A entsprechend EN 50121-1 herangezogen.</w:t>
              <w:commentRangeEnd w:id="2557637"/>
            </w:r>
            <w:r>
              <w:rPr>
                <w:rStyle w:val="CommentReference"/>
              </w:rPr>
              <w:commentReference w:id="2557637"/>
            </w:r>
          </w:p>
        </w:tc>
      </w:tr>
      <w:tr w14:paraId="064038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BBB7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37084" w14:textId="77777777">
            <w:r>
              <w:t>PV GA DIL OBB 1.0.0</w:t>
            </w:r>
          </w:p>
        </w:tc>
      </w:tr>
    </w:tbl>
    <w:p w14:paraId="68D1757B" w14:textId="77777777">
      <w:pPr>
        <w:spacing w:after="0" w:line="96" w:lineRule="auto"/>
      </w:pPr>
    </w:p>
    <w:p w14:paraId="4694E6AB" w14:textId="77777777">
      <w:pPr>
        <w:spacing w:after="0"/>
      </w:pPr>
      <w:r>
        <w:rPr>
          <w:vanish/>
        </w:rPr>
        <w:t xml:space="preserve">MLS_DSTW/MDSTW-22048</w:t>
      </w:r>
      <w:r>
        <w:rPr>
          <w:b/>
        </w:rPr>
        <w:t xml:space="preserve">4.1.0-3 Die Ergebnisse der EMV-Prüfung müssen zusammen mit einer Funktionsbeschr...</w:t>
      </w:r>
      <w:r>
        <w:br/>
        <w:t xml:space="preserve">4.1.0-3 Die Ergebnisse der EMV-Prüfung müssen zusammen mit einer Funktionsbeschreibung des Systems in einem Prüfbericht festgehalten werden und sind dem AG in geeigneter Weise (</w:t>
        <w:commentRangeStart w:id="2557687"/>
        <w:t xml:space="preserve">elektronisch veränderbar</w:t>
        <w:commentRangeEnd w:id="2557687"/>
        <w:t xml:space="preserve">) zur Verfügung zu stellen.</w:t>
        <w:br/>
        <w:t>​​</w:t>
      </w:r>
      <w:r>
        <w:rPr>
          <w:rStyle w:val="CommentReference"/>
        </w:rPr>
        <w:commentReference w:id="2557687"/>
      </w:r>
    </w:p>
    <w:p w14:paraId="596219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0901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79C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DBA18" w14:textId="77777777">
            <w:r>
              <w:t>MDSTW-22048</w:t>
            </w:r>
          </w:p>
        </w:tc>
      </w:tr>
      <w:tr w14:paraId="5626D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098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3D926A" w14:textId="77777777">
            <w:r>
              <w:t>03_165</w:t>
            </w:r>
          </w:p>
        </w:tc>
      </w:tr>
      <w:tr w14:paraId="02696E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B80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BB3B0" w14:textId="77777777">
            <w:r>
              <w:t>369</w:t>
            </w:r>
          </w:p>
        </w:tc>
      </w:tr>
      <w:tr w14:paraId="1EF99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055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F854C" w14:textId="77777777">
            <w:r>
              <w:t>[59], [60]</w:t>
            </w:r>
          </w:p>
        </w:tc>
      </w:tr>
      <w:tr w14:paraId="2C7B5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239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E51F8" w14:textId="77777777">
            <w:r>
              <w:t>Draft</w:t>
            </w:r>
          </w:p>
        </w:tc>
      </w:tr>
      <w:tr w14:paraId="2AC2AD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0F84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0E375" w14:textId="77777777">
            <w:r>
              <w:t>Muss</w:t>
            </w:r>
          </w:p>
        </w:tc>
      </w:tr>
      <w:tr w14:paraId="0C2312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6031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0B597" w14:textId="77777777">
            <w:r>
              <w:t>Die EMV-Prüfungen werden von einem akkreditierten Prüfinstitut nach EN ISO/IEC 17025:2017 durchgeführt und die Ergebnisse in einem Prüfbericht dem AG zur Verfügung gestellt. Zusätzlich wird eine Funktionsbeschreibung bereitgestellt.</w:t>
            </w:r>
          </w:p>
        </w:tc>
      </w:tr>
      <w:tr w14:paraId="0F422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8F4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755C4" w14:textId="77777777"/>
        </w:tc>
      </w:tr>
      <w:tr w14:paraId="45367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CDF4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EF1FE" w14:textId="77777777">
            <w:r>
              <w:t>PV GA DIL OBB 1.0.0</w:t>
            </w:r>
          </w:p>
        </w:tc>
      </w:tr>
    </w:tbl>
    <w:p w14:paraId="5630DD72" w14:textId="77777777">
      <w:pPr>
        <w:spacing w:after="0" w:line="96" w:lineRule="auto"/>
      </w:pPr>
    </w:p>
    <w:p w14:paraId="2BAC4D16" w14:textId="77777777">
      <w:pPr>
        <w:pStyle w:val="Heading4"/>
        <w:divId w:val="114"/>
      </w:pPr>
      <w:bookmarkStart w:name="_Toc242172690" w:id="83"/>
      <w:r>
        <w:t>4.2 Störaussendung</w:t>
      </w:r>
      <w:bookmarkEnd w:id="83"/>
    </w:p>
    <w:p w14:paraId="0C160356" w14:textId="77777777">
      <w:pPr>
        <w:spacing w:after="0"/>
      </w:pPr>
      <w:r>
        <w:rPr>
          <w:vanish/>
        </w:rPr>
        <w:t>MLS_DSTW/MDSTW-22049</w:t>
      </w:r>
      <w:r>
        <w:rPr>
          <w:b/>
        </w:rPr>
        <w:t>4.2.0-1 Das DSTW, ggf. seine Subsysteme und Komponenten in Gleisnähe müssen die...</w:t>
      </w:r>
      <w:r>
        <w:br/>
        <w:t>4.2.0-1 Das DSTW, ggf. seine Subsysteme und Komponenten in Gleisnähe müssen die Grenzwerte für die Störaussendung gemäß EN 50121-4 einhalten.</w:t>
        <w:br/>
        <w:t>​​</w:t>
      </w:r>
    </w:p>
    <w:p w14:paraId="438AB2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566D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F35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A4359" w14:textId="77777777">
            <w:r>
              <w:t>MDSTW-22049</w:t>
            </w:r>
          </w:p>
        </w:tc>
      </w:tr>
      <w:tr w14:paraId="174B8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701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2A25D" w14:textId="77777777">
            <w:r>
              <w:t>03_248</w:t>
            </w:r>
          </w:p>
        </w:tc>
      </w:tr>
      <w:tr w14:paraId="2FD585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7709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6B835" w14:textId="77777777">
            <w:r>
              <w:t>371</w:t>
            </w:r>
          </w:p>
        </w:tc>
      </w:tr>
      <w:tr w14:paraId="36964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073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36B40" w14:textId="77777777">
            <w:r>
              <w:t>[60]</w:t>
            </w:r>
          </w:p>
        </w:tc>
      </w:tr>
      <w:tr w14:paraId="41237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5DA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5E79D" w14:textId="77777777">
            <w:r>
              <w:t>Draft</w:t>
            </w:r>
          </w:p>
        </w:tc>
      </w:tr>
      <w:tr w14:paraId="114F82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933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16729" w14:textId="77777777">
            <w:r>
              <w:t>Muss</w:t>
            </w:r>
          </w:p>
        </w:tc>
      </w:tr>
      <w:tr w14:paraId="6DA88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CB84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6DD67" w14:textId="77777777">
            <w:r>
              <w:t>Mittels EMV Qualifikation wird nachgewiesen, dass die Störaussendung der DSTW Komponenten in Gleisnähe die in EN 50121-4 definierten Grenzwerte einhalten.</w:t>
            </w:r>
          </w:p>
        </w:tc>
      </w:tr>
      <w:tr w14:paraId="49EBAE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9E4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12741" w14:textId="77777777"/>
        </w:tc>
      </w:tr>
      <w:tr w14:paraId="400352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9310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1D709" w14:textId="77777777">
            <w:r>
              <w:t>PV GA DIL OBB 1.0.0</w:t>
            </w:r>
          </w:p>
        </w:tc>
      </w:tr>
    </w:tbl>
    <w:p w14:paraId="5A6DD31E" w14:textId="77777777">
      <w:pPr>
        <w:spacing w:after="0" w:line="96" w:lineRule="auto"/>
      </w:pPr>
    </w:p>
    <w:p w14:paraId="42490F2C" w14:textId="77777777">
      <w:pPr>
        <w:pStyle w:val="Heading4"/>
        <w:divId w:val="115"/>
      </w:pPr>
      <w:bookmarkStart w:name="_Toc242172691" w:id="84"/>
      <w:r>
        <w:t>4.3 Störfestigkeit</w:t>
      </w:r>
      <w:bookmarkEnd w:id="84"/>
    </w:p>
    <w:p w14:paraId="07D7ECB2" w14:textId="77777777">
      <w:pPr>
        <w:spacing w:after="0"/>
      </w:pPr>
      <w:r>
        <w:rPr>
          <w:vanish/>
        </w:rPr>
        <w:t>MLS_DSTW/MDSTW-22050</w:t>
      </w:r>
      <w:r>
        <w:rPr>
          <w:b/>
        </w:rPr>
        <w:t>4.3.0-1 Die Prüfung der Störfestigkeit des DSTW, seiner Subsysteme und Komponent...</w:t>
      </w:r>
      <w:r>
        <w:br/>
        <w:t>4.3.0-1 Die Prüfung der Störfestigkeit des DSTW, seiner Subsysteme und Komponenten in Gleisnähe muss gemäß den in EN 50121-4, Kap. 6.2, aufgeführten Bedingungen durchgeführt werden.</w:t>
        <w:br/>
        <w:t>​​</w:t>
      </w:r>
    </w:p>
    <w:p w14:paraId="01A016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87F65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56C0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F7104" w14:textId="77777777">
            <w:r>
              <w:t>MDSTW-22050</w:t>
            </w:r>
          </w:p>
        </w:tc>
      </w:tr>
      <w:tr w14:paraId="1D8D73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EBD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7CC83" w14:textId="77777777">
            <w:r>
              <w:t>03_250</w:t>
            </w:r>
          </w:p>
        </w:tc>
      </w:tr>
      <w:tr w14:paraId="4A3A1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8DA6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4B48F2" w14:textId="77777777">
            <w:r>
              <w:t>373</w:t>
            </w:r>
          </w:p>
        </w:tc>
      </w:tr>
      <w:tr w14:paraId="30C467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4B1A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FF4F0" w14:textId="77777777">
            <w:r>
              <w:t>[60]</w:t>
            </w:r>
          </w:p>
        </w:tc>
      </w:tr>
      <w:tr w14:paraId="3C8D9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4F67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1260E" w14:textId="77777777">
            <w:r>
              <w:t>Draft</w:t>
            </w:r>
          </w:p>
        </w:tc>
      </w:tr>
      <w:tr w14:paraId="67705A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91B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ECF38" w14:textId="77777777">
            <w:r>
              <w:t>Muss</w:t>
            </w:r>
          </w:p>
        </w:tc>
      </w:tr>
      <w:tr w14:paraId="439D9B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631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9F521" w14:textId="77777777">
            <w:r>
              <w:t>Die Komponenten des DSTW werden auf ihre Störfestigkeit entsprechend EN 50121-4, Kap. 6.2 überprüft.</w:t>
            </w:r>
          </w:p>
        </w:tc>
      </w:tr>
      <w:tr w14:paraId="3F7656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A07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F8B0D" w14:textId="77777777">
            <w:r>
              <w:t>Als Bewertungskriterium wird Kriterium A entsprechend EN 50121-1 herangezogen.</w:t>
            </w:r>
          </w:p>
        </w:tc>
      </w:tr>
      <w:tr w14:paraId="719FE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9F1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AD2A5" w14:textId="77777777">
            <w:r>
              <w:t>PV GA DIL OBB 1.0.0</w:t>
            </w:r>
          </w:p>
        </w:tc>
      </w:tr>
    </w:tbl>
    <w:p w14:paraId="1DEC493E" w14:textId="77777777">
      <w:pPr>
        <w:spacing w:after="0" w:line="96" w:lineRule="auto"/>
      </w:pPr>
    </w:p>
    <w:p w14:paraId="0CC29A61" w14:textId="77777777">
      <w:r>
        <w:rPr>
          <w:vanish/>
        </w:rPr>
        <w:t>MLS_DSTW/MDSTW-22051</w:t>
      </w:r>
      <w:r>
        <w:t>4.3.0-2 Für den Einsatz im Rechenzentrum können alternative Nachweise der EMV-Festigkeit herangezogen werden.</w:t>
        <w:br/>
        <w:t>​​</w:t>
      </w:r>
    </w:p>
    <w:p w14:paraId="20A940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1DCB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575C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389DE" w14:textId="77777777">
            <w:r>
              <w:t>256</w:t>
            </w:r>
          </w:p>
        </w:tc>
      </w:tr>
      <w:tr w14:paraId="676CAC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4C6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C0371" w14:textId="77777777">
            <w:r>
              <w:t>MDSTW-22051</w:t>
            </w:r>
          </w:p>
        </w:tc>
      </w:tr>
      <w:tr w14:paraId="49587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F38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18000" w14:textId="77777777">
            <w:r>
              <w:t>5748</w:t>
            </w:r>
          </w:p>
        </w:tc>
      </w:tr>
      <w:tr w14:paraId="5E68E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9DD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FFE3A" w14:textId="77777777">
            <w:r>
              <w:t>03_282</w:t>
            </w:r>
          </w:p>
        </w:tc>
      </w:tr>
    </w:tbl>
    <w:p w14:paraId="79312923" w14:textId="77777777">
      <w:pPr>
        <w:spacing w:after="0" w:line="96" w:lineRule="auto"/>
      </w:pPr>
    </w:p>
    <w:p w14:paraId="6E041B13" w14:textId="77777777">
      <w:pPr>
        <w:spacing w:after="0"/>
      </w:pPr>
      <w:r>
        <w:rPr>
          <w:vanish/>
        </w:rPr>
        <w:t>MLS_DSTW/MDSTW-22052</w:t>
      </w:r>
      <w:r>
        <w:rPr>
          <w:b/>
        </w:rPr>
        <w:t>4.3.0-2 Die Server-Hardware zum Einsatz im Rechenzentrum muss mindestens folgend...</w:t>
      </w:r>
      <w:r>
        <w:br/>
        <w:t>4.3.0-2 Die Server-Hardware zum Einsatz im Rechenzentrum muss mindestens folgende Anforderungen erfüllen:</w:t>
        <w:br/>
        <w:t>• Niederspannungsrichtlinie 2014/35/EU (CE Zeichen) - in der aktuellen Fassung (inkl. Einhaltung der EN 62368-1)</w:t>
        <w:br/>
        <w:t>• EMV Richtlinie 2014/30/EU</w:t>
        <w:br/>
        <w:t>• Richtlinie zu gefährlichen Stoffen 201/65/EU ("RoHS 2")</w:t>
        <w:br/>
        <w:t>• Öko-Design Richtlinie 2019/424/EU (Lot 9)"</w:t>
        <w:br/>
        <w:t>​​</w:t>
      </w:r>
    </w:p>
    <w:p w14:paraId="2E8F8F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78A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C50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ED906" w14:textId="77777777">
            <w:r>
              <w:t>MDSTW-22052</w:t>
            </w:r>
          </w:p>
        </w:tc>
      </w:tr>
      <w:tr w14:paraId="6A23B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61A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70265" w14:textId="77777777">
            <w:r>
              <w:t>03_283</w:t>
            </w:r>
          </w:p>
        </w:tc>
      </w:tr>
      <w:tr w14:paraId="5ADABA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603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D25AB" w14:textId="77777777">
            <w:r>
              <w:t>5749</w:t>
            </w:r>
          </w:p>
        </w:tc>
      </w:tr>
      <w:tr w14:paraId="0F64E0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F44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31837" w14:textId="77777777"/>
        </w:tc>
      </w:tr>
      <w:tr w14:paraId="59DFF7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B00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458D0" w14:textId="77777777">
            <w:r>
              <w:t>Draft</w:t>
            </w:r>
          </w:p>
        </w:tc>
      </w:tr>
      <w:tr w14:paraId="30605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7B4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85CEEE" w14:textId="77777777">
            <w:r>
              <w:t>Muss</w:t>
            </w:r>
          </w:p>
        </w:tc>
      </w:tr>
      <w:tr w14:paraId="2E59B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0036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065AF" w14:textId="77777777">
            <w:r>
              <w:t>Die Serverhardware wird unter Berücksichtigung der folgenden Richtlinien ausgeführt:</w:t>
              <w:br/>
              <w:t>• Niederspannungsrichtlinie 2014/35/EU (CE Zeichen) - in der aktuellen Fassung</w:t>
              <w:br/>
              <w:t>• Einhaltung der EN 62368-1</w:t>
              <w:br/>
              <w:t>• EMV Richtlinie 2014/30/EU</w:t>
              <w:br/>
              <w:t>• Richtlinie zu gefährlichen Stoffen 201/65/EU ("RoHS 2")</w:t>
              <w:br/>
              <w:t>• Öko-Design Richtlinie 2019/424/EU (Lot 9)"</w:t>
            </w:r>
          </w:p>
        </w:tc>
      </w:tr>
      <w:tr w14:paraId="2333B1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F07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4C058" w14:textId="77777777"/>
        </w:tc>
      </w:tr>
      <w:tr w14:paraId="41CB31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A66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1E998" w14:textId="77777777">
            <w:r>
              <w:t>PV GA DIL OBB 1.0.0</w:t>
            </w:r>
          </w:p>
        </w:tc>
      </w:tr>
    </w:tbl>
    <w:p w14:paraId="2B37E28F" w14:textId="77777777">
      <w:pPr>
        <w:spacing w:after="0" w:line="96" w:lineRule="auto"/>
      </w:pPr>
    </w:p>
    <w:p w14:paraId="19FB4B9D" w14:textId="77777777">
      <w:pPr>
        <w:pStyle w:val="Heading4"/>
        <w:divId w:val="116"/>
      </w:pPr>
      <w:bookmarkStart w:name="_Toc242172692" w:id="85"/>
      <w:r>
        <w:t>4.4 Schienenströme</w:t>
      </w:r>
      <w:bookmarkEnd w:id="85"/>
    </w:p>
    <w:p w14:paraId="58907A55" w14:textId="77777777">
      <w:r>
        <w:rPr>
          <w:vanish/>
        </w:rPr>
        <w:t>MLS_DSTW/MDSTW-22053</w:t>
      </w:r>
      <w:r>
        <w:t>4.4.0-1 Als Grundlage für die Höhe der Schienenströme wird der Strom zugrundegelegt, der in der Fahrleitung fließt.</w:t>
        <w:br/>
        <w:t>​​</w:t>
      </w:r>
    </w:p>
    <w:p w14:paraId="39B206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1F47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D388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2E6563" w14:textId="77777777">
            <w:r>
              <w:t>259</w:t>
            </w:r>
          </w:p>
        </w:tc>
      </w:tr>
      <w:tr w14:paraId="2CC25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A671F"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301A0" w14:textId="77777777">
            <w:r>
              <w:t>MDSTW-22053</w:t>
            </w:r>
          </w:p>
        </w:tc>
      </w:tr>
      <w:tr w14:paraId="39E0C7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A4EE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1C789" w14:textId="77777777">
            <w:r>
              <w:t>375</w:t>
            </w:r>
          </w:p>
        </w:tc>
      </w:tr>
      <w:tr w14:paraId="31C6EE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0FF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0AF6E" w14:textId="77777777">
            <w:r>
              <w:t>03_252</w:t>
            </w:r>
          </w:p>
        </w:tc>
      </w:tr>
    </w:tbl>
    <w:p w14:paraId="37B84851" w14:textId="77777777">
      <w:pPr>
        <w:spacing w:after="0" w:line="96" w:lineRule="auto"/>
      </w:pPr>
    </w:p>
    <w:p w14:paraId="33BB1E86" w14:textId="77777777">
      <w:pPr>
        <w:spacing w:after="0"/>
      </w:pPr>
      <w:r>
        <w:rPr>
          <w:vanish/>
        </w:rPr>
        <w:t>MLS_DSTW/MDSTW-22054</w:t>
      </w:r>
      <w:r>
        <w:rPr>
          <w:b/>
        </w:rPr>
        <w:t>4.4.0-2 Die Funktions- und Betriebssicherheit der FES inkl. der Feldelemente mus...</w:t>
      </w:r>
      <w:r>
        <w:br/>
        <w:t>4.4.0-2 Die Funktions- und Betriebssicherheit der FES inkl. der Feldelemente muss für Schienenströme bei Wechselstromtraktion mit einer Frequenz von</w:t>
        <w:br/>
        <w:t>16,7 Hz und 50 Hz für einen Dauerstrom IDS ? 2 kAeff sichergestellt sein.</w:t>
        <w:br/>
        <w:t>​​</w:t>
      </w:r>
    </w:p>
    <w:p w14:paraId="2C8EBF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1060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2C91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9E3AE" w14:textId="77777777">
            <w:r>
              <w:t>MDSTW-22054</w:t>
            </w:r>
          </w:p>
        </w:tc>
      </w:tr>
      <w:tr w14:paraId="01E5C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59F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631EA" w14:textId="77777777">
            <w:r>
              <w:t>03_166</w:t>
            </w:r>
          </w:p>
        </w:tc>
      </w:tr>
      <w:tr w14:paraId="0D0FEF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84D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0EA0E" w14:textId="77777777">
            <w:r>
              <w:t>376</w:t>
            </w:r>
          </w:p>
        </w:tc>
      </w:tr>
      <w:tr w14:paraId="05A06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0E3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472698" w14:textId="77777777"/>
        </w:tc>
      </w:tr>
      <w:tr w14:paraId="091C3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429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71ACD" w14:textId="77777777">
            <w:r>
              <w:t>Draft</w:t>
            </w:r>
          </w:p>
        </w:tc>
      </w:tr>
      <w:tr w14:paraId="660344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80EAD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F2535" w14:textId="77777777">
            <w:r>
              <w:t>Muss</w:t>
            </w:r>
          </w:p>
        </w:tc>
      </w:tr>
      <w:tr w14:paraId="082520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867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942D0" w14:textId="77777777">
            <w:commentRangeStart w:id="2557646"/>
            <w:r>
              <w:t xml:space="preserve">Die Funktions- und Betriebssicherheit der FES inkl. der Feldelemente wird laut 50124-1 für eine Dauerspannung von </w:t>
              <w:commentRangeStart w:id="2557641"/>
              <w:t xml:space="preserve">250V</w:t>
              <w:commentRangeEnd w:id="2557641"/>
              <w:t xml:space="preserve"> (zwischen aktiven Teilen und Erde) ausgelegt.</w:t>
            </w:r>
            <w:commentRangeEnd w:id="2557646"/>
            <w:r>
              <w:rPr>
                <w:rStyle w:val="CommentReference"/>
              </w:rPr>
              <w:commentReference w:id="2557646"/>
            </w:r>
            <w:r>
              <w:rPr>
                <w:rStyle w:val="CommentReference"/>
              </w:rPr>
              <w:commentReference w:id="2557641"/>
            </w:r>
          </w:p>
        </w:tc>
      </w:tr>
      <w:tr w14:paraId="338CC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94B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4CDEC" w14:textId="77777777"/>
        </w:tc>
      </w:tr>
      <w:tr w14:paraId="6ECC1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1D8C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64A45" w14:textId="77777777">
            <w:r>
              <w:t>PV GA DIL OBB 1.0.0</w:t>
            </w:r>
          </w:p>
        </w:tc>
      </w:tr>
    </w:tbl>
    <w:p w14:paraId="27628FEB" w14:textId="77777777">
      <w:pPr>
        <w:spacing w:after="0" w:line="96" w:lineRule="auto"/>
      </w:pPr>
    </w:p>
    <w:p w14:paraId="0B37F7A0" w14:textId="77777777">
      <w:pPr>
        <w:spacing w:after="0"/>
      </w:pPr>
      <w:r>
        <w:rPr>
          <w:vanish/>
        </w:rPr>
        <w:t>MLS_DSTW/MDSTW-22055</w:t>
      </w:r>
      <w:r>
        <w:rPr>
          <w:b/>
        </w:rPr>
        <w:t>4.4.0-3 Die Funktions- und Betriebssicherheit der FES inkl. der Feldelemente mus...</w:t>
      </w:r>
      <w:r>
        <w:br/>
        <w:t>4.4.0-3 Die Funktions- und Betriebssicherheit der FES inkl. der Feldelemente muss für Schienenströme bei Wechselstromtraktion mit einer Frequenz von</w:t>
        <w:br/>
        <w:t>16,7 Hz und 50 Hz für einen Kurzschlussstrom</w:t>
        <w:br/>
        <w:t>IKS?40 kAeff für eine Dauer von 100 ms sichergestellt sein.</w:t>
        <w:br/>
        <w:t>​​</w:t>
      </w:r>
    </w:p>
    <w:p w14:paraId="7D2373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F70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003BA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CDEAB" w14:textId="77777777">
            <w:r>
              <w:t>MDSTW-22055</w:t>
            </w:r>
          </w:p>
        </w:tc>
      </w:tr>
      <w:tr w14:paraId="142C8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E04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387C6" w14:textId="77777777">
            <w:r>
              <w:t>03_167</w:t>
            </w:r>
          </w:p>
        </w:tc>
      </w:tr>
      <w:tr w14:paraId="4E098A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86F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10354" w14:textId="77777777">
            <w:r>
              <w:t>377</w:t>
            </w:r>
          </w:p>
        </w:tc>
      </w:tr>
      <w:tr w14:paraId="3D1FB1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199A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107330" w14:textId="77777777"/>
        </w:tc>
      </w:tr>
      <w:tr w14:paraId="77D177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F8F7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560DC" w14:textId="77777777">
            <w:r>
              <w:t>Draft</w:t>
            </w:r>
          </w:p>
        </w:tc>
      </w:tr>
      <w:tr w14:paraId="20648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E1C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EE8C5" w14:textId="77777777">
            <w:r>
              <w:t>Muss</w:t>
            </w:r>
          </w:p>
        </w:tc>
      </w:tr>
      <w:tr w14:paraId="794882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EA48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9B1D8" w14:textId="77777777">
            <w:commentRangeStart w:id="2557645"/>
            <w:r>
              <w:t xml:space="preserve">Die Funktions- und Betriebssicherheit der FES inkl. der Feldelemente wird für eine Kurzschlussspannung ausgelegt, um die auftretenden Kurzschlussströme </w:t>
              <w:commentRangeStart w:id="2557643"/>
              <w:t xml:space="preserve">für</w:t>
              <w:commentRangeEnd w:id="2557643"/>
              <w:t xml:space="preserve"> 100ms (zwischen aktiven Teilen und Erde) zu beherrschen.</w:t>
            </w:r>
            <w:commentRangeEnd w:id="2557645"/>
            <w:r>
              <w:rPr>
                <w:rStyle w:val="CommentReference"/>
              </w:rPr>
              <w:commentReference w:id="2557645"/>
            </w:r>
            <w:r>
              <w:rPr>
                <w:rStyle w:val="CommentReference"/>
              </w:rPr>
              <w:commentReference w:id="2557643"/>
            </w:r>
          </w:p>
        </w:tc>
      </w:tr>
      <w:tr w14:paraId="665565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B63EC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42B7F" w14:textId="77777777"/>
        </w:tc>
      </w:tr>
      <w:tr w14:paraId="78280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B77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6D2F7" w14:textId="77777777">
            <w:r>
              <w:t>PV GA DIL OBB 1.0.0</w:t>
            </w:r>
          </w:p>
        </w:tc>
      </w:tr>
    </w:tbl>
    <w:p w14:paraId="3297D65B" w14:textId="77777777">
      <w:pPr>
        <w:spacing w:after="0" w:line="96" w:lineRule="auto"/>
      </w:pPr>
    </w:p>
    <w:p w14:paraId="06073C66" w14:textId="77777777">
      <w:pPr>
        <w:pStyle w:val="Heading4"/>
        <w:divId w:val="117"/>
      </w:pPr>
      <w:bookmarkStart w:name="_Toc242172693" w:id="86"/>
      <w:r>
        <w:t>4.5 EMV-Störaussendung von Fahrzeugen</w:t>
      </w:r>
      <w:bookmarkEnd w:id="86"/>
    </w:p>
    <w:p w14:paraId="5EA4D8A3" w14:textId="77777777">
      <w:pPr>
        <w:spacing w:after="0"/>
      </w:pPr>
      <w:r>
        <w:rPr>
          <w:vanish/>
        </w:rPr>
        <w:t>MLS_DSTW/MDSTW-22056</w:t>
      </w:r>
      <w:r>
        <w:rPr>
          <w:b/>
        </w:rPr>
        <w:t>4.5.0-1 Das Gehäuse der FES inkl. der Feldelemente muss die Komponenten im Inner...</w:t>
      </w:r>
      <w:r>
        <w:br/>
        <w:t xml:space="preserve">4.5.0-1 Das Gehäuse der FES inkl. der Feldelemente muss die Komponenten im Inneren vor </w:t>
        <w:lastRenderedPageBreak/>
        <w:t>hochfrequenten elektromagnetischen Feldern, die durch das Tele-Powering von Euro-Balisen resultieren (Subset 036), vollständig schützen.</w:t>
        <w:br/>
        <w:t>​​</w:t>
      </w:r>
    </w:p>
    <w:p w14:paraId="7517DF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9F9E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D56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EC1DA" w14:textId="77777777">
            <w:r>
              <w:t>MDSTW-22056</w:t>
            </w:r>
          </w:p>
        </w:tc>
      </w:tr>
      <w:tr w14:paraId="0D80D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FAB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E7EBC" w14:textId="77777777">
            <w:r>
              <w:t>03_169</w:t>
            </w:r>
          </w:p>
        </w:tc>
      </w:tr>
      <w:tr w14:paraId="4D7262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2CA0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5B94C" w14:textId="77777777">
            <w:r>
              <w:t>379</w:t>
            </w:r>
          </w:p>
        </w:tc>
      </w:tr>
      <w:tr w14:paraId="50E77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A723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CB0CD" w14:textId="77777777">
            <w:r>
              <w:t>[61]</w:t>
            </w:r>
          </w:p>
        </w:tc>
      </w:tr>
      <w:tr w14:paraId="4CF545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1DE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643D7" w14:textId="77777777">
            <w:r>
              <w:t>Draft</w:t>
            </w:r>
          </w:p>
        </w:tc>
      </w:tr>
      <w:tr w14:paraId="506B2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83AC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2F699" w14:textId="77777777">
            <w:r>
              <w:t>Muss</w:t>
            </w:r>
          </w:p>
        </w:tc>
      </w:tr>
      <w:tr w14:paraId="0971DE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A6C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A364C" w14:textId="77777777">
            <w:r>
              <w:t>Die Schutzwirkung der FES-Gehäuse gegen die hochfrequenten elektromagnetischen Felder, die durch das Tele-Powering von Euro-Balisen entstehen wird durch eine EMV-Qualifizierung nachgewiesen.</w:t>
            </w:r>
          </w:p>
        </w:tc>
      </w:tr>
      <w:tr w14:paraId="510B7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DF6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B5E40" w14:textId="77777777">
            <w:r>
              <w:t>Komponentenbeistellungen des AG werden im Gesamtsystem gemäß EN 50121-4 entsprechend getestet.</w:t>
              <w:br/>
              <w:br/>
              <w:t>Zukünftige Änderungen der Komponentenbeistellungen dürfen daher nur nach einer entsprechenden Analyse und Bewertung erfolgen.</w:t>
            </w:r>
          </w:p>
        </w:tc>
      </w:tr>
      <w:tr w14:paraId="6A3C4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F57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D290B" w14:textId="77777777">
            <w:r>
              <w:t>PV GA DIL OBB 1.0.0</w:t>
            </w:r>
          </w:p>
        </w:tc>
      </w:tr>
    </w:tbl>
    <w:p w14:paraId="2682BF1E" w14:textId="77777777">
      <w:pPr>
        <w:spacing w:after="0" w:line="96" w:lineRule="auto"/>
      </w:pPr>
    </w:p>
    <w:p w14:paraId="00EABA78" w14:textId="77777777">
      <w:pPr>
        <w:pStyle w:val="Heading4"/>
        <w:divId w:val="118"/>
      </w:pPr>
      <w:bookmarkStart w:name="_Toc242172694" w:id="87"/>
      <w:r>
        <w:t>4.6 Oberleitungsspannungsfestigkeit für Gleiskomponenten</w:t>
      </w:r>
      <w:bookmarkEnd w:id="87"/>
    </w:p>
    <w:p w14:paraId="48003588" w14:textId="77777777">
      <w:pPr>
        <w:spacing w:after="0"/>
      </w:pPr>
      <w:r>
        <w:rPr>
          <w:vanish/>
        </w:rPr>
        <w:t>MLS_DSTW/MDSTW-22057</w:t>
      </w:r>
      <w:r>
        <w:rPr>
          <w:b/>
        </w:rPr>
        <w:t>4.6.0-1 Alle Gleiskomponenten müssen eine Oberleitungsspannungsfestigkeit für di...</w:t>
      </w:r>
      <w:r>
        <w:br/>
        <w:t>4.6.0-1 Alle Gleiskomponenten müssen eine Oberleitungsspannungsfestigkeit für die Platzierung bei Oberleitungen vorweisen.</w:t>
        <w:br/>
        <w:t>​​</w:t>
      </w:r>
    </w:p>
    <w:p w14:paraId="4B1275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4B66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446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A1DF0" w14:textId="77777777">
            <w:r>
              <w:t>MDSTW-22057</w:t>
            </w:r>
          </w:p>
        </w:tc>
      </w:tr>
      <w:tr w14:paraId="3B46DC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51A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BCE269" w14:textId="77777777">
            <w:r>
              <w:t>03_171</w:t>
            </w:r>
          </w:p>
        </w:tc>
      </w:tr>
      <w:tr w14:paraId="237F6D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FDB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D84E0" w14:textId="77777777">
            <w:r>
              <w:t>381</w:t>
            </w:r>
          </w:p>
        </w:tc>
      </w:tr>
      <w:tr w14:paraId="0B059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6BA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D8149" w14:textId="77777777"/>
        </w:tc>
      </w:tr>
      <w:tr w14:paraId="4599A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003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7B2726" w14:textId="77777777">
            <w:r>
              <w:t>Draft</w:t>
            </w:r>
          </w:p>
        </w:tc>
      </w:tr>
      <w:tr w14:paraId="00973C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74D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D9B9B" w14:textId="77777777">
            <w:r>
              <w:t>Muss</w:t>
            </w:r>
          </w:p>
        </w:tc>
      </w:tr>
      <w:tr w14:paraId="0995C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69C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11595" w14:textId="77777777">
            <w:r>
              <w:t>Folgende Gleiskomponenten weisen eine Oberleitungsspannungsfestigkeit (15kV, 40kA Kurzschlussstrom für 200ms) auf:</w:t>
              <w:br/>
              <w:t>- Weichenmotor</w:t>
              <w:br/>
              <w:t>- Endlagenprüfer</w:t>
              <w:br/>
              <w:t>- Achszähler</w:t>
              <w:br/>
              <w:t>- Indusi</w:t>
              <w:br/>
              <w:t>- Balisen</w:t>
              <w:br/>
              <w:t>- Signalmasten</w:t>
              <w:br/>
              <w:br/>
              <w:t>Die Gleiskomponenten werden für diesen Fall mit einem 95mm² Kupferleiter nach ÖBB ED174 mit Bahnerdung verbunden.</w:t>
            </w:r>
          </w:p>
        </w:tc>
      </w:tr>
      <w:tr w14:paraId="5018F7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3A7160"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C6345" w14:textId="77777777"/>
        </w:tc>
      </w:tr>
      <w:tr w14:paraId="6BB3FE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A95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D7951" w14:textId="77777777">
            <w:r>
              <w:t>PV GA DIL OBB 1.0.0</w:t>
            </w:r>
          </w:p>
        </w:tc>
      </w:tr>
    </w:tbl>
    <w:p w14:paraId="7347B684" w14:textId="77777777">
      <w:pPr>
        <w:spacing w:after="0" w:line="96" w:lineRule="auto"/>
      </w:pPr>
    </w:p>
    <w:p w14:paraId="2131DFDD" w14:textId="77777777">
      <w:pPr>
        <w:pStyle w:val="Heading3"/>
        <w:divId w:val="119"/>
      </w:pPr>
      <w:bookmarkStart w:name="_Toc242172695" w:id="88"/>
      <w:r>
        <w:t>5 Erdung und Überspannungsschutz</w:t>
      </w:r>
      <w:bookmarkEnd w:id="88"/>
    </w:p>
    <w:p w14:paraId="1165E925" w14:textId="77777777">
      <w:pPr>
        <w:pStyle w:val="Heading4"/>
        <w:divId w:val="120"/>
      </w:pPr>
      <w:bookmarkStart w:name="_Toc242172696" w:id="89"/>
      <w:r>
        <w:t>5.1 Erdungsmaßnahmen</w:t>
      </w:r>
      <w:bookmarkEnd w:id="89"/>
    </w:p>
    <w:p w14:paraId="0DADEB57" w14:textId="77777777">
      <w:pPr>
        <w:spacing w:after="0"/>
      </w:pPr>
      <w:r>
        <w:rPr>
          <w:vanish/>
        </w:rPr>
        <w:t>MLS_DSTW/MDSTW-22061</w:t>
      </w:r>
      <w:r>
        <w:rPr>
          <w:b/>
        </w:rPr>
        <w:t>5.1.0-1 Der AN muss ein Erdungskonzept gemäß EN 50310 und EN 50122 erstellen, mi...</w:t>
      </w:r>
      <w:r>
        <w:br/>
        <w:t>5.1.0-1 Der AN muss ein Erdungskonzept gemäß EN 50310 und EN 50122 erstellen, mit dem AG abstimmen und umsetzen.</w:t>
        <w:br/>
        <w:t>​​</w:t>
      </w:r>
    </w:p>
    <w:p w14:paraId="642A133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1238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0F2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64B44" w14:textId="77777777">
            <w:r>
              <w:t>MDSTW-22061</w:t>
            </w:r>
          </w:p>
        </w:tc>
      </w:tr>
      <w:tr w14:paraId="42194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E69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A897D" w14:textId="77777777">
            <w:r>
              <w:t>03_173</w:t>
            </w:r>
          </w:p>
        </w:tc>
      </w:tr>
      <w:tr w14:paraId="01B142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5413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3397E" w14:textId="77777777">
            <w:r>
              <w:t>384</w:t>
            </w:r>
          </w:p>
        </w:tc>
      </w:tr>
      <w:tr w14:paraId="4CE2C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5DB7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E25F4" w14:textId="77777777">
            <w:r>
              <w:t>[62], [63]</w:t>
            </w:r>
          </w:p>
        </w:tc>
      </w:tr>
      <w:tr w14:paraId="0E92F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307FB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15DAA" w14:textId="77777777">
            <w:r>
              <w:t>Draft</w:t>
            </w:r>
          </w:p>
        </w:tc>
      </w:tr>
      <w:tr w14:paraId="78C1B6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9A5B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6FF6D" w14:textId="77777777">
            <w:r>
              <w:t>Muss</w:t>
            </w:r>
          </w:p>
        </w:tc>
      </w:tr>
      <w:tr w14:paraId="19B955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3F3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DBFF1" w14:textId="77777777">
            <w:r>
              <w:t>Es wird ein Erdungskonzept gemäß EN 50310 und EN 50122 in Abstimmung mit dem AG erstellt.</w:t>
            </w:r>
          </w:p>
        </w:tc>
      </w:tr>
      <w:tr w14:paraId="060E6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868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04A48" w14:textId="77777777">
            <w:r>
              <w:t>Der AN wird im Zuge der Pflichtenheft Abstimmung ein Erdungskonzept zur Abnahme vorlegen.</w:t>
            </w:r>
          </w:p>
        </w:tc>
      </w:tr>
      <w:tr w14:paraId="2ACF72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615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07043" w14:textId="77777777">
            <w:r>
              <w:t>PV GA DIL OBB 1.0.0</w:t>
            </w:r>
          </w:p>
        </w:tc>
      </w:tr>
    </w:tbl>
    <w:p w14:paraId="7372740F" w14:textId="77777777">
      <w:pPr>
        <w:spacing w:after="0" w:line="96" w:lineRule="auto"/>
      </w:pPr>
    </w:p>
    <w:p w14:paraId="08DB5FC2" w14:textId="77777777">
      <w:pPr>
        <w:spacing w:after="0"/>
      </w:pPr>
      <w:r>
        <w:rPr>
          <w:vanish/>
        </w:rPr>
        <w:t>MLS_DSTW/MDSTW-22062</w:t>
      </w:r>
      <w:r>
        <w:rPr>
          <w:b/>
        </w:rPr>
        <w:t>5.1.0-2 Das DSTW muss rückwirkungsfrei in die vorhandene Erdungsanlage eingebund...</w:t>
      </w:r>
      <w:r>
        <w:br/>
        <w:t>5.1.0-2 Das DSTW muss rückwirkungsfrei in die vorhandene Erdungsanlage eingebunden werden.</w:t>
        <w:br/>
        <w:t>​​</w:t>
      </w:r>
    </w:p>
    <w:p w14:paraId="62F5562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950"/>
      </w:tblGrid>
      <w:tr w14:paraId="3B896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673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BC536" w14:textId="77777777">
            <w:r>
              <w:t>MDSTW-22062</w:t>
            </w:r>
          </w:p>
        </w:tc>
      </w:tr>
      <w:tr w14:paraId="1961D3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5FA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01851" w14:textId="77777777">
            <w:r>
              <w:t>03_174</w:t>
            </w:r>
          </w:p>
        </w:tc>
      </w:tr>
      <w:tr w14:paraId="72E127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FA2F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3C534" w14:textId="77777777">
            <w:r>
              <w:t>385</w:t>
            </w:r>
          </w:p>
        </w:tc>
      </w:tr>
      <w:tr w14:paraId="27A93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AB0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20868" w14:textId="77777777">
            <w:r>
              <w:t>[62], [63]</w:t>
            </w:r>
          </w:p>
        </w:tc>
      </w:tr>
      <w:tr w14:paraId="77A4C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E13C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9851E" w14:textId="77777777">
            <w:r>
              <w:t>Draft</w:t>
            </w:r>
          </w:p>
        </w:tc>
      </w:tr>
      <w:tr w14:paraId="6B441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7D3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9F54C" w14:textId="77777777">
            <w:r>
              <w:t>Muss</w:t>
            </w:r>
          </w:p>
        </w:tc>
      </w:tr>
      <w:tr w14:paraId="2D1766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1FE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CD154" w14:textId="77777777">
            <w:r>
              <w:t>Die Rückwirkungsfreiheit wird im Erdungskonzept berücksichtig.</w:t>
            </w:r>
          </w:p>
        </w:tc>
      </w:tr>
      <w:tr w14:paraId="4AD54F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C8D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FBCA8" w14:textId="77777777"/>
        </w:tc>
      </w:tr>
      <w:tr w14:paraId="32F689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60B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1B557" w14:textId="77777777">
            <w:r>
              <w:t>PV GA DIL OBB 1.0.0</w:t>
            </w:r>
          </w:p>
        </w:tc>
      </w:tr>
    </w:tbl>
    <w:p w14:paraId="3715E8DE" w14:textId="77777777">
      <w:pPr>
        <w:spacing w:after="0" w:line="96" w:lineRule="auto"/>
      </w:pPr>
    </w:p>
    <w:p w14:paraId="5E936716" w14:textId="77777777">
      <w:pPr>
        <w:pStyle w:val="Heading4"/>
        <w:divId w:val="121"/>
      </w:pPr>
      <w:bookmarkStart w:name="_Toc242172697" w:id="90"/>
      <w:r>
        <w:t>5.2 Blitzschutz</w:t>
      </w:r>
      <w:bookmarkEnd w:id="90"/>
    </w:p>
    <w:p w14:paraId="57E69A0C" w14:textId="77777777">
      <w:pPr>
        <w:spacing w:after="0"/>
      </w:pPr>
      <w:r>
        <w:rPr>
          <w:vanish/>
        </w:rPr>
        <w:t>MLS_DSTW/MDSTW-22063</w:t>
      </w:r>
      <w:r>
        <w:rPr>
          <w:b/>
        </w:rPr>
        <w:t>5.2.0-1 Der AN muss ein Blitzschutzzonenkonzept gemäß EN 62305 erstellen, mit de...</w:t>
      </w:r>
      <w:r>
        <w:br/>
        <w:t>5.2.0-1 Der AN muss ein Blitzschutzzonenkonzept gemäß EN 62305 erstellen, mit dem AG abstimmen und umsetzen.</w:t>
        <w:br/>
        <w:t>​​</w:t>
      </w:r>
    </w:p>
    <w:p w14:paraId="44B09D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3DB9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965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0E00B4" w14:textId="77777777">
            <w:r>
              <w:t>MDSTW-22063</w:t>
            </w:r>
          </w:p>
        </w:tc>
      </w:tr>
      <w:tr w14:paraId="4E93DF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49BB0"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A5900C" w14:textId="77777777">
            <w:r>
              <w:t>03_176</w:t>
            </w:r>
          </w:p>
        </w:tc>
      </w:tr>
      <w:tr w14:paraId="5CD2A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EFB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3C329" w14:textId="77777777">
            <w:r>
              <w:t>387</w:t>
            </w:r>
          </w:p>
        </w:tc>
      </w:tr>
      <w:tr w14:paraId="76523B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F13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EF10D" w14:textId="77777777">
            <w:r>
              <w:t>[64]</w:t>
            </w:r>
          </w:p>
        </w:tc>
      </w:tr>
      <w:tr w14:paraId="5F9B8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F2E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9E6E5" w14:textId="77777777">
            <w:r>
              <w:t>Draft</w:t>
            </w:r>
          </w:p>
        </w:tc>
      </w:tr>
      <w:tr w14:paraId="2594D5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62A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99A65" w14:textId="77777777">
            <w:r>
              <w:t>Muss</w:t>
            </w:r>
          </w:p>
        </w:tc>
      </w:tr>
      <w:tr w14:paraId="18F780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CF94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8162D" w14:textId="77777777">
            <w:r>
              <w:t>Es wird ein Blitzschutzkonzept gemäß EN 62305 erstellt.</w:t>
            </w:r>
          </w:p>
        </w:tc>
      </w:tr>
      <w:tr w14:paraId="10C21F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AC6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D5E29" w14:textId="77777777">
            <w:r>
              <w:t>Der AN wird im Zuge der Pflichtenheft Abstimmung ein Blitzschutzkonzept zur Abnahme vorlegen.</w:t>
            </w:r>
          </w:p>
        </w:tc>
      </w:tr>
      <w:tr w14:paraId="1A8AC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01A4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BB77B" w14:textId="77777777">
            <w:r>
              <w:t>PV GA DIL OBB 1.0.0</w:t>
            </w:r>
          </w:p>
        </w:tc>
      </w:tr>
    </w:tbl>
    <w:p w14:paraId="58E62F91" w14:textId="77777777">
      <w:pPr>
        <w:spacing w:after="0" w:line="96" w:lineRule="auto"/>
      </w:pPr>
    </w:p>
    <w:p w14:paraId="11BBC557" w14:textId="77777777">
      <w:pPr>
        <w:pStyle w:val="Heading4"/>
        <w:divId w:val="122"/>
      </w:pPr>
      <w:bookmarkStart w:name="_Toc242172698" w:id="91"/>
      <w:r>
        <w:t>5.3 Schutz gegen Überspannung</w:t>
      </w:r>
      <w:bookmarkEnd w:id="91"/>
    </w:p>
    <w:p w14:paraId="6B8E5127" w14:textId="77777777">
      <w:pPr>
        <w:spacing w:after="0"/>
      </w:pPr>
      <w:r>
        <w:rPr>
          <w:vanish/>
        </w:rPr>
        <w:t>MLS_DSTW/MDSTW-22064</w:t>
      </w:r>
      <w:r>
        <w:rPr>
          <w:b/>
        </w:rPr>
        <w:t>5.3.0-1 Der AN muss ein Überspannungsschutzkonzept gemäß EN 50124-2 erstellen, m...</w:t>
      </w:r>
      <w:r>
        <w:br/>
        <w:t>5.3.0-1 Der AN muss ein Überspannungsschutzkonzept gemäß EN 50124-2 erstellen, mit dem AG abstimmen und umsetzen.</w:t>
        <w:br/>
        <w:t>​​</w:t>
      </w:r>
    </w:p>
    <w:p w14:paraId="4DCC27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1568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751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7FE231" w14:textId="77777777">
            <w:r>
              <w:t>MDSTW-22064</w:t>
            </w:r>
          </w:p>
        </w:tc>
      </w:tr>
      <w:tr w14:paraId="3A674E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4B1E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935F1" w14:textId="77777777">
            <w:r>
              <w:t>03_178</w:t>
            </w:r>
          </w:p>
        </w:tc>
      </w:tr>
      <w:tr w14:paraId="1F80D1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3BF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4EACF" w14:textId="77777777">
            <w:r>
              <w:t>389</w:t>
            </w:r>
          </w:p>
        </w:tc>
      </w:tr>
      <w:tr w14:paraId="7FD478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4484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67BB4" w14:textId="77777777">
            <w:r>
              <w:t>[65]</w:t>
            </w:r>
          </w:p>
        </w:tc>
      </w:tr>
      <w:tr w14:paraId="352E0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DF4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711B38" w14:textId="77777777">
            <w:r>
              <w:t>Draft</w:t>
            </w:r>
          </w:p>
        </w:tc>
      </w:tr>
      <w:tr w14:paraId="284649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32C7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AEEC1" w14:textId="77777777">
            <w:r>
              <w:t>Muss</w:t>
            </w:r>
          </w:p>
        </w:tc>
      </w:tr>
      <w:tr w14:paraId="3758AC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7B9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E4DF56" w14:textId="77777777">
            <w:r>
              <w:t>Hitachi Rail erstellt für den eigenen Lieferumfang ein anwendungsbezogenes Überspannungsschutz- und Isolationskoordinationskonzept. Darin werden die relevanten Schnittstellen, Überspannungskategorien, Schutzmaßnahmen, Erdungsbezüge und Prüfungen auf Basis der für die jeweilige Komponente und Einbauumgebung anwendbaren Normen beschrieben.</w:t>
            </w:r>
          </w:p>
        </w:tc>
      </w:tr>
      <w:tr w14:paraId="38133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538C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0BCAD" w14:textId="77777777">
            <w:r>
              <w:t>EN 50124-2 wird nur insoweit angewendet, als ihr Anwendungsbereich auf die jeweils betrachtete DSTW-Komponente beziehungsweise Schnittstelle zutrifft. Eine pauschale Anwendung auf sämtliche DSTW-Komponenten wird nicht vorgesehen. Die funktionale Zielsetzung des Überspannungsschutzes wird durch das anwendungsbezogene Schutzkonzept erfüllt.</w:t>
            </w:r>
          </w:p>
        </w:tc>
      </w:tr>
      <w:tr w14:paraId="1EBFDC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7AE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8638C" w14:textId="77777777">
            <w:r>
              <w:t>PV GA DIL OBB 1.0.0</w:t>
            </w:r>
          </w:p>
        </w:tc>
      </w:tr>
    </w:tbl>
    <w:p w14:paraId="416EC753" w14:textId="77777777">
      <w:pPr>
        <w:spacing w:after="0" w:line="96" w:lineRule="auto"/>
      </w:pPr>
    </w:p>
    <w:p w14:paraId="51E1833C" w14:textId="77777777">
      <w:pPr>
        <w:pStyle w:val="Heading3"/>
        <w:divId w:val="123"/>
      </w:pPr>
      <w:bookmarkStart w:name="_Toc242172699" w:id="92"/>
      <w:r>
        <w:t>6 Schwingungen und Stöße</w:t>
      </w:r>
      <w:bookmarkEnd w:id="92"/>
    </w:p>
    <w:p w14:paraId="53746498" w14:textId="77777777">
      <w:pPr>
        <w:pStyle w:val="Heading4"/>
        <w:divId w:val="124"/>
      </w:pPr>
      <w:bookmarkStart w:name="_Toc242172700" w:id="93"/>
      <w:r>
        <w:t>6.1 Zulässige Schwingungen/Stöße - Feldelementstationen</w:t>
      </w:r>
      <w:bookmarkEnd w:id="93"/>
    </w:p>
    <w:p w14:paraId="33440638" w14:textId="77777777">
      <w:pPr>
        <w:spacing w:after="0"/>
      </w:pPr>
      <w:r>
        <w:rPr>
          <w:vanish/>
        </w:rPr>
        <w:t>MLS_DSTW/MDSTW-22066</w:t>
      </w:r>
      <w:r>
        <w:rPr>
          <w:b/>
        </w:rPr>
        <w:t>6.1.0-1 Schwingungen und Stöße dürfen zu keiner Funktionsbeeinträchtigung einer...</w:t>
      </w:r>
      <w:r>
        <w:b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br/>
        <w:t>​​</w:t>
      </w:r>
    </w:p>
    <w:p w14:paraId="53AF54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A91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9C19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57B54" w14:textId="77777777">
            <w:r>
              <w:t>MDSTW-22066</w:t>
            </w:r>
          </w:p>
        </w:tc>
      </w:tr>
      <w:tr w14:paraId="1AA898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8B1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D0A15" w14:textId="77777777">
            <w:r>
              <w:t>03_182</w:t>
            </w:r>
          </w:p>
        </w:tc>
      </w:tr>
      <w:tr w14:paraId="2FF6A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D1A8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50CDDE" w14:textId="77777777">
            <w:r>
              <w:t>392</w:t>
            </w:r>
          </w:p>
        </w:tc>
      </w:tr>
      <w:tr w14:paraId="389DB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D69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8A2E2" w14:textId="77777777"/>
        </w:tc>
      </w:tr>
      <w:tr w14:paraId="5C9432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258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7563D" w14:textId="77777777">
            <w:r>
              <w:t>Draft</w:t>
            </w:r>
          </w:p>
        </w:tc>
      </w:tr>
      <w:tr w14:paraId="3B31AD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8EE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1E317" w14:textId="77777777">
            <w:r>
              <w:t>Muss</w:t>
            </w:r>
          </w:p>
        </w:tc>
      </w:tr>
      <w:tr w14:paraId="52835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FECB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9872A" w14:textId="77777777">
            <w:r>
              <w:t>Die Einhausungen der Feldelementstationen FES-S und FES-M werden entsprechend EN 50125-3 gegen Schwingungen und Stöße getestet. Durch diese Belastungen kommt es zu keinen Funktionsbeeinträchtigungen.</w:t>
              <w:br/>
              <w:t>Die Feldelementstationen FES-L und FES-XL sind entsprechend RW 11.01.02 ausgeführt.</w:t>
            </w:r>
          </w:p>
        </w:tc>
      </w:tr>
      <w:tr w14:paraId="32C834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749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AAE94" w14:textId="77777777"/>
        </w:tc>
      </w:tr>
      <w:tr w14:paraId="49CB8F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D043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88B7A" w14:textId="77777777">
            <w:r>
              <w:t>PV GA DIL OBB 1.0.0</w:t>
            </w:r>
          </w:p>
        </w:tc>
      </w:tr>
    </w:tbl>
    <w:p w14:paraId="2154B1B4" w14:textId="77777777">
      <w:pPr>
        <w:spacing w:after="0" w:line="96" w:lineRule="auto"/>
      </w:pPr>
    </w:p>
    <w:p w14:paraId="4931FA8A" w14:textId="77777777">
      <w:r>
        <w:rPr>
          <w:vanish/>
        </w:rPr>
        <w:t>MLS_DSTW/MDSTW-22067</w:t>
      </w:r>
      <w:r>
        <w:t>6.1.0-2 Eine geeignete Klassifizierung von mechanischen Bedingungen kann im Regelfall entsprechend EN 50125-3 vorgenommen werden.</w:t>
        <w:br/>
        <w:t>​​</w:t>
      </w:r>
    </w:p>
    <w:p w14:paraId="1D656A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4113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65B3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55EC3" w14:textId="77777777">
            <w:r>
              <w:t>277</w:t>
            </w:r>
          </w:p>
        </w:tc>
      </w:tr>
      <w:tr w14:paraId="67B242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9BA9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C99050" w14:textId="77777777">
            <w:r>
              <w:t>MDSTW-22067</w:t>
            </w:r>
          </w:p>
        </w:tc>
      </w:tr>
      <w:tr w14:paraId="2F350B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E4D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83639" w14:textId="77777777">
            <w:r>
              <w:t>393</w:t>
            </w:r>
          </w:p>
        </w:tc>
      </w:tr>
      <w:tr w14:paraId="5CD4E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3F6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E7131D" w14:textId="77777777">
            <w:r>
              <w:t>03_183</w:t>
            </w:r>
          </w:p>
        </w:tc>
      </w:tr>
    </w:tbl>
    <w:p w14:paraId="6F5658F3" w14:textId="77777777">
      <w:pPr>
        <w:spacing w:after="0" w:line="96" w:lineRule="auto"/>
      </w:pPr>
    </w:p>
    <w:p w14:paraId="5E9F6061" w14:textId="77777777">
      <w:pPr>
        <w:spacing w:after="0"/>
      </w:pPr>
      <w:r>
        <w:rPr>
          <w:vanish/>
        </w:rPr>
        <w:t>MLS_DSTW/MDSTW-22068</w:t>
      </w:r>
      <w:r>
        <w:rPr>
          <w:b/>
        </w:rPr>
        <w:t>6.1.0-3 Schwingungen und Stöße dürfen zu keiner Funktionsbeeinträchtigung eines...</w:t>
      </w:r>
      <w:r>
        <w:br/>
        <w:t>6.1.0-3 Schwingungen und Stöße dürfen zu keiner Funktionsbeeinträchtigung eines Teilsystems führen. Das schließt hierbei den Object Controller, die Kabelanlage und alle Elemente der Außenanlage ein. Hierbei sind die Grenzwerte jener Einhausung maßgebend, in welche die Komponenten jeweils eingebaut sind. Die Schwingungs- und Stoßfestigkeit muss durch den AN nachgewiesen werden.</w:t>
        <w:br/>
        <w:t>​​</w:t>
      </w:r>
    </w:p>
    <w:p w14:paraId="23415E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A7F3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1F9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8E437" w14:textId="77777777">
            <w:r>
              <w:t>MDSTW-22068</w:t>
            </w:r>
          </w:p>
        </w:tc>
      </w:tr>
      <w:tr w14:paraId="02450C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7FAD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FD4D6" w14:textId="77777777">
            <w:r>
              <w:t>03_184</w:t>
            </w:r>
          </w:p>
        </w:tc>
      </w:tr>
      <w:tr w14:paraId="36C39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906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5FB3A" w14:textId="77777777">
            <w:r>
              <w:t>394</w:t>
            </w:r>
          </w:p>
        </w:tc>
      </w:tr>
      <w:tr w14:paraId="11C168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9B6C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017E4" w14:textId="77777777"/>
        </w:tc>
      </w:tr>
      <w:tr w14:paraId="1AEAB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A85E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07A90" w14:textId="77777777">
            <w:r>
              <w:t>Draft</w:t>
            </w:r>
          </w:p>
        </w:tc>
      </w:tr>
      <w:tr w14:paraId="4799A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1F5B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D288E" w14:textId="77777777">
            <w:r>
              <w:t>Muss</w:t>
            </w:r>
          </w:p>
        </w:tc>
      </w:tr>
      <w:tr w14:paraId="35AD6D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D799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E71B8" w14:textId="77777777">
            <w:r>
              <w:t>Die Feldelementstationen sowie deren Komponenten und die Object Controller werden entsprechend EN 50125-3 gegen Schwingungen und Stöße getestet. Durch diese Belastungen kommt es zu keinen Funktionsbeeinträchtigungen.</w:t>
            </w:r>
          </w:p>
        </w:tc>
      </w:tr>
      <w:tr w14:paraId="665D7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194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7C356" w14:textId="77777777"/>
        </w:tc>
      </w:tr>
      <w:tr w14:paraId="07E80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46D2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35A9C" w14:textId="77777777">
            <w:r>
              <w:t>PV GA DIL OBB 1.0.0</w:t>
            </w:r>
          </w:p>
        </w:tc>
      </w:tr>
    </w:tbl>
    <w:p w14:paraId="6AAAC9D4" w14:textId="77777777">
      <w:pPr>
        <w:spacing w:after="0" w:line="96" w:lineRule="auto"/>
      </w:pPr>
    </w:p>
    <w:p w14:paraId="350DCAE5" w14:textId="77777777">
      <w:r>
        <w:rPr>
          <w:vanish/>
        </w:rPr>
        <w:lastRenderedPageBreak/>
        <w:t>MLS_DSTW/MDSTW-22069</w:t>
      </w:r>
      <w:r>
        <w:t>6.1.0-4 Eine geeignete Klassifizierung von mechanischen Bedingungen kann im Regelfall entsprechend EN 50125-3 vorgenommen werden.</w:t>
        <w:br/>
        <w:t>​​</w:t>
      </w:r>
    </w:p>
    <w:p w14:paraId="6D2D76D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BA040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563D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4C0AC" w14:textId="77777777">
            <w:r>
              <w:t>279</w:t>
            </w:r>
          </w:p>
        </w:tc>
      </w:tr>
      <w:tr w14:paraId="3A47CF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678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4A983" w14:textId="77777777">
            <w:r>
              <w:t>MDSTW-22069</w:t>
            </w:r>
          </w:p>
        </w:tc>
      </w:tr>
      <w:tr w14:paraId="466BDE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DECB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7029B" w14:textId="77777777">
            <w:r>
              <w:t>395</w:t>
            </w:r>
          </w:p>
        </w:tc>
      </w:tr>
      <w:tr w14:paraId="7CD57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E7CC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154A6F" w14:textId="77777777">
            <w:r>
              <w:t>03_185</w:t>
            </w:r>
          </w:p>
        </w:tc>
      </w:tr>
    </w:tbl>
    <w:p w14:paraId="2583A9A4" w14:textId="77777777">
      <w:pPr>
        <w:spacing w:after="0" w:line="96" w:lineRule="auto"/>
      </w:pPr>
    </w:p>
    <w:p w14:paraId="470FBB7D" w14:textId="77777777">
      <w:pPr>
        <w:spacing w:after="0"/>
      </w:pPr>
      <w:r>
        <w:rPr>
          <w:vanish/>
        </w:rPr>
        <w:t>MLS_DSTW/MDSTW-22070</w:t>
      </w:r>
      <w:r>
        <w:rPr>
          <w:b/>
        </w:rPr>
        <w:t>6.1.0-5 Die Feldelementstationen der Größe S und M müssen mit einer Stoßfestigke...</w:t>
      </w:r>
      <w:r>
        <w:br/>
        <w:t>6.1.0-5 Die Feldelementstationen der Größe S und M müssen mit einer Stoßfestigkeit von IK10 gemäß EN 62262 ausgeführt werden.</w:t>
        <w:br/>
        <w:t>​​</w:t>
      </w:r>
    </w:p>
    <w:p w14:paraId="41988C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86B6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42F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911A5" w14:textId="77777777">
            <w:r>
              <w:t>MDSTW-22070</w:t>
            </w:r>
          </w:p>
        </w:tc>
      </w:tr>
      <w:tr w14:paraId="2FEEC2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65C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1ED56E" w14:textId="77777777">
            <w:r>
              <w:t>03_186</w:t>
            </w:r>
          </w:p>
        </w:tc>
      </w:tr>
      <w:tr w14:paraId="099680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393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F7B36" w14:textId="77777777">
            <w:r>
              <w:t>396</w:t>
            </w:r>
          </w:p>
        </w:tc>
      </w:tr>
      <w:tr w14:paraId="5F216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BCB2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738F8" w14:textId="77777777">
            <w:r>
              <w:t>[180]</w:t>
            </w:r>
          </w:p>
        </w:tc>
      </w:tr>
      <w:tr w14:paraId="553F3B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3D1C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2CF80" w14:textId="77777777">
            <w:r>
              <w:t>Draft</w:t>
            </w:r>
          </w:p>
        </w:tc>
      </w:tr>
      <w:tr w14:paraId="56491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8CA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8B79F" w14:textId="77777777">
            <w:r>
              <w:t>Muss</w:t>
            </w:r>
          </w:p>
        </w:tc>
      </w:tr>
      <w:tr w14:paraId="1E62D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344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926CF" w14:textId="77777777">
            <w:r>
              <w:t>Die Feldelementstationen sind so ausgeführt, dass sie mindestens einer Schlagenergie von 20 Joule entsprechend IK10 laut EN 62262 standhalten.</w:t>
            </w:r>
          </w:p>
        </w:tc>
      </w:tr>
      <w:tr w14:paraId="0E6958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208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7E998" w14:textId="77777777"/>
        </w:tc>
      </w:tr>
      <w:tr w14:paraId="5BBE8C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91F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99B10" w14:textId="77777777">
            <w:r>
              <w:t>PV GA DIL OBB 1.0.0</w:t>
            </w:r>
          </w:p>
        </w:tc>
      </w:tr>
    </w:tbl>
    <w:p w14:paraId="382E7172" w14:textId="77777777">
      <w:pPr>
        <w:spacing w:after="0" w:line="96" w:lineRule="auto"/>
      </w:pPr>
    </w:p>
    <w:p w14:paraId="68C2EB9E" w14:textId="77777777">
      <w:pPr>
        <w:pStyle w:val="Heading3"/>
        <w:divId w:val="125"/>
      </w:pPr>
      <w:bookmarkStart w:name="_Toc242172701" w:id="94"/>
      <w:r>
        <w:t>7 Umweltschutz</w:t>
      </w:r>
      <w:bookmarkEnd w:id="94"/>
    </w:p>
    <w:p w14:paraId="18D5F800" w14:textId="77777777">
      <w:pPr>
        <w:pStyle w:val="Heading4"/>
        <w:divId w:val="126"/>
      </w:pPr>
      <w:bookmarkStart w:name="_Toc242172702" w:id="95"/>
      <w:r>
        <w:t>7.1 Umweltschutzanforderungen</w:t>
      </w:r>
      <w:bookmarkEnd w:id="95"/>
    </w:p>
    <w:p w14:paraId="6397C52E" w14:textId="77777777">
      <w:pPr>
        <w:spacing w:after="0"/>
      </w:pPr>
      <w:r>
        <w:rPr>
          <w:vanish/>
        </w:rPr>
        <w:t>MLS_DSTW/MDSTW-22075</w:t>
      </w:r>
      <w:r>
        <w:rPr>
          <w:b/>
        </w:rPr>
        <w:t>7.1.0-1 Der AN des DSTW muss eine Zertifizierung gemäß EN ISO 14001 oder gemäß E...</w:t>
      </w:r>
      <w:r>
        <w:br/>
        <w:t>7.1.0-1 Der AN des DSTW muss eine Zertifizierung gemäß EN ISO 14001 oder gemäß EMAS nachweisen.</w:t>
        <w:br/>
        <w:t>​​</w:t>
      </w:r>
    </w:p>
    <w:p w14:paraId="507463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98D8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7A2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F33F4" w14:textId="77777777">
            <w:r>
              <w:t>MDSTW-22075</w:t>
            </w:r>
          </w:p>
        </w:tc>
      </w:tr>
      <w:tr w14:paraId="030F86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AEF8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BFA56" w14:textId="77777777">
            <w:r>
              <w:t>03_189</w:t>
            </w:r>
          </w:p>
        </w:tc>
      </w:tr>
      <w:tr w14:paraId="02E31F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C18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4A7B8" w14:textId="77777777">
            <w:r>
              <w:t>399</w:t>
            </w:r>
          </w:p>
        </w:tc>
      </w:tr>
      <w:tr w14:paraId="55199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C9D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06A44" w14:textId="77777777">
            <w:r>
              <w:t>[69], [70]</w:t>
            </w:r>
          </w:p>
        </w:tc>
      </w:tr>
      <w:tr w14:paraId="58B7E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716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8E8CD" w14:textId="77777777">
            <w:r>
              <w:t>Draft</w:t>
            </w:r>
          </w:p>
        </w:tc>
      </w:tr>
      <w:tr w14:paraId="56E685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128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E9CEB" w14:textId="77777777">
            <w:r>
              <w:t>Muss</w:t>
            </w:r>
          </w:p>
        </w:tc>
      </w:tr>
      <w:tr w14:paraId="3C1EF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392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29794A" w14:textId="77777777">
            <w:r>
              <w:t>Der AN ist gemäß EN ISO 14001 zertifiziert. Der Nachweis kann dem AG zur Verfügung gestellt werden.</w:t>
            </w:r>
          </w:p>
        </w:tc>
      </w:tr>
      <w:tr w14:paraId="225B99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61D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3FE33" w14:textId="77777777"/>
        </w:tc>
      </w:tr>
      <w:tr w14:paraId="2A222E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E25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F0291" w14:textId="77777777">
            <w:r>
              <w:t>PV GA DIL OBB 1.0.0</w:t>
            </w:r>
          </w:p>
        </w:tc>
      </w:tr>
    </w:tbl>
    <w:p w14:paraId="7C654696" w14:textId="77777777">
      <w:pPr>
        <w:spacing w:after="0" w:line="96" w:lineRule="auto"/>
      </w:pPr>
    </w:p>
    <w:p w14:paraId="5451DAFB" w14:textId="77777777">
      <w:pPr>
        <w:pStyle w:val="Heading4"/>
        <w:divId w:val="127"/>
      </w:pPr>
      <w:bookmarkStart w:name="_Toc242172703" w:id="96"/>
      <w:r>
        <w:lastRenderedPageBreak/>
        <w:t>7.2 Gefährliche Materialien</w:t>
      </w:r>
      <w:bookmarkEnd w:id="96"/>
    </w:p>
    <w:p w14:paraId="634ABE00" w14:textId="77777777">
      <w:pPr>
        <w:spacing w:after="0"/>
      </w:pPr>
      <w:r>
        <w:rPr>
          <w:vanish/>
        </w:rPr>
        <w:t>MLS_DSTW/MDSTW-22076</w:t>
      </w:r>
      <w:r>
        <w:rPr>
          <w:b/>
        </w:rPr>
        <w:t>7.2.0-1 Es dürfen nur solche Materialien verwendet werden, die aufgrund der aktu...</w:t>
      </w:r>
      <w:r>
        <w:br/>
        <w:t>7.2.0-1 Es dürfen nur solche Materialien verwendet werden, die aufgrund der aktuellen Gesetzeslage im Falle der Entsorgung nicht als gefährliche Materialien eingestuft sind.</w:t>
        <w:br/>
        <w:t>Sofern die Anwendung gefährlicher Materialien unvermeidbar ist, so bedarf deren Einsatz der schriftlichen Zustimmung des AG.</w:t>
        <w:br/>
        <w:t>​​</w:t>
      </w:r>
    </w:p>
    <w:p w14:paraId="4567F8A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F545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A81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8F17E" w14:textId="77777777">
            <w:r>
              <w:t>MDSTW-22076</w:t>
            </w:r>
          </w:p>
        </w:tc>
      </w:tr>
      <w:tr w14:paraId="1B5E07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8805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429514" w14:textId="77777777">
            <w:r>
              <w:t>03_191</w:t>
            </w:r>
          </w:p>
        </w:tc>
      </w:tr>
      <w:tr w14:paraId="7A6CAA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D78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811B9" w14:textId="77777777">
            <w:r>
              <w:t>401</w:t>
            </w:r>
          </w:p>
        </w:tc>
      </w:tr>
      <w:tr w14:paraId="5FD02E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34F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FD2A1" w14:textId="77777777"/>
        </w:tc>
      </w:tr>
      <w:tr w14:paraId="658465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FE21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104DD" w14:textId="77777777">
            <w:r>
              <w:t>Draft</w:t>
            </w:r>
          </w:p>
        </w:tc>
      </w:tr>
      <w:tr w14:paraId="4F920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364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6532E" w14:textId="77777777">
            <w:r>
              <w:t>Muss</w:t>
            </w:r>
          </w:p>
        </w:tc>
      </w:tr>
      <w:tr w14:paraId="776C8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AC9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8D9A7C" w14:textId="77777777">
            <w:r>
              <w:t>Bei der Auswahl der verwendeten Komponenten werden die RoHS Verordnung 2011/65/EU sowie die REACH Verordnung 1907/2006 berücksichtigt.</w:t>
            </w:r>
          </w:p>
        </w:tc>
      </w:tr>
      <w:tr w14:paraId="67845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62E9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53D79" w14:textId="77777777"/>
        </w:tc>
      </w:tr>
      <w:tr w14:paraId="47FED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F89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5C4CE6" w14:textId="77777777">
            <w:r>
              <w:t>PV GA DIL OBB 1.0.0</w:t>
            </w:r>
          </w:p>
        </w:tc>
      </w:tr>
    </w:tbl>
    <w:p w14:paraId="17A1677D" w14:textId="77777777">
      <w:pPr>
        <w:spacing w:after="0" w:line="96" w:lineRule="auto"/>
      </w:pPr>
    </w:p>
    <w:p w14:paraId="260BF443" w14:textId="77777777">
      <w:pPr>
        <w:pStyle w:val="Heading4"/>
        <w:divId w:val="128"/>
      </w:pPr>
      <w:bookmarkStart w:name="_Toc242172704" w:id="97"/>
      <w:r>
        <w:t>7.3 Materialien im Brandfall</w:t>
      </w:r>
      <w:bookmarkEnd w:id="97"/>
    </w:p>
    <w:p w14:paraId="33A67D9D" w14:textId="77777777">
      <w:pPr>
        <w:spacing w:after="0"/>
      </w:pPr>
      <w:r>
        <w:rPr>
          <w:vanish/>
        </w:rPr>
        <w:t>MLS_DSTW/MDSTW-22077</w:t>
      </w:r>
      <w:r>
        <w:rPr>
          <w:b/>
        </w:rPr>
        <w:t>7.3.0-1 Es dürfen nur solche Materialien verwendet werden, die im Brandfall kein...</w:t>
      </w:r>
      <w:r>
        <w:br/>
        <w:t>7.3.0-1 Es dürfen nur solche Materialien verwendet werden, die im Brandfall keine aggressiven und giftigen Verbindungen freisetzen.</w:t>
        <w:br/>
        <w:t>Ausnahmen müssen mit dem AG abgestimmt werden.</w:t>
        <w:br/>
        <w:t>​​</w:t>
      </w:r>
    </w:p>
    <w:p w14:paraId="152DD0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3D5F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91C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3A7EA" w14:textId="77777777">
            <w:r>
              <w:t>MDSTW-22077</w:t>
            </w:r>
          </w:p>
        </w:tc>
      </w:tr>
      <w:tr w14:paraId="17FD4D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AF5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3DEF6" w14:textId="77777777">
            <w:r>
              <w:t>03_193</w:t>
            </w:r>
          </w:p>
        </w:tc>
      </w:tr>
      <w:tr w14:paraId="453CC9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0A7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4841B" w14:textId="77777777">
            <w:r>
              <w:t>403</w:t>
            </w:r>
          </w:p>
        </w:tc>
      </w:tr>
      <w:tr w14:paraId="319F6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AE2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2212C" w14:textId="77777777"/>
        </w:tc>
      </w:tr>
      <w:tr w14:paraId="43D389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631DB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87955" w14:textId="77777777">
            <w:r>
              <w:t>Draft</w:t>
            </w:r>
          </w:p>
        </w:tc>
      </w:tr>
      <w:tr w14:paraId="40636E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C682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53448" w14:textId="77777777">
            <w:r>
              <w:t>Muss</w:t>
            </w:r>
          </w:p>
        </w:tc>
      </w:tr>
      <w:tr w14:paraId="14AE27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21E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E05B8" w14:textId="77777777">
            <w:r>
              <w:t>Um zu gewährleisten, dass im Brandfall keine aggressiven und giftigen Dämpfe freigesetzt werden, werden bei der Auswahl der verwendeten Komponenten die RoHS Verordnung 2011/65/EU sowie die REACH Verordnung 1907/2006 berücksichtigt. Zusätzlich kommen halogefreie Kabel nach EN 60754 zur Anwendung.</w:t>
            </w:r>
          </w:p>
        </w:tc>
      </w:tr>
      <w:tr w14:paraId="1F5E0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41A4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0926D" w14:textId="77777777"/>
        </w:tc>
      </w:tr>
      <w:tr w14:paraId="6FCA59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19CF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F3E6B" w14:textId="77777777">
            <w:r>
              <w:t>PV GA DIL OBB 1.0.0</w:t>
            </w:r>
          </w:p>
        </w:tc>
      </w:tr>
    </w:tbl>
    <w:p w14:paraId="40D57A2C" w14:textId="77777777">
      <w:pPr>
        <w:spacing w:after="0" w:line="96" w:lineRule="auto"/>
      </w:pPr>
    </w:p>
    <w:p w14:paraId="58BCC03A" w14:textId="77777777">
      <w:pPr>
        <w:pStyle w:val="Heading4"/>
        <w:divId w:val="129"/>
      </w:pPr>
      <w:bookmarkStart w:name="_Toc242172705" w:id="98"/>
      <w:r>
        <w:lastRenderedPageBreak/>
        <w:t>7.4 Entsorgungskonzept</w:t>
      </w:r>
      <w:bookmarkEnd w:id="98"/>
    </w:p>
    <w:p w14:paraId="5C274D88" w14:textId="77777777">
      <w:pPr>
        <w:spacing w:after="0"/>
      </w:pPr>
      <w:r>
        <w:rPr>
          <w:vanish/>
        </w:rPr>
        <w:t>MLS_DSTW/MDSTW-22078</w:t>
      </w:r>
      <w:r>
        <w:rPr>
          <w:b/>
        </w:rPr>
        <w:t>7.4.0-1 Der AN muss ein Entsorgungskonzept erstellen, mit dem AG abstimmen und u...</w:t>
      </w:r>
      <w:r>
        <w:br/>
        <w:t>7.4.0-1 Der AN muss ein Entsorgungskonzept erstellen, mit dem AG abstimmen und umsetzen.</w:t>
        <w:br/>
        <w:t>​​</w:t>
      </w:r>
    </w:p>
    <w:p w14:paraId="6AD639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386"/>
      </w:tblGrid>
      <w:tr w14:paraId="3D29A7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73DC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1B13F" w14:textId="77777777">
            <w:r>
              <w:t>MDSTW-22078</w:t>
            </w:r>
          </w:p>
        </w:tc>
      </w:tr>
      <w:tr w14:paraId="6E78B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1890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FAE27" w14:textId="77777777">
            <w:r>
              <w:t>03_195</w:t>
            </w:r>
          </w:p>
        </w:tc>
      </w:tr>
      <w:tr w14:paraId="1BAFDB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29B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4C002F" w14:textId="77777777">
            <w:r>
              <w:t>405</w:t>
            </w:r>
          </w:p>
        </w:tc>
      </w:tr>
      <w:tr w14:paraId="540E5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666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45644" w14:textId="77777777"/>
        </w:tc>
      </w:tr>
      <w:tr w14:paraId="04B51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BF2E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EEE34" w14:textId="77777777">
            <w:r>
              <w:t>Draft</w:t>
            </w:r>
          </w:p>
        </w:tc>
      </w:tr>
      <w:tr w14:paraId="088D7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A70B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DCE3A" w14:textId="77777777">
            <w:r>
              <w:t>Muss</w:t>
            </w:r>
          </w:p>
        </w:tc>
      </w:tr>
      <w:tr w14:paraId="733F12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0497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95F6F" w14:textId="77777777">
            <w:r>
              <w:t>Der AN wird ein Entsorgungskonzept erstellen.</w:t>
            </w:r>
          </w:p>
        </w:tc>
      </w:tr>
      <w:tr w14:paraId="61B4F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F9E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CCB02" w14:textId="77777777"/>
        </w:tc>
      </w:tr>
      <w:tr w14:paraId="471FE9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0B8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88F57" w14:textId="77777777">
            <w:r>
              <w:t>PV GA DIL OBB 1.0.0</w:t>
            </w:r>
          </w:p>
        </w:tc>
      </w:tr>
    </w:tbl>
    <w:p w14:paraId="2E5283FB" w14:textId="77777777">
      <w:pPr>
        <w:spacing w:after="0" w:line="96" w:lineRule="auto"/>
      </w:pPr>
    </w:p>
    <w:p w14:paraId="2E9DFA65" w14:textId="77777777">
      <w:pPr>
        <w:pStyle w:val="Heading3"/>
        <w:divId w:val="130"/>
      </w:pPr>
      <w:bookmarkStart w:name="_Toc242172706" w:id="99"/>
      <w:r>
        <w:t>8 Schutzgrad</w:t>
      </w:r>
      <w:bookmarkEnd w:id="99"/>
    </w:p>
    <w:p w14:paraId="7D9BAFBB" w14:textId="77777777">
      <w:pPr>
        <w:pStyle w:val="Heading4"/>
        <w:divId w:val="131"/>
      </w:pPr>
      <w:bookmarkStart w:name="_Toc242172707" w:id="100"/>
      <w:r>
        <w:t>8.1 Gebäude-Schutzgrad Rechenzentrum (Innenanlage)</w:t>
      </w:r>
      <w:bookmarkEnd w:id="100"/>
    </w:p>
    <w:p w14:paraId="58B19E3B" w14:textId="77777777">
      <w:pPr>
        <w:spacing w:after="0"/>
      </w:pPr>
      <w:r>
        <w:rPr>
          <w:vanish/>
        </w:rPr>
        <w:t>MLS_DSTW/MDSTW-22082</w:t>
      </w:r>
      <w:r>
        <w:rPr>
          <w:b/>
        </w:rPr>
        <w:t>8.1.0-1 Die Komponenten der DSTW-ZE müssen mindestens die Anforderungen gemäß EN...</w:t>
      </w:r>
      <w:r>
        <w:br/>
        <w:t>8.1.0-1 Die Komponenten der DSTW-ZE müssen mindestens die Anforderungen gemäß EN 60529 Schutzgrad IP20 erfüllen.</w:t>
        <w:br/>
        <w:t>​​</w:t>
      </w:r>
    </w:p>
    <w:p w14:paraId="31101CA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D4EE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28A0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AD48F6" w14:textId="77777777">
            <w:r>
              <w:t>MDSTW-22082</w:t>
            </w:r>
          </w:p>
        </w:tc>
      </w:tr>
      <w:tr w14:paraId="06823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10B6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FBA14" w14:textId="77777777">
            <w:r>
              <w:t>03_198</w:t>
            </w:r>
          </w:p>
        </w:tc>
      </w:tr>
      <w:tr w14:paraId="511EC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952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318E4" w14:textId="77777777">
            <w:r>
              <w:t>408</w:t>
            </w:r>
          </w:p>
        </w:tc>
      </w:tr>
      <w:tr w14:paraId="3AA08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550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0E14F" w14:textId="77777777">
            <w:r>
              <w:t>[68]</w:t>
            </w:r>
          </w:p>
        </w:tc>
      </w:tr>
      <w:tr w14:paraId="61421E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86C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6F2EC" w14:textId="77777777">
            <w:r>
              <w:t>Draft</w:t>
            </w:r>
          </w:p>
        </w:tc>
      </w:tr>
      <w:tr w14:paraId="5F2552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A9C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906953" w14:textId="77777777">
            <w:r>
              <w:t>Muss</w:t>
            </w:r>
          </w:p>
        </w:tc>
      </w:tr>
      <w:tr w14:paraId="5E343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D29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6F867" w14:textId="77777777">
            <w:r>
              <w:t>Alle Komponenten der DSTW Zentraleinheit sind mindestens entsprechend IP20 laut EN 60529 ausgeführt.</w:t>
            </w:r>
          </w:p>
        </w:tc>
      </w:tr>
      <w:tr w14:paraId="586A43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839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F9F2C" w14:textId="77777777"/>
        </w:tc>
      </w:tr>
      <w:tr w14:paraId="0127D3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F9A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44A01" w14:textId="77777777">
            <w:r>
              <w:t>PV GA DIL OBB 1.0.0</w:t>
            </w:r>
          </w:p>
        </w:tc>
      </w:tr>
    </w:tbl>
    <w:p w14:paraId="6FF5CF64" w14:textId="77777777">
      <w:pPr>
        <w:spacing w:after="0" w:line="96" w:lineRule="auto"/>
      </w:pPr>
    </w:p>
    <w:p w14:paraId="442220B2" w14:textId="77777777">
      <w:pPr>
        <w:spacing w:after="0"/>
      </w:pPr>
      <w:r>
        <w:rPr>
          <w:vanish/>
        </w:rPr>
        <w:t>MLS_DSTW/MDSTW-22083</w:t>
      </w:r>
      <w:r>
        <w:rPr>
          <w:b/>
        </w:rPr>
        <w:t>8.1.0-2 Anforderungen aus dem &lt;20 Lastenheft Rechenzentrum&gt; 1 müssen in Bezug au...</w:t>
      </w:r>
      <w:r>
        <w:br/>
        <w:t>8.1.0-2 Anforderungen aus dem &lt;20 Lastenheft Rechenzentrum&gt; 1 müssen in Bezug auf den Schutzgrad eingehalten werden.</w:t>
        <w:br/>
        <w:t>​​</w:t>
      </w:r>
    </w:p>
    <w:p w14:paraId="6C4D2B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3090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2EC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E7E50" w14:textId="77777777">
            <w:r>
              <w:t>MDSTW-22083</w:t>
            </w:r>
          </w:p>
        </w:tc>
      </w:tr>
      <w:tr w14:paraId="0E1B53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150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6B0D9" w14:textId="77777777">
            <w:r>
              <w:t>03_199</w:t>
            </w:r>
          </w:p>
        </w:tc>
      </w:tr>
      <w:tr w14:paraId="2D0431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DE5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8C6ED" w14:textId="77777777">
            <w:r>
              <w:t>409</w:t>
            </w:r>
          </w:p>
        </w:tc>
      </w:tr>
      <w:tr w14:paraId="70F580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FC94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2D441" w14:textId="77777777"/>
        </w:tc>
      </w:tr>
      <w:tr w14:paraId="6D80F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FF0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DD1A9" w14:textId="77777777">
            <w:r>
              <w:t>Draft</w:t>
            </w:r>
          </w:p>
        </w:tc>
      </w:tr>
      <w:tr w14:paraId="42B29F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A13C8"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58A97" w14:textId="77777777">
            <w:r>
              <w:t>Muss</w:t>
            </w:r>
          </w:p>
        </w:tc>
      </w:tr>
      <w:tr w14:paraId="340433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A805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5F427" w14:textId="77777777">
            <w:r>
              <w:t>Alle Komponenten der DSTW Zentraleinheit sind mindestens entsprechend IP20 laut EN 60529 ausgeführt.</w:t>
            </w:r>
          </w:p>
        </w:tc>
      </w:tr>
      <w:tr w14:paraId="4561BB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458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674F6" w14:textId="77777777"/>
        </w:tc>
      </w:tr>
      <w:tr w14:paraId="6DB847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4A7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84E16" w14:textId="77777777">
            <w:r>
              <w:t>PV GA DIL OBB 1.0.0</w:t>
            </w:r>
          </w:p>
        </w:tc>
      </w:tr>
    </w:tbl>
    <w:p w14:paraId="518BC718" w14:textId="77777777">
      <w:pPr>
        <w:spacing w:after="0" w:line="96" w:lineRule="auto"/>
      </w:pPr>
    </w:p>
    <w:p w14:paraId="7A61D53B" w14:textId="77777777">
      <w:pPr>
        <w:pStyle w:val="Heading4"/>
        <w:divId w:val="132"/>
      </w:pPr>
      <w:bookmarkStart w:name="_Toc242172708" w:id="101"/>
      <w:r>
        <w:t>8.2 Einhausung-Schutzgrad Feldelementstation</w:t>
      </w:r>
      <w:bookmarkEnd w:id="101"/>
    </w:p>
    <w:p w14:paraId="163E3FC2" w14:textId="77777777">
      <w:pPr>
        <w:spacing w:after="0"/>
      </w:pPr>
      <w:r>
        <w:rPr>
          <w:vanish/>
        </w:rPr>
        <w:t>MLS_DSTW/MDSTW-22084</w:t>
      </w:r>
      <w:r>
        <w:rPr>
          <w:b/>
        </w:rPr>
        <w:t>8.2.0-1 Die Komponenten für den Einsatz in der FES müssen mindestens die Anforde...</w:t>
      </w:r>
      <w:r>
        <w:br/>
        <w:t>8.2.0-1 Die Komponenten für den Einsatz in der FES müssen mindestens die Anforderungen gemäß EN 60529 Schutzgrad IP20 erfüllen</w:t>
        <w:br/>
        <w:t>​​</w:t>
      </w:r>
    </w:p>
    <w:p w14:paraId="6D20AA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186C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367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B45FA" w14:textId="77777777">
            <w:r>
              <w:t>MDSTW-22084</w:t>
            </w:r>
          </w:p>
        </w:tc>
      </w:tr>
      <w:tr w14:paraId="2B445A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96E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B27521" w14:textId="77777777">
            <w:r>
              <w:t>03_201</w:t>
            </w:r>
          </w:p>
        </w:tc>
      </w:tr>
      <w:tr w14:paraId="223910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C7B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2418A" w14:textId="77777777">
            <w:r>
              <w:t>411</w:t>
            </w:r>
          </w:p>
        </w:tc>
      </w:tr>
      <w:tr w14:paraId="4A5345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E594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4E71E" w14:textId="77777777">
            <w:r>
              <w:t>[68]</w:t>
            </w:r>
          </w:p>
        </w:tc>
      </w:tr>
      <w:tr w14:paraId="0B33C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6EF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36D44" w14:textId="77777777">
            <w:r>
              <w:t>Draft</w:t>
            </w:r>
          </w:p>
        </w:tc>
      </w:tr>
      <w:tr w14:paraId="3F17EF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85FF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5840F" w14:textId="77777777">
            <w:r>
              <w:t>Muss</w:t>
            </w:r>
          </w:p>
        </w:tc>
      </w:tr>
      <w:tr w14:paraId="20C7F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4D54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B729B6" w14:textId="77777777">
            <w:r>
              <w:t>Alle Komponenten innerhalb einer FES-Station sind mindestens entsprechend IP20 laut EN 60529 ausgeführt.</w:t>
            </w:r>
          </w:p>
        </w:tc>
      </w:tr>
      <w:tr w14:paraId="6EFE36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F6A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60FF0" w14:textId="77777777"/>
        </w:tc>
      </w:tr>
      <w:tr w14:paraId="40FF43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4E93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480D4" w14:textId="77777777">
            <w:r>
              <w:t>PV GA DIL OBB 1.0.0</w:t>
            </w:r>
          </w:p>
        </w:tc>
      </w:tr>
    </w:tbl>
    <w:p w14:paraId="1BD2E9E2" w14:textId="77777777">
      <w:pPr>
        <w:spacing w:after="0" w:line="96" w:lineRule="auto"/>
      </w:pPr>
    </w:p>
    <w:p w14:paraId="05634DE2" w14:textId="77777777">
      <w:pPr>
        <w:pStyle w:val="Heading4"/>
        <w:divId w:val="133"/>
      </w:pPr>
      <w:bookmarkStart w:name="_Toc242172709" w:id="102"/>
      <w:r>
        <w:t>8.3 Einhausung-Schutzgrad Feldelemente</w:t>
      </w:r>
      <w:bookmarkEnd w:id="102"/>
    </w:p>
    <w:p w14:paraId="4DAF9537" w14:textId="77777777">
      <w:pPr>
        <w:spacing w:after="0"/>
      </w:pPr>
      <w:r>
        <w:rPr>
          <w:vanish/>
        </w:rPr>
        <w:t>MLS_DSTW/MDSTW-22085</w:t>
      </w:r>
      <w:r>
        <w:rPr>
          <w:b/>
        </w:rPr>
        <w:t>8.3.0-1 Die Einhausung für die Komponenten der Außenanlage muss mindestens die A...</w:t>
      </w:r>
      <w:r>
        <w:br/>
        <w:t>8.3.0-1 Die Einhausung für die Komponenten der Außenanlage muss mindestens die Anforderungen gemäß EN 60529 Schutzgrad IP65 erfüllen.</w:t>
        <w:br/>
        <w:t>​​</w:t>
      </w:r>
    </w:p>
    <w:p w14:paraId="63FC4F1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1D73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25B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F0D48" w14:textId="77777777">
            <w:r>
              <w:t>MDSTW-22085</w:t>
            </w:r>
          </w:p>
        </w:tc>
      </w:tr>
      <w:tr w14:paraId="74128C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50C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94681" w14:textId="77777777">
            <w:r>
              <w:t>03_203</w:t>
            </w:r>
          </w:p>
        </w:tc>
      </w:tr>
      <w:tr w14:paraId="74F4FF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593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521F9" w14:textId="77777777">
            <w:r>
              <w:t>413</w:t>
            </w:r>
          </w:p>
        </w:tc>
      </w:tr>
      <w:tr w14:paraId="2E3D0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E9C5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36456" w14:textId="77777777">
            <w:r>
              <w:t>[68]</w:t>
            </w:r>
          </w:p>
        </w:tc>
      </w:tr>
      <w:tr w14:paraId="1D93B3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E7C5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E587B3" w14:textId="77777777">
            <w:r>
              <w:t>Draft</w:t>
            </w:r>
          </w:p>
        </w:tc>
      </w:tr>
      <w:tr w14:paraId="7FCC76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519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AFFEBD" w14:textId="77777777">
            <w:r>
              <w:t>Muss</w:t>
            </w:r>
          </w:p>
        </w:tc>
      </w:tr>
      <w:tr w14:paraId="2A2033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542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08738" w14:textId="77777777">
            <w:r>
              <w:t>Einhausungen in der Außenanlage, welche für die Unterbringung von Beistellkomponenten vorgesehen sind, werden in Schutzgrad IP65 laut EN 60529 ausgeführt. FES-L und FES-XXL sind dabei ausgeschlossen.</w:t>
              <w:br/>
              <w:br/>
              <w:t>Alle anderen Einrichtungen und Komponenten sind für den Betrieb im Freien geeignet (Verschmutzungsgrad PD4A laut EN 50124-1).</w:t>
            </w:r>
          </w:p>
        </w:tc>
      </w:tr>
      <w:tr w14:paraId="2E91D6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5A7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92B60" w14:textId="77777777"/>
        </w:tc>
      </w:tr>
      <w:tr w14:paraId="0B6E7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ED56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EB18F" w14:textId="77777777">
            <w:r>
              <w:t>PV GA DIL OBB 1.0.0</w:t>
            </w:r>
          </w:p>
        </w:tc>
      </w:tr>
    </w:tbl>
    <w:p w14:paraId="26F9787C" w14:textId="77777777">
      <w:pPr>
        <w:spacing w:after="0" w:line="96" w:lineRule="auto"/>
      </w:pPr>
    </w:p>
    <w:p w14:paraId="4B900769" w14:textId="77777777">
      <w:pPr>
        <w:pStyle w:val="Heading3"/>
        <w:divId w:val="134"/>
      </w:pPr>
      <w:bookmarkStart w:name="_Toc242172710" w:id="103"/>
      <w:r>
        <w:t>9 Arbeitnehmerschutz</w:t>
      </w:r>
      <w:bookmarkEnd w:id="103"/>
    </w:p>
    <w:p w14:paraId="6F79233B" w14:textId="77777777">
      <w:pPr>
        <w:pStyle w:val="Heading4"/>
        <w:divId w:val="135"/>
      </w:pPr>
      <w:bookmarkStart w:name="_Toc242172711" w:id="104"/>
      <w:r>
        <w:t>9.1 Vorschriften Arbeitnehmerschutz</w:t>
      </w:r>
      <w:bookmarkEnd w:id="104"/>
    </w:p>
    <w:p w14:paraId="15497158" w14:textId="77777777">
      <w:pPr>
        <w:spacing w:after="0"/>
      </w:pPr>
      <w:r>
        <w:rPr>
          <w:vanish/>
        </w:rPr>
        <w:t>MLS_DSTW/MDSTW-22087</w:t>
      </w:r>
      <w:r>
        <w:rPr>
          <w:b/>
        </w:rPr>
        <w:t>9.1.0-1 Es müssen alle im Bereich des AG gültigen Vorschriften zum Arbeitnehmers...</w:t>
      </w:r>
      <w:r>
        <w:br/>
        <w:t>9.1.0-1 Es müssen alle im Bereich des AG gültigen Vorschriften zum Arbeitnehmerschutz eingehalten werden, insbesondere ASchG, EisbAV, AVO Verkehr, AM-VO, KennV. Dies gilt sowohl für die Bauphase, die Planungsphase als auch ganz allgemein für den Betrieb des DSTW.</w:t>
        <w:br/>
        <w:t>​​</w:t>
      </w:r>
    </w:p>
    <w:p w14:paraId="3D8DE7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FC65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526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D6DD80" w14:textId="77777777">
            <w:r>
              <w:t>MDSTW-22087</w:t>
            </w:r>
          </w:p>
        </w:tc>
      </w:tr>
      <w:tr w14:paraId="138C10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E85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3E9C6" w14:textId="77777777">
            <w:r>
              <w:t>03_206</w:t>
            </w:r>
          </w:p>
        </w:tc>
      </w:tr>
      <w:tr w14:paraId="408E9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F05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57461" w14:textId="77777777">
            <w:r>
              <w:t>416</w:t>
            </w:r>
          </w:p>
        </w:tc>
      </w:tr>
      <w:tr w14:paraId="54DCE0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846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E35A6" w14:textId="77777777">
            <w:r>
              <w:t>[71], [72], [73], [74], [75]</w:t>
            </w:r>
          </w:p>
        </w:tc>
      </w:tr>
      <w:tr w14:paraId="3E2D9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39A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C8F2E" w14:textId="77777777">
            <w:r>
              <w:t>Draft</w:t>
            </w:r>
          </w:p>
        </w:tc>
      </w:tr>
      <w:tr w14:paraId="5D9527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5B35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DCED9" w14:textId="77777777">
            <w:r>
              <w:t>Muss</w:t>
            </w:r>
          </w:p>
        </w:tc>
      </w:tr>
      <w:tr w14:paraId="708A7F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892E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9172A" w14:textId="77777777">
            <w:r>
              <w:t>Bezüglich Arbeitnehmerschutz wird die R10 (Eisenbahnanlagen Schwerpunktkonzept aus Sicht des Arbeitnehmer/innenschutzes) herangezogen werden.</w:t>
            </w:r>
          </w:p>
        </w:tc>
      </w:tr>
      <w:tr w14:paraId="594BB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172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608C8" w14:textId="77777777"/>
        </w:tc>
      </w:tr>
      <w:tr w14:paraId="672770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EE1A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C5862" w14:textId="77777777">
            <w:r>
              <w:t>PV GA DIL OBB 1.0.0</w:t>
            </w:r>
          </w:p>
        </w:tc>
      </w:tr>
    </w:tbl>
    <w:p w14:paraId="6F0E3B35" w14:textId="77777777">
      <w:pPr>
        <w:spacing w:after="0" w:line="96" w:lineRule="auto"/>
      </w:pPr>
    </w:p>
    <w:p w14:paraId="10024C87" w14:textId="77777777">
      <w:pPr>
        <w:spacing w:after="0"/>
      </w:pPr>
      <w:r>
        <w:rPr>
          <w:vanish/>
        </w:rPr>
        <w:t>MLS_DSTW/MDSTW-22088</w:t>
      </w:r>
      <w:r>
        <w:rPr>
          <w:b/>
        </w:rPr>
        <w:t>9.1.0-2 Alle vom AN gelieferten Produkte müssen den Vorgaben der Präventivdienst...</w:t>
      </w:r>
      <w:r>
        <w:br/>
        <w:t>9.1.0-2 Alle vom AN gelieferten Produkte müssen den Vorgaben der Präventivdienste bzw. Präventivkräfte entsprechen. Dazu muss der AN die Präventivdienste bzw. Präventivkräfte über den ganzen Lebenszyklus miteinbeziehen und sich mit diesen abstimmen.</w:t>
        <w:br/>
        <w:t>​​</w:t>
      </w:r>
    </w:p>
    <w:p w14:paraId="433E9C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60A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0C82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E99D6" w14:textId="77777777">
            <w:r>
              <w:t>MDSTW-22088</w:t>
            </w:r>
          </w:p>
        </w:tc>
      </w:tr>
      <w:tr w14:paraId="36BE18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A7F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2DD3B" w14:textId="77777777">
            <w:r>
              <w:t>03_207</w:t>
            </w:r>
          </w:p>
        </w:tc>
      </w:tr>
      <w:tr w14:paraId="178A60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06C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CD7AA" w14:textId="77777777">
            <w:r>
              <w:t>417</w:t>
            </w:r>
          </w:p>
        </w:tc>
      </w:tr>
      <w:tr w14:paraId="6AD697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3AC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DA603" w14:textId="77777777">
            <w:r>
              <w:t>[71], [72], [73], [74], [75]</w:t>
            </w:r>
          </w:p>
        </w:tc>
      </w:tr>
      <w:tr w14:paraId="57DBC8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E341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0E0C6" w14:textId="77777777">
            <w:r>
              <w:t>Draft</w:t>
            </w:r>
          </w:p>
        </w:tc>
      </w:tr>
      <w:tr w14:paraId="009502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7DA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425A6" w14:textId="77777777">
            <w:r>
              <w:t>Muss</w:t>
            </w:r>
          </w:p>
        </w:tc>
      </w:tr>
      <w:tr w14:paraId="2C2098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942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7B967" w14:textId="77777777">
            <w:r>
              <w:t>Der AN interpretiert diese Anforderung als Anforderung an die Produktsicherheit. Die Vorgaben der IEC62368-1, bzw. EN61010-1 werden eingehalten.</w:t>
            </w:r>
          </w:p>
        </w:tc>
      </w:tr>
      <w:tr w14:paraId="350DF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C4E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0E215" w14:textId="77777777"/>
        </w:tc>
      </w:tr>
      <w:tr w14:paraId="1D661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222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EFA54" w14:textId="77777777">
            <w:r>
              <w:t>PV GA DIL OBB 1.0.0</w:t>
            </w:r>
          </w:p>
        </w:tc>
      </w:tr>
    </w:tbl>
    <w:p w14:paraId="7077FA83" w14:textId="77777777">
      <w:pPr>
        <w:spacing w:after="0" w:line="96" w:lineRule="auto"/>
      </w:pPr>
    </w:p>
    <w:p w14:paraId="45D27165" w14:textId="77777777">
      <w:pPr>
        <w:pStyle w:val="Heading3"/>
        <w:divId w:val="136"/>
      </w:pPr>
      <w:bookmarkStart w:name="_Toc242172712" w:id="105"/>
      <w:r>
        <w:lastRenderedPageBreak/>
        <w:t>10 Brandschutz</w:t>
      </w:r>
      <w:bookmarkEnd w:id="105"/>
    </w:p>
    <w:p w14:paraId="355508A2" w14:textId="77777777">
      <w:pPr>
        <w:pStyle w:val="Heading4"/>
        <w:divId w:val="137"/>
      </w:pPr>
      <w:bookmarkStart w:name="_Toc242172713" w:id="106"/>
      <w:r>
        <w:t>10.1 Brandschutz</w:t>
      </w:r>
      <w:bookmarkEnd w:id="106"/>
    </w:p>
    <w:p w14:paraId="1A38F9A2" w14:textId="77777777">
      <w:pPr>
        <w:spacing w:after="0"/>
      </w:pPr>
      <w:r>
        <w:rPr>
          <w:vanish/>
        </w:rPr>
        <w:t>MLS_DSTW/MDSTW-22090</w:t>
      </w:r>
      <w:r>
        <w:rPr>
          <w:b/>
        </w:rPr>
        <w:t>10.1.0-1 Es müssen alle im Bereich des AG gültigen Vorschriften zum Brandschutz...</w:t>
      </w:r>
      <w:r>
        <w:br/>
        <w:t>10.1.0-1 Es müssen alle im Bereich des AG gültigen Vorschriften zum Brandschutz eingehalten werden. Dies gilt sowohl für die Bauphase als auch ganz allgemein für den Betrieb des DSTW.</w:t>
        <w:br/>
        <w:t>​​</w:t>
      </w:r>
    </w:p>
    <w:p w14:paraId="16CD79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BA8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CE8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CB64D" w14:textId="77777777">
            <w:r>
              <w:t>MDSTW-22090</w:t>
            </w:r>
          </w:p>
        </w:tc>
      </w:tr>
      <w:tr w14:paraId="5C7DBD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E74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ED27B" w14:textId="77777777">
            <w:r>
              <w:t>03_210</w:t>
            </w:r>
          </w:p>
        </w:tc>
      </w:tr>
      <w:tr w14:paraId="185566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726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AFF69" w14:textId="77777777">
            <w:r>
              <w:t>420</w:t>
            </w:r>
          </w:p>
        </w:tc>
      </w:tr>
      <w:tr w14:paraId="5BCB3C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A5F7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C38C9" w14:textId="77777777">
            <w:r>
              <w:t>[112]</w:t>
            </w:r>
          </w:p>
        </w:tc>
      </w:tr>
      <w:tr w14:paraId="6C907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BFC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7CF358" w14:textId="77777777">
            <w:r>
              <w:t>Draft</w:t>
            </w:r>
          </w:p>
        </w:tc>
      </w:tr>
      <w:tr w14:paraId="60A363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501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84A34" w14:textId="77777777">
            <w:r>
              <w:t>Muss</w:t>
            </w:r>
          </w:p>
        </w:tc>
      </w:tr>
      <w:tr w14:paraId="433F56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3422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CCFDF" w14:textId="77777777">
            <w:r>
              <w:commentRangeStart w:id="2557671"/>
              <w:t xml:space="preserve">Grundsätzlich werden alle Vorschriften zum Brandschutz eingehalten. </w:t>
              <w:commentRangeEnd w:id="2557671"/>
              <w:t xml:space="preserve">Abweichungen werden individuell mit dem AG abgestimmt.</w:t>
            </w:r>
            <w:r>
              <w:rPr>
                <w:rStyle w:val="CommentReference"/>
              </w:rPr>
              <w:commentReference w:id="2557671"/>
            </w:r>
          </w:p>
        </w:tc>
      </w:tr>
      <w:tr w14:paraId="7DC72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3B18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1F1DCE" w14:textId="77777777"/>
        </w:tc>
      </w:tr>
      <w:tr w14:paraId="5FD427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986F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BDB97" w14:textId="77777777">
            <w:r>
              <w:t>PV GA DIL OBB 1.0.0</w:t>
            </w:r>
          </w:p>
        </w:tc>
      </w:tr>
    </w:tbl>
    <w:p w14:paraId="68FFAFBC" w14:textId="77777777">
      <w:pPr>
        <w:spacing w:after="0" w:line="96" w:lineRule="auto"/>
      </w:pPr>
    </w:p>
    <w:p w14:paraId="34059E02" w14:textId="77777777">
      <w:pPr>
        <w:spacing w:after="0"/>
      </w:pPr>
      <w:r>
        <w:rPr>
          <w:vanish/>
        </w:rPr>
        <w:t>MLS_DSTW/MDSTW-22091</w:t>
      </w:r>
      <w:r>
        <w:rPr>
          <w:b/>
        </w:rPr>
        <w:t>10.1.0-2 Insbesondere müssen die Brandschutzverordnungen für Tunnel berücksichti...</w:t>
      </w:r>
      <w:r>
        <w:br/>
        <w:t>10.1.0-2 Insbesondere müssen die Brandschutzverordnungen für Tunnel berücksichtigt werden.</w:t>
        <w:br/>
        <w:t>​​</w:t>
      </w:r>
    </w:p>
    <w:p w14:paraId="568B7C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3A18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683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5EE76" w14:textId="77777777">
            <w:r>
              <w:t>MDSTW-22091</w:t>
            </w:r>
          </w:p>
        </w:tc>
      </w:tr>
      <w:tr w14:paraId="142272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16B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F36B5" w14:textId="77777777">
            <w:r>
              <w:t>03_211</w:t>
            </w:r>
          </w:p>
        </w:tc>
      </w:tr>
      <w:tr w14:paraId="71DCB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CB4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3AFD2" w14:textId="77777777">
            <w:r>
              <w:t>421</w:t>
            </w:r>
          </w:p>
        </w:tc>
      </w:tr>
      <w:tr w14:paraId="5F1D12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CC3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D5E08" w14:textId="77777777">
            <w:r>
              <w:t>[182]</w:t>
            </w:r>
          </w:p>
        </w:tc>
      </w:tr>
      <w:tr w14:paraId="3B566A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9B2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2D20F8" w14:textId="77777777">
            <w:r>
              <w:t>Draft</w:t>
            </w:r>
          </w:p>
        </w:tc>
      </w:tr>
      <w:tr w14:paraId="108417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30BD5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C6E66" w14:textId="77777777">
            <w:r>
              <w:t>Muss</w:t>
            </w:r>
          </w:p>
        </w:tc>
      </w:tr>
      <w:tr w14:paraId="4DCC1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6DDF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E3C4D" w14:textId="77777777">
            <w:r>
              <w:t>Komponenten welche für den Einsatz im Tunnel bestimmt sind, werden unter Berücksichtigung der Verordnung 1303/2014 „Sicherheit in Eisenbahntunneln“ (inklusive der aktuell gültigen Berichtigungen) ausgeführt.</w:t>
            </w:r>
          </w:p>
        </w:tc>
      </w:tr>
      <w:tr w14:paraId="7DFA82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C93C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EE740" w14:textId="77777777"/>
        </w:tc>
      </w:tr>
      <w:tr w14:paraId="79AB92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CAD1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09F93D" w14:textId="77777777">
            <w:r>
              <w:t>PV GA DIL OBB 1.0.0</w:t>
            </w:r>
          </w:p>
        </w:tc>
      </w:tr>
    </w:tbl>
    <w:p w14:paraId="462D41B5" w14:textId="77777777">
      <w:pPr>
        <w:spacing w:after="0" w:line="96" w:lineRule="auto"/>
      </w:pPr>
    </w:p>
    <w:p w14:paraId="513EA37B" w14:textId="77777777">
      <w:pPr>
        <w:spacing w:after="0"/>
      </w:pPr>
      <w:r>
        <w:rPr>
          <w:vanish/>
        </w:rPr>
        <w:t>MLS_DSTW/MDSTW-22092</w:t>
      </w:r>
      <w:r>
        <w:rPr>
          <w:b/>
        </w:rPr>
        <w:t>10.1.0-3 Sofern Teile der Anlage in bestehende Gebäude eingebaut werden, muss ei...</w:t>
      </w:r>
      <w:r>
        <w:br/>
        <w:t>10.1.0-3 Sofern Teile der Anlage in bestehende Gebäude eingebaut werden, muss ein vorhandenes Brandschutzkonzept berücksichtigt und ggf. durch den AN angepasst und fortgeschrieben werden.</w:t>
        <w:br/>
        <w:t>​​</w:t>
      </w:r>
    </w:p>
    <w:p w14:paraId="6B1280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17F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E27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ACF85" w14:textId="77777777">
            <w:r>
              <w:t>MDSTW-22092</w:t>
            </w:r>
          </w:p>
        </w:tc>
      </w:tr>
      <w:tr w14:paraId="6DB755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305D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80A7F0" w14:textId="77777777">
            <w:r>
              <w:t>03_212</w:t>
            </w:r>
          </w:p>
        </w:tc>
      </w:tr>
      <w:tr w14:paraId="52B488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6CC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E8F19" w14:textId="77777777">
            <w:r>
              <w:t>422</w:t>
            </w:r>
          </w:p>
        </w:tc>
      </w:tr>
      <w:tr w14:paraId="49859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1947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A344F" w14:textId="77777777"/>
        </w:tc>
      </w:tr>
      <w:tr w14:paraId="2089CB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04B3C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159AC" w14:textId="77777777">
            <w:r>
              <w:t>Draft</w:t>
            </w:r>
          </w:p>
        </w:tc>
      </w:tr>
      <w:tr w14:paraId="244DBC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E6B1E"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0392A" w14:textId="77777777">
            <w:r>
              <w:t>Muss</w:t>
            </w:r>
          </w:p>
        </w:tc>
      </w:tr>
      <w:tr w14:paraId="466ED7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3B5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AEE26" w14:textId="77777777">
            <w:r>
              <w:commentRangeStart w:id="2557674"/>
              <w:t xml:space="preserve">Sofern Teile der Anlage in bestehende Gebäude eingebaut werden, berücksichtigt der AN das vom AG bereitgestellte Brandschutzkonzept.</w:t>
              <w:commentRangeEnd w:id="2557674"/>
            </w:r>
            <w:r>
              <w:rPr>
                <w:rStyle w:val="CommentReference"/>
              </w:rPr>
              <w:commentReference w:id="2557674"/>
            </w:r>
          </w:p>
        </w:tc>
      </w:tr>
      <w:tr w14:paraId="3201E8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B52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D4CA2" w14:textId="77777777"/>
        </w:tc>
      </w:tr>
      <w:tr w14:paraId="71E09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F58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3D0DE" w14:textId="77777777">
            <w:r>
              <w:t>PV GA DIL OBB 1.0.0</w:t>
            </w:r>
          </w:p>
        </w:tc>
      </w:tr>
    </w:tbl>
    <w:p w14:paraId="4F8231E6" w14:textId="77777777">
      <w:pPr>
        <w:spacing w:after="0" w:line="96" w:lineRule="auto"/>
      </w:pPr>
    </w:p>
    <w:p w14:paraId="50C11999" w14:textId="77777777">
      <w:pPr>
        <w:spacing w:after="0"/>
      </w:pPr>
      <w:r>
        <w:rPr>
          <w:vanish/>
        </w:rPr>
        <w:t>MLS_DSTW/MDSTW-22093</w:t>
      </w:r>
      <w:r>
        <w:rPr>
          <w:b/>
        </w:rPr>
        <w:t>10.1.0-4 Sämtliche im Gleisfeld installierten Anlagen und Geräte müssen die Bran...</w:t>
      </w:r>
      <w:r>
        <w:br/>
        <w:t>10.1.0-4 Sämtliche im Gleisfeld installierten Anlagen und Geräte müssen die Brandschutznorm EN 13501-2 einhalten.</w:t>
        <w:br/>
        <w:t>​​</w:t>
      </w:r>
    </w:p>
    <w:p w14:paraId="1AFFE2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22EA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682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CAE99" w14:textId="77777777">
            <w:r>
              <w:t>MDSTW-22093</w:t>
            </w:r>
          </w:p>
        </w:tc>
      </w:tr>
      <w:tr w14:paraId="2DBD9B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C8A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A0638" w14:textId="77777777">
            <w:r>
              <w:t>03_213</w:t>
            </w:r>
          </w:p>
        </w:tc>
      </w:tr>
      <w:tr w14:paraId="3DD460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7A6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A0590" w14:textId="77777777">
            <w:r>
              <w:t>423</w:t>
            </w:r>
          </w:p>
        </w:tc>
      </w:tr>
      <w:tr w14:paraId="09F2EA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512A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F9104B" w14:textId="77777777">
            <w:r>
              <w:t>[76]</w:t>
            </w:r>
          </w:p>
        </w:tc>
      </w:tr>
      <w:tr w14:paraId="6699A8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F22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EAC03" w14:textId="77777777">
            <w:r>
              <w:t>Draft</w:t>
            </w:r>
          </w:p>
        </w:tc>
      </w:tr>
      <w:tr w14:paraId="2F8AC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45C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A54F9" w14:textId="77777777">
            <w:r>
              <w:t>Muss</w:t>
            </w:r>
          </w:p>
        </w:tc>
      </w:tr>
      <w:tr w14:paraId="7CBAC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DAB9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CD9C3" w14:textId="77777777">
            <w:r>
              <w:t>Bei Anlagen und Geräten im Gleisfeld werden die Anforderungen aus EN 13501-2, beziehungsweise die Anforderungen aus der OIB-Richtline 2 Brandschutz (OIB-330.2-011/5) und aus RW 11.01.01 inklusive Anhang 02 Raumbuch eingehalten.</w:t>
            </w:r>
          </w:p>
        </w:tc>
      </w:tr>
      <w:tr w14:paraId="6CF213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210B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1FD60" w14:textId="77777777"/>
        </w:tc>
      </w:tr>
      <w:tr w14:paraId="335F4F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8EE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B94FC" w14:textId="77777777">
            <w:r>
              <w:t>PV GA DIL OBB 1.0.0</w:t>
            </w:r>
          </w:p>
        </w:tc>
      </w:tr>
    </w:tbl>
    <w:p w14:paraId="6A6D6410" w14:textId="77777777">
      <w:pPr>
        <w:spacing w:after="0" w:line="96" w:lineRule="auto"/>
      </w:pPr>
    </w:p>
    <w:p w14:paraId="01A4972D" w14:textId="77777777">
      <w:pPr>
        <w:pStyle w:val="Heading3"/>
        <w:divId w:val="138"/>
      </w:pPr>
      <w:bookmarkStart w:name="_Toc242172714" w:id="107"/>
      <w:r>
        <w:t>11 Systemschutz</w:t>
      </w:r>
      <w:bookmarkEnd w:id="107"/>
    </w:p>
    <w:p w14:paraId="22485943" w14:textId="77777777">
      <w:pPr>
        <w:pStyle w:val="Heading4"/>
        <w:divId w:val="139"/>
      </w:pPr>
      <w:bookmarkStart w:name="_Toc242172715" w:id="108"/>
      <w:r>
        <w:t>11.1 Systemschutz</w:t>
      </w:r>
      <w:bookmarkEnd w:id="108"/>
    </w:p>
    <w:p w14:paraId="4C9536DB" w14:textId="77777777">
      <w:pPr>
        <w:spacing w:after="0"/>
      </w:pPr>
      <w:r>
        <w:rPr>
          <w:vanish/>
        </w:rPr>
        <w:t>MLS_DSTW/MDSTW-22095</w:t>
      </w:r>
      <w:r>
        <w:rPr>
          <w:b/>
        </w:rPr>
        <w:t>11.1.0-1 Es muss ein Konzept für Schutzmaßnahmen gegen Zugang zum System und Man...</w:t>
      </w:r>
      <w:r>
        <w:br/>
        <w:t>11.1.0-1 Es muss ein Konzept für Schutzmaßnahmen gegen Zugang zum System und Manipulation im System durch unberechtigte Personen vorgelegt und mit dem AG abgestimmt werden. Diesbezüglich geltende Vorschriften im Bereich des AG müssen eingehalten werden. Die Schutzmaßnahmen müssen den Einbau der Subsysteme und der Systemkomponenten des DSTW in</w:t>
        <w:br/>
        <w:t>1. sicherungstechnischen Betriebsräumen,</w:t>
        <w:br/>
        <w:t>2. Räumen mit Mischfunktionen und</w:t>
        <w:br/>
        <w:t>3. Außenbereichen</w:t>
        <w:br/>
        <w:t>berücksichtigen.</w:t>
        <w:br/>
        <w:t>​​</w:t>
      </w:r>
    </w:p>
    <w:p w14:paraId="13665A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D4B6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9D19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9815D" w14:textId="77777777">
            <w:r>
              <w:t>MDSTW-22095</w:t>
            </w:r>
          </w:p>
        </w:tc>
      </w:tr>
      <w:tr w14:paraId="7E117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8DD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F42C6" w14:textId="77777777">
            <w:r>
              <w:t>03_216</w:t>
            </w:r>
          </w:p>
        </w:tc>
      </w:tr>
      <w:tr w14:paraId="4DB02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1466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66DD3" w14:textId="77777777">
            <w:r>
              <w:t>426</w:t>
            </w:r>
          </w:p>
        </w:tc>
      </w:tr>
      <w:tr w14:paraId="50A5BE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9AC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06A2F1" w14:textId="77777777"/>
        </w:tc>
      </w:tr>
      <w:tr w14:paraId="6E1C3E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EDC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CEE460" w14:textId="77777777">
            <w:r>
              <w:t>Draft</w:t>
            </w:r>
          </w:p>
        </w:tc>
      </w:tr>
      <w:tr w14:paraId="00B826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C2A6A"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402B2" w14:textId="77777777">
            <w:r>
              <w:t>Muss</w:t>
            </w:r>
          </w:p>
        </w:tc>
      </w:tr>
      <w:tr w14:paraId="0A0D9B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9F36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EBE71A" w14:textId="77777777">
            <w:r>
              <w:t>FES der Größe S und M werden mit einem Standard-Schließzylinder ausgeliefert, welcher durch einen AG-Schließzylinder ersetzt werden kann. Zusätzlich kann ein Öffnen durch eine Meldung des Türkontaktes erkannt werden.</w:t>
              <w:br/>
              <w:t>FES der Größe L bis XXL können mit einem elektronischen Zugangssystem ausgerüstet werden welches an das DN2020 Datennetz angeschlossen werden kann</w:t>
            </w:r>
          </w:p>
        </w:tc>
      </w:tr>
      <w:tr w14:paraId="2660C6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A2E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8361C" w14:textId="77777777"/>
        </w:tc>
      </w:tr>
      <w:tr w14:paraId="1DE37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875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FC487" w14:textId="77777777">
            <w:r>
              <w:t>PV GA DIL OBB 1.0.0</w:t>
            </w:r>
          </w:p>
        </w:tc>
      </w:tr>
    </w:tbl>
    <w:p w14:paraId="3A3DC97A" w14:textId="77777777">
      <w:pPr>
        <w:spacing w:after="0" w:line="96" w:lineRule="auto"/>
      </w:pPr>
    </w:p>
    <w:p w14:paraId="6F6729EE" w14:textId="77777777">
      <w:pPr>
        <w:pStyle w:val="Heading3"/>
        <w:divId w:val="140"/>
      </w:pPr>
      <w:bookmarkStart w:name="_Toc242172716" w:id="109"/>
      <w:r>
        <w:t>12 NIS-G</w:t>
      </w:r>
      <w:bookmarkEnd w:id="109"/>
    </w:p>
    <w:p w14:paraId="63C07CC8" w14:textId="77777777">
      <w:pPr>
        <w:pStyle w:val="Heading4"/>
        <w:divId w:val="141"/>
      </w:pPr>
      <w:bookmarkStart w:name="_Toc242172717" w:id="110"/>
      <w:r>
        <w:t>12.1 IKT-Richtlinie</w:t>
      </w:r>
      <w:bookmarkEnd w:id="110"/>
    </w:p>
    <w:p w14:paraId="6A7FDF18" w14:textId="77777777">
      <w:pPr>
        <w:spacing w:after="0"/>
      </w:pPr>
      <w:r>
        <w:rPr>
          <w:vanish/>
        </w:rPr>
        <w:t>MLS_DSTW/MDSTW-22097</w:t>
      </w:r>
      <w:r>
        <w:rPr>
          <w:b/>
        </w:rPr>
        <w:t>12.1.0-1 Die IKT-Richtlinie für Eisenbahnanlagen muss eingehalten werden.</w:t>
      </w:r>
      <w:r>
        <w:br/>
        <w:t>12.1.0-1 Die IKT-Richtlinie für Eisenbahnanlagen muss eingehalten werden.</w:t>
        <w:br/>
        <w:t>​​</w:t>
      </w:r>
    </w:p>
    <w:p w14:paraId="469E7E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537"/>
      </w:tblGrid>
      <w:tr w14:paraId="31A4C8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7250B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F4DB4" w14:textId="77777777">
            <w:r>
              <w:t>MDSTW-22097</w:t>
            </w:r>
          </w:p>
        </w:tc>
      </w:tr>
      <w:tr w14:paraId="7B1406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64B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7F3E3" w14:textId="77777777">
            <w:r>
              <w:t>03_221</w:t>
            </w:r>
          </w:p>
        </w:tc>
      </w:tr>
      <w:tr w14:paraId="094DC1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F08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CC490" w14:textId="77777777">
            <w:r>
              <w:t>429</w:t>
            </w:r>
          </w:p>
        </w:tc>
      </w:tr>
      <w:tr w14:paraId="752A37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26D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75FFC" w14:textId="77777777">
            <w:r>
              <w:t>[183]</w:t>
            </w:r>
          </w:p>
        </w:tc>
      </w:tr>
      <w:tr w14:paraId="6A8095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FDF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BF346" w14:textId="77777777">
            <w:r>
              <w:t>Draft</w:t>
            </w:r>
          </w:p>
        </w:tc>
      </w:tr>
      <w:tr w14:paraId="096FA2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B9E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31F2C" w14:textId="77777777">
            <w:r>
              <w:t>Muss</w:t>
            </w:r>
          </w:p>
        </w:tc>
      </w:tr>
      <w:tr w14:paraId="17197A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E53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FCA1D" w14:textId="77777777">
            <w:r>
              <w:t>Die IKT-Richtlinien werden entsprechend dem Security-Konzept erfüllt.</w:t>
            </w:r>
          </w:p>
        </w:tc>
      </w:tr>
      <w:tr w14:paraId="1B93BB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7B65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9CE14" w14:textId="77777777"/>
        </w:tc>
      </w:tr>
      <w:tr w14:paraId="71B4D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5FB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A6440" w14:textId="77777777">
            <w:r>
              <w:t>PV GA DIL OBB 1.0.0</w:t>
            </w:r>
          </w:p>
        </w:tc>
      </w:tr>
    </w:tbl>
    <w:p w14:paraId="40A341E3" w14:textId="77777777">
      <w:pPr>
        <w:spacing w:after="0" w:line="96" w:lineRule="auto"/>
      </w:pPr>
    </w:p>
    <w:p w14:paraId="52237EE6" w14:textId="77777777">
      <w:pPr>
        <w:pStyle w:val="Heading3"/>
        <w:divId w:val="142"/>
      </w:pPr>
      <w:bookmarkStart w:name="_Toc242172718" w:id="111"/>
      <w:r>
        <w:t>13 EULYNX-Umsetzung</w:t>
      </w:r>
      <w:bookmarkEnd w:id="111"/>
    </w:p>
    <w:p w14:paraId="36C82ACD" w14:textId="77777777">
      <w:pPr>
        <w:pStyle w:val="Heading4"/>
        <w:divId w:val="143"/>
      </w:pPr>
      <w:bookmarkStart w:name="_Toc242172719" w:id="112"/>
      <w:r>
        <w:t>13.1 Umsetzung der EULYNX-Anforderungen</w:t>
      </w:r>
      <w:bookmarkEnd w:id="112"/>
    </w:p>
    <w:p w14:paraId="381ECDDE" w14:textId="77777777">
      <w:pPr>
        <w:spacing w:after="0"/>
      </w:pPr>
      <w:r>
        <w:rPr>
          <w:vanish/>
        </w:rPr>
        <w:t>MLS_DSTW/MDSTW-22102</w:t>
      </w:r>
      <w:r>
        <w:rPr>
          <w:b/>
        </w:rPr>
        <w:t>13.1.0-1 Alle beschriebenen EULYNX-Teilsysteme müssen entsprechend der für sie g...</w:t>
      </w:r>
      <w:r>
        <w:br/>
        <w:t>13.1.0-1 Alle beschriebenen EULYNX-Teilsysteme müssen entsprechend der für sie geltenden EULYNX-Spezifikation inklusive aller referenzierten Spezifikationen umgesetzt werden. Abweichungen müssen mit dem AG abgestimmt und vom AG genehmigt werden.</w:t>
        <w:br/>
        <w:t>​​</w:t>
      </w:r>
    </w:p>
    <w:p w14:paraId="10CC9D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E37A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0BD1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2EFBA" w14:textId="77777777">
            <w:r>
              <w:t>MDSTW-22102</w:t>
            </w:r>
          </w:p>
        </w:tc>
      </w:tr>
      <w:tr w14:paraId="38B830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6C9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E36C6" w14:textId="77777777">
            <w:r>
              <w:t>03_256</w:t>
            </w:r>
          </w:p>
        </w:tc>
      </w:tr>
      <w:tr w14:paraId="39106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C98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4CEDB" w14:textId="77777777">
            <w:r>
              <w:t>432</w:t>
            </w:r>
          </w:p>
        </w:tc>
      </w:tr>
      <w:tr w14:paraId="1E8669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DA1A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E8663" w14:textId="77777777">
            <w:r>
              <w:t>[67]</w:t>
            </w:r>
          </w:p>
        </w:tc>
      </w:tr>
      <w:tr w14:paraId="562F9F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E65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628FE" w14:textId="77777777">
            <w:r>
              <w:t>Draft</w:t>
            </w:r>
          </w:p>
        </w:tc>
      </w:tr>
      <w:tr w14:paraId="4B81A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4A5F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FCE7E" w14:textId="77777777">
            <w:r>
              <w:t>Muss</w:t>
            </w:r>
          </w:p>
        </w:tc>
      </w:tr>
      <w:tr w14:paraId="6EE07A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3CDD5B"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4D807" w14:textId="77777777">
            <w:r>
              <w:t>Die EULYNX-Teilsysteme werden entsprechend den Abstimmungen mit AG umgesetzt.</w:t>
            </w:r>
          </w:p>
        </w:tc>
      </w:tr>
      <w:tr w14:paraId="15A7E0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8D6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69A3C" w14:textId="77777777"/>
        </w:tc>
      </w:tr>
      <w:tr w14:paraId="7E658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1BC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2F108" w14:textId="77777777">
            <w:r>
              <w:t>PV GA DIL OBB 1.0.0</w:t>
            </w:r>
          </w:p>
        </w:tc>
      </w:tr>
    </w:tbl>
    <w:p w14:paraId="17CB6876" w14:textId="77777777">
      <w:pPr>
        <w:spacing w:after="0" w:line="96" w:lineRule="auto"/>
      </w:pPr>
    </w:p>
    <w:p w14:paraId="71733FEB" w14:textId="77777777">
      <w:pPr>
        <w:spacing w:after="0"/>
      </w:pPr>
      <w:r>
        <w:rPr>
          <w:vanish/>
        </w:rPr>
        <w:t>MLS_DSTW/MDSTW-22103</w:t>
      </w:r>
      <w:r>
        <w:rPr>
          <w:b/>
        </w:rPr>
        <w:t>13.1.0-2 Steht eine Anforderung aus der EULYNX-Spezifikation im Gegensatz zu ein...</w:t>
      </w:r>
      <w:r>
        <w:br/>
        <w:t>13.1.0-2 Steht eine Anforderung aus der EULYNX-Spezifikation im Gegensatz zu einer Vorgabe dieses Lastenhefts, ist die Abweichung in Abstimmung zwischen AN und AG zu lösen.</w:t>
        <w:br/>
        <w:t>​​</w:t>
      </w:r>
    </w:p>
    <w:p w14:paraId="6D681E6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E546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2E4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9C988" w14:textId="77777777">
            <w:r>
              <w:t>MDSTW-22103</w:t>
            </w:r>
          </w:p>
        </w:tc>
      </w:tr>
      <w:tr w14:paraId="7F83B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D17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7D643" w14:textId="77777777">
            <w:r>
              <w:t>03_257</w:t>
            </w:r>
          </w:p>
        </w:tc>
      </w:tr>
      <w:tr w14:paraId="462815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DCEE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34483" w14:textId="77777777">
            <w:r>
              <w:t>433</w:t>
            </w:r>
          </w:p>
        </w:tc>
      </w:tr>
      <w:tr w14:paraId="50BFD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C8E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666B9" w14:textId="77777777"/>
        </w:tc>
      </w:tr>
      <w:tr w14:paraId="3BE6D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D027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CA6C5" w14:textId="77777777">
            <w:r>
              <w:t>Draft</w:t>
            </w:r>
          </w:p>
        </w:tc>
      </w:tr>
      <w:tr w14:paraId="062E0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13E9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DA4FA4" w14:textId="77777777">
            <w:r>
              <w:t>Muss</w:t>
            </w:r>
          </w:p>
        </w:tc>
      </w:tr>
      <w:tr w14:paraId="650389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616F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CFFF1" w14:textId="77777777">
            <w:r>
              <w:t>Steht eine Anforderung aus der EULYNX-Spezifikation im Gegensatz zu einer Vorgabe des Lastenheftes des AG, wird die Abweichung in Abstimmung zwischen AN und AG gelöst.</w:t>
            </w:r>
          </w:p>
        </w:tc>
      </w:tr>
      <w:tr w14:paraId="166D00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EBD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70CA5" w14:textId="77777777"/>
        </w:tc>
      </w:tr>
      <w:tr w14:paraId="3B1F6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140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C7D412" w14:textId="77777777">
            <w:r>
              <w:t>PV GA DIL OBB 1.0.0</w:t>
            </w:r>
          </w:p>
        </w:tc>
      </w:tr>
    </w:tbl>
    <w:p w14:paraId="3E07FA93" w14:textId="77777777">
      <w:pPr>
        <w:spacing w:after="0" w:line="96" w:lineRule="auto"/>
      </w:pPr>
    </w:p>
    <w:p w14:paraId="5324B962" w14:textId="77777777">
      <w:pPr>
        <w:pStyle w:val="Heading4"/>
        <w:divId w:val="144"/>
      </w:pPr>
      <w:bookmarkStart w:name="_Toc242172720" w:id="113"/>
      <w:r>
        <w:t>13.2 Basic Data Identifier</w:t>
      </w:r>
      <w:bookmarkEnd w:id="113"/>
    </w:p>
    <w:p w14:paraId="42E8D897" w14:textId="77777777">
      <w:pPr>
        <w:spacing w:after="0"/>
      </w:pPr>
      <w:r>
        <w:rPr>
          <w:vanish/>
        </w:rPr>
        <w:t>MLS_DSTW/MDSTW-22104</w:t>
      </w:r>
      <w:r>
        <w:rPr>
          <w:b/>
        </w:rPr>
        <w:t>13.2.0-1 Es ist für jedes EULYNX-Teilsystem ein Basic Data Identifier entspreche...</w:t>
      </w:r>
      <w:r>
        <w:br/>
        <w:t>13.2.0-1 Es ist für jedes EULYNX-Teilsystem ein Basic Data Identifier entsprechend der EULYNX-Anforderungen zu realisieren.</w:t>
        <w:br/>
        <w:t>​​</w:t>
      </w:r>
    </w:p>
    <w:p w14:paraId="79C9F9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E29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8DC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D92B9" w14:textId="77777777">
            <w:r>
              <w:t>MDSTW-22104</w:t>
            </w:r>
          </w:p>
        </w:tc>
      </w:tr>
      <w:tr w14:paraId="5CED18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349B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10798" w14:textId="77777777">
            <w:r>
              <w:t>03_259</w:t>
            </w:r>
          </w:p>
        </w:tc>
      </w:tr>
      <w:tr w14:paraId="1C165B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4AE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0AC15" w14:textId="77777777">
            <w:r>
              <w:t>435</w:t>
            </w:r>
          </w:p>
        </w:tc>
      </w:tr>
      <w:tr w14:paraId="49805D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B4940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ECF37" w14:textId="77777777">
            <w:r>
              <w:t>[28]</w:t>
            </w:r>
          </w:p>
        </w:tc>
      </w:tr>
      <w:tr w14:paraId="3BBF1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1CBA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DBE6C" w14:textId="77777777">
            <w:r>
              <w:t>Draft</w:t>
            </w:r>
          </w:p>
        </w:tc>
      </w:tr>
      <w:tr w14:paraId="7F829D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E34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CC808" w14:textId="77777777">
            <w:r>
              <w:t>Muss</w:t>
            </w:r>
          </w:p>
        </w:tc>
      </w:tr>
      <w:tr w14:paraId="5B15E8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BFD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95777E" w14:textId="77777777">
            <w:r>
              <w:t>Der Basis Data Identifier ist als Stecker mit Speichermedium ausgeführt, der mit einer Kette auf dem entsprechenden Backpanel/Carrier Board fixiert ist. Ein versehentliches Anstecken eines anderen OCs wird dadurch verhindert.</w:t>
            </w:r>
          </w:p>
        </w:tc>
      </w:tr>
      <w:tr w14:paraId="69243D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7EFA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2423E" w14:textId="77777777"/>
        </w:tc>
      </w:tr>
      <w:tr w14:paraId="488A3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971B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CFF48" w14:textId="77777777">
            <w:r>
              <w:t>PV GA DIL OBB 1.0.0</w:t>
            </w:r>
          </w:p>
        </w:tc>
      </w:tr>
    </w:tbl>
    <w:p w14:paraId="79D2CD53" w14:textId="77777777">
      <w:pPr>
        <w:spacing w:after="0" w:line="96" w:lineRule="auto"/>
      </w:pPr>
    </w:p>
    <w:p w14:paraId="271BED8D" w14:textId="77777777">
      <w:pPr>
        <w:spacing w:after="0"/>
      </w:pPr>
      <w:r>
        <w:rPr>
          <w:vanish/>
        </w:rPr>
        <w:t>MLS_DSTW/MDSTW-22105</w:t>
      </w:r>
      <w:r>
        <w:rPr>
          <w:b/>
        </w:rPr>
        <w:t>13.2.0-2 Der Basic Data Identifier muss für alle Teilsystem physisch gleichartig...</w:t>
      </w:r>
      <w:r>
        <w:br/>
        <w:t>13.2.0-2 Der Basic Data Identifier muss für alle Teilsystem physisch gleichartig ausgeführt werden.</w:t>
        <w:br/>
        <w:t>​​</w:t>
      </w:r>
    </w:p>
    <w:p w14:paraId="757512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629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5FE1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0D7C6" w14:textId="77777777">
            <w:r>
              <w:t>MDSTW-22105</w:t>
            </w:r>
          </w:p>
        </w:tc>
      </w:tr>
      <w:tr w14:paraId="6081A9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820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6AE19" w14:textId="77777777">
            <w:r>
              <w:t>03_260</w:t>
            </w:r>
          </w:p>
        </w:tc>
      </w:tr>
      <w:tr w14:paraId="0C46F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EDD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3E724" w14:textId="77777777">
            <w:r>
              <w:t>436</w:t>
            </w:r>
          </w:p>
        </w:tc>
      </w:tr>
      <w:tr w14:paraId="0F56EC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EBB2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D6E8D" w14:textId="77777777"/>
        </w:tc>
      </w:tr>
      <w:tr w14:paraId="2F9CB4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5ACA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C9354" w14:textId="77777777">
            <w:r>
              <w:t>Draft</w:t>
            </w:r>
          </w:p>
        </w:tc>
      </w:tr>
      <w:tr w14:paraId="026249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78C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669B7" w14:textId="77777777">
            <w:r>
              <w:t>Muss</w:t>
            </w:r>
          </w:p>
        </w:tc>
      </w:tr>
      <w:tr w14:paraId="31055C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A559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15DB9" w14:textId="77777777">
            <w:r>
              <w:t>Der Basic Data Identifier wird für alle Teilsysteme physisch gleichartig als Stecker ausgeführt.</w:t>
            </w:r>
          </w:p>
        </w:tc>
      </w:tr>
      <w:tr w14:paraId="451E11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178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9325D" w14:textId="77777777">
            <w:r>
              <w:t>Geringfügige Abweichungen können sich aufgrund unterschiedlicher Bauform der Teilsysteme ergeben.</w:t>
            </w:r>
          </w:p>
        </w:tc>
      </w:tr>
      <w:tr w14:paraId="06E8FE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2FF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54FFDF" w14:textId="77777777">
            <w:r>
              <w:t>PV GA DIL OBB 1.0.0</w:t>
            </w:r>
          </w:p>
        </w:tc>
      </w:tr>
    </w:tbl>
    <w:p w14:paraId="337D40A1" w14:textId="77777777">
      <w:pPr>
        <w:spacing w:after="0" w:line="96" w:lineRule="auto"/>
      </w:pPr>
    </w:p>
    <w:p w14:paraId="672527AB" w14:textId="77777777">
      <w:pPr>
        <w:spacing w:after="0"/>
      </w:pPr>
      <w:r>
        <w:rPr>
          <w:vanish/>
        </w:rPr>
        <w:t>MLS_DSTW/MDSTW-22106</w:t>
      </w:r>
      <w:r>
        <w:rPr>
          <w:b/>
        </w:rPr>
        <w:t>13.2.0-3 Der Basic Data Identifier muss die Security-Anforderungen erfüllen.</w:t>
      </w:r>
      <w:r>
        <w:br/>
        <w:t>13.2.0-3 Der Basic Data Identifier muss die Security-Anforderungen erfüllen.</w:t>
        <w:br/>
        <w:t>​​</w:t>
      </w:r>
    </w:p>
    <w:p w14:paraId="176FBA6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3F3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E5E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AFCC1" w14:textId="77777777">
            <w:r>
              <w:t>MDSTW-22106</w:t>
            </w:r>
          </w:p>
        </w:tc>
      </w:tr>
      <w:tr w14:paraId="68BEB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9911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F13FE" w14:textId="77777777">
            <w:r>
              <w:t>03_261</w:t>
            </w:r>
          </w:p>
        </w:tc>
      </w:tr>
      <w:tr w14:paraId="0E3460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3CF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BFCD51" w14:textId="77777777">
            <w:r>
              <w:t>437</w:t>
            </w:r>
          </w:p>
        </w:tc>
      </w:tr>
      <w:tr w14:paraId="146310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73C5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674F8A" w14:textId="77777777"/>
        </w:tc>
      </w:tr>
      <w:tr w14:paraId="4F2F2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8D9C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0A2B7" w14:textId="77777777">
            <w:r>
              <w:t>Draft</w:t>
            </w:r>
          </w:p>
        </w:tc>
      </w:tr>
      <w:tr w14:paraId="20520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9AC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ADCB03" w14:textId="77777777">
            <w:r>
              <w:t>Muss</w:t>
            </w:r>
          </w:p>
        </w:tc>
      </w:tr>
      <w:tr w14:paraId="2D5DE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CE8F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25E71" w14:textId="77777777">
            <w:r>
              <w:t>Die Basic Identifier erfüllt die geforderten Security-Anforderungen nach 04_337 des Security Lastenheftes:</w:t>
              <w:br/>
              <w:t>Der BDI wird für den Inbetriebnahmeprozess folgende Parameter enthalten:</w:t>
              <w:br/>
              <w:t>• Netzwerkkonfiguration (IP-Adresse, Subnetzmaske, Gateway, DNS Server)</w:t>
              <w:br/>
              <w:t>• Technische EULYNX ID</w:t>
              <w:br/>
              <w:t>• Adresse oder Hostname des DDSP</w:t>
              <w:br/>
              <w:t>• Adresse oder Hostname der PKI</w:t>
            </w:r>
          </w:p>
        </w:tc>
      </w:tr>
      <w:tr w14:paraId="66814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2C98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9D15A" w14:textId="77777777"/>
        </w:tc>
      </w:tr>
      <w:tr w14:paraId="241F01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C53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9F08BD" w14:textId="77777777">
            <w:r>
              <w:t>PV GA DIL OBB 1.0.0</w:t>
            </w:r>
          </w:p>
        </w:tc>
      </w:tr>
    </w:tbl>
    <w:p w14:paraId="5476E5CC" w14:textId="77777777">
      <w:pPr>
        <w:spacing w:after="0" w:line="96" w:lineRule="auto"/>
      </w:pPr>
    </w:p>
    <w:p w14:paraId="705A99CC" w14:textId="77777777">
      <w:pPr>
        <w:spacing w:after="0"/>
      </w:pPr>
      <w:r>
        <w:rPr>
          <w:vanish/>
        </w:rPr>
        <w:t>MLS_DSTW/MDSTW-22107</w:t>
      </w:r>
      <w:r>
        <w:rPr>
          <w:b/>
        </w:rPr>
        <w:t>13.2.0-4 Der Basic Data Identifier muss alle notwendigen Daten für eine automati...</w:t>
      </w:r>
      <w:r>
        <w:br/>
        <w:t>13.2.0-4 Der Basic Data Identifier muss alle notwendigen Daten für eine automatische Initialisierung enthalten.</w:t>
        <w:br/>
        <w:t>​​</w:t>
      </w:r>
    </w:p>
    <w:p w14:paraId="5ECB2D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F0E0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8CF4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3FBD5" w14:textId="77777777">
            <w:r>
              <w:t>MDSTW-22107</w:t>
            </w:r>
          </w:p>
        </w:tc>
      </w:tr>
      <w:tr w14:paraId="1BBBAB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4BB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9457D" w14:textId="77777777">
            <w:r>
              <w:t>03_262</w:t>
            </w:r>
          </w:p>
        </w:tc>
      </w:tr>
      <w:tr w14:paraId="6EF009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4AD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51D40" w14:textId="77777777">
            <w:r>
              <w:t>438</w:t>
            </w:r>
          </w:p>
        </w:tc>
      </w:tr>
      <w:tr w14:paraId="55532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75B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6EAF97" w14:textId="77777777">
            <w:r>
              <w:t>[134]</w:t>
            </w:r>
          </w:p>
        </w:tc>
      </w:tr>
      <w:tr w14:paraId="3133A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519D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70411" w14:textId="77777777">
            <w:r>
              <w:t>Draft</w:t>
            </w:r>
          </w:p>
        </w:tc>
      </w:tr>
      <w:tr w14:paraId="5E7DAA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EE6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0BC1E" w14:textId="77777777">
            <w:r>
              <w:t>Muss</w:t>
            </w:r>
          </w:p>
        </w:tc>
      </w:tr>
      <w:tr w14:paraId="79103A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030E60"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B47DA" w14:textId="77777777">
            <w:r>
              <w:t>Der Basic Data Identifier wird alle notwendigen Daten für eine automatische Initialisierung enthalten.</w:t>
            </w:r>
          </w:p>
        </w:tc>
      </w:tr>
      <w:tr w14:paraId="33607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09F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063C6" w14:textId="77777777"/>
        </w:tc>
      </w:tr>
      <w:tr w14:paraId="6E8FC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EE6D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FB5F9C" w14:textId="77777777">
            <w:r>
              <w:t>PV GA DIL OBB 1.0.0</w:t>
            </w:r>
          </w:p>
        </w:tc>
      </w:tr>
    </w:tbl>
    <w:p w14:paraId="1DD5E033" w14:textId="77777777">
      <w:pPr>
        <w:spacing w:after="0" w:line="96" w:lineRule="auto"/>
      </w:pPr>
    </w:p>
    <w:p w14:paraId="3106D214" w14:textId="77777777">
      <w:r>
        <w:rPr>
          <w:vanish/>
        </w:rPr>
        <w:t>MLS_DSTW/MDSTW-22108</w:t>
      </w:r>
      <w:r>
        <w:t>13.2.0-5 Die notwendigen Parameter am Basic Data Identifier für die Zertifikatsausstellung sind im &lt;04 Lastenheft Security&gt; 1 definiert.</w:t>
        <w:br/>
        <w:t>​​</w:t>
      </w:r>
    </w:p>
    <w:p w14:paraId="6DB6230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6209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AB49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FA242" w14:textId="77777777">
            <w:r>
              <w:t>323</w:t>
            </w:r>
          </w:p>
        </w:tc>
      </w:tr>
      <w:tr w14:paraId="2F01CD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F47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8C031" w14:textId="77777777">
            <w:r>
              <w:t>MDSTW-22108</w:t>
            </w:r>
          </w:p>
        </w:tc>
      </w:tr>
      <w:tr w14:paraId="60972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DD0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6BDAB" w14:textId="77777777">
            <w:r>
              <w:t>439</w:t>
            </w:r>
          </w:p>
        </w:tc>
      </w:tr>
      <w:tr w14:paraId="633CD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B8B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85836" w14:textId="77777777">
            <w:r>
              <w:t>03_263</w:t>
            </w:r>
          </w:p>
        </w:tc>
      </w:tr>
    </w:tbl>
    <w:p w14:paraId="2FF80028" w14:textId="77777777">
      <w:pPr>
        <w:spacing w:after="0" w:line="96" w:lineRule="auto"/>
      </w:pPr>
    </w:p>
    <w:p w14:paraId="582AC09E" w14:textId="77777777">
      <w:pPr>
        <w:spacing w:after="0"/>
      </w:pPr>
      <w:r>
        <w:rPr>
          <w:vanish/>
        </w:rPr>
        <w:t>MLS_DSTW/MDSTW-22109</w:t>
      </w:r>
      <w:r>
        <w:rPr>
          <w:b/>
        </w:rPr>
        <w:t>13.2.0-6 Die eindeutige Initialkonfiguration (Kennung, Initialverschlüsselung) m...</w:t>
      </w:r>
      <w:r>
        <w:br/>
        <w:t>13.2.0-6 Die eindeutige Initialkonfiguration (Kennung, Initialverschlüsselung) muss auch bei Tausch des OCs erhalten bleiben.</w:t>
        <w:br/>
        <w:t>​​</w:t>
      </w:r>
    </w:p>
    <w:p w14:paraId="7B2C4F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927D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6731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B5D2E" w14:textId="77777777">
            <w:r>
              <w:t>MDSTW-22109</w:t>
            </w:r>
          </w:p>
        </w:tc>
      </w:tr>
      <w:tr w14:paraId="459C6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00F7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ED274" w14:textId="77777777">
            <w:r>
              <w:t>03_264</w:t>
            </w:r>
          </w:p>
        </w:tc>
      </w:tr>
      <w:tr w14:paraId="06CC10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F298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57DD28" w14:textId="77777777">
            <w:r>
              <w:t>440</w:t>
            </w:r>
          </w:p>
        </w:tc>
      </w:tr>
      <w:tr w14:paraId="74455C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6C8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22A80" w14:textId="77777777"/>
        </w:tc>
      </w:tr>
      <w:tr w14:paraId="0FF3E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81E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3A454" w14:textId="77777777">
            <w:r>
              <w:t>Draft</w:t>
            </w:r>
          </w:p>
        </w:tc>
      </w:tr>
      <w:tr w14:paraId="0C5939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845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E810A" w14:textId="77777777">
            <w:r>
              <w:t>Muss</w:t>
            </w:r>
          </w:p>
        </w:tc>
      </w:tr>
      <w:tr w14:paraId="5C215C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E8C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F3282" w14:textId="77777777">
            <w:r>
              <w:t>Die Initialkonfiguration des Basic Data Identifiers bleibt auf dem entsprechenden Speicherbereich des Steckers erhalten.</w:t>
            </w:r>
          </w:p>
        </w:tc>
      </w:tr>
      <w:tr w14:paraId="50E6B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61D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2CB348" w14:textId="77777777"/>
        </w:tc>
      </w:tr>
      <w:tr w14:paraId="6B50B8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4014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1066F" w14:textId="77777777">
            <w:r>
              <w:t>PV GA DIL OBB 1.0.0</w:t>
            </w:r>
          </w:p>
        </w:tc>
      </w:tr>
    </w:tbl>
    <w:p w14:paraId="12CD65B7" w14:textId="77777777">
      <w:pPr>
        <w:spacing w:after="0" w:line="96" w:lineRule="auto"/>
      </w:pPr>
    </w:p>
    <w:p w14:paraId="6CC3D29A" w14:textId="77777777">
      <w:pPr>
        <w:spacing w:after="0"/>
      </w:pPr>
      <w:r>
        <w:rPr>
          <w:vanish/>
        </w:rPr>
        <w:t>MLS_DSTW/MDSTW-22110</w:t>
      </w:r>
      <w:r>
        <w:rPr>
          <w:b/>
        </w:rPr>
        <w:t>13.2.0-7 Die Initialkonfiguration muss unverlierbar sein.</w:t>
      </w:r>
      <w:r>
        <w:br/>
        <w:t>13.2.0-7 Die Initialkonfiguration muss unverlierbar sein.</w:t>
        <w:br/>
        <w:t>​​</w:t>
      </w:r>
    </w:p>
    <w:p w14:paraId="2F7355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36FB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097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D9CD8" w14:textId="77777777">
            <w:r>
              <w:t>MDSTW-22110</w:t>
            </w:r>
          </w:p>
        </w:tc>
      </w:tr>
      <w:tr w14:paraId="5333D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DD3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AB739" w14:textId="77777777">
            <w:r>
              <w:t>03_265</w:t>
            </w:r>
          </w:p>
        </w:tc>
      </w:tr>
      <w:tr w14:paraId="29BDF7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6A5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4C3F1" w14:textId="77777777">
            <w:r>
              <w:t>441</w:t>
            </w:r>
          </w:p>
        </w:tc>
      </w:tr>
      <w:tr w14:paraId="3259D7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37CE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B16E4" w14:textId="77777777"/>
        </w:tc>
      </w:tr>
      <w:tr w14:paraId="62102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A1F6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85FB8D" w14:textId="77777777">
            <w:r>
              <w:t>Draft</w:t>
            </w:r>
          </w:p>
        </w:tc>
      </w:tr>
      <w:tr w14:paraId="049BE1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B57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06B94" w14:textId="77777777">
            <w:r>
              <w:t>Muss</w:t>
            </w:r>
          </w:p>
        </w:tc>
      </w:tr>
      <w:tr w14:paraId="2844E6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163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11739" w14:textId="77777777">
            <w:r>
              <w:t>Die Initalkonfiguration bleibt auf dem Basic Data Identifier unverlierbar erhalten.</w:t>
            </w:r>
          </w:p>
        </w:tc>
      </w:tr>
      <w:tr w14:paraId="66D7AC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BEC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744CF" w14:textId="77777777"/>
        </w:tc>
      </w:tr>
      <w:tr w14:paraId="5B0CB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0D8B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B9AC1D" w14:textId="77777777">
            <w:r>
              <w:t>PV GA DIL OBB 1.0.0</w:t>
            </w:r>
          </w:p>
        </w:tc>
      </w:tr>
    </w:tbl>
    <w:p w14:paraId="10E0A6AC" w14:textId="77777777">
      <w:pPr>
        <w:spacing w:after="0" w:line="96" w:lineRule="auto"/>
      </w:pPr>
    </w:p>
    <w:p w14:paraId="1566BEF9" w14:textId="77777777">
      <w:pPr>
        <w:pStyle w:val="Heading4"/>
        <w:divId w:val="145"/>
      </w:pPr>
      <w:bookmarkStart w:name="_Toc242172721" w:id="114"/>
      <w:r>
        <w:lastRenderedPageBreak/>
        <w:t>13.3 Asynchronous Preloading</w:t>
      </w:r>
      <w:bookmarkEnd w:id="114"/>
    </w:p>
    <w:p w14:paraId="21B9098F" w14:textId="77777777">
      <w:r>
        <w:rPr>
          <w:vanish/>
        </w:rPr>
        <w:t>MLS_DSTW/MDSTW-22111</w:t>
      </w:r>
      <w:r>
        <w:t>13.3.0-1 Das Umsystem DDSP unterstützt die Funktion Asynchronous Preloading gemäß SMI.</w:t>
        <w:br/>
        <w:t>​​</w:t>
      </w:r>
    </w:p>
    <w:p w14:paraId="52B088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A05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3BB1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C9441" w14:textId="77777777">
            <w:r>
              <w:t>327</w:t>
            </w:r>
          </w:p>
        </w:tc>
      </w:tr>
      <w:tr w14:paraId="7F605E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85C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A6FD1" w14:textId="77777777">
            <w:r>
              <w:t>MDSTW-22111</w:t>
            </w:r>
          </w:p>
        </w:tc>
      </w:tr>
      <w:tr w14:paraId="50E33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22E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81825" w14:textId="77777777">
            <w:r>
              <w:t>443</w:t>
            </w:r>
          </w:p>
        </w:tc>
      </w:tr>
      <w:tr w14:paraId="695015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E0D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8F947" w14:textId="77777777">
            <w:r>
              <w:t>03_267</w:t>
            </w:r>
          </w:p>
        </w:tc>
      </w:tr>
    </w:tbl>
    <w:p w14:paraId="4051C697" w14:textId="77777777">
      <w:pPr>
        <w:spacing w:after="0" w:line="96" w:lineRule="auto"/>
      </w:pPr>
    </w:p>
    <w:p w14:paraId="1C3C7536" w14:textId="77777777">
      <w:pPr>
        <w:spacing w:after="0"/>
      </w:pPr>
      <w:r>
        <w:rPr>
          <w:vanish/>
        </w:rPr>
        <w:t>MLS_DSTW/MDSTW-22112</w:t>
      </w:r>
      <w:r>
        <w:rPr>
          <w:b/>
        </w:rPr>
        <w:t>13.3.0-2 Alle EULYNX-Feldelement-Teilsysteme müssen die Funktion Asynchronous Pr...</w:t>
      </w:r>
      <w:r>
        <w:br/>
        <w:t>13.3.0-2 Alle EULYNX-Feldelement-Teilsysteme müssen die Funktion Asynchronous Preloading gemäß SMI umsetzen.</w:t>
        <w:br/>
        <w:t>​​</w:t>
      </w:r>
    </w:p>
    <w:p w14:paraId="566950B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F1E4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B3E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A4A8F0" w14:textId="77777777">
            <w:r>
              <w:t>MDSTW-22112</w:t>
            </w:r>
          </w:p>
        </w:tc>
      </w:tr>
      <w:tr w14:paraId="217060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D3F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CD3B80" w14:textId="77777777">
            <w:r>
              <w:t>03_268</w:t>
            </w:r>
          </w:p>
        </w:tc>
      </w:tr>
      <w:tr w14:paraId="4CE769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23FE5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24113" w14:textId="77777777">
            <w:r>
              <w:t>444</w:t>
            </w:r>
          </w:p>
        </w:tc>
      </w:tr>
      <w:tr w14:paraId="1D2400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7D1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B1B971" w14:textId="77777777">
            <w:r>
              <w:t>[14]</w:t>
            </w:r>
          </w:p>
        </w:tc>
      </w:tr>
      <w:tr w14:paraId="58CC66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341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E37B8" w14:textId="77777777">
            <w:r>
              <w:t>Draft</w:t>
            </w:r>
          </w:p>
        </w:tc>
      </w:tr>
      <w:tr w14:paraId="4B6DD7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5B78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F055E" w14:textId="77777777">
            <w:r>
              <w:t>Muss</w:t>
            </w:r>
          </w:p>
        </w:tc>
      </w:tr>
      <w:tr w14:paraId="4BAFA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3F40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598B2" w14:textId="77777777">
            <w:r>
              <w:t>Alle vom AN gelieferten EfeS unterstützen die Funktion Asynchronous Preloading gemäß SMI.</w:t>
            </w:r>
          </w:p>
        </w:tc>
      </w:tr>
      <w:tr w14:paraId="407866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F8EF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B563F" w14:textId="77777777"/>
        </w:tc>
      </w:tr>
      <w:tr w14:paraId="3C3AC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4F4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28952" w14:textId="77777777">
            <w:r>
              <w:t>PV GA DIL OBB 1.0.0</w:t>
            </w:r>
          </w:p>
        </w:tc>
      </w:tr>
    </w:tbl>
    <w:p w14:paraId="365AEF72" w14:textId="77777777">
      <w:pPr>
        <w:spacing w:after="0" w:line="96" w:lineRule="auto"/>
      </w:pPr>
    </w:p>
    <w:p w14:paraId="59A0B0CB" w14:textId="77777777">
      <w:pPr>
        <w:pStyle w:val="Heading4"/>
        <w:divId w:val="146"/>
      </w:pPr>
      <w:bookmarkStart w:name="_Toc242172722" w:id="115"/>
      <w:r>
        <w:t>13.4 Hochlauf Außenanlage</w:t>
      </w:r>
      <w:bookmarkEnd w:id="115"/>
    </w:p>
    <w:p w14:paraId="04AB476C" w14:textId="77777777">
      <w:pPr>
        <w:spacing w:after="0"/>
      </w:pPr>
      <w:r>
        <w:rPr>
          <w:vanish/>
        </w:rPr>
        <w:t>MLS_DSTW/MDSTW-22113</w:t>
      </w:r>
      <w:r>
        <w:rPr>
          <w:b/>
        </w:rPr>
        <w:t>13.4.0-1 Die Objektcontroller der Außenanlagen müssen gemäß der für sie geltende...</w:t>
      </w:r>
      <w:r>
        <w:br/>
        <w:t>13.4.0-1 Die Objektcontroller der Außenanlagen müssen gemäß der für sie geltenden EULYNX-Spezifikation hochlaufen.</w:t>
        <w:br/>
        <w:t>​​</w:t>
      </w:r>
    </w:p>
    <w:p w14:paraId="39DFAE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F2A1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1CF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707C9" w14:textId="77777777">
            <w:r>
              <w:t>MDSTW-22113</w:t>
            </w:r>
          </w:p>
        </w:tc>
      </w:tr>
      <w:tr w14:paraId="195E0A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CEC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0A887" w14:textId="77777777">
            <w:r>
              <w:t>03_270</w:t>
            </w:r>
          </w:p>
        </w:tc>
      </w:tr>
      <w:tr w14:paraId="0FECA9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DFBD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37F6F" w14:textId="77777777">
            <w:r>
              <w:t>446</w:t>
            </w:r>
          </w:p>
        </w:tc>
      </w:tr>
      <w:tr w14:paraId="7ACB54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82D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DD96F" w14:textId="77777777">
            <w:r>
              <w:t>[59], [60]</w:t>
            </w:r>
          </w:p>
        </w:tc>
      </w:tr>
      <w:tr w14:paraId="6E808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2C5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D00B3" w14:textId="77777777">
            <w:r>
              <w:t>Draft</w:t>
            </w:r>
          </w:p>
        </w:tc>
      </w:tr>
      <w:tr w14:paraId="43897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970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ADF68" w14:textId="77777777">
            <w:r>
              <w:t>Muss</w:t>
            </w:r>
          </w:p>
        </w:tc>
      </w:tr>
      <w:tr w14:paraId="6B2517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3E0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14AC5C" w14:textId="77777777">
            <w:r>
              <w:t>Der Hochlauf der Object Controller werden gemäß der für sie geltenden EULYNX Spezifikation hochlaufen.</w:t>
            </w:r>
          </w:p>
        </w:tc>
      </w:tr>
      <w:tr w14:paraId="06243B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7EC3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D5EA3" w14:textId="77777777"/>
        </w:tc>
      </w:tr>
      <w:tr w14:paraId="6363F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0F9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A7193" w14:textId="77777777">
            <w:r>
              <w:t>PV GA DIL OBB 1.0.0</w:t>
            </w:r>
          </w:p>
        </w:tc>
      </w:tr>
    </w:tbl>
    <w:p w14:paraId="0CE284C0" w14:textId="77777777">
      <w:pPr>
        <w:spacing w:after="0" w:line="96" w:lineRule="auto"/>
      </w:pPr>
    </w:p>
    <w:p w14:paraId="690B662E" w14:textId="77777777">
      <w:pPr>
        <w:pStyle w:val="Heading2"/>
        <w:divId w:val="147"/>
      </w:pPr>
      <w:bookmarkStart w:name="_Toc242172723" w:id="116"/>
      <w:r>
        <w:lastRenderedPageBreak/>
        <w:t>D2.4 Teilpflichtenheft Security</w:t>
      </w:r>
      <w:bookmarkEnd w:id="116"/>
    </w:p>
    <w:p w14:paraId="755BE7E5" w14:textId="77777777">
      <w:r>
        <w:rPr>
          <w:vanish/>
        </w:rPr>
        <w:t>MLS_DSTW/MDSTW-69238</w:t>
      </w:r>
      <w:r>
        <w:t>1.0-1 Das vorliegende Teillastenheft Security ist auf den voraussichtlichen Inhalt der EULYNX BL4R4 angepasst worden. Eine finale Fassung der EULYNX BL4R4 lag zur Erstellung des Teillastenheft Security noch nicht vor, wodurch Änderungen vorbehalten sind.</w:t>
      </w:r>
    </w:p>
    <w:p w14:paraId="61DC3F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14C8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43AB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E9C3C" w14:textId="77777777"/>
        </w:tc>
      </w:tr>
      <w:tr w14:paraId="77D747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F94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461C2" w14:textId="77777777">
            <w:r>
              <w:t>MDSTW-69238</w:t>
            </w:r>
          </w:p>
        </w:tc>
      </w:tr>
      <w:tr w14:paraId="6110E4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DA55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C8E02" w14:textId="77777777">
            <w:r>
              <w:t>55368</w:t>
            </w:r>
          </w:p>
        </w:tc>
      </w:tr>
      <w:tr w14:paraId="475DA2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0B3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BB2F7" w14:textId="77777777">
            <w:r>
              <w:t>04_693</w:t>
            </w:r>
          </w:p>
        </w:tc>
      </w:tr>
    </w:tbl>
    <w:p w14:paraId="6E374EE4" w14:textId="77777777">
      <w:pPr>
        <w:spacing w:after="0" w:line="96" w:lineRule="auto"/>
      </w:pPr>
    </w:p>
    <w:p w14:paraId="5ADA84ED" w14:textId="77777777">
      <w:pPr>
        <w:pStyle w:val="Heading3"/>
        <w:divId w:val="148"/>
      </w:pPr>
      <w:bookmarkStart w:name="_Toc242172724" w:id="117"/>
      <w:r>
        <w:t>1.1 Vorgaben - NIS-G</w:t>
      </w:r>
      <w:bookmarkEnd w:id="117"/>
    </w:p>
    <w:p w14:paraId="0C2A5AEE" w14:textId="77777777">
      <w:pPr>
        <w:spacing w:after="0"/>
      </w:pPr>
      <w:r>
        <w:rPr>
          <w:vanish/>
        </w:rPr>
        <w:t>MLS_DSTW/MDSTW-69201</w:t>
      </w:r>
      <w:r>
        <w:rPr>
          <w:b/>
        </w:rPr>
        <w:t>1.1.0-1 Der AN muss den AG mit den gelieferten Produkten, Lösungen und Leistunge...</w:t>
      </w:r>
      <w:r>
        <w:br/>
        <w:t>1.1.0-1 Der AN muss den AG mit den gelieferten Produkten, Lösungen und Leistungen in die Lage versetzen das Netz- und Informationssicherheitsgesetzes (NIS-G) einzuhalten.</w:t>
      </w:r>
    </w:p>
    <w:p w14:paraId="4FEF26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3DB7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9EB5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9ED9E" w14:textId="77777777">
            <w:r>
              <w:t>MDSTW-69201</w:t>
            </w:r>
          </w:p>
        </w:tc>
      </w:tr>
      <w:tr w14:paraId="6E516E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56D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F4FB17" w14:textId="77777777">
            <w:r>
              <w:t>04_348</w:t>
            </w:r>
          </w:p>
        </w:tc>
      </w:tr>
      <w:tr w14:paraId="64BDB1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2D4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78747" w14:textId="77777777">
            <w:r>
              <w:t>55370</w:t>
            </w:r>
          </w:p>
        </w:tc>
      </w:tr>
      <w:tr w14:paraId="0BF2E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F59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61791" w14:textId="77777777">
            <w:r>
              <w:t>[137]</w:t>
            </w:r>
          </w:p>
        </w:tc>
      </w:tr>
      <w:tr w14:paraId="0FF91A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235A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21B2B" w14:textId="77777777">
            <w:r>
              <w:t>Draft</w:t>
            </w:r>
          </w:p>
        </w:tc>
      </w:tr>
      <w:tr w14:paraId="50479F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8D1D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A392E7" w14:textId="77777777">
            <w:r>
              <w:t>Muss</w:t>
            </w:r>
          </w:p>
        </w:tc>
      </w:tr>
      <w:tr w14:paraId="6D30B4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EED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5DECA" w14:textId="77777777">
            <w:r>
              <w:t>Die Lösung wird den AG dabei unterstützen, seinen Verpflichtungen gemäß den NIS-V- und NIS-G-Vorschriften nachzukommen.</w:t>
            </w:r>
          </w:p>
        </w:tc>
      </w:tr>
      <w:tr w14:paraId="7D3451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849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B4F76" w14:textId="77777777"/>
        </w:tc>
      </w:tr>
      <w:tr w14:paraId="5F248C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7E6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C1955" w14:textId="77777777"/>
        </w:tc>
      </w:tr>
    </w:tbl>
    <w:p w14:paraId="182259F7" w14:textId="77777777">
      <w:pPr>
        <w:spacing w:after="0" w:line="96" w:lineRule="auto"/>
      </w:pPr>
    </w:p>
    <w:p w14:paraId="78E2145F" w14:textId="77777777">
      <w:pPr>
        <w:pStyle w:val="Heading3"/>
        <w:divId w:val="149"/>
      </w:pPr>
      <w:bookmarkStart w:name="_Toc242172725" w:id="118"/>
      <w:r>
        <w:t>1.2 Vorgaben - NIS-V</w:t>
      </w:r>
      <w:bookmarkEnd w:id="118"/>
    </w:p>
    <w:p w14:paraId="143470D5" w14:textId="77777777">
      <w:pPr>
        <w:spacing w:after="0"/>
      </w:pPr>
      <w:r>
        <w:rPr>
          <w:vanish/>
        </w:rPr>
        <w:t>MLS_DSTW/MDSTW-69202</w:t>
      </w:r>
      <w:r>
        <w:rPr>
          <w:b/>
        </w:rPr>
        <w:t>1.2.0-1 Der AN muss den AG mit den gelieferten Produkten, Lösungen und Leistunge...</w:t>
      </w:r>
      <w:r>
        <w:br/>
        <w:t>1.2.0-1 Der AN muss den AG mit den gelieferten Produkten, Lösungen und Leistungen in die Lage versetzen die Netz- und Informationssicherheitsverordnung (NIS-V) zum NIS-G einzuhalten.</w:t>
      </w:r>
    </w:p>
    <w:p w14:paraId="3AD959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74F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0E6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BB615" w14:textId="77777777">
            <w:r>
              <w:t>MDSTW-69202</w:t>
            </w:r>
          </w:p>
        </w:tc>
      </w:tr>
      <w:tr w14:paraId="3290C1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0F1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26C47" w14:textId="77777777">
            <w:r>
              <w:t>04_349</w:t>
            </w:r>
          </w:p>
        </w:tc>
      </w:tr>
      <w:tr w14:paraId="6757E2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A7F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2670A" w14:textId="77777777">
            <w:r>
              <w:t>55372</w:t>
            </w:r>
          </w:p>
        </w:tc>
      </w:tr>
      <w:tr w14:paraId="10701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8B74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0D173" w14:textId="77777777">
            <w:r>
              <w:t>[138]</w:t>
            </w:r>
          </w:p>
        </w:tc>
      </w:tr>
      <w:tr w14:paraId="3E6408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C1DA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40B58" w14:textId="77777777">
            <w:r>
              <w:t>Draft</w:t>
            </w:r>
          </w:p>
        </w:tc>
      </w:tr>
      <w:tr w14:paraId="0DF14D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8E0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79162" w14:textId="77777777">
            <w:r>
              <w:t>Muss</w:t>
            </w:r>
          </w:p>
        </w:tc>
      </w:tr>
      <w:tr w14:paraId="3E905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336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9C67C" w14:textId="77777777">
            <w:r>
              <w:t>Die Lösung wird den AG dabei unterstützen, seinen Verpflichtungen gemäß den NIS-V- und NIS-G-Vorschriften nachzukommen.</w:t>
            </w:r>
          </w:p>
        </w:tc>
      </w:tr>
      <w:tr w14:paraId="5DE8A9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292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5C4C51" w14:textId="77777777"/>
        </w:tc>
      </w:tr>
      <w:tr w14:paraId="38C9F6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21B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4AD52" w14:textId="77777777"/>
        </w:tc>
      </w:tr>
    </w:tbl>
    <w:p w14:paraId="36FC0906" w14:textId="77777777">
      <w:pPr>
        <w:spacing w:after="0" w:line="96" w:lineRule="auto"/>
      </w:pPr>
    </w:p>
    <w:p w14:paraId="7DF30577" w14:textId="77777777">
      <w:pPr>
        <w:pStyle w:val="Heading3"/>
        <w:divId w:val="150"/>
      </w:pPr>
      <w:bookmarkStart w:name="_Toc242172726" w:id="119"/>
      <w:r>
        <w:lastRenderedPageBreak/>
        <w:t>1.3 Vorgaben - Erfüllung SP-SEC-CommSpec</w:t>
      </w:r>
      <w:bookmarkEnd w:id="119"/>
    </w:p>
    <w:p w14:paraId="6F25A1B6" w14:textId="77777777">
      <w:pPr>
        <w:spacing w:after="0"/>
      </w:pPr>
      <w:r>
        <w:rPr>
          <w:vanish/>
        </w:rPr>
        <w:t>MLS_DSTW/MDSTW-69203</w:t>
      </w:r>
      <w:r>
        <w:rPr>
          <w:b/>
        </w:rPr>
        <w:t>1.3.0-1 Der AN muss die Anforderungen gemäß SP-SEC-CommSpec - V1.1 - March 2026...</w:t>
      </w:r>
      <w:r>
        <w:br/>
        <w:t>1.3.0-1 Der AN muss die Anforderungen gemäß SP-SEC-CommSpec - V1.1 - March 2026 anwenden.</w:t>
      </w:r>
    </w:p>
    <w:p w14:paraId="11B9AA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194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11D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856DC" w14:textId="77777777">
            <w:r>
              <w:t>MDSTW-69203</w:t>
            </w:r>
          </w:p>
        </w:tc>
      </w:tr>
      <w:tr w14:paraId="52B43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466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EDE698" w14:textId="77777777">
            <w:r>
              <w:t>04_350</w:t>
            </w:r>
          </w:p>
        </w:tc>
      </w:tr>
      <w:tr w14:paraId="16182C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19B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0B336" w14:textId="77777777">
            <w:r>
              <w:t>55374</w:t>
            </w:r>
          </w:p>
        </w:tc>
      </w:tr>
      <w:tr w14:paraId="3DF5DB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6F8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64F87" w14:textId="77777777">
            <w:r>
              <w:t>[193]</w:t>
            </w:r>
          </w:p>
        </w:tc>
      </w:tr>
      <w:tr w14:paraId="3A518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E7996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F50F1D" w14:textId="77777777">
            <w:r>
              <w:t>Draft</w:t>
            </w:r>
          </w:p>
        </w:tc>
      </w:tr>
      <w:tr w14:paraId="668ED5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179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B6717" w14:textId="77777777">
            <w:r>
              <w:t>Muss</w:t>
            </w:r>
          </w:p>
        </w:tc>
      </w:tr>
      <w:tr w14:paraId="41CF9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497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8A145" w14:textId="77777777">
            <w:r>
              <w:t>Die Lösung entspricht der technischen Spezifikation von EULYNX, Baseline 4 Release 3 vom 26. Juni 2024, die die folgenden fünf technischen Spezifikationsdokumente von EULYNX umfasst: Eu.Doc.15, Eu.Doc.114, Eu.Doc.115, Eu.Doc.117 und Eu.Doc.121.</w:t>
              <w:br/>
              <w:br/>
              <w:t>Die Lösung wird mit EULYNX Baseline 4 Release 4 konform gemacht, das die Grundlage für die ERJU System Pillar (SP) Cybersecurity-Spezifikation bilden wird.</w:t>
            </w:r>
          </w:p>
        </w:tc>
      </w:tr>
      <w:tr w14:paraId="42680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9D05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9A83C" w14:textId="77777777"/>
        </w:tc>
      </w:tr>
      <w:tr w14:paraId="6192A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094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CA6AA" w14:textId="77777777"/>
        </w:tc>
      </w:tr>
    </w:tbl>
    <w:p w14:paraId="537063C2" w14:textId="77777777">
      <w:pPr>
        <w:spacing w:after="0" w:line="96" w:lineRule="auto"/>
      </w:pPr>
    </w:p>
    <w:p w14:paraId="19AFDA1A" w14:textId="77777777">
      <w:pPr>
        <w:pStyle w:val="Heading3"/>
        <w:divId w:val="151"/>
      </w:pPr>
      <w:bookmarkStart w:name="_Toc242172727" w:id="120"/>
      <w:r>
        <w:t>1.4 Vorgaben - Erfüllung SP-SEC-CompSpec</w:t>
      </w:r>
      <w:bookmarkEnd w:id="120"/>
    </w:p>
    <w:p w14:paraId="0A4EDC02" w14:textId="77777777">
      <w:pPr>
        <w:spacing w:after="0"/>
      </w:pPr>
      <w:r>
        <w:rPr>
          <w:vanish/>
        </w:rPr>
        <w:t>MLS_DSTW/MDSTW-69204</w:t>
      </w:r>
      <w:r>
        <w:rPr>
          <w:b/>
        </w:rPr>
        <w:t>1.4.0-1 Der AN muss die Anforderungen gemäß SP-SEC-CompSpec - V1.1 - March 2026...</w:t>
      </w:r>
      <w:r>
        <w:br/>
        <w:t>1.4.0-1 Der AN muss die Anforderungen gemäß SP-SEC-CompSpec - V1.1 - March 2026 anwenden.</w:t>
      </w:r>
    </w:p>
    <w:p w14:paraId="0E5AF3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0CB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C6B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B0070" w14:textId="77777777">
            <w:r>
              <w:t>MDSTW-69204</w:t>
            </w:r>
          </w:p>
        </w:tc>
      </w:tr>
      <w:tr w14:paraId="1EFBA9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CEB8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BBC82" w14:textId="77777777">
            <w:r>
              <w:t>04_351</w:t>
            </w:r>
          </w:p>
        </w:tc>
      </w:tr>
      <w:tr w14:paraId="7B6DCF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82C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9A64D" w14:textId="77777777">
            <w:r>
              <w:t>55376</w:t>
            </w:r>
          </w:p>
        </w:tc>
      </w:tr>
      <w:tr w14:paraId="46EE63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C57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10A8B" w14:textId="77777777">
            <w:r>
              <w:t>[194]</w:t>
            </w:r>
          </w:p>
        </w:tc>
      </w:tr>
      <w:tr w14:paraId="593BF5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75439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ADFFD2" w14:textId="77777777">
            <w:r>
              <w:t>Draft</w:t>
            </w:r>
          </w:p>
        </w:tc>
      </w:tr>
      <w:tr w14:paraId="15D7A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903E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6DC21" w14:textId="77777777">
            <w:r>
              <w:t>Muss</w:t>
            </w:r>
          </w:p>
        </w:tc>
      </w:tr>
      <w:tr w14:paraId="25C699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FA1B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C1BE3" w14:textId="77777777">
            <w:r>
              <w:t>Die für die angebotene DSTW-Architektur und den Lieferumfang von Hitachi Rail anwendbaren Anforderungen der SP-SEC-CompSpec V1.1 werden entsprechend der im Security-Konzept festgelegten gestuften Umsetzung realisiert. In Stufe 1 werden die vorgesehenen Basic-Security-Funktionen bereitgestellt. Die vollständige Umsetzung der für die angebotene Lösung anwendbaren Anforderungen ist für Stufe 2 vorgesehen.</w:t>
            </w:r>
          </w:p>
        </w:tc>
      </w:tr>
      <w:tr w14:paraId="66572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F5D0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06BDF" w14:textId="77777777"/>
        </w:tc>
      </w:tr>
      <w:tr w14:paraId="083DEC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4EB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4F1D2" w14:textId="77777777">
            <w:r>
              <w:t>PV GA DIL OBB 2.0.0</w:t>
            </w:r>
          </w:p>
        </w:tc>
      </w:tr>
    </w:tbl>
    <w:p w14:paraId="4A9CD02D" w14:textId="77777777">
      <w:pPr>
        <w:spacing w:after="0" w:line="96" w:lineRule="auto"/>
      </w:pPr>
    </w:p>
    <w:p w14:paraId="7CEB3D63" w14:textId="77777777">
      <w:pPr>
        <w:pStyle w:val="Heading3"/>
        <w:divId w:val="152"/>
      </w:pPr>
      <w:bookmarkStart w:name="_Toc242172728" w:id="121"/>
      <w:r>
        <w:t>1.5 Vorgaben - Erfüllung SP-SEC-PrgmReq</w:t>
      </w:r>
      <w:bookmarkEnd w:id="121"/>
    </w:p>
    <w:p w14:paraId="679F0682" w14:textId="77777777">
      <w:pPr>
        <w:spacing w:after="0"/>
      </w:pPr>
      <w:r>
        <w:rPr>
          <w:vanish/>
        </w:rPr>
        <w:t>MLS_DSTW/MDSTW-69205</w:t>
      </w:r>
      <w:r>
        <w:rPr>
          <w:b/>
        </w:rPr>
        <w:t>1.5.0-1 Der AN muss die Anforderungen gemäß SP-SEC-PrgmReq - V1.1 - March 2026 a...</w:t>
      </w:r>
      <w:r>
        <w:br/>
        <w:t>1.5.0-1 Der AN muss die Anforderungen gemäß SP-SEC-PrgmReq - V1.1 - March 2026 anwenden.</w:t>
      </w:r>
    </w:p>
    <w:p w14:paraId="5AC999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8BB0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A0DCC"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FED34" w14:textId="77777777">
            <w:r>
              <w:t>MDSTW-69205</w:t>
            </w:r>
          </w:p>
        </w:tc>
      </w:tr>
      <w:tr w14:paraId="58BF4F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24F0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E2DC9" w14:textId="77777777">
            <w:r>
              <w:t>04_352</w:t>
            </w:r>
          </w:p>
        </w:tc>
      </w:tr>
      <w:tr w14:paraId="7FBDD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C59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EE757" w14:textId="77777777">
            <w:r>
              <w:t>55378</w:t>
            </w:r>
          </w:p>
        </w:tc>
      </w:tr>
      <w:tr w14:paraId="1B4FC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09F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3C52A" w14:textId="77777777">
            <w:r>
              <w:t>[195]</w:t>
            </w:r>
          </w:p>
        </w:tc>
      </w:tr>
      <w:tr w14:paraId="6AEF7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9B9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6CEFC" w14:textId="77777777">
            <w:r>
              <w:t>Draft</w:t>
            </w:r>
          </w:p>
        </w:tc>
      </w:tr>
      <w:tr w14:paraId="7CE30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127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73A44" w14:textId="77777777">
            <w:r>
              <w:t>Muss</w:t>
            </w:r>
          </w:p>
        </w:tc>
      </w:tr>
      <w:tr w14:paraId="676A5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202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20E46" w14:textId="77777777">
            <w:r>
              <w:t>Die für Hitachi Rail anwendbaren Anforderungen der SP-SEC-PrgmReq V1.1 werden in den Security-Management-, Entwicklungs-, Integrations-, Schwachstellenmanagement- und Nachweisprozessen berücksichtigt. In Stufe 1 werden die grundlegenden Secure-Development- und Vulnerability-Management-Prozesse angewendet. Die vollständige requirementbezogene Nachweisführung ist für Stufe 2 vorgesehen</w:t>
            </w:r>
          </w:p>
        </w:tc>
      </w:tr>
      <w:tr w14:paraId="443036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B0A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3D146" w14:textId="77777777"/>
        </w:tc>
      </w:tr>
      <w:tr w14:paraId="0279D3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6F4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FFC2C" w14:textId="77777777">
            <w:r>
              <w:t>PV GA DIL OBB 2.0.0</w:t>
            </w:r>
          </w:p>
        </w:tc>
      </w:tr>
    </w:tbl>
    <w:p w14:paraId="16B90223" w14:textId="77777777">
      <w:pPr>
        <w:spacing w:after="0" w:line="96" w:lineRule="auto"/>
      </w:pPr>
    </w:p>
    <w:p w14:paraId="5293BE1A" w14:textId="77777777">
      <w:pPr>
        <w:pStyle w:val="Heading3"/>
        <w:divId w:val="153"/>
      </w:pPr>
      <w:bookmarkStart w:name="_Toc242172729" w:id="122"/>
      <w:r>
        <w:t>1.6 Vorgaben - Erfüllung SP-SEC-ServSpec</w:t>
      </w:r>
      <w:bookmarkEnd w:id="122"/>
    </w:p>
    <w:p w14:paraId="08F0BD92" w14:textId="77777777">
      <w:pPr>
        <w:spacing w:after="0"/>
      </w:pPr>
      <w:r>
        <w:rPr>
          <w:vanish/>
        </w:rPr>
        <w:t>MLS_DSTW/MDSTW-69206</w:t>
      </w:r>
      <w:r>
        <w:rPr>
          <w:b/>
        </w:rPr>
        <w:t>1.6.0-1 Der AN muss die Anforderungen gemäß SP-SEC-ServSpec - V1.1 - March 2026...</w:t>
      </w:r>
      <w:r>
        <w:br/>
        <w:t>1.6.0-1 Der AN muss die Anforderungen gemäß SP-SEC-ServSpec - V1.1 - March 2026 anwenden.</w:t>
      </w:r>
    </w:p>
    <w:p w14:paraId="16A5408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2F17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8BD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8D924" w14:textId="77777777">
            <w:r>
              <w:t>MDSTW-69206</w:t>
            </w:r>
          </w:p>
        </w:tc>
      </w:tr>
      <w:tr w14:paraId="04C350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D4A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54C77" w14:textId="77777777">
            <w:r>
              <w:t>04_353</w:t>
            </w:r>
          </w:p>
        </w:tc>
      </w:tr>
      <w:tr w14:paraId="25F05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2B9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D29023" w14:textId="77777777">
            <w:r>
              <w:t>55380</w:t>
            </w:r>
          </w:p>
        </w:tc>
      </w:tr>
      <w:tr w14:paraId="461408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568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87DEF" w14:textId="77777777">
            <w:r>
              <w:t>[196]</w:t>
            </w:r>
          </w:p>
        </w:tc>
      </w:tr>
      <w:tr w14:paraId="15242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8886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6CC30" w14:textId="77777777">
            <w:r>
              <w:t>Draft</w:t>
            </w:r>
          </w:p>
        </w:tc>
      </w:tr>
      <w:tr w14:paraId="78997C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033A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6AC1CB" w14:textId="77777777">
            <w:r>
              <w:t>Muss</w:t>
            </w:r>
          </w:p>
        </w:tc>
      </w:tr>
      <w:tr w14:paraId="1F772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93A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D356B" w14:textId="77777777">
            <w:r>
              <w:t>Die für die angebotene DSTW-Architektur anwendbaren Security Services der SP-SEC-ServSpec V1.1 werden entsprechend der im Security-Konzept festgelegten Stufenplanung integriert. In Stufe 1 werden die grundlegenden NTP-, DNS-, Hersteller-PKI- und lokalen Logging-Funktionen verwendet. In Stufe 2 erfolgt die Integration mit den vorgesehenen zentralen AG-Security-Services. SSI-MNT und SMI werden in Stufe 3 ergänzt.</w:t>
            </w:r>
          </w:p>
        </w:tc>
      </w:tr>
      <w:tr w14:paraId="196BD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8E8B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465A1" w14:textId="77777777"/>
        </w:tc>
      </w:tr>
      <w:tr w14:paraId="281D16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E3AB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ED4F8" w14:textId="77777777">
            <w:r>
              <w:t>PV GA DIL OBB 2.0.0</w:t>
            </w:r>
          </w:p>
        </w:tc>
      </w:tr>
    </w:tbl>
    <w:p w14:paraId="7EE854EC" w14:textId="77777777">
      <w:pPr>
        <w:spacing w:after="0" w:line="96" w:lineRule="auto"/>
      </w:pPr>
    </w:p>
    <w:p w14:paraId="320ED1C1" w14:textId="77777777">
      <w:pPr>
        <w:pStyle w:val="Heading3"/>
        <w:divId w:val="154"/>
      </w:pPr>
      <w:bookmarkStart w:name="_Toc242172730" w:id="123"/>
      <w:r>
        <w:t>1.7 Systembeschreibung EU-Rail Security Specification</w:t>
      </w:r>
      <w:bookmarkEnd w:id="123"/>
    </w:p>
    <w:p w14:paraId="7D91A1DD" w14:textId="77777777">
      <w:r>
        <w:rPr>
          <w:vanish/>
        </w:rPr>
        <w:t>MLS_DSTW/MDSTW-69207</w:t>
      </w:r>
      <w:r>
        <w:t>1.7.0-1 Hinsichtlich des EU-Rail Security Systemaufbaus und der zugrundelegenden Annahmen wird auf SP-SEC-SysDesc - V1.1 - March 2026 verwiesen.</w:t>
      </w:r>
    </w:p>
    <w:p w14:paraId="56FBA9C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11497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ADE38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FEABE1" w14:textId="77777777"/>
        </w:tc>
      </w:tr>
      <w:tr w14:paraId="61F3AA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06DA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E4D99" w14:textId="77777777">
            <w:r>
              <w:t>MDSTW-69207</w:t>
            </w:r>
          </w:p>
        </w:tc>
      </w:tr>
      <w:tr w14:paraId="1E21D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B064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CD344" w14:textId="77777777">
            <w:r>
              <w:t>55382</w:t>
            </w:r>
          </w:p>
        </w:tc>
      </w:tr>
      <w:tr w14:paraId="5EA7A6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CB9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AE108" w14:textId="77777777">
            <w:r>
              <w:t>04_354</w:t>
            </w:r>
          </w:p>
        </w:tc>
      </w:tr>
    </w:tbl>
    <w:p w14:paraId="609E137D" w14:textId="77777777">
      <w:pPr>
        <w:spacing w:after="0" w:line="96" w:lineRule="auto"/>
      </w:pPr>
    </w:p>
    <w:p w14:paraId="2B5E7CC6" w14:textId="77777777">
      <w:pPr>
        <w:pStyle w:val="Heading3"/>
        <w:divId w:val="155"/>
      </w:pPr>
      <w:bookmarkStart w:name="_Toc242172731" w:id="124"/>
      <w:r>
        <w:lastRenderedPageBreak/>
        <w:t>1.8 SP-SEC-SysDesc-2.1</w:t>
      </w:r>
      <w:bookmarkEnd w:id="124"/>
    </w:p>
    <w:p w14:paraId="62E59404" w14:textId="77777777">
      <w:pPr>
        <w:spacing w:after="0"/>
      </w:pPr>
      <w:r>
        <w:rPr>
          <w:vanish/>
        </w:rPr>
        <w:t>MLS_DSTW/MDSTW-69208</w:t>
      </w:r>
      <w:r>
        <w:rPr>
          <w:b/>
        </w:rPr>
        <w:t>1.8.0-1 Das Kapitel SP-SEC-SysDesc-2.1 wird ergänzt durch:</w:t>
      </w:r>
      <w:r>
        <w:br/>
        <w:t>1.8.0-1 Das Kapitel SP-SEC-SysDesc-2.1 wird ergänzt durch:</w:t>
        <w:br/>
        <w:t>"Die OT Shared Services (Shared Cybersecurity Services und Other OT Services) werden durch den AG bereitgestellt und sind nicht im Rahmen der DSTW-Ausschreibung inkludiert."</w:t>
      </w:r>
    </w:p>
    <w:p w14:paraId="1C6C40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5FD0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EDDA4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DB6287" w14:textId="77777777">
            <w:r>
              <w:t>MDSTW-69208</w:t>
            </w:r>
          </w:p>
        </w:tc>
      </w:tr>
      <w:tr w14:paraId="10AFD1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82B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02ACE6" w14:textId="77777777">
            <w:r>
              <w:t>04_355</w:t>
            </w:r>
          </w:p>
        </w:tc>
      </w:tr>
      <w:tr w14:paraId="445002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B45F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8F5F0" w14:textId="77777777">
            <w:r>
              <w:t>55384</w:t>
            </w:r>
          </w:p>
        </w:tc>
      </w:tr>
      <w:tr w14:paraId="2B3E59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6E954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10D0C" w14:textId="77777777">
            <w:r>
              <w:t>[197]</w:t>
            </w:r>
          </w:p>
        </w:tc>
      </w:tr>
      <w:tr w14:paraId="565760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8028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52ACA" w14:textId="77777777">
            <w:r>
              <w:t>Draft</w:t>
            </w:r>
          </w:p>
        </w:tc>
      </w:tr>
      <w:tr w14:paraId="0DECB9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0F9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AB9F4" w14:textId="77777777">
            <w:r>
              <w:t>Muss</w:t>
            </w:r>
          </w:p>
        </w:tc>
      </w:tr>
      <w:tr w14:paraId="0B97A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BD6F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1BDB6" w14:textId="77777777">
            <w:r>
              <w:t>Die Lösung basiert auf Sicherheits- und Supportdienste, die von der Infrastruktur des AG bereitgestellt werden.</w:t>
            </w:r>
          </w:p>
        </w:tc>
      </w:tr>
      <w:tr w14:paraId="54B203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AB6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EAD0F" w14:textId="77777777"/>
        </w:tc>
      </w:tr>
      <w:tr w14:paraId="7726B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555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80FE6" w14:textId="77777777"/>
        </w:tc>
      </w:tr>
    </w:tbl>
    <w:p w14:paraId="238E7C48" w14:textId="77777777">
      <w:pPr>
        <w:spacing w:after="0" w:line="96" w:lineRule="auto"/>
      </w:pPr>
    </w:p>
    <w:p w14:paraId="2C429E04" w14:textId="77777777">
      <w:pPr>
        <w:pStyle w:val="Heading3"/>
        <w:divId w:val="156"/>
      </w:pPr>
      <w:bookmarkStart w:name="_Toc242172732" w:id="125"/>
      <w:r>
        <w:t>1.9 Eu.Sec.474 (EULYNX BL4R3 - Eu.Doc.15 v2.1)</w:t>
      </w:r>
      <w:bookmarkEnd w:id="125"/>
    </w:p>
    <w:p w14:paraId="12B4BA5A" w14:textId="77777777">
      <w:pPr>
        <w:spacing w:after="0"/>
      </w:pPr>
      <w:r>
        <w:rPr>
          <w:vanish/>
        </w:rPr>
        <w:t>MLS_DSTW/MDSTW-69209</w:t>
      </w:r>
      <w:r>
        <w:rPr>
          <w:b/>
        </w:rPr>
        <w:t>1.9.0-1 Die Anforderung Eu.Sec.474 in Eu.Doc.15 v.2.1 wird ergänzt durch:</w:t>
      </w:r>
      <w:r>
        <w:br/>
        <w:t>1.9.0-1 Die Anforderung Eu.Sec.474 in Eu.Doc.15 v.2.1 wird ergänzt durch:</w:t>
        <w:br/>
        <w:t>Alle EULYNX field element Subsystems (EfeS), z.B. P, LS, LC, TDS, IO, und weitere Systeme, die sich an EULYNX-Schnittstellen adaptieren, z.B. ILS adapter, müssen entweder Variante B oder C unterstützen.</w:t>
      </w:r>
    </w:p>
    <w:p w14:paraId="3A5DB95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CB6E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BB2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BAE53" w14:textId="77777777">
            <w:r>
              <w:t>MDSTW-69209</w:t>
            </w:r>
          </w:p>
        </w:tc>
      </w:tr>
      <w:tr w14:paraId="420A2C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C43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8630C8" w14:textId="77777777">
            <w:r>
              <w:t>04_357</w:t>
            </w:r>
          </w:p>
        </w:tc>
      </w:tr>
      <w:tr w14:paraId="16C40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2FA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115F3" w14:textId="77777777">
            <w:r>
              <w:t>55386</w:t>
            </w:r>
          </w:p>
        </w:tc>
      </w:tr>
      <w:tr w14:paraId="64D789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DCAC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56C46" w14:textId="77777777">
            <w:r>
              <w:t>[105]</w:t>
            </w:r>
          </w:p>
        </w:tc>
      </w:tr>
      <w:tr w14:paraId="16C56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2A1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3DDEB" w14:textId="77777777">
            <w:r>
              <w:t>Draft</w:t>
            </w:r>
          </w:p>
        </w:tc>
      </w:tr>
      <w:tr w14:paraId="485B64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1E2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86C9C" w14:textId="77777777">
            <w:r>
              <w:t>Muss</w:t>
            </w:r>
          </w:p>
        </w:tc>
      </w:tr>
      <w:tr w14:paraId="02C494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DAF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838650" w14:textId="77777777">
            <w:r>
              <w:t>Die Lösung wird Variante C für die Feldelemente übernehmen. Obwohl in der Anfangsphase für einige Feldelemente Variante A verwendet wird, wird sich Variante C bis zum Ende des Umsetzungszeitraums durchsetzen.</w:t>
            </w:r>
          </w:p>
        </w:tc>
      </w:tr>
      <w:tr w14:paraId="056FCE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CC8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E82212" w14:textId="77777777"/>
        </w:tc>
      </w:tr>
      <w:tr w14:paraId="1EB601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4292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70775" w14:textId="77777777"/>
        </w:tc>
      </w:tr>
    </w:tbl>
    <w:p w14:paraId="476FD756" w14:textId="77777777">
      <w:pPr>
        <w:spacing w:after="0" w:line="96" w:lineRule="auto"/>
      </w:pPr>
    </w:p>
    <w:p w14:paraId="28A4CB1F" w14:textId="77777777">
      <w:pPr>
        <w:pStyle w:val="Heading3"/>
        <w:divId w:val="157"/>
      </w:pPr>
      <w:bookmarkStart w:name="_Toc242172733" w:id="126"/>
      <w:r>
        <w:t>1.10 Ö.Sec.1</w:t>
      </w:r>
      <w:bookmarkEnd w:id="126"/>
    </w:p>
    <w:p w14:paraId="551125AC" w14:textId="77777777">
      <w:pPr>
        <w:spacing w:after="0"/>
      </w:pPr>
      <w:r>
        <w:rPr>
          <w:vanish/>
        </w:rPr>
        <w:t>MLS_DSTW/MDSTW-69210</w:t>
      </w:r>
      <w:r>
        <w:rPr>
          <w:b/>
        </w:rPr>
        <w:t>1.10.0-1 Wenn eine X25overRaSTA Verbindung (non-TLS) durch das VSTW zu zentralen...</w:t>
      </w:r>
      <w:r>
        <w:br/>
        <w:t>1.10.0-1 Wenn eine X25overRaSTA Verbindung (non-TLS) durch das VSTW zu zentralen Systemen wie BFZ, SCWS oder RBC verwendet wird, muss diese Verbindung über den vom AG bereitgestellten VPN-Tunnel hergestellt werden.</w:t>
      </w:r>
    </w:p>
    <w:p w14:paraId="0DDF27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D235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2A8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7A002" w14:textId="77777777">
            <w:r>
              <w:t>MDSTW-69210</w:t>
            </w:r>
          </w:p>
        </w:tc>
      </w:tr>
      <w:tr w14:paraId="478E1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05793"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0C866F" w14:textId="77777777">
            <w:r>
              <w:t>04_332</w:t>
            </w:r>
          </w:p>
        </w:tc>
      </w:tr>
      <w:tr w14:paraId="28B51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620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0B463" w14:textId="77777777">
            <w:r>
              <w:t>55388</w:t>
            </w:r>
          </w:p>
        </w:tc>
      </w:tr>
      <w:tr w14:paraId="0EA15E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00D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99F4F" w14:textId="77777777"/>
        </w:tc>
      </w:tr>
      <w:tr w14:paraId="41C86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14B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A6F9B" w14:textId="77777777">
            <w:r>
              <w:t>Draft</w:t>
            </w:r>
          </w:p>
        </w:tc>
      </w:tr>
      <w:tr w14:paraId="49E60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EB5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4419D" w14:textId="77777777">
            <w:r>
              <w:t>Muss</w:t>
            </w:r>
          </w:p>
        </w:tc>
      </w:tr>
      <w:tr w14:paraId="54917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360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E53E3C" w14:textId="77777777">
            <w:r>
              <w:t>Das zentrale, ineinandergreifende Kontrollsystem kommuniziert „nach Norden“ mit anderen zentralen Betriebssystemen über VPN-Tunnel (Virtual Private Network), die vom Kunden bereitgestellt werden, und es werden keine zusätzlichen Kommunikationsschutzmaßnahmen angewendet.</w:t>
            </w:r>
          </w:p>
        </w:tc>
      </w:tr>
      <w:tr w14:paraId="69428A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6E3C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C1A1D" w14:textId="77777777"/>
        </w:tc>
      </w:tr>
      <w:tr w14:paraId="0179AB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BF5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431DD" w14:textId="77777777"/>
        </w:tc>
      </w:tr>
    </w:tbl>
    <w:p w14:paraId="33BDBA24" w14:textId="77777777">
      <w:pPr>
        <w:spacing w:after="0" w:line="96" w:lineRule="auto"/>
      </w:pPr>
    </w:p>
    <w:p w14:paraId="109ABA12" w14:textId="77777777">
      <w:pPr>
        <w:pStyle w:val="Heading3"/>
        <w:divId w:val="158"/>
      </w:pPr>
      <w:bookmarkStart w:name="_Toc242172734" w:id="127"/>
      <w:r>
        <w:t>1.11 Ö.Sec.2</w:t>
      </w:r>
      <w:bookmarkEnd w:id="127"/>
    </w:p>
    <w:p w14:paraId="1AE0EBFE" w14:textId="77777777">
      <w:r>
        <w:rPr>
          <w:vanish/>
        </w:rPr>
        <w:t>MLS_DSTW/MDSTW-69211</w:t>
      </w:r>
      <w:r>
        <w:t>1.11.0-1 absichtlich frei</w:t>
      </w:r>
    </w:p>
    <w:p w14:paraId="41CA27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072CF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68D89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8EB2B" w14:textId="77777777"/>
        </w:tc>
      </w:tr>
      <w:tr w14:paraId="54EA43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2C3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62FF3" w14:textId="77777777">
            <w:r>
              <w:t>MDSTW-69211</w:t>
            </w:r>
          </w:p>
        </w:tc>
      </w:tr>
      <w:tr w14:paraId="5E8B59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32D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27C66" w14:textId="77777777">
            <w:r>
              <w:t>55390</w:t>
            </w:r>
          </w:p>
        </w:tc>
      </w:tr>
      <w:tr w14:paraId="0DDF6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38F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44170" w14:textId="77777777">
            <w:r>
              <w:t>04_333</w:t>
            </w:r>
          </w:p>
        </w:tc>
      </w:tr>
    </w:tbl>
    <w:p w14:paraId="4F1DE486" w14:textId="77777777">
      <w:pPr>
        <w:spacing w:after="0" w:line="96" w:lineRule="auto"/>
      </w:pPr>
    </w:p>
    <w:p w14:paraId="48D4B51B" w14:textId="77777777">
      <w:pPr>
        <w:pStyle w:val="Heading3"/>
        <w:divId w:val="159"/>
      </w:pPr>
      <w:bookmarkStart w:name="_Toc242172735" w:id="128"/>
      <w:r>
        <w:t>1.12 Ö.Sec.3</w:t>
      </w:r>
      <w:bookmarkEnd w:id="128"/>
    </w:p>
    <w:p w14:paraId="2334B124" w14:textId="77777777">
      <w:pPr>
        <w:spacing w:after="0"/>
      </w:pPr>
      <w:r>
        <w:rPr>
          <w:vanish/>
        </w:rPr>
        <w:t>MLS_DSTW/MDSTW-69105</w:t>
      </w:r>
      <w:r>
        <w:rPr>
          <w:b/>
        </w:rPr>
        <w:t>1.12.0-1 Der AN muss eine vollständige Dokumentation der Installation bereitstel...</w:t>
      </w:r>
      <w:r>
        <w:br/>
        <w:t>1.12.0-1 Der AN muss eine vollständige Dokumentation der Installation bereitstellen.</w:t>
        <w:br/>
        <w:t>Der AN muss eine vollständige Dokumentation der Konfiguration bereitstellen.</w:t>
        <w:br/>
        <w:t>Der AN muss eine vollständige Dokumentation des Backup-Konzepts bereitstellen.</w:t>
        <w:br/>
        <w:t>Der AN muss eine vollständige Dokumentation des Restore-Konzepts bereitstellen.</w:t>
        <w:br/>
        <w:t>Der AN muss eine vollständige Dokumentation des Recovery-Konzepts bereitstellen.</w:t>
        <w:br/>
        <w:t>Der AN muss eine vollständige Dokumentation des Betriebsführungskonzepts bereitstellen.</w:t>
        <w:br/>
        <w:t>Der AN muss geplante Sicherheitsmaßnahmen die nicht implementiert werden können (z.B. Performanceprobleme, Integrationsprobleme, technische Restriktionen, etc.) inklusive detaillierter Begründung dokumentieren (Gap Analyse).</w:t>
      </w:r>
    </w:p>
    <w:p w14:paraId="377C6D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12ED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FDB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4093B" w14:textId="77777777">
            <w:r>
              <w:t>MDSTW-69105</w:t>
            </w:r>
          </w:p>
        </w:tc>
      </w:tr>
      <w:tr w14:paraId="7241A4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CBB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54415" w14:textId="77777777">
            <w:r>
              <w:t>04_237</w:t>
            </w:r>
          </w:p>
        </w:tc>
      </w:tr>
      <w:tr w14:paraId="5412C3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74E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C165D" w14:textId="77777777">
            <w:r>
              <w:t>55392</w:t>
            </w:r>
          </w:p>
        </w:tc>
      </w:tr>
      <w:tr w14:paraId="009386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E8BDA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07D4A" w14:textId="77777777"/>
        </w:tc>
      </w:tr>
      <w:tr w14:paraId="4CF534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AE11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F49F6" w14:textId="77777777">
            <w:r>
              <w:t>Draft</w:t>
            </w:r>
          </w:p>
        </w:tc>
      </w:tr>
      <w:tr w14:paraId="2231AA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DA3D0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3DD67" w14:textId="77777777">
            <w:r>
              <w:t>Muss</w:t>
            </w:r>
          </w:p>
        </w:tc>
      </w:tr>
      <w:tr w14:paraId="0C642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6815B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72145" w14:textId="77777777">
            <w:r>
              <w:t xml:space="preserve">Die dem Kunden zur Verfügung gestellte Dokumentation enthält eine gehärtete Sicherheitskonfiguration für die zentrale Stellwerk- und die Feldelement-Steuerungssysteme. Zur Unterstützung der Betriebskontinuität wird ein Sicherungs-, Wiederherstellungs- und Wiederherstellungskonzept </w:t>
              <w:lastRenderedPageBreak/>
              <w:t>bereitgestellt. Im Sicherheitshandbuch (oder in den Sicherheitsrichtlinien) der Lösung wird eine Reihe sicherheitsbezogener Anwendungsbedingungen festgelegt. Diese SecRAC stellen Einschränkungen, Regeln oder Anforderungen dar, die vorgeben, wie die Lösung funktionieren muss, um ihre Sicherheit zu gewährleisten. In der Regel werden SecRAC so konzipiert, dass sie organisatorische Richtlinien, Compliance-Standards, eine effektive Bedrohungsabwehr oder spezifische Anwendungsfälle erfüllen, und sie tragen dazu bei, Risiken zu mindern, die nicht allein durch die Lösung gemindert werden können.</w:t>
            </w:r>
          </w:p>
        </w:tc>
      </w:tr>
      <w:tr w14:paraId="240D22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5D822"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181CB" w14:textId="77777777"/>
        </w:tc>
      </w:tr>
      <w:tr w14:paraId="644759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025A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11A36" w14:textId="77777777"/>
        </w:tc>
      </w:tr>
    </w:tbl>
    <w:p w14:paraId="203B42A3" w14:textId="77777777">
      <w:pPr>
        <w:spacing w:after="0" w:line="96" w:lineRule="auto"/>
      </w:pPr>
    </w:p>
    <w:p w14:paraId="1C782D80" w14:textId="77777777">
      <w:pPr>
        <w:pStyle w:val="Heading3"/>
        <w:divId w:val="160"/>
      </w:pPr>
      <w:bookmarkStart w:name="_Toc242172736" w:id="129"/>
      <w:r>
        <w:t>1.13 Ö.SecIBN.1</w:t>
      </w:r>
      <w:bookmarkEnd w:id="129"/>
    </w:p>
    <w:p w14:paraId="49764983" w14:textId="77777777">
      <w:pPr>
        <w:spacing w:after="0"/>
      </w:pPr>
      <w:r>
        <w:rPr>
          <w:vanish/>
        </w:rPr>
        <w:t>MLS_DSTW/MDSTW-69106</w:t>
      </w:r>
      <w:r>
        <w:rPr>
          <w:b/>
        </w:rPr>
        <w:t>1.13.0-1 absichtlich frei</w:t>
      </w:r>
      <w:r>
        <w:br/>
        <w:t>1.13.0-1 absichtlich frei</w:t>
      </w:r>
    </w:p>
    <w:p w14:paraId="59EF01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B840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5ABF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279D1" w14:textId="77777777">
            <w:r>
              <w:t>MDSTW-69106</w:t>
            </w:r>
          </w:p>
        </w:tc>
      </w:tr>
      <w:tr w14:paraId="34007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8ADA6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86893" w14:textId="77777777">
            <w:r>
              <w:t>04_334</w:t>
            </w:r>
          </w:p>
        </w:tc>
      </w:tr>
      <w:tr w14:paraId="767D56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BAA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9AC8C" w14:textId="77777777">
            <w:r>
              <w:t>55394</w:t>
            </w:r>
          </w:p>
        </w:tc>
      </w:tr>
      <w:tr w14:paraId="03A657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96A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7FB73" w14:textId="77777777"/>
        </w:tc>
      </w:tr>
      <w:tr w14:paraId="0D45E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032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E8D0D" w14:textId="77777777">
            <w:r>
              <w:t>Draft</w:t>
            </w:r>
          </w:p>
        </w:tc>
      </w:tr>
      <w:tr w14:paraId="469183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46C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E286C" w14:textId="77777777">
            <w:r>
              <w:t>Muss</w:t>
            </w:r>
          </w:p>
        </w:tc>
      </w:tr>
      <w:tr w14:paraId="7E4653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DCF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8223D" w14:textId="77777777">
            <w:r>
              <w:t>Keine separate Realisierungsbeschreibung erforderlich; das Requirement ist als „absichtlich frei“ gekennzeichnet.</w:t>
            </w:r>
          </w:p>
        </w:tc>
      </w:tr>
      <w:tr w14:paraId="70A04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D12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05818" w14:textId="77777777"/>
        </w:tc>
      </w:tr>
      <w:tr w14:paraId="282A25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580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049739" w14:textId="77777777"/>
        </w:tc>
      </w:tr>
    </w:tbl>
    <w:p w14:paraId="74007BA1" w14:textId="77777777">
      <w:pPr>
        <w:spacing w:after="0" w:line="96" w:lineRule="auto"/>
      </w:pPr>
    </w:p>
    <w:p w14:paraId="5193CC95" w14:textId="77777777">
      <w:pPr>
        <w:pStyle w:val="Heading3"/>
        <w:divId w:val="161"/>
      </w:pPr>
      <w:bookmarkStart w:name="_Toc242172737" w:id="130"/>
      <w:r>
        <w:t>1.14 Ö.SecIBN.2-1</w:t>
      </w:r>
      <w:bookmarkEnd w:id="130"/>
    </w:p>
    <w:p w14:paraId="2E1C4061" w14:textId="77777777">
      <w:pPr>
        <w:spacing w:after="0"/>
      </w:pPr>
      <w:r>
        <w:rPr>
          <w:vanish/>
        </w:rPr>
        <w:t>MLS_DSTW/MDSTW-69107</w:t>
      </w:r>
      <w:r>
        <w:rPr>
          <w:b/>
        </w:rPr>
        <w:t>1.14.0-1 Der OC muss das Protokoll DNS (RFC 1035) unterstützen.</w:t>
      </w:r>
      <w:r>
        <w:br/>
        <w:t>1.14.0-1 Der OC muss das Protokoll DNS (RFC 1035) unterstützen.</w:t>
      </w:r>
    </w:p>
    <w:p w14:paraId="0CDE91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C3C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9C69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4537D" w14:textId="77777777">
            <w:r>
              <w:t>MDSTW-69107</w:t>
            </w:r>
          </w:p>
        </w:tc>
      </w:tr>
      <w:tr w14:paraId="093F50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D1B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7ADB2" w14:textId="77777777">
            <w:r>
              <w:t>04_335</w:t>
            </w:r>
          </w:p>
        </w:tc>
      </w:tr>
      <w:tr w14:paraId="3A0788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3A3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B75EA" w14:textId="77777777">
            <w:r>
              <w:t>55396</w:t>
            </w:r>
          </w:p>
        </w:tc>
      </w:tr>
      <w:tr w14:paraId="3BC63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6C3A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5CF8EB" w14:textId="77777777"/>
        </w:tc>
      </w:tr>
      <w:tr w14:paraId="2F99D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38B67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BDE228" w14:textId="77777777">
            <w:r>
              <w:t>Draft</w:t>
            </w:r>
          </w:p>
        </w:tc>
      </w:tr>
      <w:tr w14:paraId="6BA10A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B79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7DAC7" w14:textId="77777777">
            <w:r>
              <w:t>Muss</w:t>
            </w:r>
          </w:p>
        </w:tc>
      </w:tr>
      <w:tr w14:paraId="6E6EC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D82C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E4A22" w14:textId="77777777">
            <w:r>
              <w:t>Der Object Controller unterstützt ab Stufe 1 DNS gemäß RFC 1035 zur Auflösung der für den Betrieb konfigurierten Dienstnamen. DNS-Client und Serveradressen werden über die freigegebene Geräte- beziehungsweise Netzwerkkonfiguration festgelegt.</w:t>
            </w:r>
          </w:p>
        </w:tc>
      </w:tr>
      <w:tr w14:paraId="343130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3273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4042D" w14:textId="77777777">
            <w:r>
              <w:t>In Stufe 1 wird DNS gemäß RFC 1035 verwendet. DNS over TLS ist als spätere Security-Erweiterung für Stufe 3 vorgesehen. Der DNS-Dienst wird durch den AG bereitgestellt.</w:t>
            </w:r>
          </w:p>
        </w:tc>
      </w:tr>
      <w:tr w14:paraId="240209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E41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6B030" w14:textId="77777777">
            <w:r>
              <w:t>PV GA DIL OBB 1.0.0</w:t>
            </w:r>
          </w:p>
        </w:tc>
      </w:tr>
    </w:tbl>
    <w:p w14:paraId="7D398BA1" w14:textId="77777777">
      <w:pPr>
        <w:spacing w:after="0" w:line="96" w:lineRule="auto"/>
      </w:pPr>
    </w:p>
    <w:p w14:paraId="23AEADA1" w14:textId="77777777">
      <w:pPr>
        <w:pStyle w:val="Heading3"/>
        <w:divId w:val="162"/>
      </w:pPr>
      <w:bookmarkStart w:name="_Toc242172738" w:id="131"/>
      <w:r>
        <w:t>1.15 Ö.SecIBN.2-2</w:t>
      </w:r>
      <w:bookmarkEnd w:id="131"/>
    </w:p>
    <w:p w14:paraId="7F47C2FD" w14:textId="77777777">
      <w:pPr>
        <w:spacing w:after="0"/>
      </w:pPr>
      <w:r>
        <w:rPr>
          <w:vanish/>
        </w:rPr>
        <w:t>MLS_DSTW/MDSTW-69108</w:t>
      </w:r>
      <w:r>
        <w:rPr>
          <w:b/>
        </w:rPr>
        <w:t>1.15.0-1 Der OC muss die Schnittstelle SSI-DNS gemäß SP-SEC-ServSpec unterstütze...</w:t>
      </w:r>
      <w:r>
        <w:br/>
        <w:t>1.15.0-1 Der OC muss die Schnittstelle SSI-DNS gemäß SP-SEC-ServSpec unterstützen.</w:t>
      </w:r>
    </w:p>
    <w:p w14:paraId="7F106B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8A1B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451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DB01D" w14:textId="77777777">
            <w:r>
              <w:t>MDSTW-69108</w:t>
            </w:r>
          </w:p>
        </w:tc>
      </w:tr>
      <w:tr w14:paraId="2E5305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5BA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F99FA" w14:textId="77777777">
            <w:r>
              <w:t>04_698</w:t>
            </w:r>
          </w:p>
        </w:tc>
      </w:tr>
      <w:tr w14:paraId="2DE79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41F3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F0535" w14:textId="77777777">
            <w:r>
              <w:t>55398</w:t>
            </w:r>
          </w:p>
        </w:tc>
      </w:tr>
      <w:tr w14:paraId="63B00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6D812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FF7ECC" w14:textId="77777777"/>
        </w:tc>
      </w:tr>
      <w:tr w14:paraId="270279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292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165FE" w14:textId="77777777">
            <w:r>
              <w:t>Draft</w:t>
            </w:r>
          </w:p>
        </w:tc>
      </w:tr>
      <w:tr w14:paraId="1EF4D1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932A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81830" w14:textId="77777777">
            <w:r>
              <w:t>--</w:t>
            </w:r>
          </w:p>
        </w:tc>
      </w:tr>
      <w:tr w14:paraId="532F79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8148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8D065" w14:textId="77777777">
            <w:r>
              <w:t>Der Object Controller verwendet ab Stufe 1 die über die vereinbarte SSI-DNS-Konfiguration festgelegten Informationen für den Zugriff auf den DNS-Dienst. Die Namensauflösung erfolgt in Stufe 1 mittels DNS gemäß RFC 1035.</w:t>
            </w:r>
          </w:p>
        </w:tc>
      </w:tr>
      <w:tr w14:paraId="0A45A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54EF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53B6D" w14:textId="77777777">
            <w:r>
              <w:t>Der vollständige Umfang von SSI-DNS richtet sich nach der freigegebenen SP-SEC-ServSpec-Baseline. Funktionen, die einen zentralen AG-Security-Service voraussetzen, können erst nach dessen spezifikationskonformer Bereitstellung end-to-end verifiziert werden. DNS over TLS ist für Stufe 3 vorgesehen.</w:t>
            </w:r>
          </w:p>
        </w:tc>
      </w:tr>
      <w:tr w14:paraId="31B79A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B12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8E8CAE" w14:textId="77777777">
            <w:r>
              <w:t>PV GA DIL OBB 1.0.0</w:t>
            </w:r>
          </w:p>
        </w:tc>
      </w:tr>
    </w:tbl>
    <w:p w14:paraId="6BA71A18" w14:textId="77777777">
      <w:pPr>
        <w:spacing w:after="0" w:line="96" w:lineRule="auto"/>
      </w:pPr>
    </w:p>
    <w:p w14:paraId="04A0FC50" w14:textId="77777777">
      <w:pPr>
        <w:pStyle w:val="Heading3"/>
        <w:divId w:val="163"/>
      </w:pPr>
      <w:bookmarkStart w:name="_Toc242172739" w:id="132"/>
      <w:r>
        <w:t>1.16 Ö.SecIBN.3</w:t>
      </w:r>
      <w:bookmarkEnd w:id="132"/>
    </w:p>
    <w:p w14:paraId="2EFC4AA0" w14:textId="77777777">
      <w:r>
        <w:rPr>
          <w:vanish/>
        </w:rPr>
        <w:t>MLS_DSTW/MDSTW-69109</w:t>
      </w:r>
      <w:r>
        <w:t>1.16.0-1 absichtlich frei</w:t>
      </w:r>
    </w:p>
    <w:p w14:paraId="1FC7B3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CFB6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3DBAA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F206B" w14:textId="77777777"/>
        </w:tc>
      </w:tr>
      <w:tr w14:paraId="09D2B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3A7B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42EC4" w14:textId="77777777">
            <w:r>
              <w:t>MDSTW-69109</w:t>
            </w:r>
          </w:p>
        </w:tc>
      </w:tr>
      <w:tr w14:paraId="77F2E7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6E91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87E51" w14:textId="77777777">
            <w:r>
              <w:t>55400</w:t>
            </w:r>
          </w:p>
        </w:tc>
      </w:tr>
      <w:tr w14:paraId="26A04D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D9B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B9CF0" w14:textId="77777777">
            <w:r>
              <w:t>04_336</w:t>
            </w:r>
          </w:p>
        </w:tc>
      </w:tr>
    </w:tbl>
    <w:p w14:paraId="6EB6BA1C" w14:textId="77777777">
      <w:pPr>
        <w:spacing w:after="0" w:line="96" w:lineRule="auto"/>
      </w:pPr>
    </w:p>
    <w:p w14:paraId="730EBE74" w14:textId="77777777">
      <w:pPr>
        <w:pStyle w:val="Heading3"/>
        <w:divId w:val="164"/>
      </w:pPr>
      <w:bookmarkStart w:name="_Toc242172740" w:id="133"/>
      <w:r>
        <w:t>1.17 Ö.SecIBN.4</w:t>
      </w:r>
      <w:bookmarkEnd w:id="133"/>
    </w:p>
    <w:p w14:paraId="17AD52C4" w14:textId="77777777">
      <w:pPr>
        <w:spacing w:after="0"/>
      </w:pPr>
      <w:r>
        <w:rPr>
          <w:vanish/>
        </w:rPr>
        <w:t>MLS_DSTW/MDSTW-69110</w:t>
      </w:r>
      <w:r>
        <w:rPr>
          <w:b/>
        </w:rPr>
        <w:t>1.17.0-1 Der BDI muss für den Inbetriebnahmeprozess folgende Parameter enthalten...</w:t>
      </w:r>
      <w:r>
        <w:br/>
        <w:t>1.17.0-1 Der BDI muss für den Inbetriebnahmeprozess folgende Parameter enthalten:</w:t>
        <w:br/>
        <w:t>• Netzwerkkonfiguration (IP-Adresse, Subnetzmaske, Gateway, DNS Server)</w:t>
        <w:br/>
        <w:t>• Technische EULYNX ID</w:t>
        <w:br/>
        <w:t>• Adresse oder Hostname des DDSP</w:t>
        <w:br/>
        <w:t>• Adresse oder Hostname der PKI</w:t>
      </w:r>
    </w:p>
    <w:p w14:paraId="6F4CEE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41AC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8315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934F7" w14:textId="77777777">
            <w:r>
              <w:t>MDSTW-69110</w:t>
            </w:r>
          </w:p>
        </w:tc>
      </w:tr>
      <w:tr w14:paraId="2C5D19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B74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ED98E" w14:textId="77777777">
            <w:r>
              <w:t>04_337</w:t>
            </w:r>
          </w:p>
        </w:tc>
      </w:tr>
      <w:tr w14:paraId="245A63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628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D27BE" w14:textId="77777777">
            <w:r>
              <w:t>55402</w:t>
            </w:r>
          </w:p>
        </w:tc>
      </w:tr>
      <w:tr w14:paraId="5517B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D4639"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BC2AA" w14:textId="77777777"/>
        </w:tc>
      </w:tr>
      <w:tr w14:paraId="785F2C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287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74D5A" w14:textId="77777777">
            <w:r>
              <w:t>Draft</w:t>
            </w:r>
          </w:p>
        </w:tc>
      </w:tr>
      <w:tr w14:paraId="25CC33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548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93752" w14:textId="77777777">
            <w:r>
              <w:t>Muss</w:t>
            </w:r>
          </w:p>
        </w:tc>
      </w:tr>
      <w:tr w14:paraId="56DFD3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DB4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4F88B" w14:textId="77777777">
            <w:r>
              <w:t>Alle Feldelement-Steuerungssysteme akzeptieren einen BDI-Stecker (Basic Data Interface), der die minimal erforderlichen Netzwerkzugriffsparameter enthält, damit sich das Element auf PIO selbst im Kundennetzwerk identifizieren, eine Zertifikatsignierungsanforderung (Certificate Signing Request, CSR) generieren und die CSR zur Signierung und Rücksendung an die PKI des Kunden senden kann. Sowohl zentrale als auch Feldelemente können, sobald sie im Besitz eines vom Kunden signierten Zertifikats sind, aus dem Quarantänetzwerk „aussteigen“ und sich dann über den Standarddialog IEEE 802.1X dem Produktionsnetzwerk des Kunden anschließen.</w:t>
            </w:r>
          </w:p>
        </w:tc>
      </w:tr>
      <w:tr w14:paraId="3155FF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0EB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7A29B" w14:textId="77777777"/>
        </w:tc>
      </w:tr>
      <w:tr w14:paraId="112D2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4A1AB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F08AF" w14:textId="77777777"/>
        </w:tc>
      </w:tr>
    </w:tbl>
    <w:p w14:paraId="0B953FB2" w14:textId="77777777">
      <w:pPr>
        <w:spacing w:after="0" w:line="96" w:lineRule="auto"/>
      </w:pPr>
    </w:p>
    <w:p w14:paraId="77B949A8" w14:textId="77777777">
      <w:pPr>
        <w:pStyle w:val="Heading3"/>
        <w:divId w:val="165"/>
      </w:pPr>
      <w:bookmarkStart w:name="_Toc242172741" w:id="134"/>
      <w:r>
        <w:t>1.18 Ö.SecIBN.5</w:t>
      </w:r>
      <w:bookmarkEnd w:id="134"/>
    </w:p>
    <w:p w14:paraId="1A4BA280" w14:textId="77777777">
      <w:pPr>
        <w:spacing w:after="0"/>
      </w:pPr>
      <w:r>
        <w:rPr>
          <w:vanish/>
        </w:rPr>
        <w:t>MLS_DSTW/MDSTW-69111</w:t>
      </w:r>
      <w:r>
        <w:rPr>
          <w:b/>
        </w:rPr>
        <w:t>1.18.0-1 Der OC muss beim Start prüfen, ob sämtliche benötigten Operator Certifi...</w:t>
      </w:r>
      <w:r>
        <w:br/>
        <w:t>1.18.0-1 Der OC muss beim Start prüfen, ob sämtliche benötigten Operator Certificates vorhanden sind.</w:t>
      </w:r>
    </w:p>
    <w:p w14:paraId="62A5D4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B29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DCCD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73614" w14:textId="77777777">
            <w:r>
              <w:t>MDSTW-69111</w:t>
            </w:r>
          </w:p>
        </w:tc>
      </w:tr>
      <w:tr w14:paraId="5CEC0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D9FB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9A9250" w14:textId="77777777">
            <w:r>
              <w:t>04_338</w:t>
            </w:r>
          </w:p>
        </w:tc>
      </w:tr>
      <w:tr w14:paraId="324E12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848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FB48B" w14:textId="77777777">
            <w:r>
              <w:t>55404</w:t>
            </w:r>
          </w:p>
        </w:tc>
      </w:tr>
      <w:tr w14:paraId="74E8C7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23E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47065" w14:textId="77777777"/>
        </w:tc>
      </w:tr>
      <w:tr w14:paraId="165302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4C0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48082" w14:textId="77777777">
            <w:r>
              <w:t>Draft</w:t>
            </w:r>
          </w:p>
        </w:tc>
      </w:tr>
      <w:tr w14:paraId="20F3EC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10FF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EDF29" w14:textId="77777777">
            <w:r>
              <w:t>Muss</w:t>
            </w:r>
          </w:p>
        </w:tc>
      </w:tr>
      <w:tr w14:paraId="3BA243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C8BF7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52751" w14:textId="77777777">
            <w:r>
              <w:t>Die Überprüfung auf gültige signierte digitale Zertifikate wird von allen Elementen (zentral und vor Ort) beim Start durchgeführt, und dies umfasst sowohl ein Netzwerkzugriffskontrollzertifikat (NAC-Zertifikat) als auch ein Betriebszertifikat (OP-Zertifikat). Falls ein OP-Zertifikat oder ein NAC-Zertifikat nicht verfügbar oder ungültig ist, werden die Verhaltensweisen für die Zertifikatsgenerierung und die Signaturanforderung automatisch ausgelöst.</w:t>
            </w:r>
          </w:p>
        </w:tc>
      </w:tr>
      <w:tr w14:paraId="39C28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001B8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E1AB0" w14:textId="77777777"/>
        </w:tc>
      </w:tr>
      <w:tr w14:paraId="660BE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B15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FC817" w14:textId="77777777"/>
        </w:tc>
      </w:tr>
    </w:tbl>
    <w:p w14:paraId="72D4FD25" w14:textId="77777777">
      <w:pPr>
        <w:spacing w:after="0" w:line="96" w:lineRule="auto"/>
      </w:pPr>
    </w:p>
    <w:p w14:paraId="70006A00" w14:textId="77777777">
      <w:pPr>
        <w:pStyle w:val="Heading3"/>
        <w:divId w:val="166"/>
      </w:pPr>
      <w:bookmarkStart w:name="_Toc242172742" w:id="135"/>
      <w:r>
        <w:t>1.19 Ö.SecIBN.6</w:t>
      </w:r>
      <w:bookmarkEnd w:id="135"/>
    </w:p>
    <w:p w14:paraId="5AEF820D" w14:textId="77777777">
      <w:pPr>
        <w:spacing w:after="0"/>
      </w:pPr>
      <w:r>
        <w:rPr>
          <w:vanish/>
        </w:rPr>
        <w:t>MLS_DSTW/MDSTW-69112</w:t>
      </w:r>
      <w:r>
        <w:rPr>
          <w:b/>
        </w:rPr>
        <w:t>1.19.0-1 Der OC muss beim Start automatisiert den Initialisierungsprozess auslös...</w:t>
      </w:r>
      <w:r>
        <w:br/>
        <w:t>1.19.0-1 Der OC muss beim Start automatisiert den Initialisierungsprozess auslösen, wenn nicht alle benötigten Zertifikate vorhanden sind.</w:t>
      </w:r>
    </w:p>
    <w:p w14:paraId="315D16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CB28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437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D3019" w14:textId="77777777">
            <w:r>
              <w:t>MDSTW-69112</w:t>
            </w:r>
          </w:p>
        </w:tc>
      </w:tr>
      <w:tr w14:paraId="0BBC2D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200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1C200" w14:textId="77777777">
            <w:r>
              <w:t>04_339</w:t>
            </w:r>
          </w:p>
        </w:tc>
      </w:tr>
      <w:tr w14:paraId="586CFF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7D2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D651D" w14:textId="77777777">
            <w:r>
              <w:t>55406</w:t>
            </w:r>
          </w:p>
        </w:tc>
      </w:tr>
      <w:tr w14:paraId="6436C3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5BA38"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5D55B" w14:textId="77777777"/>
        </w:tc>
      </w:tr>
      <w:tr w14:paraId="59703A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033F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9DA283" w14:textId="77777777">
            <w:r>
              <w:t>Draft</w:t>
            </w:r>
          </w:p>
        </w:tc>
      </w:tr>
      <w:tr w14:paraId="49C25D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823D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D577E" w14:textId="77777777">
            <w:r>
              <w:t>Muss</w:t>
            </w:r>
          </w:p>
        </w:tc>
      </w:tr>
      <w:tr w14:paraId="1D414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B4A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4006E" w14:textId="77777777">
            <w:r>
              <w:t>Der Object Controller prüft ab Stufe 1 beim Start, ob die für den vorgesehenen Betrieb erforderlichen Zertifikate vorhanden und verwendbar sind. Fehlen erforderliche Zertifikate, startet der OC den für die jeweilige Stufe vorgesehenen Initialisierungs- beziehungsweise Zertifikatsbereitstellungsprozess. Zertifikatsgebundene Kommunikation wird erst nach erfolgreichem Abschluss freigegeben.</w:t>
            </w:r>
          </w:p>
        </w:tc>
      </w:tr>
      <w:tr w14:paraId="7FAF9C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8A2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D0D2F" w14:textId="77777777">
            <w:r>
              <w:t>In Stufe 1 basiert die initiale Vertrauenskette auf der Hersteller-PKI und dem Manufacturer Root CA Certificate. CMP/CSR und die Operator-PKI über die zentralen AG-Security-Services sind ab Stufe 2 vorgesehen.</w:t>
            </w:r>
          </w:p>
        </w:tc>
      </w:tr>
      <w:tr w14:paraId="7318DD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1BED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CAD80" w14:textId="77777777">
            <w:r>
              <w:t>PV GA DIL OBB 1.0.0</w:t>
            </w:r>
          </w:p>
        </w:tc>
      </w:tr>
    </w:tbl>
    <w:p w14:paraId="1BFCBE9E" w14:textId="77777777">
      <w:pPr>
        <w:spacing w:after="0" w:line="96" w:lineRule="auto"/>
      </w:pPr>
    </w:p>
    <w:p w14:paraId="4A29709D" w14:textId="77777777">
      <w:pPr>
        <w:pStyle w:val="Heading3"/>
        <w:divId w:val="167"/>
      </w:pPr>
      <w:bookmarkStart w:name="_Toc242172743" w:id="136"/>
      <w:r>
        <w:t>1.20 Ö.SecIBN.7-1</w:t>
      </w:r>
      <w:bookmarkEnd w:id="136"/>
    </w:p>
    <w:p w14:paraId="32D2203C" w14:textId="77777777">
      <w:pPr>
        <w:spacing w:after="0"/>
      </w:pPr>
      <w:r>
        <w:rPr>
          <w:vanish/>
        </w:rPr>
        <w:t>MLS_DSTW/MDSTW-69113</w:t>
      </w:r>
      <w:r>
        <w:rPr>
          <w:b/>
        </w:rPr>
        <w:t>1.20.0-1 Wenn das ODC am OC nicht vorhanden ist, muss sich der OC am Netzwerk mi...</w:t>
      </w:r>
      <w:r>
        <w:br/>
        <w:t>1.20.0-1 Wenn das ODC am OC nicht vorhanden ist, muss sich der OC am Netzwerk mittels 802.1X und dem MDC authentifizieren.</w:t>
      </w:r>
    </w:p>
    <w:p w14:paraId="422B78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6AA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BF8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2C98A" w14:textId="77777777">
            <w:r>
              <w:t>MDSTW-69113</w:t>
            </w:r>
          </w:p>
        </w:tc>
      </w:tr>
      <w:tr w14:paraId="43F108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DA8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A8DDC" w14:textId="77777777">
            <w:r>
              <w:t>04_340</w:t>
            </w:r>
          </w:p>
        </w:tc>
      </w:tr>
      <w:tr w14:paraId="5F5F5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EDE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C86E2" w14:textId="77777777">
            <w:r>
              <w:t>55408</w:t>
            </w:r>
          </w:p>
        </w:tc>
      </w:tr>
      <w:tr w14:paraId="6A15E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9AB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91DB9" w14:textId="77777777"/>
        </w:tc>
      </w:tr>
      <w:tr w14:paraId="33C28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076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15CD1" w14:textId="77777777">
            <w:r>
              <w:t>Draft</w:t>
            </w:r>
          </w:p>
        </w:tc>
      </w:tr>
      <w:tr w14:paraId="05E7A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6AC1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8329CF" w14:textId="77777777">
            <w:r>
              <w:t>Muss</w:t>
            </w:r>
          </w:p>
        </w:tc>
      </w:tr>
      <w:tr w14:paraId="099740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741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545E4" w14:textId="77777777">
            <w:r>
              <w:t>Falls gültige Zertifikate verfügbar sind, wird das Element über den Standarddialog IEEE 802.1X dem Netzwerk beitreten.</w:t>
            </w:r>
          </w:p>
        </w:tc>
      </w:tr>
      <w:tr w14:paraId="5E0004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1A82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D7A0C" w14:textId="77777777"/>
        </w:tc>
      </w:tr>
      <w:tr w14:paraId="3B1198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A384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E4534" w14:textId="77777777"/>
        </w:tc>
      </w:tr>
    </w:tbl>
    <w:p w14:paraId="2D25CA45" w14:textId="77777777">
      <w:pPr>
        <w:spacing w:after="0" w:line="96" w:lineRule="auto"/>
      </w:pPr>
    </w:p>
    <w:p w14:paraId="1DCD75B0" w14:textId="77777777">
      <w:pPr>
        <w:pStyle w:val="Heading3"/>
        <w:divId w:val="168"/>
      </w:pPr>
      <w:bookmarkStart w:name="_Toc242172744" w:id="137"/>
      <w:r>
        <w:t>1.21 Ö.SecIBN.7-2</w:t>
      </w:r>
      <w:bookmarkEnd w:id="137"/>
    </w:p>
    <w:p w14:paraId="6E289263" w14:textId="77777777">
      <w:pPr>
        <w:spacing w:after="0"/>
      </w:pPr>
      <w:r>
        <w:rPr>
          <w:vanish/>
        </w:rPr>
        <w:t>MLS_DSTW/MDSTW-69114</w:t>
      </w:r>
      <w:r>
        <w:rPr>
          <w:b/>
        </w:rPr>
        <w:t>1.21.0-1 Wenn das ODC am OC vorhanden ist, muss sich der OC am Netzwerk mittels...</w:t>
      </w:r>
      <w:r>
        <w:br/>
        <w:t>1.21.0-1 Wenn das ODC am OC vorhanden ist, muss sich der OC am Netzwerk mittels 802.1X und dem ODC authentifizieren.</w:t>
      </w:r>
    </w:p>
    <w:p w14:paraId="2584DB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BBD2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C2B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F5C12" w14:textId="77777777">
            <w:r>
              <w:t>MDSTW-69114</w:t>
            </w:r>
          </w:p>
        </w:tc>
      </w:tr>
      <w:tr w14:paraId="7C68B6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034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F0D93" w14:textId="77777777">
            <w:r>
              <w:t>04_700</w:t>
            </w:r>
          </w:p>
        </w:tc>
      </w:tr>
      <w:tr w14:paraId="6137AB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DBD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95E68" w14:textId="77777777">
            <w:r>
              <w:t>55410</w:t>
            </w:r>
          </w:p>
        </w:tc>
      </w:tr>
      <w:tr w14:paraId="7E4F1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CC1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6E014" w14:textId="77777777"/>
        </w:tc>
      </w:tr>
      <w:tr w14:paraId="507CC6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281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AEE16" w14:textId="77777777">
            <w:r>
              <w:t>Draft</w:t>
            </w:r>
          </w:p>
        </w:tc>
      </w:tr>
      <w:tr w14:paraId="73DEA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7E1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FBEFD" w14:textId="77777777">
            <w:r>
              <w:t>Muss</w:t>
            </w:r>
          </w:p>
        </w:tc>
      </w:tr>
      <w:tr w14:paraId="7CAC6E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E982C"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09B24" w14:textId="77777777">
            <w:r>
              <w:t>Ab Stufe 2 verwendet der Object Controller das über die Operator-PKI bereitgestellte Operator Device Certificate zur Netzwerkzugangsauthentisierung mittels IEEE 802.1X/EAP.</w:t>
            </w:r>
          </w:p>
        </w:tc>
      </w:tr>
      <w:tr w14:paraId="31D0D4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E97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8FD0D" w14:textId="77777777">
            <w:r>
              <w:t>In Stufe 1 erfolgt die Netzwerkzugangsauthentisierung mit dem Manufacturer Device Certificate. Der Wechsel auf das Operator Device Certificate setzt dessen erfolgreiche Bereitstellung durch die AG-PKI sowie eine kompatible NAC-/RADIUS-Infrastruktur voraus.</w:t>
            </w:r>
          </w:p>
        </w:tc>
      </w:tr>
      <w:tr w14:paraId="06796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831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0898B" w14:textId="77777777">
            <w:r>
              <w:t>PV GA DIL OBB 2.0.0</w:t>
            </w:r>
          </w:p>
        </w:tc>
      </w:tr>
    </w:tbl>
    <w:p w14:paraId="7A2E1439" w14:textId="77777777">
      <w:pPr>
        <w:spacing w:after="0" w:line="96" w:lineRule="auto"/>
      </w:pPr>
    </w:p>
    <w:p w14:paraId="54CAD5F4" w14:textId="77777777">
      <w:pPr>
        <w:pStyle w:val="Heading3"/>
        <w:divId w:val="169"/>
      </w:pPr>
      <w:bookmarkStart w:name="_Toc242172745" w:id="138"/>
      <w:r>
        <w:t>1.22 Ö.SecIBN.8</w:t>
      </w:r>
      <w:bookmarkEnd w:id="138"/>
    </w:p>
    <w:p w14:paraId="047EC63D" w14:textId="77777777">
      <w:pPr>
        <w:spacing w:after="0"/>
      </w:pPr>
      <w:r>
        <w:rPr>
          <w:vanish/>
        </w:rPr>
        <w:t>MLS_DSTW/MDSTW-69115</w:t>
      </w:r>
      <w:r>
        <w:rPr>
          <w:b/>
        </w:rPr>
        <w:t>1.22.0-1 absichtlich frei</w:t>
      </w:r>
      <w:r>
        <w:br/>
        <w:t>1.22.0-1 absichtlich frei</w:t>
      </w:r>
    </w:p>
    <w:p w14:paraId="0E87C86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9C07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02B1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25ED0" w14:textId="77777777">
            <w:r>
              <w:t>MDSTW-69115</w:t>
            </w:r>
          </w:p>
        </w:tc>
      </w:tr>
      <w:tr w14:paraId="43588A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05E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34C72" w14:textId="77777777">
            <w:r>
              <w:t>04_341</w:t>
            </w:r>
          </w:p>
        </w:tc>
      </w:tr>
      <w:tr w14:paraId="15C82A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4AE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7CE75" w14:textId="77777777">
            <w:r>
              <w:t>55412</w:t>
            </w:r>
          </w:p>
        </w:tc>
      </w:tr>
      <w:tr w14:paraId="6DFAB0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0F0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C74DA5" w14:textId="77777777"/>
        </w:tc>
      </w:tr>
      <w:tr w14:paraId="554BC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E48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1B363" w14:textId="77777777">
            <w:r>
              <w:t>Draft</w:t>
            </w:r>
          </w:p>
        </w:tc>
      </w:tr>
      <w:tr w14:paraId="483329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0C8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3305D" w14:textId="77777777">
            <w:r>
              <w:t>Muss</w:t>
            </w:r>
          </w:p>
        </w:tc>
      </w:tr>
      <w:tr w14:paraId="7AAEB0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99CB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E931D" w14:textId="77777777">
            <w:r>
              <w:t>Bis ein Element ordnungsgemäß mit signierten Zertifikaten (op-cert und nac-cert) identifiziert ist, hängt es von der MAC-Umgehung ab, die von der Layer-2-Infrastruktur des Kunden implementiert wird, und stellt nur eine Verbindung zu den Quarantäne-Netzwerksegmenten des Kunden her.</w:t>
            </w:r>
          </w:p>
        </w:tc>
      </w:tr>
      <w:tr w14:paraId="718FD7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A2E2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7C43A" w14:textId="77777777"/>
        </w:tc>
      </w:tr>
      <w:tr w14:paraId="416864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337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B2071" w14:textId="77777777"/>
        </w:tc>
      </w:tr>
    </w:tbl>
    <w:p w14:paraId="5CF46B5A" w14:textId="77777777">
      <w:pPr>
        <w:spacing w:after="0" w:line="96" w:lineRule="auto"/>
      </w:pPr>
    </w:p>
    <w:p w14:paraId="27C74FB0" w14:textId="77777777">
      <w:pPr>
        <w:pStyle w:val="Heading3"/>
        <w:divId w:val="170"/>
      </w:pPr>
      <w:bookmarkStart w:name="_Toc242172746" w:id="139"/>
      <w:r>
        <w:t>1.23 Ö.SecIBN.9</w:t>
      </w:r>
      <w:bookmarkEnd w:id="139"/>
    </w:p>
    <w:p w14:paraId="2448CD4F" w14:textId="77777777">
      <w:pPr>
        <w:spacing w:after="0"/>
      </w:pPr>
      <w:r>
        <w:rPr>
          <w:vanish/>
        </w:rPr>
        <w:t>MLS_DSTW/MDSTW-69116</w:t>
      </w:r>
      <w:r>
        <w:rPr>
          <w:b/>
        </w:rPr>
        <w:t>1.23.0-1 absichtlich frei</w:t>
      </w:r>
      <w:r>
        <w:br/>
        <w:t>1.23.0-1 absichtlich frei</w:t>
      </w:r>
    </w:p>
    <w:p w14:paraId="17F916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A057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8A6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66BE54" w14:textId="77777777">
            <w:r>
              <w:t>MDSTW-69116</w:t>
            </w:r>
          </w:p>
        </w:tc>
      </w:tr>
      <w:tr w14:paraId="71C54F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D88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B96CF" w14:textId="77777777">
            <w:r>
              <w:t>04_342</w:t>
            </w:r>
          </w:p>
        </w:tc>
      </w:tr>
      <w:tr w14:paraId="7E3A2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75927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1A23E" w14:textId="77777777">
            <w:r>
              <w:t>55414</w:t>
            </w:r>
          </w:p>
        </w:tc>
      </w:tr>
      <w:tr w14:paraId="6CEB6C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D61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19FC8" w14:textId="77777777"/>
        </w:tc>
      </w:tr>
      <w:tr w14:paraId="1C9A3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8E1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EB9AB0" w14:textId="77777777">
            <w:r>
              <w:t>Draft</w:t>
            </w:r>
          </w:p>
        </w:tc>
      </w:tr>
      <w:tr w14:paraId="2A6794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800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F7425" w14:textId="77777777">
            <w:r>
              <w:t>Muss</w:t>
            </w:r>
          </w:p>
        </w:tc>
      </w:tr>
      <w:tr w14:paraId="7550E7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E0DF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9E271" w14:textId="77777777">
            <w:r>
              <w:t>Keine separate Realisierungsbeschreibung erforderlich; das Requirement ist als „absichtlich frei“ gekennzeichnet.</w:t>
            </w:r>
          </w:p>
        </w:tc>
      </w:tr>
      <w:tr w14:paraId="53BA66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D22E5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91514" w14:textId="77777777"/>
        </w:tc>
      </w:tr>
      <w:tr w14:paraId="3A4291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2B0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C3964" w14:textId="77777777"/>
        </w:tc>
      </w:tr>
    </w:tbl>
    <w:p w14:paraId="26D8F72C" w14:textId="77777777">
      <w:pPr>
        <w:spacing w:after="0" w:line="96" w:lineRule="auto"/>
      </w:pPr>
    </w:p>
    <w:p w14:paraId="6C8F233B" w14:textId="77777777">
      <w:pPr>
        <w:pStyle w:val="Heading3"/>
        <w:divId w:val="171"/>
      </w:pPr>
      <w:bookmarkStart w:name="_Toc242172747" w:id="140"/>
      <w:r>
        <w:lastRenderedPageBreak/>
        <w:t>1.24 Ö.SecIBN.10</w:t>
      </w:r>
      <w:bookmarkEnd w:id="140"/>
    </w:p>
    <w:p w14:paraId="4A477CE1" w14:textId="77777777">
      <w:pPr>
        <w:spacing w:after="0"/>
      </w:pPr>
      <w:r>
        <w:rPr>
          <w:vanish/>
        </w:rPr>
        <w:t>MLS_DSTW/MDSTW-69117</w:t>
      </w:r>
      <w:r>
        <w:rPr>
          <w:b/>
        </w:rPr>
        <w:t>1.24.0-1 absichtlich frei</w:t>
      </w:r>
      <w:r>
        <w:br/>
        <w:t>1.24.0-1 absichtlich frei</w:t>
      </w:r>
    </w:p>
    <w:p w14:paraId="338E93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B494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499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1F083" w14:textId="77777777">
            <w:r>
              <w:t>MDSTW-69117</w:t>
            </w:r>
          </w:p>
        </w:tc>
      </w:tr>
      <w:tr w14:paraId="6F45E7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D53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07143" w14:textId="77777777">
            <w:r>
              <w:t>04_343</w:t>
            </w:r>
          </w:p>
        </w:tc>
      </w:tr>
      <w:tr w14:paraId="6E6F57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F741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4842C" w14:textId="77777777">
            <w:r>
              <w:t>55416</w:t>
            </w:r>
          </w:p>
        </w:tc>
      </w:tr>
      <w:tr w14:paraId="53B1D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19A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29DF0" w14:textId="77777777"/>
        </w:tc>
      </w:tr>
      <w:tr w14:paraId="47E0E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0B1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586CB" w14:textId="77777777">
            <w:r>
              <w:t>Draft</w:t>
            </w:r>
          </w:p>
        </w:tc>
      </w:tr>
      <w:tr w14:paraId="72EC4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52F9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08BB4" w14:textId="77777777">
            <w:r>
              <w:t>Muss</w:t>
            </w:r>
          </w:p>
        </w:tc>
      </w:tr>
      <w:tr w14:paraId="45D06F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370F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21F89" w14:textId="77777777">
            <w:r>
              <w:t>Keine separate Realisierungsbeschreibung erforderlich; das Requirement ist als „absichtlich frei“ gekennzeichnet.</w:t>
            </w:r>
          </w:p>
        </w:tc>
      </w:tr>
      <w:tr w14:paraId="1E91C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021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DC455" w14:textId="77777777"/>
        </w:tc>
      </w:tr>
      <w:tr w14:paraId="5EED6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5324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36EB4B" w14:textId="77777777"/>
        </w:tc>
      </w:tr>
    </w:tbl>
    <w:p w14:paraId="55BE4856" w14:textId="77777777">
      <w:pPr>
        <w:spacing w:after="0" w:line="96" w:lineRule="auto"/>
      </w:pPr>
    </w:p>
    <w:p w14:paraId="7FE9F8DC" w14:textId="77777777">
      <w:pPr>
        <w:pStyle w:val="Heading3"/>
        <w:divId w:val="172"/>
      </w:pPr>
      <w:bookmarkStart w:name="_Toc242172748" w:id="141"/>
      <w:r>
        <w:t>1.25 Lastenheft Security</w:t>
      </w:r>
      <w:bookmarkEnd w:id="141"/>
    </w:p>
    <w:p w14:paraId="4DFD0629" w14:textId="77777777">
      <w:pPr>
        <w:spacing w:after="0"/>
      </w:pPr>
      <w:r>
        <w:rPr>
          <w:vanish/>
        </w:rPr>
        <w:t>MLS_DSTW/MDSTW-69118</w:t>
      </w:r>
      <w:r>
        <w:rPr>
          <w:b/>
        </w:rPr>
        <w:t>1.25.0-1 absichtlich frei</w:t>
      </w:r>
      <w:r>
        <w:br/>
        <w:t>1.25.0-1 absichtlich frei</w:t>
      </w:r>
    </w:p>
    <w:p w14:paraId="7EE21E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79D4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E92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EB531" w14:textId="77777777">
            <w:r>
              <w:t>MDSTW-69118</w:t>
            </w:r>
          </w:p>
        </w:tc>
      </w:tr>
      <w:tr w14:paraId="0DAA84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922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0F882" w14:textId="77777777">
            <w:r>
              <w:t>04_347</w:t>
            </w:r>
          </w:p>
        </w:tc>
      </w:tr>
      <w:tr w14:paraId="7907B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AAE5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033FF" w14:textId="77777777">
            <w:r>
              <w:t>55418</w:t>
            </w:r>
          </w:p>
        </w:tc>
      </w:tr>
      <w:tr w14:paraId="1A92B9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0832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41768" w14:textId="77777777"/>
        </w:tc>
      </w:tr>
      <w:tr w14:paraId="7756C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085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AD269" w14:textId="77777777">
            <w:r>
              <w:t>Draft</w:t>
            </w:r>
          </w:p>
        </w:tc>
      </w:tr>
      <w:tr w14:paraId="05589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BFF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40E330" w14:textId="77777777">
            <w:r>
              <w:t>Muss</w:t>
            </w:r>
          </w:p>
        </w:tc>
      </w:tr>
      <w:tr w14:paraId="7869F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E20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267EE" w14:textId="77777777">
            <w:r>
              <w:t>Keine separate Realisierungsbeschreibung erforderlich; das Requirement ist als „absichtlich frei“ gekennzeichnet.</w:t>
            </w:r>
          </w:p>
        </w:tc>
      </w:tr>
      <w:tr w14:paraId="64A6A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29E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B93ED" w14:textId="77777777"/>
        </w:tc>
      </w:tr>
      <w:tr w14:paraId="5AE9B8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DCD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21417" w14:textId="77777777"/>
        </w:tc>
      </w:tr>
    </w:tbl>
    <w:p w14:paraId="535DDA13" w14:textId="77777777">
      <w:pPr>
        <w:spacing w:after="0" w:line="96" w:lineRule="auto"/>
      </w:pPr>
    </w:p>
    <w:p w14:paraId="5283EAF6" w14:textId="77777777">
      <w:pPr>
        <w:pStyle w:val="Heading3"/>
        <w:divId w:val="173"/>
      </w:pPr>
      <w:bookmarkStart w:name="_Toc242172749" w:id="142"/>
      <w:r>
        <w:t>1.26 SP-SEC-ServSpec</w:t>
      </w:r>
      <w:bookmarkEnd w:id="142"/>
    </w:p>
    <w:p w14:paraId="29D9B3F7" w14:textId="77777777">
      <w:r>
        <w:rPr>
          <w:vanish/>
        </w:rPr>
        <w:t>MLS_DSTW/MDSTW-69119</w:t>
      </w:r>
      <w:r>
        <w:t>1.26.0-1 Der Infotext SP-SEC-Serv-3-1 wird ergänzt um:</w:t>
        <w:br/>
        <w:t>Die Secure Component wird mittels SSI-MNT an einen zentralen Service ("Maintenance Device") angebunden.</w:t>
      </w:r>
    </w:p>
    <w:p w14:paraId="1FD9C0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DBDF2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D242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05370" w14:textId="77777777"/>
        </w:tc>
      </w:tr>
      <w:tr w14:paraId="7F097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4CB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D5743" w14:textId="77777777">
            <w:r>
              <w:t>MDSTW-69119</w:t>
            </w:r>
          </w:p>
        </w:tc>
      </w:tr>
      <w:tr w14:paraId="12BAFD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11F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FAF75" w14:textId="77777777">
            <w:r>
              <w:t>55420</w:t>
            </w:r>
          </w:p>
        </w:tc>
      </w:tr>
      <w:tr w14:paraId="7BEE4C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694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76944" w14:textId="77777777">
            <w:r>
              <w:t>04_723</w:t>
            </w:r>
          </w:p>
        </w:tc>
      </w:tr>
    </w:tbl>
    <w:p w14:paraId="7FE70818" w14:textId="77777777">
      <w:pPr>
        <w:spacing w:after="0" w:line="96" w:lineRule="auto"/>
      </w:pPr>
    </w:p>
    <w:p w14:paraId="5D2E8E68" w14:textId="77777777">
      <w:r>
        <w:rPr>
          <w:vanish/>
        </w:rPr>
        <w:t>MLS_DSTW/MDSTW-69120</w:t>
      </w:r>
      <w:r>
        <w:t>1.26.0-2 Die Anforderung SP-SEC-Serv-4-3 wird ergänzt um:</w:t>
        <w:br/>
        <w:t>Protokollanpassungen werden im jeweiligen Kapitel des zugehörigen SCS erwähnt.</w:t>
      </w:r>
    </w:p>
    <w:p w14:paraId="5E1A18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90E41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F565D"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0EE9A" w14:textId="77777777"/>
        </w:tc>
      </w:tr>
      <w:tr w14:paraId="5CA3EB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682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6BE00" w14:textId="77777777">
            <w:r>
              <w:t>MDSTW-69120</w:t>
            </w:r>
          </w:p>
        </w:tc>
      </w:tr>
      <w:tr w14:paraId="1B72FB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E39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EF327" w14:textId="77777777">
            <w:r>
              <w:t>55421</w:t>
            </w:r>
          </w:p>
        </w:tc>
      </w:tr>
      <w:tr w14:paraId="62F46E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80F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21E62" w14:textId="77777777">
            <w:r>
              <w:t>04_724</w:t>
            </w:r>
          </w:p>
        </w:tc>
      </w:tr>
    </w:tbl>
    <w:p w14:paraId="5638F5A9" w14:textId="77777777">
      <w:pPr>
        <w:spacing w:after="0" w:line="96" w:lineRule="auto"/>
      </w:pPr>
    </w:p>
    <w:p w14:paraId="6235453C" w14:textId="77777777">
      <w:r>
        <w:rPr>
          <w:vanish/>
        </w:rPr>
        <w:t>MLS_DSTW/MDSTW-69121</w:t>
      </w:r>
      <w:r>
        <w:t>1.26.0-3 Die Anforderung SP-SEC-Serv-5.2-2 wird ergänzt um:</w:t>
        <w:br/>
        <w:t>Der SSI-STS time server stellt nur NTP bereit. NTS wird nicht verwendet.</w:t>
      </w:r>
    </w:p>
    <w:p w14:paraId="30ADFD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BBB7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D226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E3106" w14:textId="77777777"/>
        </w:tc>
      </w:tr>
      <w:tr w14:paraId="0F5DDB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60E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3BB85" w14:textId="77777777">
            <w:r>
              <w:t>MDSTW-69121</w:t>
            </w:r>
          </w:p>
        </w:tc>
      </w:tr>
      <w:tr w14:paraId="7989F2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C30C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3BDED" w14:textId="77777777">
            <w:r>
              <w:t>55422</w:t>
            </w:r>
          </w:p>
        </w:tc>
      </w:tr>
      <w:tr w14:paraId="78239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27A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F6F75" w14:textId="77777777">
            <w:r>
              <w:t>04_725</w:t>
            </w:r>
          </w:p>
        </w:tc>
      </w:tr>
    </w:tbl>
    <w:p w14:paraId="084D980E" w14:textId="77777777">
      <w:pPr>
        <w:spacing w:after="0" w:line="96" w:lineRule="auto"/>
      </w:pPr>
    </w:p>
    <w:p w14:paraId="23CF1233" w14:textId="77777777">
      <w:pPr>
        <w:spacing w:after="0"/>
      </w:pPr>
      <w:r>
        <w:rPr>
          <w:vanish/>
        </w:rPr>
        <w:t>MLS_DSTW/MDSTW-69122</w:t>
      </w:r>
      <w:r>
        <w:rPr>
          <w:b/>
        </w:rPr>
        <w:t>1.26.0-4 Die Anforderung SP-SEC-Serv-5.3-1 wird ergänzt um:</w:t>
      </w:r>
      <w:r>
        <w:br/>
        <w:t>1.26.0-4 Die Anforderung SP-SEC-Serv-5.3-1 wird ergänzt um:</w:t>
        <w:br/>
        <w:t>Der SSI-STS Client muss so konfiguriert sein, dass nur NTP verwendet wird.</w:t>
      </w:r>
    </w:p>
    <w:p w14:paraId="59FA027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8615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CBA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B9D752" w14:textId="77777777">
            <w:r>
              <w:t>MDSTW-69122</w:t>
            </w:r>
          </w:p>
        </w:tc>
      </w:tr>
      <w:tr w14:paraId="6178ED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07F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0166A" w14:textId="77777777">
            <w:r>
              <w:t>04_726</w:t>
            </w:r>
          </w:p>
        </w:tc>
      </w:tr>
      <w:tr w14:paraId="6E6EF4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182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22D41" w14:textId="77777777">
            <w:r>
              <w:t>55423</w:t>
            </w:r>
          </w:p>
        </w:tc>
      </w:tr>
      <w:tr w14:paraId="0FB719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7DC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1CD8A" w14:textId="77777777"/>
        </w:tc>
      </w:tr>
      <w:tr w14:paraId="36F64F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497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3CEED" w14:textId="77777777">
            <w:r>
              <w:t>Draft</w:t>
            </w:r>
          </w:p>
        </w:tc>
      </w:tr>
      <w:tr w14:paraId="7C5973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520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69BF2" w14:textId="77777777">
            <w:r>
              <w:t>Muss</w:t>
            </w:r>
          </w:p>
        </w:tc>
      </w:tr>
      <w:tr w14:paraId="05FB96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C2D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F4F21" w14:textId="77777777">
            <w:r>
              <w:t>Der SSI-STS-Client wird in Stufe 1 für die Zeitsynchronisation mittels NTP konfiguriert. Die zu verwendenden Zeitserver werden über die projektspezifische Konfiguration festgelegt.</w:t>
            </w:r>
          </w:p>
        </w:tc>
      </w:tr>
      <w:tr w14:paraId="76CF05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6D3F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DF0E3" w14:textId="77777777">
            <w:r>
              <w:t>Genauigkeit, Verfügbarkeit und Vertrauenswürdigkeit der Zeitinformation hängen vom AG-seitig bereitgestellten Zeitdienst und Netzwerk ab. NTS ist nicht Bestandteil von Stufe 1.</w:t>
            </w:r>
          </w:p>
        </w:tc>
      </w:tr>
      <w:tr w14:paraId="5F20DB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727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062F3" w14:textId="77777777">
            <w:r>
              <w:t>PV GA DIL OBB 1.0.0</w:t>
            </w:r>
          </w:p>
        </w:tc>
      </w:tr>
    </w:tbl>
    <w:p w14:paraId="0A8E7B3B" w14:textId="77777777">
      <w:pPr>
        <w:spacing w:after="0" w:line="96" w:lineRule="auto"/>
      </w:pPr>
    </w:p>
    <w:p w14:paraId="171A345E" w14:textId="77777777">
      <w:pPr>
        <w:spacing w:after="0"/>
      </w:pPr>
      <w:r>
        <w:rPr>
          <w:vanish/>
        </w:rPr>
        <w:t>MLS_DSTW/MDSTW-69123</w:t>
      </w:r>
      <w:r>
        <w:rPr>
          <w:b/>
        </w:rPr>
        <w:t>1.26.0-5 Die Anforderung SP-SEC-Serv-5.3-1 wird ergänzt um:</w:t>
      </w:r>
      <w:r>
        <w:br/>
        <w:t>1.26.0-5 Die Anforderung SP-SEC-Serv-5.3-1 wird ergänzt um:</w:t>
        <w:br/>
        <w:t>Sobald der SSI-STS Server NTS zur Verfügung stellen kann, muss eine Anpassung der Client-Konfiguration von NTP zu NTS möglich sein.</w:t>
      </w:r>
    </w:p>
    <w:p w14:paraId="6357BA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2C13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96DE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A3625" w14:textId="77777777">
            <w:r>
              <w:t>MDSTW-69123</w:t>
            </w:r>
          </w:p>
        </w:tc>
      </w:tr>
      <w:tr w14:paraId="583442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F956B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05470" w14:textId="77777777">
            <w:r>
              <w:t>04_727</w:t>
            </w:r>
          </w:p>
        </w:tc>
      </w:tr>
      <w:tr w14:paraId="2043BE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8AB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9AFA1" w14:textId="77777777">
            <w:r>
              <w:t>55424</w:t>
            </w:r>
          </w:p>
        </w:tc>
      </w:tr>
      <w:tr w14:paraId="2E2FB4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DAB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0F18E" w14:textId="77777777"/>
        </w:tc>
      </w:tr>
      <w:tr w14:paraId="5E783B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393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23CEE" w14:textId="77777777">
            <w:r>
              <w:t>Draft</w:t>
            </w:r>
          </w:p>
        </w:tc>
      </w:tr>
      <w:tr w14:paraId="6A737D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40F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1D4882" w14:textId="77777777">
            <w:r>
              <w:t>Muss</w:t>
            </w:r>
          </w:p>
        </w:tc>
      </w:tr>
      <w:tr w14:paraId="08734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4A6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CB61D" w14:textId="77777777">
            <w:r>
              <w:t>In Stufe 3 wird die Zeitkommunikation für die dafür vorgesehenen Komponenten von NTP auf NTS erweitert. Die Aktivierung erfolgt über einen freigegebenen Software- und Konfigurationsstand.</w:t>
            </w:r>
          </w:p>
        </w:tc>
      </w:tr>
      <w:tr w14:paraId="6E3A6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35D7B0"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0506F" w14:textId="77777777">
            <w:r>
              <w:t>Die Umstellung setzt einen spezifikationskonformen und end-to-end getesteten NTS-Dienst des AG voraus. Die bloße Bereitstellung eines NTS-Servers löst keine automatische Umstellung aus.</w:t>
            </w:r>
          </w:p>
        </w:tc>
      </w:tr>
      <w:tr w14:paraId="4A47AA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30A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52FCE" w14:textId="77777777">
            <w:r>
              <w:t>PV GA DIL OBB 3.0.0</w:t>
            </w:r>
          </w:p>
        </w:tc>
      </w:tr>
    </w:tbl>
    <w:p w14:paraId="3A69D68E" w14:textId="77777777">
      <w:pPr>
        <w:spacing w:after="0" w:line="96" w:lineRule="auto"/>
      </w:pPr>
    </w:p>
    <w:p w14:paraId="0958C6ED" w14:textId="77777777">
      <w:r>
        <w:rPr>
          <w:vanish/>
        </w:rPr>
        <w:t>MLS_DSTW/MDSTW-69124</w:t>
      </w:r>
      <w:r>
        <w:t>1.26.0-6 Die Anforderung SP-SEC-Serv-6.2.2-2 wird ergänzt um:</w:t>
        <w:br/>
        <w:t>Eine Secure Component verwendet nur jeweils ein ONCC und zwei OSCC.</w:t>
      </w:r>
    </w:p>
    <w:p w14:paraId="2DD434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87478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1303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34E6C" w14:textId="77777777"/>
        </w:tc>
      </w:tr>
      <w:tr w14:paraId="55A74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D62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8F763" w14:textId="77777777">
            <w:r>
              <w:t>MDSTW-69124</w:t>
            </w:r>
          </w:p>
        </w:tc>
      </w:tr>
      <w:tr w14:paraId="12BF2C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EB8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90C72" w14:textId="77777777">
            <w:r>
              <w:t>55425</w:t>
            </w:r>
          </w:p>
        </w:tc>
      </w:tr>
      <w:tr w14:paraId="7E404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7C2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8B04D" w14:textId="77777777">
            <w:r>
              <w:t>04_728</w:t>
            </w:r>
          </w:p>
        </w:tc>
      </w:tr>
    </w:tbl>
    <w:p w14:paraId="035255F5" w14:textId="77777777">
      <w:pPr>
        <w:spacing w:after="0" w:line="96" w:lineRule="auto"/>
      </w:pPr>
    </w:p>
    <w:p w14:paraId="08B8403E" w14:textId="77777777">
      <w:r>
        <w:rPr>
          <w:vanish/>
        </w:rPr>
        <w:t>MLS_DSTW/MDSTW-69125</w:t>
      </w:r>
      <w:r>
        <w:t>1.26.0-7 Der Infotext SP-SEC-Serv-7-1 wird ergänzt um:</w:t>
        <w:br/>
        <w:t>Eine Verwendung von SSI-IAM erfolgt nur für machine-to-machine Verbindungen mittels OPC-UA (SMI/SDI/SSI-MNT).</w:t>
      </w:r>
    </w:p>
    <w:p w14:paraId="1F8552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872C4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4AAD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AEAEA" w14:textId="77777777"/>
        </w:tc>
      </w:tr>
      <w:tr w14:paraId="2E6D6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8F7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94088" w14:textId="77777777">
            <w:r>
              <w:t>MDSTW-69125</w:t>
            </w:r>
          </w:p>
        </w:tc>
      </w:tr>
      <w:tr w14:paraId="76056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3293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548C4" w14:textId="77777777">
            <w:r>
              <w:t>55426</w:t>
            </w:r>
          </w:p>
        </w:tc>
      </w:tr>
      <w:tr w14:paraId="6351F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18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F5EBA" w14:textId="77777777">
            <w:r>
              <w:t>04_729</w:t>
            </w:r>
          </w:p>
        </w:tc>
      </w:tr>
    </w:tbl>
    <w:p w14:paraId="5ACE849B" w14:textId="77777777">
      <w:pPr>
        <w:spacing w:after="0" w:line="96" w:lineRule="auto"/>
      </w:pPr>
    </w:p>
    <w:p w14:paraId="3FC21B8E" w14:textId="77777777">
      <w:r>
        <w:rPr>
          <w:vanish/>
        </w:rPr>
        <w:t>MLS_DSTW/MDSTW-69126</w:t>
      </w:r>
      <w:r>
        <w:t>1.26.0-8 Der Infotext SP-SEC-Serv-7-1 wird ergänzt um:</w:t>
        <w:br/>
        <w:t>Die Definition der SSI-IAM Schnittstelle und des SCS-IAM Services ist aktuell unvollständig und in Teilen fehlerhaft. Dies wurde in der RSEG und der EU-Rail SP Sec Gruppe identifiziert. Eine Korrektur wird in einem zukünftigen Release erwartet.</w:t>
      </w:r>
    </w:p>
    <w:p w14:paraId="14A7E9F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B7E24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8226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C38DD" w14:textId="77777777"/>
        </w:tc>
      </w:tr>
      <w:tr w14:paraId="10F3C1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318F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12777" w14:textId="77777777">
            <w:r>
              <w:t>MDSTW-69126</w:t>
            </w:r>
          </w:p>
        </w:tc>
      </w:tr>
      <w:tr w14:paraId="1242BC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B80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3A08B" w14:textId="77777777">
            <w:r>
              <w:t>55427</w:t>
            </w:r>
          </w:p>
        </w:tc>
      </w:tr>
      <w:tr w14:paraId="56D401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52A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AB1F14" w14:textId="77777777">
            <w:r>
              <w:t>04_730</w:t>
            </w:r>
          </w:p>
        </w:tc>
      </w:tr>
    </w:tbl>
    <w:p w14:paraId="1E5616E0" w14:textId="77777777">
      <w:pPr>
        <w:spacing w:after="0" w:line="96" w:lineRule="auto"/>
      </w:pPr>
    </w:p>
    <w:p w14:paraId="67B85D73" w14:textId="77777777">
      <w:pPr>
        <w:spacing w:after="0"/>
      </w:pPr>
      <w:r>
        <w:rPr>
          <w:vanish/>
        </w:rPr>
        <w:t>MLS_DSTW/MDSTW-69135</w:t>
      </w:r>
      <w:r>
        <w:rPr>
          <w:b/>
        </w:rPr>
        <w:t>1.26.0-9 Der Infotext SP-SEC-Serv-7-1 wird ergänzt um:</w:t>
      </w:r>
      <w:r>
        <w:br/>
        <w:t>1.26.0-9 Der Infotext SP-SEC-Serv-7-1 wird ergänzt um:</w:t>
        <w:br/>
        <w:t>Eine Anpassung der SSI-IAM Schnittstelle muss mit dem AG abgestimmt werden.</w:t>
      </w:r>
    </w:p>
    <w:p w14:paraId="26E5E8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F34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6D33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211D7" w14:textId="77777777">
            <w:r>
              <w:t>MDSTW-69135</w:t>
            </w:r>
          </w:p>
        </w:tc>
      </w:tr>
      <w:tr w14:paraId="266BB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4B8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B265E" w14:textId="77777777">
            <w:r>
              <w:t>04_731</w:t>
            </w:r>
          </w:p>
        </w:tc>
      </w:tr>
      <w:tr w14:paraId="32501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169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2F5E5" w14:textId="77777777">
            <w:r>
              <w:t>55428</w:t>
            </w:r>
          </w:p>
        </w:tc>
      </w:tr>
      <w:tr w14:paraId="0DA25B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98E7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C3B79" w14:textId="77777777"/>
        </w:tc>
      </w:tr>
      <w:tr w14:paraId="039A59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BDF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AB2CD" w14:textId="77777777">
            <w:r>
              <w:t>Draft</w:t>
            </w:r>
          </w:p>
        </w:tc>
      </w:tr>
      <w:tr w14:paraId="564FD7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E28D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0A17B" w14:textId="77777777">
            <w:r>
              <w:t>Muss</w:t>
            </w:r>
          </w:p>
        </w:tc>
      </w:tr>
      <w:tr w14:paraId="01BDA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8787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16CF3" w14:textId="77777777">
            <w:r>
              <w:t xml:space="preserve">Die angebotene Lösung verwendet die für die jeweilige Stufe freigegebene SSI-IAM-Schnittstellenbaseline. Eine projektspezifische Anpassung wird nach </w:t>
              <w:lastRenderedPageBreak/>
              <w:t>gemeinsamer technischer Festlegung in das Schnittstellendesign und die Releaseplanung übernommen.</w:t>
            </w:r>
          </w:p>
        </w:tc>
      </w:tr>
      <w:tr w14:paraId="275E18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68C5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39093" w14:textId="77777777">
            <w:r>
              <w:t>Das Security-Konzept sieht in Stufe 1 keine Nutzung des zentralen User Authentication Service vor. Änderungen oder Erweiterungen der SSI-IAM-Schnittstelle bedürfen der schriftlichen Freigabe durch den AG und sind hinsichtlich technischer Auswirkungen, Aufwand und Termin gesondert zu bewerten.</w:t>
            </w:r>
          </w:p>
        </w:tc>
      </w:tr>
      <w:tr w14:paraId="5EB9AD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D0F4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16B2E" w14:textId="77777777"/>
        </w:tc>
      </w:tr>
    </w:tbl>
    <w:p w14:paraId="14509FC8" w14:textId="77777777">
      <w:pPr>
        <w:spacing w:after="0" w:line="96" w:lineRule="auto"/>
      </w:pPr>
    </w:p>
    <w:p w14:paraId="740E659D" w14:textId="77777777">
      <w:pPr>
        <w:spacing w:after="0"/>
      </w:pPr>
      <w:r>
        <w:rPr>
          <w:vanish/>
        </w:rPr>
        <w:t>MLS_DSTW/MDSTW-69136</w:t>
      </w:r>
      <w:r>
        <w:rPr>
          <w:b/>
        </w:rPr>
        <w:t>1.26.0-10 Die Anforderung SP-SEC-Serv-8-9 wird ersetzt durch:</w:t>
      </w:r>
      <w:r>
        <w:br/>
        <w:t>1.26.0-10 Die Anforderung SP-SEC-Serv-8-9 wird ersetzt durch:</w:t>
        <w:br/>
        <w:t>If the Secure Component's serial number exists in the SSI-IAM's Asset Inventory and the Asset is marked as active, the</w:t>
        <w:br/>
        <w:t>Network Authentication Server shall reply with a RADIUS EAP success to the RADIUS authenticator.</w:t>
      </w:r>
    </w:p>
    <w:p w14:paraId="675D2D7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8F49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A560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50D62" w14:textId="77777777">
            <w:r>
              <w:t>MDSTW-69136</w:t>
            </w:r>
          </w:p>
        </w:tc>
      </w:tr>
      <w:tr w14:paraId="56EC2D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8AE6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6BA0B" w14:textId="77777777">
            <w:r>
              <w:t>04_732</w:t>
            </w:r>
          </w:p>
        </w:tc>
      </w:tr>
      <w:tr w14:paraId="5F507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881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BB235" w14:textId="77777777">
            <w:r>
              <w:t>55429</w:t>
            </w:r>
          </w:p>
        </w:tc>
      </w:tr>
      <w:tr w14:paraId="49F91E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D5B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67F29" w14:textId="77777777"/>
        </w:tc>
      </w:tr>
      <w:tr w14:paraId="6D570A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08E1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E649F" w14:textId="77777777">
            <w:r>
              <w:t>Draft</w:t>
            </w:r>
          </w:p>
        </w:tc>
      </w:tr>
      <w:tr w14:paraId="034EB6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9B2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57AB2E" w14:textId="77777777">
            <w:r>
              <w:t>Muss</w:t>
            </w:r>
          </w:p>
        </w:tc>
      </w:tr>
      <w:tr w14:paraId="04B594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C9F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7188C" w14:textId="77777777">
            <w:r>
              <w:t>Der Object Controller stellt ab Stufe 2 seine eindeutige Geräteidentität im Rahmen der IEEE-802.1X/EAP-Authentisierung über das gültige Operator Device Certificate bereit.</w:t>
            </w:r>
          </w:p>
        </w:tc>
      </w:tr>
      <w:tr w14:paraId="035FA9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9F2B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1D89D" w14:textId="77777777">
            <w:r>
              <w:t>Die Prüfung des Asset Inventory und die Erzeugung der RADIUS-EAP-Success-Antwort erfolgen im AG-seitigen Network Authentication Server. Inhalt, Verfügbarkeit und korrekte Verarbeitung des AG-Asset-Inventars liegen nicht im Lieferumfang von Hitachi Rail.</w:t>
            </w:r>
          </w:p>
        </w:tc>
      </w:tr>
      <w:tr w14:paraId="4D9F4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30D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90E49E" w14:textId="77777777">
            <w:r>
              <w:t>PV GA DIL OBB 2.0.0</w:t>
            </w:r>
          </w:p>
        </w:tc>
      </w:tr>
    </w:tbl>
    <w:p w14:paraId="725CE8C8" w14:textId="77777777">
      <w:pPr>
        <w:spacing w:after="0" w:line="96" w:lineRule="auto"/>
      </w:pPr>
    </w:p>
    <w:p w14:paraId="715B3B29" w14:textId="77777777">
      <w:pPr>
        <w:spacing w:after="0"/>
      </w:pPr>
      <w:r>
        <w:rPr>
          <w:vanish/>
        </w:rPr>
        <w:t>MLS_DSTW/MDSTW-69137</w:t>
      </w:r>
      <w:r>
        <w:rPr>
          <w:b/>
        </w:rPr>
        <w:t>1.26.0-11 Die Anforderung SP-SEC-Serv-8-10 wird ersetzt durch:</w:t>
      </w:r>
      <w:r>
        <w:br/>
        <w:t>1.26.0-11 Die Anforderung SP-SEC-Serv-8-10 wird ersetzt durch:</w:t>
        <w:br/>
        <w:t>If the Secure Component's serial number does not exist in the Asset Inventory and/or the Asset is marked as not active, the Network Authentication Server shall reply with a RADIUS EAP failure to the RADIUS authenticator.</w:t>
      </w:r>
    </w:p>
    <w:p w14:paraId="53F993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3F9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C55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6DA40" w14:textId="77777777">
            <w:r>
              <w:t>MDSTW-69137</w:t>
            </w:r>
          </w:p>
        </w:tc>
      </w:tr>
      <w:tr w14:paraId="744410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91DB5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992C45" w14:textId="77777777">
            <w:r>
              <w:t>04_733</w:t>
            </w:r>
          </w:p>
        </w:tc>
      </w:tr>
      <w:tr w14:paraId="593EDE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3463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F7EC3" w14:textId="77777777">
            <w:r>
              <w:t>55430</w:t>
            </w:r>
          </w:p>
        </w:tc>
      </w:tr>
      <w:tr w14:paraId="7B8B1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712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50E87" w14:textId="77777777"/>
        </w:tc>
      </w:tr>
      <w:tr w14:paraId="1A11FD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633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FC47E" w14:textId="77777777">
            <w:r>
              <w:t>Draft</w:t>
            </w:r>
          </w:p>
        </w:tc>
      </w:tr>
      <w:tr w14:paraId="2577C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173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FC57A" w14:textId="77777777">
            <w:r>
              <w:t>Muss</w:t>
            </w:r>
          </w:p>
        </w:tc>
      </w:tr>
      <w:tr w14:paraId="4125D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019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37AAB" w14:textId="77777777">
            <w:r>
              <w:t xml:space="preserve">Der Object Controller übermittelt ab Stufe 2 im Netzwerk-Authentisierungsprozess die im Operator Device Certificate enthaltene </w:t>
              <w:lastRenderedPageBreak/>
              <w:t>eindeutige Geräteidentität, anhand derer der Network Authentication Server die Zulässigkeit des Netzwerkzugangs prüfen kann.</w:t>
            </w:r>
          </w:p>
        </w:tc>
      </w:tr>
      <w:tr w14:paraId="0236D2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FD29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EFFFD8" w14:textId="77777777">
            <w:r>
              <w:t>Die Prüfung auf Existenz und Aktivstatus im Asset Inventory sowie die Erzeugung der RADIUS-EAP-Failure-Antwort sind Funktionen des AG-seitigen Network Authentication Servers. Hitachi Rail übernimmt keine Verantwortung für Inhalt, Aktualität oder Betriebsbereitschaft des AG-Asset-Inventars.</w:t>
            </w:r>
          </w:p>
        </w:tc>
      </w:tr>
      <w:tr w14:paraId="2A390B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226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5D7E9" w14:textId="77777777">
            <w:r>
              <w:t>PV GA DIL OBB 2.0.0</w:t>
            </w:r>
          </w:p>
        </w:tc>
      </w:tr>
    </w:tbl>
    <w:p w14:paraId="696822B7" w14:textId="77777777">
      <w:pPr>
        <w:spacing w:after="0" w:line="96" w:lineRule="auto"/>
      </w:pPr>
    </w:p>
    <w:p w14:paraId="5B08C243" w14:textId="77777777">
      <w:pPr>
        <w:spacing w:after="0"/>
      </w:pPr>
      <w:r>
        <w:rPr>
          <w:vanish/>
        </w:rPr>
        <w:t>MLS_DSTW/MDSTW-69138</w:t>
      </w:r>
      <w:r>
        <w:rPr>
          <w:b/>
        </w:rPr>
        <w:t>1.26.0-12 Der Infotext SP-SEC-Serv-9-1 wird um folgende Anforderung ergänzt:</w:t>
      </w:r>
      <w:r>
        <w:br/>
        <w:t>1.26.0-12 Der Infotext SP-SEC-Serv-9-1 wird um folgende Anforderung ergänzt:</w:t>
        <w:br/>
        <w:t>Die Secure Component muss mindestens die in [198] definierten Lognachrichten entsprechend Reifegrad "Silver" an SCS-LOG übermitteln.</w:t>
      </w:r>
    </w:p>
    <w:p w14:paraId="7A1160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C30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E57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85935" w14:textId="77777777">
            <w:r>
              <w:t>MDSTW-69138</w:t>
            </w:r>
          </w:p>
        </w:tc>
      </w:tr>
      <w:tr w14:paraId="261D4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1D1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7F6A2" w14:textId="77777777">
            <w:r>
              <w:t>04_734</w:t>
            </w:r>
          </w:p>
        </w:tc>
      </w:tr>
      <w:tr w14:paraId="2606B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DF0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5A063" w14:textId="77777777">
            <w:r>
              <w:t>55431</w:t>
            </w:r>
          </w:p>
        </w:tc>
      </w:tr>
      <w:tr w14:paraId="720BD5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AE5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4025E" w14:textId="77777777">
            <w:r>
              <w:t>[198]</w:t>
            </w:r>
          </w:p>
        </w:tc>
      </w:tr>
      <w:tr w14:paraId="0BEB3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855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CA960D" w14:textId="77777777">
            <w:r>
              <w:t>Draft</w:t>
            </w:r>
          </w:p>
        </w:tc>
      </w:tr>
      <w:tr w14:paraId="5F8FA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98D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0DD89" w14:textId="77777777">
            <w:r>
              <w:t>Muss</w:t>
            </w:r>
          </w:p>
        </w:tc>
      </w:tr>
      <w:tr w14:paraId="0CC56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8FC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0345B" w14:textId="77777777">
            <w:r>
              <w:t>Die Secure Components erzeugen in Stufe 1 Security-Logmeldungen und übertragen diese an die innerhalb der DSTW-ZE vorgesehenen Log-Collector. Ab Stufe 2 werden die Security-Logmeldungen über die vorgesehenen Log-Relays an den zentralen SCS-LOG-Dienst beziehungsweise die DDSP weitergeleitet.</w:t>
            </w:r>
          </w:p>
        </w:tc>
      </w:tr>
      <w:tr w14:paraId="69556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D847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EBD6A" w14:textId="77777777">
            <w:r>
              <w:t>Art, Umfang und Format der an SCS-LOG zu übertragenden Meldungen richten sich nach dem vereinbarten Implementierungsstand von SSI-LOG sowie dem abgestimmten Meldungskatalog und Datenformat. Die zentrale Weiterleitung setzt die spezifikationskonforme Bereitstellung der erforderlichen DDSP- beziehungsweise SCS-LOG-Schnittstellen durch den AG voraus. SSI-LOG wird stufenweise umgesetzt.</w:t>
            </w:r>
          </w:p>
        </w:tc>
      </w:tr>
      <w:tr w14:paraId="335224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415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B3D79" w14:textId="77777777">
            <w:r>
              <w:t>PV GA DIL OBB 2.0.0</w:t>
            </w:r>
          </w:p>
        </w:tc>
      </w:tr>
    </w:tbl>
    <w:p w14:paraId="714C186D" w14:textId="77777777">
      <w:pPr>
        <w:spacing w:after="0" w:line="96" w:lineRule="auto"/>
      </w:pPr>
    </w:p>
    <w:p w14:paraId="0F51FB98" w14:textId="77777777">
      <w:r>
        <w:rPr>
          <w:vanish/>
        </w:rPr>
        <w:t>MLS_DSTW/MDSTW-69139</w:t>
      </w:r>
      <w:r>
        <w:t>1.26.0-13 Der Infotext SP-SEC-Serv-10-1 wird ergänzt um:</w:t>
        <w:br/>
        <w:t>Eine Verwendung der SSI-UAS durch den OC erfolgt nicht, da keine direkte Useranmeldung am OC für Maintenance Tätigkeiten vorgesehen ist.</w:t>
      </w:r>
    </w:p>
    <w:p w14:paraId="572DC29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3529F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E386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68756" w14:textId="77777777"/>
        </w:tc>
      </w:tr>
      <w:tr w14:paraId="698C6D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9C5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B8BBC" w14:textId="77777777">
            <w:r>
              <w:t>MDSTW-69139</w:t>
            </w:r>
          </w:p>
        </w:tc>
      </w:tr>
      <w:tr w14:paraId="0F5F0E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1497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CB23F" w14:textId="77777777">
            <w:r>
              <w:t>55432</w:t>
            </w:r>
          </w:p>
        </w:tc>
      </w:tr>
      <w:tr w14:paraId="07539C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9490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3A526" w14:textId="77777777">
            <w:r>
              <w:t>04_735</w:t>
            </w:r>
          </w:p>
        </w:tc>
      </w:tr>
    </w:tbl>
    <w:p w14:paraId="2DAA2099" w14:textId="77777777">
      <w:pPr>
        <w:spacing w:after="0" w:line="96" w:lineRule="auto"/>
      </w:pPr>
    </w:p>
    <w:p w14:paraId="72B150B7" w14:textId="77777777">
      <w:pPr>
        <w:spacing w:after="0"/>
      </w:pPr>
      <w:r>
        <w:rPr>
          <w:vanish/>
        </w:rPr>
        <w:t>MLS_DSTW/MDSTW-69141</w:t>
      </w:r>
      <w:r>
        <w:rPr>
          <w:b/>
        </w:rPr>
        <w:t>1.26.0-14 Der Infotext SP-SEC-Serv-10-1 wird ergänzt um:</w:t>
      </w:r>
      <w:r>
        <w:br/>
        <w:t>1.26.0-14 Der Infotext SP-SEC-Serv-10-1 wird ergänzt um:</w:t>
        <w:br/>
        <w:t>Eine Verwendung der SSI-UAS durch das VSTW muss mit dem AG abgestimmt werden.</w:t>
      </w:r>
    </w:p>
    <w:p w14:paraId="177273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2DB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627E1"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49325" w14:textId="77777777">
            <w:r>
              <w:t>MDSTW-69141</w:t>
            </w:r>
          </w:p>
        </w:tc>
      </w:tr>
      <w:tr w14:paraId="744094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723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B4A5D" w14:textId="77777777">
            <w:r>
              <w:t>04_736</w:t>
            </w:r>
          </w:p>
        </w:tc>
      </w:tr>
      <w:tr w14:paraId="1B4BA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CB2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29D5B" w14:textId="77777777">
            <w:r>
              <w:t>55433</w:t>
            </w:r>
          </w:p>
        </w:tc>
      </w:tr>
      <w:tr w14:paraId="23DD6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321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B3001" w14:textId="77777777"/>
        </w:tc>
      </w:tr>
      <w:tr w14:paraId="55B602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C52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202EF4" w14:textId="77777777">
            <w:r>
              <w:t>Draft</w:t>
            </w:r>
          </w:p>
        </w:tc>
      </w:tr>
      <w:tr w14:paraId="5DF724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97EF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7B5D3" w14:textId="77777777">
            <w:r>
              <w:t>Muss</w:t>
            </w:r>
          </w:p>
        </w:tc>
      </w:tr>
      <w:tr w14:paraId="6C8431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F4D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A6A13" w14:textId="77777777">
            <w:r>
              <w:t>Die Authentisierung menschlicher Benutzer des VSTW erfolgt über das für die jeweilige Stufe freigegebene Zugangs- und Rollenmodell. Eine Anbindung an SSI-UAS wird nach Festlegung der verbindlichen Schnittstellen- und Betriebsanforderungen in die technische und terminliche Planung übernommen.</w:t>
            </w:r>
          </w:p>
        </w:tc>
      </w:tr>
      <w:tr w14:paraId="004769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E34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06175" w14:textId="77777777">
            <w:r>
              <w:t>SSI-UAS ist im aktuellen Security-Konzept nicht als Funktion von Stufe 1 vorgesehen. Voraussetzung für eine Integration sind eine vollständige und freigegebene Schnittstellenspezifikation sowie ein verfügbarer AG-seitiger User Authentication Service.</w:t>
            </w:r>
          </w:p>
        </w:tc>
      </w:tr>
      <w:tr w14:paraId="77AA4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041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C65CC" w14:textId="77777777"/>
        </w:tc>
      </w:tr>
    </w:tbl>
    <w:p w14:paraId="5A1323BD" w14:textId="77777777">
      <w:pPr>
        <w:spacing w:after="0" w:line="96" w:lineRule="auto"/>
      </w:pPr>
    </w:p>
    <w:p w14:paraId="2B4EF4E2" w14:textId="77777777">
      <w:r>
        <w:rPr>
          <w:vanish/>
        </w:rPr>
        <w:t>MLS_DSTW/MDSTW-69142</w:t>
      </w:r>
      <w:r>
        <w:t>1.26.0-15 Der Infotext SP-SEC-Serv-11-1 wird ergänzt um:</w:t>
        <w:br/>
        <w:t>Auf die Ergänzungen zu Anforderung SP-SEC-Comm-5.6.3-1 in diesem Lastenheft wird hingewiesen.</w:t>
      </w:r>
    </w:p>
    <w:p w14:paraId="0F15592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B07B7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AA30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C5C24" w14:textId="77777777"/>
        </w:tc>
      </w:tr>
      <w:tr w14:paraId="05D7CC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2334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D63BB" w14:textId="77777777">
            <w:r>
              <w:t>MDSTW-69142</w:t>
            </w:r>
          </w:p>
        </w:tc>
      </w:tr>
      <w:tr w14:paraId="29BB72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8EC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158E1" w14:textId="77777777">
            <w:r>
              <w:t>55434</w:t>
            </w:r>
          </w:p>
        </w:tc>
      </w:tr>
      <w:tr w14:paraId="077E0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46C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A6FC0" w14:textId="77777777">
            <w:r>
              <w:t>04_737</w:t>
            </w:r>
          </w:p>
        </w:tc>
      </w:tr>
    </w:tbl>
    <w:p w14:paraId="09C70EE1" w14:textId="77777777">
      <w:pPr>
        <w:spacing w:after="0" w:line="96" w:lineRule="auto"/>
      </w:pPr>
    </w:p>
    <w:p w14:paraId="349283D6" w14:textId="77777777">
      <w:pPr>
        <w:spacing w:after="0"/>
      </w:pPr>
      <w:r>
        <w:rPr>
          <w:vanish/>
        </w:rPr>
        <w:t>MLS_DSTW/MDSTW-69143</w:t>
      </w:r>
      <w:r>
        <w:rPr>
          <w:b/>
        </w:rPr>
        <w:t>1.26.0-16 Der Infotext SP-SEC-Serv-11-1 wird ergänzt um:</w:t>
      </w:r>
      <w:r>
        <w:br/>
        <w:t>1.26.0-16 Der Infotext SP-SEC-Serv-11-1 wird ergänzt um:</w:t>
        <w:br/>
        <w:t>Die Definition der teilweise OPC-UA-basierten SSI-BKP-Schnittstelle ist momentan zumindest in Bezug auf OPC-UA unvollständig.</w:t>
        <w:br/>
        <w:t>Eine Definition dieser Anforderungen muss in Abstimmung mit dem AG durchgeführt werden, um eine interoperable Schnittstellendefinition sicherzustellen.</w:t>
      </w:r>
    </w:p>
    <w:p w14:paraId="73D888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4A5F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B16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0B0C5" w14:textId="77777777">
            <w:r>
              <w:t>MDSTW-69143</w:t>
            </w:r>
          </w:p>
        </w:tc>
      </w:tr>
      <w:tr w14:paraId="0D7964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F1EA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79C06" w14:textId="77777777">
            <w:r>
              <w:t>04_738</w:t>
            </w:r>
          </w:p>
        </w:tc>
      </w:tr>
      <w:tr w14:paraId="630EAA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6DA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A092B" w14:textId="77777777">
            <w:r>
              <w:t>55435</w:t>
            </w:r>
          </w:p>
        </w:tc>
      </w:tr>
      <w:tr w14:paraId="3E9D9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403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F3735D" w14:textId="77777777"/>
        </w:tc>
      </w:tr>
      <w:tr w14:paraId="0E36F9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D54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B9099" w14:textId="77777777">
            <w:r>
              <w:t>Draft</w:t>
            </w:r>
          </w:p>
        </w:tc>
      </w:tr>
      <w:tr w14:paraId="6838B0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52F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C27614" w14:textId="77777777">
            <w:r>
              <w:t>Muss</w:t>
            </w:r>
          </w:p>
        </w:tc>
      </w:tr>
      <w:tr w14:paraId="2E2A1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CCE4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23223" w14:textId="77777777">
            <w:r>
              <w:t>Backup und Restore werden ab Stufe 1 durch den im Security-Konzept beschriebenen image-basierten Ansatz realisiert. Generische Images, signierte Konfigurationsdaten und erforderliche Betriebszustandsdaten werden getrennt behandelt und kontrolliert wiederhergestellt.</w:t>
            </w:r>
          </w:p>
        </w:tc>
      </w:tr>
      <w:tr w14:paraId="57B4CB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042C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F419C" w14:textId="77777777">
            <w:r>
              <w:t xml:space="preserve">SSI-BKP wird nicht als instance-basierter Backup-Mechanismus gemäß der derzeit unvollständigen Schnittstellenbeschreibung implementiert. Eine </w:t>
              <w:lastRenderedPageBreak/>
              <w:t>zusätzliche interoperable SSI-BKP-Integration setzt eine vollständige und freigegebene Spezifikation voraus und ist anschließend hinsichtlich technischer Auswirkungen, Aufwand, Termin und Zielstufe gesondert zu bewerten.</w:t>
            </w:r>
          </w:p>
        </w:tc>
      </w:tr>
      <w:tr w14:paraId="10F34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662B2"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51F02" w14:textId="77777777"/>
        </w:tc>
      </w:tr>
    </w:tbl>
    <w:p w14:paraId="60490958" w14:textId="77777777">
      <w:pPr>
        <w:spacing w:after="0" w:line="96" w:lineRule="auto"/>
      </w:pPr>
    </w:p>
    <w:p w14:paraId="6CF8706E" w14:textId="77777777">
      <w:pPr>
        <w:spacing w:after="0"/>
      </w:pPr>
      <w:r>
        <w:rPr>
          <w:vanish/>
        </w:rPr>
        <w:t>MLS_DSTW/MDSTW-69144</w:t>
      </w:r>
      <w:r>
        <w:rPr>
          <w:b/>
        </w:rPr>
        <w:t>1.26.0-17 Der Infotext SP-SEC-Serv-12-1 wird ergänzt um:</w:t>
      </w:r>
      <w:r>
        <w:br/>
        <w:t>1.26.0-17 Der Infotext SP-SEC-Serv-12-1 wird ergänzt um:</w:t>
        <w:br/>
        <w:t>Eine eindeutige Referenzierung auf SDI (oder alternativ SMI) inkl. EULYNX Dokumentennummer und relevater Kapitel bzw. Anforderungen liegt in SP-SEC-ServSpec - V1.0 nicht vor. Die Definition der OPC-UA-basierten SSI-MNT-Schnittstelle ist daher momentan zumindest in Bezug auf OPC-UA unvollständig.</w:t>
        <w:br/>
        <w:t>Eine Definition dieser Anforderungen muss in Abstimmung mit dem AG durchgeführt werden, um eine interoperable Schnittstellendefinition sicherzustellen.</w:t>
      </w:r>
    </w:p>
    <w:p w14:paraId="11FE1A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668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916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CCAF1B" w14:textId="77777777">
            <w:r>
              <w:t>MDSTW-69144</w:t>
            </w:r>
          </w:p>
        </w:tc>
      </w:tr>
      <w:tr w14:paraId="4BA014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B8ECC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F5081" w14:textId="77777777">
            <w:r>
              <w:t>04_739</w:t>
            </w:r>
          </w:p>
        </w:tc>
      </w:tr>
      <w:tr w14:paraId="656B5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5B9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E9F8B" w14:textId="77777777">
            <w:r>
              <w:t>55436</w:t>
            </w:r>
          </w:p>
        </w:tc>
      </w:tr>
      <w:tr w14:paraId="0C7651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9F5A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19322" w14:textId="77777777"/>
        </w:tc>
      </w:tr>
      <w:tr w14:paraId="78A8BB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4EC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BA7F0B" w14:textId="77777777">
            <w:r>
              <w:t>Draft</w:t>
            </w:r>
          </w:p>
        </w:tc>
      </w:tr>
      <w:tr w14:paraId="7CA23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BD2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C8C62" w14:textId="77777777">
            <w:r>
              <w:t>Muss</w:t>
            </w:r>
          </w:p>
        </w:tc>
      </w:tr>
      <w:tr w14:paraId="322B92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136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3591EA" w14:textId="77777777">
            <w:r>
              <w:t>In Stufe 1 und Stufe 2 werden Maintenance-Funktionen über die vorgesehenen produktspezifischen Diagnose-, Logging- und Administrationsmechanismen bereitgestellt. Ab Stufe 3 werden SSI-MNT und SMI gemäß der freigegebenen Schnittstellenbaseline implementiert.</w:t>
            </w:r>
          </w:p>
        </w:tc>
      </w:tr>
      <w:tr w14:paraId="533E6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9BA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CDAB1" w14:textId="77777777">
            <w:r>
              <w:t>Die Umsetzung setzt eine vollständige, eindeutig referenzierte und freigegebene Schnittstellenspezifikation einschließlich des anzuwendenden SDI-/SMI-Profils voraus. Änderungen nach Freigabe der Schnittstellenbaseline sind hinsichtlich Aufwand und Termin gesondert zu bewerten.</w:t>
            </w:r>
          </w:p>
        </w:tc>
      </w:tr>
      <w:tr w14:paraId="1BAF21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A60C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F1F42" w14:textId="77777777">
            <w:r>
              <w:t>PV GA DIL OBB 3.0.0</w:t>
            </w:r>
          </w:p>
        </w:tc>
      </w:tr>
    </w:tbl>
    <w:p w14:paraId="28B5AA70" w14:textId="77777777">
      <w:pPr>
        <w:spacing w:after="0" w:line="96" w:lineRule="auto"/>
      </w:pPr>
    </w:p>
    <w:p w14:paraId="5C5851A5" w14:textId="77777777">
      <w:pPr>
        <w:spacing w:after="0"/>
      </w:pPr>
      <w:r>
        <w:rPr>
          <w:vanish/>
        </w:rPr>
        <w:t>MLS_DSTW/MDSTW-69145</w:t>
      </w:r>
      <w:r>
        <w:rPr>
          <w:b/>
        </w:rPr>
        <w:t>1.26.0-18 Die Anforderung SP-SEC-Serv-13-5 wird ergänzt um:</w:t>
      </w:r>
      <w:r>
        <w:br/>
        <w:t>1.26.0-18 Die Anforderung SP-SEC-Serv-13-5 wird ergänzt um:</w:t>
        <w:br/>
        <w:t>Der SSI-DNS Client muss so konfiguriert sein, dass nur DNS (RFC 1035) verwendet wird.</w:t>
      </w:r>
    </w:p>
    <w:p w14:paraId="434101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AFCB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BE9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96B724" w14:textId="77777777">
            <w:r>
              <w:t>MDSTW-69145</w:t>
            </w:r>
          </w:p>
        </w:tc>
      </w:tr>
      <w:tr w14:paraId="3347D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C4D9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86282" w14:textId="77777777">
            <w:r>
              <w:t>04_740</w:t>
            </w:r>
          </w:p>
        </w:tc>
      </w:tr>
      <w:tr w14:paraId="3EED0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0B0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74ACA" w14:textId="77777777">
            <w:r>
              <w:t>55437</w:t>
            </w:r>
          </w:p>
        </w:tc>
      </w:tr>
      <w:tr w14:paraId="0B39CB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1E3E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1417A" w14:textId="77777777"/>
        </w:tc>
      </w:tr>
      <w:tr w14:paraId="400810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BE4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9553E" w14:textId="77777777">
            <w:r>
              <w:t>Draft</w:t>
            </w:r>
          </w:p>
        </w:tc>
      </w:tr>
      <w:tr w14:paraId="7891C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BFF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18396" w14:textId="77777777">
            <w:r>
              <w:t>Muss</w:t>
            </w:r>
          </w:p>
        </w:tc>
      </w:tr>
      <w:tr w14:paraId="46AD78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1ED7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EBDA0" w14:textId="77777777">
            <w:r>
              <w:t>Der SSI-DNS-Client wird ab Stufe 1 für die Verwendung von DNS gemäß RFC 1035 konfiguriert.</w:t>
            </w:r>
          </w:p>
        </w:tc>
      </w:tr>
      <w:tr w14:paraId="7E6647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509D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622E9" w14:textId="77777777">
            <w:r>
              <w:t>Der DNS-Dienst wird durch den AG bereitgestellt. Die Verwendung von DNS gemäß RFC 1035 entspricht der Basic-Security-Lösung in Stufe 1.</w:t>
            </w:r>
          </w:p>
        </w:tc>
      </w:tr>
      <w:tr w14:paraId="76A46C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80671"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BECB2" w14:textId="77777777">
            <w:r>
              <w:t>PV GA DIL OBB 1.0.0</w:t>
            </w:r>
          </w:p>
        </w:tc>
      </w:tr>
    </w:tbl>
    <w:p w14:paraId="1CD378E9" w14:textId="77777777">
      <w:pPr>
        <w:spacing w:after="0" w:line="96" w:lineRule="auto"/>
      </w:pPr>
    </w:p>
    <w:p w14:paraId="77D2524A" w14:textId="77777777">
      <w:pPr>
        <w:spacing w:after="0"/>
      </w:pPr>
      <w:r>
        <w:rPr>
          <w:vanish/>
        </w:rPr>
        <w:t>MLS_DSTW/MDSTW-69146</w:t>
      </w:r>
      <w:r>
        <w:rPr>
          <w:b/>
        </w:rPr>
        <w:t>1.26.0-19 Die Anforderung SP-SEC-Serv-13-5 wird ergänzt um:</w:t>
      </w:r>
      <w:r>
        <w:br/>
        <w:t>1.26.0-19 Die Anforderung SP-SEC-Serv-13-5 wird ergänzt um:</w:t>
        <w:br/>
        <w:t>Sobald der SSI-DNS Server DNS over TLS (RFC 7858) zur Verfügung stellen kann, muss eine Anpassung der Client-Konfiguration von DNS zu DNS over TLS möglich sein.</w:t>
      </w:r>
    </w:p>
    <w:p w14:paraId="5AABE4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E21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275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90E30" w14:textId="77777777">
            <w:r>
              <w:t>MDSTW-69146</w:t>
            </w:r>
          </w:p>
        </w:tc>
      </w:tr>
      <w:tr w14:paraId="6334AF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3B8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A6A16" w14:textId="77777777">
            <w:r>
              <w:t>04_741</w:t>
            </w:r>
          </w:p>
        </w:tc>
      </w:tr>
      <w:tr w14:paraId="1AC770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AFA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DD66B" w14:textId="77777777">
            <w:r>
              <w:t>55438</w:t>
            </w:r>
          </w:p>
        </w:tc>
      </w:tr>
      <w:tr w14:paraId="03A9C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20B1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FB82F" w14:textId="77777777"/>
        </w:tc>
      </w:tr>
      <w:tr w14:paraId="658C8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CD3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B7FA5" w14:textId="77777777">
            <w:r>
              <w:t>Draft</w:t>
            </w:r>
          </w:p>
        </w:tc>
      </w:tr>
      <w:tr w14:paraId="073407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A5B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A9F75" w14:textId="77777777">
            <w:r>
              <w:t>Muss</w:t>
            </w:r>
          </w:p>
        </w:tc>
      </w:tr>
      <w:tr w14:paraId="0826F6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A05B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A7427" w14:textId="77777777">
            <w:r>
              <w:t>Ab Stufe 3 unterstützt der SSI-DNS-Client DNS over TLS gemäß der freigegebenen Security- und Schnittstellenbaseline. Die Aktivierung erfolgt über einen freigegebenen Software- und Konfigurationsstand.</w:t>
            </w:r>
          </w:p>
        </w:tc>
      </w:tr>
      <w:tr w14:paraId="50D4BB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C6A4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A59F15" w14:textId="77777777">
            <w:r>
              <w:t>Voraussetzung sind ein kompatibler AG-Dienst, die Festlegung der Trust- und Zertifikatsparameter sowie erfolgreiche Interoperabilitäts- und Security-Tests. Eine automatische Umstellung allein aufgrund der Verfügbarkeit eines DNS-over-TLS-Servers ist nicht vorgesehen.</w:t>
            </w:r>
          </w:p>
        </w:tc>
      </w:tr>
      <w:tr w14:paraId="47F414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1B93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74BCF" w14:textId="77777777">
            <w:r>
              <w:t>PV GA DIL OBB 3.0.0</w:t>
            </w:r>
          </w:p>
        </w:tc>
      </w:tr>
    </w:tbl>
    <w:p w14:paraId="79B2E880" w14:textId="77777777">
      <w:pPr>
        <w:spacing w:after="0" w:line="96" w:lineRule="auto"/>
      </w:pPr>
    </w:p>
    <w:p w14:paraId="5F8E8144" w14:textId="77777777">
      <w:pPr>
        <w:spacing w:after="0"/>
      </w:pPr>
      <w:r>
        <w:rPr>
          <w:vanish/>
        </w:rPr>
        <w:t>MLS_DSTW/MDSTW-69147</w:t>
      </w:r>
      <w:r>
        <w:rPr>
          <w:b/>
        </w:rPr>
        <w:t>1.26.0-20 Die Anforderung SP-SEC-Serv-14.1.2-1 wird ergänzt um:</w:t>
      </w:r>
      <w:r>
        <w:br/>
        <w:t>1.26.0-20 Die Anforderung SP-SEC-Serv-14.1.2-1 wird ergänzt um:</w:t>
        <w:br/>
        <w:t>Der Common Name muss den EULYNX technical identifier enthalten.</w:t>
      </w:r>
    </w:p>
    <w:p w14:paraId="7901F6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8202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6F6C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659DC" w14:textId="77777777">
            <w:r>
              <w:t>MDSTW-69147</w:t>
            </w:r>
          </w:p>
        </w:tc>
      </w:tr>
      <w:tr w14:paraId="3A2563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3B7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95602" w14:textId="77777777">
            <w:r>
              <w:t>04_742</w:t>
            </w:r>
          </w:p>
        </w:tc>
      </w:tr>
      <w:tr w14:paraId="1D0636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662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E49E8" w14:textId="77777777">
            <w:r>
              <w:t>55439</w:t>
            </w:r>
          </w:p>
        </w:tc>
      </w:tr>
      <w:tr w14:paraId="68E5A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0EC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5511E" w14:textId="77777777"/>
        </w:tc>
      </w:tr>
      <w:tr w14:paraId="00E58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0A9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067A9" w14:textId="77777777">
            <w:r>
              <w:t>Draft</w:t>
            </w:r>
          </w:p>
        </w:tc>
      </w:tr>
      <w:tr w14:paraId="3F353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439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2B4F7" w14:textId="77777777">
            <w:r>
              <w:t>Muss</w:t>
            </w:r>
          </w:p>
        </w:tc>
      </w:tr>
      <w:tr w14:paraId="09F520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B9F4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B9C39" w14:textId="77777777">
            <w:r>
              <w:t>Ab Stufe 1 wird der EULYNX Technical Identifier gemäß dem vereinbarten Zertifikatsprofil im Common Name beziehungsweise im dafür festgelegten Zertifikatsattribut abgebildet.</w:t>
            </w:r>
          </w:p>
        </w:tc>
      </w:tr>
      <w:tr w14:paraId="78AB9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580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33F2E" w14:textId="77777777">
            <w:r>
              <w:t>Syntax, Eindeutigkeit, zulässige Länge und konkrete Abbildung im Zertifikat sind in einem verbindlichen, zwischen AG und Hitachi Rail abgestimmten Zertifikatsprofil festzulegen.</w:t>
            </w:r>
          </w:p>
        </w:tc>
      </w:tr>
      <w:tr w14:paraId="44746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4DCB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38A7A" w14:textId="77777777">
            <w:r>
              <w:t>PV GA DIL OBB 1.0.0</w:t>
            </w:r>
          </w:p>
        </w:tc>
      </w:tr>
    </w:tbl>
    <w:p w14:paraId="40A60E52" w14:textId="77777777">
      <w:pPr>
        <w:spacing w:after="0" w:line="96" w:lineRule="auto"/>
      </w:pPr>
    </w:p>
    <w:p w14:paraId="3D8040BF" w14:textId="77777777">
      <w:pPr>
        <w:pStyle w:val="Heading3"/>
        <w:divId w:val="174"/>
      </w:pPr>
      <w:bookmarkStart w:name="_Toc242172750" w:id="143"/>
      <w:r>
        <w:t>1.27 SP-SEC-PrgmReq</w:t>
      </w:r>
      <w:bookmarkEnd w:id="143"/>
    </w:p>
    <w:p w14:paraId="7C40BADF" w14:textId="77777777">
      <w:pPr>
        <w:spacing w:after="0"/>
      </w:pPr>
      <w:r>
        <w:rPr>
          <w:vanish/>
        </w:rPr>
        <w:t>MLS_DSTW/MDSTW-69149</w:t>
      </w:r>
      <w:r>
        <w:rPr>
          <w:b/>
        </w:rPr>
        <w:t>1.27.0-1 Das Kapitel SP-SEC-Pgrm-5.2 wird ergänzt durch:</w:t>
      </w:r>
      <w:r>
        <w:br/>
        <w:t>1.27.0-1 Das Kapitel SP-SEC-Pgrm-5.2 wird ergänzt durch:</w:t>
        <w:br/>
        <w:t>Die Zugangskontrolle wird im &lt;11 Lastenheft Feldelementstation&gt; 1 spezifiziert.</w:t>
      </w:r>
    </w:p>
    <w:p w14:paraId="5A4DF4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C45F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8E701"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30E31" w14:textId="77777777">
            <w:r>
              <w:t>MDSTW-69149</w:t>
            </w:r>
          </w:p>
        </w:tc>
      </w:tr>
      <w:tr w14:paraId="53A02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8987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1E75F6" w14:textId="77777777">
            <w:r>
              <w:t>04_37</w:t>
            </w:r>
          </w:p>
        </w:tc>
      </w:tr>
      <w:tr w14:paraId="506ABA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BF0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225A3" w14:textId="77777777">
            <w:r>
              <w:t>55441</w:t>
            </w:r>
          </w:p>
        </w:tc>
      </w:tr>
      <w:tr w14:paraId="2437FB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3DDB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D879B" w14:textId="77777777"/>
        </w:tc>
      </w:tr>
      <w:tr w14:paraId="4339A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303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6AD351" w14:textId="77777777">
            <w:r>
              <w:t>Draft</w:t>
            </w:r>
          </w:p>
        </w:tc>
      </w:tr>
      <w:tr w14:paraId="5718A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0F0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95757" w14:textId="77777777">
            <w:r>
              <w:t>Muss</w:t>
            </w:r>
          </w:p>
        </w:tc>
      </w:tr>
      <w:tr w14:paraId="2A2B83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0A1E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8F9A9F" w14:textId="77777777">
            <w:r>
              <w:t>Die zugrunde liegende EULYNX-Erklärung dient ausschließlich zu Informationszwecken.</w:t>
            </w:r>
          </w:p>
        </w:tc>
      </w:tr>
      <w:tr w14:paraId="36C11E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958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DAF75" w14:textId="77777777"/>
        </w:tc>
      </w:tr>
      <w:tr w14:paraId="049D84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F9C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69561" w14:textId="77777777"/>
        </w:tc>
      </w:tr>
    </w:tbl>
    <w:p w14:paraId="29FD83A5" w14:textId="77777777">
      <w:pPr>
        <w:spacing w:after="0" w:line="96" w:lineRule="auto"/>
      </w:pPr>
    </w:p>
    <w:p w14:paraId="7DB0277B" w14:textId="77777777">
      <w:pPr>
        <w:spacing w:after="0"/>
      </w:pPr>
      <w:r>
        <w:rPr>
          <w:vanish/>
        </w:rPr>
        <w:t>MLS_DSTW/MDSTW-69151</w:t>
      </w:r>
      <w:r>
        <w:rPr>
          <w:b/>
        </w:rPr>
        <w:t>1.27.0-2 Das Kapitel SP-SEC-Pgrm-5.2 wird ergänzt durch:</w:t>
      </w:r>
      <w:r>
        <w:br/>
        <w:t>1.27.0-2 Das Kapitel SP-SEC-Pgrm-5.2 wird ergänzt durch:</w:t>
        <w:br/>
        <w:t>Türkontakte mit Anbindung an "Datennetz 2020" müssen vorhanden sein.</w:t>
      </w:r>
    </w:p>
    <w:p w14:paraId="69E792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458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998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A4853" w14:textId="77777777">
            <w:r>
              <w:t>MDSTW-69151</w:t>
            </w:r>
          </w:p>
        </w:tc>
      </w:tr>
      <w:tr w14:paraId="11913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9508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2115E" w14:textId="77777777">
            <w:r>
              <w:t>04_305</w:t>
            </w:r>
          </w:p>
        </w:tc>
      </w:tr>
      <w:tr w14:paraId="21FD5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66C6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EA6A51" w14:textId="77777777">
            <w:r>
              <w:t>55442</w:t>
            </w:r>
          </w:p>
        </w:tc>
      </w:tr>
      <w:tr w14:paraId="718376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A463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821BF" w14:textId="77777777"/>
        </w:tc>
      </w:tr>
      <w:tr w14:paraId="7C6A4B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9C0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B43F2" w14:textId="77777777">
            <w:r>
              <w:t>Draft</w:t>
            </w:r>
          </w:p>
        </w:tc>
      </w:tr>
      <w:tr w14:paraId="2755C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3C8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AB671" w14:textId="77777777">
            <w:r>
              <w:t>Muss</w:t>
            </w:r>
          </w:p>
        </w:tc>
      </w:tr>
      <w:tr w14:paraId="4675A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A66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C85CC" w14:textId="77777777">
            <w:r>
              <w:t>Externe Feldelementstationen der Größen L und XL sind mit elektronischen Türkontakten ausgestattet, um Einbrüche zu erkennen und diese Ereignisse an das DATANETZ 2020 Netzwerk des Kunden zu melden.</w:t>
            </w:r>
          </w:p>
        </w:tc>
      </w:tr>
      <w:tr w14:paraId="7F7A2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033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73147" w14:textId="77777777"/>
        </w:tc>
      </w:tr>
      <w:tr w14:paraId="12406B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95A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D2C7B" w14:textId="77777777"/>
        </w:tc>
      </w:tr>
    </w:tbl>
    <w:p w14:paraId="4C76B674" w14:textId="77777777">
      <w:pPr>
        <w:spacing w:after="0" w:line="96" w:lineRule="auto"/>
      </w:pPr>
    </w:p>
    <w:p w14:paraId="014270B0" w14:textId="77777777">
      <w:pPr>
        <w:spacing w:after="0"/>
      </w:pPr>
      <w:r>
        <w:rPr>
          <w:vanish/>
        </w:rPr>
        <w:t>MLS_DSTW/MDSTW-69153</w:t>
      </w:r>
      <w:r>
        <w:rPr>
          <w:b/>
        </w:rPr>
        <w:t>1.27.0-3 Die Anforderung SP-SEC-Pgrm-7-3 wird ergänzt um:</w:t>
      </w:r>
      <w:r>
        <w:br/>
        <w:t>1.27.0-3 Die Anforderung SP-SEC-Pgrm-7-3 wird ergänzt um:</w:t>
        <w:br/>
        <w:t>The supplier shall document the zones and network zone interconnections according to IEC 62443-2-1 Net 1.2 for the SuC.</w:t>
      </w:r>
    </w:p>
    <w:p w14:paraId="6CE9BCA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AD56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7D6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90E7C" w14:textId="77777777">
            <w:r>
              <w:t>MDSTW-69153</w:t>
            </w:r>
          </w:p>
        </w:tc>
      </w:tr>
      <w:tr w14:paraId="72F81E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DC7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86FDC" w14:textId="77777777">
            <w:r>
              <w:t>04_744</w:t>
            </w:r>
          </w:p>
        </w:tc>
      </w:tr>
      <w:tr w14:paraId="4A238A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2C9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93858" w14:textId="77777777">
            <w:r>
              <w:t>55443</w:t>
            </w:r>
          </w:p>
        </w:tc>
      </w:tr>
      <w:tr w14:paraId="29F91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73AE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74AB1" w14:textId="77777777"/>
        </w:tc>
      </w:tr>
      <w:tr w14:paraId="1D8B14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536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5E9E6" w14:textId="77777777">
            <w:r>
              <w:t>Draft</w:t>
            </w:r>
          </w:p>
        </w:tc>
      </w:tr>
      <w:tr w14:paraId="7CC435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1BE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C451E" w14:textId="77777777">
            <w:r>
              <w:t>Muss</w:t>
            </w:r>
          </w:p>
        </w:tc>
      </w:tr>
      <w:tr w14:paraId="36C066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D23D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958FF4" w14:textId="77777777">
            <w:r>
              <w:t>Hitachi Rail dokumentiert ab Stufe 1 für das System under Consideration die Security-Zonen, die zugeordneten Secure Components sowie die zonenübergreifenden Netzwerkverbindungen gemäß IEC 62443-2-1 Net 1.2. Die Dokumentation enthält die relevanten Kommunikationsbeziehungen, Übergabepunkte und eingesetzten Schutzmechanismen.</w:t>
            </w:r>
          </w:p>
        </w:tc>
      </w:tr>
      <w:tr w14:paraId="7CA02E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99A7D"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852E1" w14:textId="77777777">
            <w:r>
              <w:t>Die Dokumentation umfasst den Lieferumfang von Hitachi Rail und die bekannten Schnittstellen zu angrenzenden Systemen. Interne Zonierungen und Netzwerkverbindungen innerhalb von AG- oder Fremdsystemen sind durch den jeweiligen Verantwortlichen bereitzustellen.</w:t>
            </w:r>
          </w:p>
        </w:tc>
      </w:tr>
      <w:tr w14:paraId="2FCF2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DDC8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2E245" w14:textId="77777777">
            <w:r>
              <w:t>PV GA DIL OBB 1.0.0</w:t>
            </w:r>
          </w:p>
        </w:tc>
      </w:tr>
    </w:tbl>
    <w:p w14:paraId="39A84F6F" w14:textId="77777777">
      <w:pPr>
        <w:spacing w:after="0" w:line="96" w:lineRule="auto"/>
      </w:pPr>
    </w:p>
    <w:p w14:paraId="08FC31F0" w14:textId="77777777">
      <w:pPr>
        <w:spacing w:after="0"/>
      </w:pPr>
      <w:r>
        <w:rPr>
          <w:vanish/>
        </w:rPr>
        <w:t>MLS_DSTW/MDSTW-69159</w:t>
      </w:r>
      <w:r>
        <w:rPr>
          <w:b/>
        </w:rPr>
        <w:t>1.27.0-4 Die Anforderung SP-SEC-Pgrm-8.1-2 wird ergänzt um:</w:t>
      </w:r>
      <w:r>
        <w:br/>
        <w:t>1.27.0-4 Die Anforderung SP-SEC-Pgrm-8.1-2 wird ergänzt um:</w:t>
        <w:br/>
        <w:t>The supplier shall follow a coordinated vulnerability disclosure procedure according to ISO 29147.</w:t>
      </w:r>
    </w:p>
    <w:p w14:paraId="4E148B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AFD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AE4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88EEC" w14:textId="77777777">
            <w:r>
              <w:t>MDSTW-69159</w:t>
            </w:r>
          </w:p>
        </w:tc>
      </w:tr>
      <w:tr w14:paraId="117200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A22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78910" w14:textId="77777777">
            <w:r>
              <w:t>04_745</w:t>
            </w:r>
          </w:p>
        </w:tc>
      </w:tr>
      <w:tr w14:paraId="1E335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714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4D9C6" w14:textId="77777777">
            <w:r>
              <w:t>55444</w:t>
            </w:r>
          </w:p>
        </w:tc>
      </w:tr>
      <w:tr w14:paraId="3379A2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523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2B369" w14:textId="77777777"/>
        </w:tc>
      </w:tr>
      <w:tr w14:paraId="15BF3C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E36D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BF1FD" w14:textId="77777777">
            <w:r>
              <w:t>Draft</w:t>
            </w:r>
          </w:p>
        </w:tc>
      </w:tr>
      <w:tr w14:paraId="57A829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A29F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842D2" w14:textId="77777777">
            <w:r>
              <w:t>Muss</w:t>
            </w:r>
          </w:p>
        </w:tc>
      </w:tr>
      <w:tr w14:paraId="523981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1DB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9EEEBD" w14:textId="77777777">
            <w:r>
              <w:t>Hitachi Rail betreibt bereits in Stufe 1 einen Vulnerability-Management-Prozess. Ab Stufe 2 werden Kundeninformationen und Vulnerability Notices im Rahmen eines koordinierten Disclosure-Prozesses gemäß ISO/IEC 29147 bereitgestellt.</w:t>
            </w:r>
          </w:p>
        </w:tc>
      </w:tr>
      <w:tr w14:paraId="467C7F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3B2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AE127" w14:textId="77777777">
            <w:r>
              <w:t>Informationsumfang, Meldewege, Vertraulichkeit und Zeitpunkt der Information richten sich nach Kritikalität, verfügbarer Verifikation, gesetzlichen Vorgaben und den vereinbarten Security-Prozessen. Die Anforderung begründet keine unkontrollierte Veröffentlichung vertraulicher Schwachstelleninformationen.</w:t>
            </w:r>
          </w:p>
        </w:tc>
      </w:tr>
      <w:tr w14:paraId="1800DF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3EB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FA7B0" w14:textId="77777777">
            <w:r>
              <w:t>PV GA DIL OBB 2.0.0</w:t>
            </w:r>
          </w:p>
        </w:tc>
      </w:tr>
    </w:tbl>
    <w:p w14:paraId="749200C2" w14:textId="77777777">
      <w:pPr>
        <w:spacing w:after="0" w:line="96" w:lineRule="auto"/>
      </w:pPr>
    </w:p>
    <w:p w14:paraId="2033F78F" w14:textId="77777777">
      <w:pPr>
        <w:spacing w:after="0"/>
      </w:pPr>
      <w:r>
        <w:rPr>
          <w:vanish/>
        </w:rPr>
        <w:t>MLS_DSTW/MDSTW-69160</w:t>
      </w:r>
      <w:r>
        <w:rPr>
          <w:b/>
        </w:rPr>
        <w:t>1.27.0-5 Die Anforderung SP-SEC-Pgrm-8.1-7 wird ersetzt durch:</w:t>
      </w:r>
      <w:r>
        <w:br/>
        <w:t>1.27.0-5 Die Anforderung SP-SEC-Pgrm-8.1-7 wird ersetzt durch:</w:t>
        <w:br/>
        <w:t>The supplier shall calculate the CVSS v4.0 Base + Threat + Environment metric for all vulnerabilities.</w:t>
      </w:r>
    </w:p>
    <w:p w14:paraId="04ACDD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F755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4D0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0897C" w14:textId="77777777">
            <w:r>
              <w:t>MDSTW-69160</w:t>
            </w:r>
          </w:p>
        </w:tc>
      </w:tr>
      <w:tr w14:paraId="0D793B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96234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41012" w14:textId="77777777">
            <w:r>
              <w:t>04_241</w:t>
            </w:r>
          </w:p>
        </w:tc>
      </w:tr>
      <w:tr w14:paraId="7BB239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F47F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459B5" w14:textId="77777777">
            <w:r>
              <w:t>55445</w:t>
            </w:r>
          </w:p>
        </w:tc>
      </w:tr>
      <w:tr w14:paraId="4615EA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7D3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82D7E" w14:textId="77777777"/>
        </w:tc>
      </w:tr>
      <w:tr w14:paraId="18E5A5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D7E52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E0DD6" w14:textId="77777777">
            <w:r>
              <w:t>Draft</w:t>
            </w:r>
          </w:p>
        </w:tc>
      </w:tr>
      <w:tr w14:paraId="7F07F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4788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FE9C4" w14:textId="77777777">
            <w:r>
              <w:t>Muss</w:t>
            </w:r>
          </w:p>
        </w:tc>
      </w:tr>
      <w:tr w14:paraId="18C16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009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1D1BD4" w14:textId="77777777">
            <w:r>
              <w:t xml:space="preserve">Der Auftragnehmer meldet zeitnah Schwachstellen in der Lösung. Nach der Meldung einer Schwachstelle nimmt der Auftragnehmer eine Risikobewertung vor, um festzustellen, wie die Schwachstelle behandelt werden sollte, und handelt dann entsprechend. In einigen Fällen können Patches erforderlich sein, in anderen Fällen kann die Schwachstelle im Rahmen der geplanten Wartung behoben werden. Der Auftragnehmer stützt sich bei der Ermittlung und Behandlung von Schwachstellen u. a. auf die Nationale Datenbank für Schwachstellen (NVD), und alle Meldungen von Schwachstellen, für die eine </w:t>
              <w:lastRenderedPageBreak/>
              <w:t>Risikobewertung durchgeführt und deren Ergebnis festgehalten wird, werden aufgezeichnet.</w:t>
            </w:r>
          </w:p>
        </w:tc>
      </w:tr>
      <w:tr w14:paraId="606ED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F540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760F2" w14:textId="77777777"/>
        </w:tc>
      </w:tr>
      <w:tr w14:paraId="5FD596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B74F9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565F8" w14:textId="77777777"/>
        </w:tc>
      </w:tr>
    </w:tbl>
    <w:p w14:paraId="1FF07B86" w14:textId="77777777">
      <w:pPr>
        <w:spacing w:after="0" w:line="96" w:lineRule="auto"/>
      </w:pPr>
    </w:p>
    <w:p w14:paraId="67BF785A" w14:textId="77777777">
      <w:pPr>
        <w:spacing w:after="0"/>
      </w:pPr>
      <w:r>
        <w:rPr>
          <w:vanish/>
        </w:rPr>
        <w:t>MLS_DSTW/MDSTW-69161</w:t>
      </w:r>
      <w:r>
        <w:rPr>
          <w:b/>
        </w:rPr>
        <w:t>1.27.0-6 Die Anforderung SP-SEC-Pgrm-8-5 wird ergänzt um:</w:t>
      </w:r>
      <w:r>
        <w:br/>
        <w:t>1.27.0-6 Die Anforderung SP-SEC-Pgrm-8-5 wird ergänzt um:</w:t>
        <w:br/>
        <w:t>Der AN muss Checklisten und Nachweise (Testberichte) für die Systemhärtung der gelieferten Systeme bereitstellen.</w:t>
      </w:r>
    </w:p>
    <w:p w14:paraId="377909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A324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041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ED2A0" w14:textId="77777777">
            <w:r>
              <w:t>MDSTW-69161</w:t>
            </w:r>
          </w:p>
        </w:tc>
      </w:tr>
      <w:tr w14:paraId="1F6ADA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2D3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A2DC6" w14:textId="77777777">
            <w:r>
              <w:t>04_227</w:t>
            </w:r>
          </w:p>
        </w:tc>
      </w:tr>
      <w:tr w14:paraId="007D61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1A5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8AB38" w14:textId="77777777">
            <w:r>
              <w:t>55446</w:t>
            </w:r>
          </w:p>
        </w:tc>
      </w:tr>
      <w:tr w14:paraId="76AA1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21F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CEC18" w14:textId="77777777"/>
        </w:tc>
      </w:tr>
      <w:tr w14:paraId="6A0548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ED6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69DEC" w14:textId="77777777">
            <w:r>
              <w:t>Draft</w:t>
            </w:r>
          </w:p>
        </w:tc>
      </w:tr>
      <w:tr w14:paraId="11466D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D0A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C1B0C" w14:textId="77777777">
            <w:r>
              <w:t>Muss</w:t>
            </w:r>
          </w:p>
        </w:tc>
      </w:tr>
      <w:tr w14:paraId="5440D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765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BF69E" w14:textId="77777777">
            <w:r>
              <w:t>Die Komponenten der Lösung sind gegebenenfalls gemäß den Benchmarks des Center for Internet Security (CIS) auf das Niveau der Implementierungsgruppe 3 (IG) (Advanced Security Practices) gehärtet.</w:t>
            </w:r>
          </w:p>
        </w:tc>
      </w:tr>
      <w:tr w14:paraId="30C099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77D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3F23A" w14:textId="77777777"/>
        </w:tc>
      </w:tr>
      <w:tr w14:paraId="1D3B33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540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A34DE" w14:textId="77777777"/>
        </w:tc>
      </w:tr>
    </w:tbl>
    <w:p w14:paraId="03333295" w14:textId="77777777">
      <w:pPr>
        <w:spacing w:after="0" w:line="96" w:lineRule="auto"/>
      </w:pPr>
    </w:p>
    <w:p w14:paraId="5E282E62" w14:textId="77777777">
      <w:pPr>
        <w:pStyle w:val="Heading3"/>
        <w:divId w:val="175"/>
      </w:pPr>
      <w:bookmarkStart w:name="_Toc242172751" w:id="144"/>
      <w:r>
        <w:t>1.28 SP-SEC-CommSpec</w:t>
      </w:r>
      <w:bookmarkEnd w:id="144"/>
    </w:p>
    <w:p w14:paraId="46883E8B" w14:textId="77777777">
      <w:pPr>
        <w:spacing w:after="0"/>
      </w:pPr>
      <w:r>
        <w:rPr>
          <w:vanish/>
        </w:rPr>
        <w:t>MLS_DSTW/MDSTW-69162</w:t>
      </w:r>
      <w:r>
        <w:rPr>
          <w:b/>
        </w:rPr>
        <w:t>1.28.0-1 Die Anforderung SP-SEC-Comm-3.1-7 wird ergänzt durch:</w:t>
      </w:r>
      <w:r>
        <w:br/>
        <w:t>1.28.0-1 Die Anforderung SP-SEC-Comm-3.1-7 wird ergänzt durch:</w:t>
        <w:br/>
        <w:t>Diese Cipher (Integrity Only) muss für SCI-Verbindungen verwendet werden.</w:t>
      </w:r>
    </w:p>
    <w:p w14:paraId="73D43C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B0A6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94B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6FACE" w14:textId="77777777">
            <w:r>
              <w:t>MDSTW-69162</w:t>
            </w:r>
          </w:p>
        </w:tc>
      </w:tr>
      <w:tr w14:paraId="155795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AD00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0B44B4" w14:textId="77777777">
            <w:r>
              <w:t>04_45</w:t>
            </w:r>
          </w:p>
        </w:tc>
      </w:tr>
      <w:tr w14:paraId="3B039D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C9C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056516" w14:textId="77777777">
            <w:r>
              <w:t>55448</w:t>
            </w:r>
          </w:p>
        </w:tc>
      </w:tr>
      <w:tr w14:paraId="1BD049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D3E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D9169" w14:textId="77777777"/>
        </w:tc>
      </w:tr>
      <w:tr w14:paraId="36EA5B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DC4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8C354" w14:textId="77777777">
            <w:r>
              <w:t>Draft</w:t>
            </w:r>
          </w:p>
        </w:tc>
      </w:tr>
      <w:tr w14:paraId="0F7AE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6BC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D8241" w14:textId="77777777">
            <w:r>
              <w:t>Muss</w:t>
            </w:r>
          </w:p>
        </w:tc>
      </w:tr>
      <w:tr w14:paraId="303F5A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587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AB786" w14:textId="77777777">
            <w:r>
              <w:t>Die Lösung verwendet das TLS-Protokoll für verschiedene kryptografische Funktionen. Für die Kommunikation über SCI, bei der nur die TLS_SHA384_SHA384-Verschlüsselungssammlung verwendet wird, werden Verbindungen für die Zwecke von SCI hergestellt.</w:t>
            </w:r>
          </w:p>
        </w:tc>
      </w:tr>
      <w:tr w14:paraId="79732B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86BE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AB0F4" w14:textId="77777777"/>
        </w:tc>
      </w:tr>
      <w:tr w14:paraId="03CFA7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764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C91BC" w14:textId="77777777"/>
        </w:tc>
      </w:tr>
    </w:tbl>
    <w:p w14:paraId="505A8B6E" w14:textId="77777777">
      <w:pPr>
        <w:spacing w:after="0" w:line="96" w:lineRule="auto"/>
      </w:pPr>
    </w:p>
    <w:p w14:paraId="3CA3ED4D" w14:textId="77777777">
      <w:pPr>
        <w:spacing w:after="0"/>
      </w:pPr>
      <w:r>
        <w:rPr>
          <w:vanish/>
        </w:rPr>
        <w:t>MLS_DSTW/MDSTW-69163</w:t>
      </w:r>
      <w:r>
        <w:rPr>
          <w:b/>
        </w:rPr>
        <w:t>1.28.0-2 Die Anforderung SP-SEC-Comm-3.2-9 wird ersetzt durch:</w:t>
      </w:r>
      <w:r>
        <w:br/>
        <w:t>1.28.0-2 Die Anforderung SP-SEC-Comm-3.2-9 wird ersetzt durch:</w:t>
        <w:br/>
        <w:t>Die TLS-Verbindung muss in einem maximalen Intervall von einer Stunde ohne Verbindungsunterbrechung reauthentifiziert werden.</w:t>
      </w:r>
    </w:p>
    <w:p w14:paraId="77D383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469E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63D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11FDE9" w14:textId="77777777">
            <w:r>
              <w:t>MDSTW-69163</w:t>
            </w:r>
          </w:p>
        </w:tc>
      </w:tr>
      <w:tr w14:paraId="7E91C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3F9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BD2C6" w14:textId="77777777">
            <w:r>
              <w:t>04_311</w:t>
            </w:r>
          </w:p>
        </w:tc>
      </w:tr>
      <w:tr w14:paraId="36289A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F19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82462" w14:textId="77777777">
            <w:r>
              <w:t>55449</w:t>
            </w:r>
          </w:p>
        </w:tc>
      </w:tr>
      <w:tr w14:paraId="3613F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C26E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649A5" w14:textId="77777777"/>
        </w:tc>
      </w:tr>
      <w:tr w14:paraId="036B7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62E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B0715" w14:textId="77777777">
            <w:r>
              <w:t>Draft</w:t>
            </w:r>
          </w:p>
        </w:tc>
      </w:tr>
      <w:tr w14:paraId="1044BF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6F8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8E9F9" w14:textId="77777777">
            <w:r>
              <w:t>Muss</w:t>
            </w:r>
          </w:p>
        </w:tc>
      </w:tr>
      <w:tr w14:paraId="13519C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A43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DE6F1" w14:textId="77777777">
            <w:r>
              <w:t>Die Kontrollsysteme (Zentral- und Feldelement) verwenden TLS 1.3 und können so konfiguriert werden, dass sie regelmäßig neu verschlüsselt werden, was bedeutet, dass sowohl die für SCI-Daten verwendeten Integritätscodes als auch die in SMI/SDI/SSI verwendete Verschlüsselung vor Wiederholung geschützt sind.</w:t>
            </w:r>
          </w:p>
        </w:tc>
      </w:tr>
      <w:tr w14:paraId="0A1C65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516C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7C063" w14:textId="77777777"/>
        </w:tc>
      </w:tr>
      <w:tr w14:paraId="4E53BF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7315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D2A7D" w14:textId="77777777"/>
        </w:tc>
      </w:tr>
    </w:tbl>
    <w:p w14:paraId="7DD7ED90" w14:textId="77777777">
      <w:pPr>
        <w:spacing w:after="0" w:line="96" w:lineRule="auto"/>
      </w:pPr>
    </w:p>
    <w:p w14:paraId="5FC19D54" w14:textId="77777777">
      <w:pPr>
        <w:spacing w:after="0"/>
      </w:pPr>
      <w:r>
        <w:rPr>
          <w:vanish/>
        </w:rPr>
        <w:t>MLS_DSTW/MDSTW-69164</w:t>
      </w:r>
      <w:r>
        <w:rPr>
          <w:b/>
        </w:rPr>
        <w:t>1.28.0-3 Die Anforderung SP-SEC-Comm-4-4 wird ergänzt durch:</w:t>
      </w:r>
      <w:r>
        <w:br/>
        <w:t>1.28.0-3 Die Anforderung SP-SEC-Comm-4-4 wird ergänzt durch:</w:t>
        <w:br/>
        <w:t>Für OPC UA Kommunikation wird das ONCC verwendet.</w:t>
      </w:r>
    </w:p>
    <w:p w14:paraId="21BD8E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59AB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5C5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37D45" w14:textId="77777777">
            <w:r>
              <w:t>MDSTW-69164</w:t>
            </w:r>
          </w:p>
        </w:tc>
      </w:tr>
      <w:tr w14:paraId="6B4C25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26F9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B8438" w14:textId="77777777">
            <w:r>
              <w:t>04_702</w:t>
            </w:r>
          </w:p>
        </w:tc>
      </w:tr>
      <w:tr w14:paraId="6D07BD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97B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03AAB" w14:textId="77777777">
            <w:r>
              <w:t>55450</w:t>
            </w:r>
          </w:p>
        </w:tc>
      </w:tr>
      <w:tr w14:paraId="1A6F50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778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864CA" w14:textId="77777777"/>
        </w:tc>
      </w:tr>
      <w:tr w14:paraId="1FED96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6FF0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216A08" w14:textId="77777777">
            <w:r>
              <w:t>Draft</w:t>
            </w:r>
          </w:p>
        </w:tc>
      </w:tr>
      <w:tr w14:paraId="729291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97A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F00E8" w14:textId="77777777">
            <w:r>
              <w:t>Muss</w:t>
            </w:r>
          </w:p>
        </w:tc>
      </w:tr>
      <w:tr w14:paraId="42A388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BB26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7EC5E" w14:textId="77777777">
            <w:r>
              <w:t>Ab Stufe 2 wird für OPC-UA-Secure-Conversation-Kommunikation das Operator Non-safe Communications Certificate (ONCC) verwendet. Das ONCC wird über die vorgesehene PKI-Anbindung mittels CMP und CSR bezogen und auf die Betreiber-Vertrauensankerkette zurückgeführt.</w:t>
            </w:r>
          </w:p>
        </w:tc>
      </w:tr>
      <w:tr w14:paraId="0A905F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BD17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0231F" w14:textId="77777777">
            <w:r>
              <w:t>In Stufe 1 basiert die Zertifikatskette auf dem Hersteller-Vertrauensanker MRCAC. Die Verwendung eines operator-signierten ONCC ab Stufe 2 setzt die Verfügbarkeit der DDSP-/SSI-PKI-Dienste und des Betreiber-Vertrauensankers ORCAC voraus.</w:t>
            </w:r>
          </w:p>
        </w:tc>
      </w:tr>
      <w:tr w14:paraId="31BB1B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96D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A9E63" w14:textId="77777777">
            <w:r>
              <w:t>PV GA DIL OBB 2.0.0</w:t>
            </w:r>
          </w:p>
        </w:tc>
      </w:tr>
    </w:tbl>
    <w:p w14:paraId="72098874" w14:textId="77777777">
      <w:pPr>
        <w:spacing w:after="0" w:line="96" w:lineRule="auto"/>
      </w:pPr>
    </w:p>
    <w:p w14:paraId="72C4B5F6" w14:textId="77777777">
      <w:pPr>
        <w:spacing w:after="0"/>
      </w:pPr>
      <w:r>
        <w:rPr>
          <w:vanish/>
        </w:rPr>
        <w:t>MLS_DSTW/MDSTW-69165</w:t>
      </w:r>
      <w:r>
        <w:rPr>
          <w:b/>
        </w:rPr>
        <w:t>1.28.0-4 Der Infotext SP-SEC-Comm-4-8 wird ergänzt durch:</w:t>
      </w:r>
      <w:r>
        <w:br/>
        <w:t>1.28.0-4 Der Infotext SP-SEC-Comm-4-8 wird ergänzt durch:</w:t>
        <w:br/>
        <w:t>Die Verwendung der Security Policy SP-SEC-Comm-2.3-9 - [OPC UA Profile SecurityPolicy [B] – Basic256Sha256] ist nicht zulässig.</w:t>
      </w:r>
    </w:p>
    <w:p w14:paraId="7F8586E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17A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4C1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60201" w14:textId="77777777">
            <w:r>
              <w:t>MDSTW-69165</w:t>
            </w:r>
          </w:p>
        </w:tc>
      </w:tr>
      <w:tr w14:paraId="4BFA0D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063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18B4F" w14:textId="77777777">
            <w:r>
              <w:t>04_703</w:t>
            </w:r>
          </w:p>
        </w:tc>
      </w:tr>
      <w:tr w14:paraId="28659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6CC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197335" w14:textId="77777777">
            <w:r>
              <w:t>55451</w:t>
            </w:r>
          </w:p>
        </w:tc>
      </w:tr>
      <w:tr w14:paraId="244387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CBF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A39AE" w14:textId="77777777"/>
        </w:tc>
      </w:tr>
      <w:tr w14:paraId="7F49A6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30C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6F4C9" w14:textId="77777777">
            <w:r>
              <w:t>Draft</w:t>
            </w:r>
          </w:p>
        </w:tc>
      </w:tr>
      <w:tr w14:paraId="042A94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7505B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8023B" w14:textId="77777777">
            <w:r>
              <w:t>Muss</w:t>
            </w:r>
          </w:p>
        </w:tc>
      </w:tr>
      <w:tr w14:paraId="615B44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97C69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A3260" w14:textId="77777777">
            <w:r>
              <w:t>Das OPC-UA-Profil SecurityPolicy Basic256Sha256 wird ab Stufe 1 für die betroffenen Kommunikationsbeziehungen nicht verwendet. Die zulässigen Security Policies und kryptografischen Profile werden entsprechend der freigegebenen Security-Baseline konfiguriert.</w:t>
            </w:r>
          </w:p>
        </w:tc>
      </w:tr>
      <w:tr w14:paraId="74EA1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607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007DA" w14:textId="77777777">
            <w:r>
              <w:t>Das alternativ zu verwendende kryptografische Profil ist in der Schnittstellen- und Security-Baseline eindeutig festzulegen. Änderungen der zulässigen kryptografischen Verfahren werden im Rahmen des Vulnerability- und Change-Managements bewertet.</w:t>
            </w:r>
          </w:p>
        </w:tc>
      </w:tr>
      <w:tr w14:paraId="79015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3CD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A3789" w14:textId="77777777">
            <w:r>
              <w:t>PV GA DIL OBB 1.0.0</w:t>
            </w:r>
          </w:p>
        </w:tc>
      </w:tr>
    </w:tbl>
    <w:p w14:paraId="43BDC4AE" w14:textId="77777777">
      <w:pPr>
        <w:spacing w:after="0" w:line="96" w:lineRule="auto"/>
      </w:pPr>
    </w:p>
    <w:p w14:paraId="622F2ACA" w14:textId="77777777">
      <w:pPr>
        <w:spacing w:after="0"/>
      </w:pPr>
      <w:r>
        <w:rPr>
          <w:vanish/>
        </w:rPr>
        <w:t>MLS_DSTW/MDSTW-69166</w:t>
      </w:r>
      <w:r>
        <w:rPr>
          <w:b/>
        </w:rPr>
        <w:t>1.28.0-5 Ergänzung zu Kapitel SP-SEC-Comm-6:</w:t>
      </w:r>
      <w:r>
        <w:br/>
        <w:t>1.28.0-5 Ergänzung zu Kapitel SP-SEC-Comm-6:</w:t>
        <w:br/>
        <w:t>Nicht spezifizierte Interfaces dürfen nicht angewendet werden.</w:t>
      </w:r>
    </w:p>
    <w:p w14:paraId="468970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E7E3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0DED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2C337" w14:textId="77777777">
            <w:r>
              <w:t>MDSTW-69166</w:t>
            </w:r>
          </w:p>
        </w:tc>
      </w:tr>
      <w:tr w14:paraId="2C76B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713E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26699" w14:textId="77777777">
            <w:r>
              <w:t>04_704</w:t>
            </w:r>
          </w:p>
        </w:tc>
      </w:tr>
      <w:tr w14:paraId="31226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337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E05D3" w14:textId="77777777">
            <w:r>
              <w:t>55452</w:t>
            </w:r>
          </w:p>
        </w:tc>
      </w:tr>
      <w:tr w14:paraId="7177A0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B8C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8E9A0" w14:textId="77777777"/>
        </w:tc>
      </w:tr>
      <w:tr w14:paraId="61EAA9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420A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762EC" w14:textId="77777777">
            <w:r>
              <w:t>Draft</w:t>
            </w:r>
          </w:p>
        </w:tc>
      </w:tr>
      <w:tr w14:paraId="02F570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862A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8D021" w14:textId="77777777">
            <w:r>
              <w:t>Muss</w:t>
            </w:r>
          </w:p>
        </w:tc>
      </w:tr>
      <w:tr w14:paraId="73F7F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DE998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424E4" w14:textId="77777777">
            <w:r>
              <w:t>Ab Stufe 1 werden im regulären Betriebszustand ausschließlich die für die freigegebene Systemkonfiguration spezifizierten und dokumentierten Kommunikationsschnittstellen aktiviert. Nicht benötigte Dienste und Schnittstellen werden im Rahmen des System-Hardenings deaktiviert.</w:t>
            </w:r>
          </w:p>
        </w:tc>
      </w:tr>
      <w:tr w14:paraId="02BEB4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20D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4019D" w14:textId="77777777">
            <w:r>
              <w:t>Temporäre Engineering-, Herstellungs-, Commissioning- oder Diagnosezugänge können in kontrollierten nicht betrieblichen Phasen erforderlich sein. Ihre Verwendung, Absicherung und Deaktivierung werden in den Security- und Inbetriebnahmeprozessen festgelegt.</w:t>
            </w:r>
          </w:p>
        </w:tc>
      </w:tr>
      <w:tr w14:paraId="45023E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9FC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779A4" w14:textId="77777777">
            <w:r>
              <w:t>PV GA DIL OBB 1.0.0</w:t>
            </w:r>
          </w:p>
        </w:tc>
      </w:tr>
    </w:tbl>
    <w:p w14:paraId="021A1303" w14:textId="77777777">
      <w:pPr>
        <w:spacing w:after="0" w:line="96" w:lineRule="auto"/>
      </w:pPr>
    </w:p>
    <w:p w14:paraId="3D5808B2" w14:textId="77777777">
      <w:pPr>
        <w:spacing w:after="0"/>
      </w:pPr>
      <w:r>
        <w:rPr>
          <w:vanish/>
        </w:rPr>
        <w:t>MLS_DSTW/MDSTW-69167</w:t>
      </w:r>
      <w:r>
        <w:rPr>
          <w:b/>
        </w:rPr>
        <w:t>1.28.0-6 Ergänzung zu Kapitel SP-SEC-Comm-6:</w:t>
      </w:r>
      <w:r>
        <w:br/>
        <w:t>1.28.0-6 Ergänzung zu Kapitel SP-SEC-Comm-6:</w:t>
        <w:br/>
        <w:t>Maintenance Interfaces (wie in der EULYNX Architektur definiert) welche nicht gemäß Secure Communication Specification abgesichert sind und/oder die SSI-UAS-basierte Authentifizierung nicht nutzen, müssen spätestens beim Ausführen des Commissioning Process deaktiviert werden.</w:t>
      </w:r>
    </w:p>
    <w:p w14:paraId="75526D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E9E6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974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13E29F" w14:textId="77777777">
            <w:r>
              <w:t>MDSTW-69167</w:t>
            </w:r>
          </w:p>
        </w:tc>
      </w:tr>
      <w:tr w14:paraId="4BB3E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B7B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A419C" w14:textId="77777777">
            <w:r>
              <w:t>04_705</w:t>
            </w:r>
          </w:p>
        </w:tc>
      </w:tr>
      <w:tr w14:paraId="0FE892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625B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23B45" w14:textId="77777777">
            <w:r>
              <w:t>55453</w:t>
            </w:r>
          </w:p>
        </w:tc>
      </w:tr>
      <w:tr w14:paraId="4A6677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516F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79547" w14:textId="77777777"/>
        </w:tc>
      </w:tr>
      <w:tr w14:paraId="10BB0A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122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85F41" w14:textId="77777777">
            <w:r>
              <w:t>Draft</w:t>
            </w:r>
          </w:p>
        </w:tc>
      </w:tr>
      <w:tr w14:paraId="5F8195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700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D18EA" w14:textId="77777777">
            <w:r>
              <w:t>Muss</w:t>
            </w:r>
          </w:p>
        </w:tc>
      </w:tr>
      <w:tr w14:paraId="0E218D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BC7C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C29EF" w14:textId="77777777">
            <w:r>
              <w:t>Nicht ausreichend abgesicherte Maintenance Interfaces werden spätestens vor Abschluss des Commissioning-Prozesses deaktiviert. In Stufe 1 werden erforderliche lokale Diagnoseinterfaces vollständig dokumentiert und gemeinsam mit dem AG bewertet. Die vereinbarte dauerhafte Konfiguration wird in Stufe 2 umgesetzt.</w:t>
            </w:r>
          </w:p>
        </w:tc>
      </w:tr>
      <w:tr w14:paraId="4FF223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822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E08BD" w14:textId="77777777">
            <w:r>
              <w:t>Muss ein Diagnosezugang aus technischen oder Instandhaltungsgründen im Betrieb bestehen bleiben, wird dieser als dokumentierte Ausnahme mit geeigneten kompensierenden Schutzmaßnahmen betrieben. Die Akzeptanz der Ausnahme ist mit dem AG abzustimmen.</w:t>
            </w:r>
          </w:p>
        </w:tc>
      </w:tr>
      <w:tr w14:paraId="05A2E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DEA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18B34A" w14:textId="77777777">
            <w:r>
              <w:t>PV GA DIL OBB 2.0.0</w:t>
            </w:r>
          </w:p>
        </w:tc>
      </w:tr>
    </w:tbl>
    <w:p w14:paraId="56207BBC" w14:textId="77777777">
      <w:pPr>
        <w:spacing w:after="0" w:line="96" w:lineRule="auto"/>
      </w:pPr>
    </w:p>
    <w:p w14:paraId="3737BA9B" w14:textId="77777777">
      <w:pPr>
        <w:pStyle w:val="Heading3"/>
        <w:divId w:val="176"/>
      </w:pPr>
      <w:bookmarkStart w:name="_Toc242172752" w:id="145"/>
      <w:r>
        <w:t>1.29 SP-SEC-CompSpec</w:t>
      </w:r>
      <w:bookmarkEnd w:id="145"/>
    </w:p>
    <w:p w14:paraId="6FFEA7F1" w14:textId="77777777">
      <w:pPr>
        <w:spacing w:after="0"/>
      </w:pPr>
      <w:r>
        <w:rPr>
          <w:vanish/>
        </w:rPr>
        <w:t>MLS_DSTW/MDSTW-69168</w:t>
      </w:r>
      <w:r>
        <w:rPr>
          <w:b/>
        </w:rPr>
        <w:t>1.29.0-1 Der Text SP-SEC-Comp-4.2.3-7 wird ergänzt um:</w:t>
      </w:r>
      <w:r>
        <w:br/>
        <w:t>1.29.0-1 Der Text SP-SEC-Comp-4.2.3-7 wird ergänzt um:</w:t>
        <w:br/>
        <w:t>Die Zonierung aus Eu.Doc.15 Version 2.1 Eu.Sec.425 wird angewendet. Hierbei ist zu beachten, dass die EULYNX SSP durch die Definition der EU-Rail SCS ersetzt wird. Auf Zonen wird jeweils die Anforderungen an eine Secure Component angewendet. Sämtliche in der ÖBB DSTW Ausschreibung definierten Systeme sind im Anwendungsbereich der EU-Rail Security Spezifikationen.</w:t>
      </w:r>
    </w:p>
    <w:p w14:paraId="177DCE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7442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2FC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36EF4" w14:textId="77777777">
            <w:r>
              <w:t>MDSTW-69168</w:t>
            </w:r>
          </w:p>
        </w:tc>
      </w:tr>
      <w:tr w14:paraId="641610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294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A1DFDE" w14:textId="77777777">
            <w:r>
              <w:t>04_707</w:t>
            </w:r>
          </w:p>
        </w:tc>
      </w:tr>
      <w:tr w14:paraId="28065D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BA7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47983" w14:textId="77777777">
            <w:r>
              <w:t>55455</w:t>
            </w:r>
          </w:p>
        </w:tc>
      </w:tr>
      <w:tr w14:paraId="3CFABA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27E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C36AF" w14:textId="77777777"/>
        </w:tc>
      </w:tr>
      <w:tr w14:paraId="21E166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F30F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61933" w14:textId="77777777">
            <w:r>
              <w:t>Draft</w:t>
            </w:r>
          </w:p>
        </w:tc>
      </w:tr>
      <w:tr w14:paraId="5495C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71C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BDE8B9" w14:textId="77777777">
            <w:r>
              <w:t>Muss</w:t>
            </w:r>
          </w:p>
        </w:tc>
      </w:tr>
      <w:tr w14:paraId="4859B5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D4A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CBDCA" w14:textId="77777777">
            <w:r>
              <w:t>Die Security-Architektur wird ab Stufe 1 in Zonen und kontrollierte Kommunikationsbeziehungen gemäß der vereinbarten EULYNX-/EU-Rail-Architektur strukturiert. Für die von Hitachi Rail gelieferten DSTW-ZE-, FES- und Umsetzer- Komponenten werden die jeweils anwendbaren Anforderungen an Secure Components berücksichtigt. Zonen und Zonenübergänge werden im Security-Konzept dokumentiert.</w:t>
            </w:r>
          </w:p>
        </w:tc>
      </w:tr>
      <w:tr w14:paraId="5B8309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184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20412" w14:textId="77777777">
            <w:r>
              <w:t>Der Anwendungsbereich von Hitachi Rail umfasst die vertraglich vereinbarten Komponenten und Schnittstellen des eigenen Lieferumfangs. Für Legacy-, AG- und Fremdsysteme werden Abweichungen zur Referenzarchitektur über eine delta-basierte Security-Bewertung behandelt.</w:t>
            </w:r>
          </w:p>
        </w:tc>
      </w:tr>
      <w:tr w14:paraId="738A7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C8A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E9442" w14:textId="77777777">
            <w:r>
              <w:t>PV GA DIL OBB 1.0.0</w:t>
            </w:r>
          </w:p>
        </w:tc>
      </w:tr>
    </w:tbl>
    <w:p w14:paraId="2338A563" w14:textId="77777777">
      <w:pPr>
        <w:spacing w:after="0" w:line="96" w:lineRule="auto"/>
      </w:pPr>
    </w:p>
    <w:p w14:paraId="4F2D7917" w14:textId="77777777">
      <w:pPr>
        <w:spacing w:after="0"/>
      </w:pPr>
      <w:r>
        <w:rPr>
          <w:vanish/>
        </w:rPr>
        <w:t>MLS_DSTW/MDSTW-69169</w:t>
      </w:r>
      <w:r>
        <w:rPr>
          <w:b/>
        </w:rPr>
        <w:t>1.29.0-2 Die Anforderung SP-SEC-Comp-5.2.8-1 wird ergänzt um:</w:t>
      </w:r>
      <w:r>
        <w:br/>
        <w:t>1.29.0-2 Die Anforderung SP-SEC-Comp-5.2.8-1 wird ergänzt um:</w:t>
        <w:br/>
        <w:t>Die genannten Daten müssen sowohl in menschenlesbarer, als auch in maschinenlesbarer Form (z.B. QR Code gemäß ISO/IEC 18004:2024) vorhanden sein. Die maschinenlesbare Form muss mit dem AG abgestimmt werden.</w:t>
      </w:r>
    </w:p>
    <w:p w14:paraId="1E8B55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099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4AAA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7E4428" w14:textId="77777777">
            <w:r>
              <w:t>MDSTW-69169</w:t>
            </w:r>
          </w:p>
        </w:tc>
      </w:tr>
      <w:tr w14:paraId="6BD9EF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E974D"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F4A80" w14:textId="77777777">
            <w:r>
              <w:t>04_708</w:t>
            </w:r>
          </w:p>
        </w:tc>
      </w:tr>
      <w:tr w14:paraId="3A026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4F5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CD55F" w14:textId="77777777">
            <w:r>
              <w:t>55456</w:t>
            </w:r>
          </w:p>
        </w:tc>
      </w:tr>
      <w:tr w14:paraId="2670B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10A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A92DA" w14:textId="77777777"/>
        </w:tc>
      </w:tr>
      <w:tr w14:paraId="7913D1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E310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3BA6E" w14:textId="77777777">
            <w:r>
              <w:t>Draft</w:t>
            </w:r>
          </w:p>
        </w:tc>
      </w:tr>
      <w:tr w14:paraId="279A2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91AE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3A1DE8" w14:textId="77777777">
            <w:r>
              <w:t>Muss</w:t>
            </w:r>
          </w:p>
        </w:tc>
      </w:tr>
      <w:tr w14:paraId="1E32BC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F34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E6984" w14:textId="77777777">
            <w:r>
              <w:t>Ab Stufe 1 werden die für die sichere Identifikation der Komponente erforderlichen Produktdaten in menschenlesbarer Form sowie über eine maschinenlesbare 2D-Kennzeichnung bereitgestellt. Hitachi Rail verwendet hierfür eine eindeutige Produkt- und Serienidentifikation.</w:t>
            </w:r>
          </w:p>
        </w:tc>
      </w:tr>
      <w:tr w14:paraId="42715A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5BC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CE7B1" w14:textId="77777777">
            <w:r>
              <w:t>Der im Requirement beispielhaft genannte QR-Code wird als funktionale Forderung nach einer maschinenlesbaren 2D-Kennzeichnung interpretiert. Hitachi Rail verwendet grundsätzlich GS1 DataMatrix. Ein abweichender kundenspezifischer Code oder Dateninhalt ist gesondert festzulegen und hinsichtlich technischer Auswirkungen und Aufwand zu bewerten.</w:t>
            </w:r>
          </w:p>
        </w:tc>
      </w:tr>
      <w:tr w14:paraId="75114D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B53A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A9349" w14:textId="77777777">
            <w:r>
              <w:t>PV GA DIL OBB 1.0.0</w:t>
            </w:r>
          </w:p>
        </w:tc>
      </w:tr>
    </w:tbl>
    <w:p w14:paraId="33DDF749" w14:textId="77777777">
      <w:pPr>
        <w:spacing w:after="0" w:line="96" w:lineRule="auto"/>
      </w:pPr>
    </w:p>
    <w:p w14:paraId="656474B9" w14:textId="77777777">
      <w:r>
        <w:rPr>
          <w:vanish/>
        </w:rPr>
        <w:t>MLS_DSTW/MDSTW-69170</w:t>
      </w:r>
      <w:r>
        <w:t>1.29.0-3 Anmerkung zu Kapitel SP-SEC-Comp-5.4-1:</w:t>
        <w:br/>
        <w:t>Eine VLAN-Separierung wird nicht verwendet. Es wird DSCP/traffic class marking gemäß Eu.PoS.1142 in Eu.Doc.100 v2.2 verwendet.</w:t>
      </w:r>
    </w:p>
    <w:p w14:paraId="59DEC8C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3126E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A5A6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FA2962" w14:textId="77777777"/>
        </w:tc>
      </w:tr>
      <w:tr w14:paraId="02BE8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4F5F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C2BF1" w14:textId="77777777">
            <w:r>
              <w:t>MDSTW-69170</w:t>
            </w:r>
          </w:p>
        </w:tc>
      </w:tr>
      <w:tr w14:paraId="518D39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4FC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AC110" w14:textId="77777777">
            <w:r>
              <w:t>55457</w:t>
            </w:r>
          </w:p>
        </w:tc>
      </w:tr>
      <w:tr w14:paraId="7B69C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D8A1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907B6" w14:textId="77777777">
            <w:r>
              <w:t>04_709</w:t>
            </w:r>
          </w:p>
        </w:tc>
      </w:tr>
    </w:tbl>
    <w:p w14:paraId="24A732F0" w14:textId="77777777">
      <w:pPr>
        <w:spacing w:after="0" w:line="96" w:lineRule="auto"/>
      </w:pPr>
    </w:p>
    <w:p w14:paraId="3D59EF30" w14:textId="77777777">
      <w:pPr>
        <w:spacing w:after="0"/>
      </w:pPr>
      <w:r>
        <w:rPr>
          <w:vanish/>
        </w:rPr>
        <w:t>MLS_DSTW/MDSTW-69171</w:t>
      </w:r>
      <w:r>
        <w:rPr>
          <w:b/>
        </w:rPr>
        <w:t>1.29.0-4 Die Anforderung SP-SEC-Comp-5.5.2-5 wird ergänzt durch:</w:t>
      </w:r>
      <w:r>
        <w:br/>
        <w:t>1.29.0-4 Die Anforderung SP-SEC-Comp-5.5.2-5 wird ergänzt durch:</w:t>
        <w:br/>
        <w:t>Die Zertifikatserneuerung muss 2 Monate vor Ablauf angestoßen werden.</w:t>
      </w:r>
    </w:p>
    <w:p w14:paraId="3E39E1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E524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275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81AB4" w14:textId="77777777">
            <w:r>
              <w:t>MDSTW-69171</w:t>
            </w:r>
          </w:p>
        </w:tc>
      </w:tr>
      <w:tr w14:paraId="759C34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733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6A386" w14:textId="77777777">
            <w:r>
              <w:t>04_696</w:t>
            </w:r>
          </w:p>
        </w:tc>
      </w:tr>
      <w:tr w14:paraId="4E9C06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B97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54604" w14:textId="77777777">
            <w:r>
              <w:t>55458</w:t>
            </w:r>
          </w:p>
        </w:tc>
      </w:tr>
      <w:tr w14:paraId="26596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92B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7F6F2" w14:textId="77777777"/>
        </w:tc>
      </w:tr>
      <w:tr w14:paraId="4A4F0B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8D77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EB47D" w14:textId="77777777">
            <w:r>
              <w:t>Draft</w:t>
            </w:r>
          </w:p>
        </w:tc>
      </w:tr>
      <w:tr w14:paraId="6A2F0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75E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6C34B" w14:textId="77777777">
            <w:r>
              <w:t>Muss</w:t>
            </w:r>
          </w:p>
        </w:tc>
      </w:tr>
      <w:tr w14:paraId="7BCC4A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B9B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6E643" w14:textId="77777777">
            <w:r>
              <w:t>Ab Stufe 2 wird der automatische Erneuerungsprozess für Operator-Zertifikate standardmäßig zwei Monate vor Ablauf ihrer Gültigkeit angestoßen.</w:t>
            </w:r>
          </w:p>
        </w:tc>
      </w:tr>
      <w:tr w14:paraId="7ACBCB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6004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10077" w14:textId="77777777">
            <w:r>
              <w:t>Die erfolgreiche Erneuerung setzt die Erreichbarkeit und Betriebsbereitschaft der AG-PKI-, CMP- und Registrierungsdienste voraus. Für die in Stufe 1 eingesetzten Herstellerzertifikate gelten die für diese Stufe festgelegten Laufzeiten und Erneuerungsprozesse.</w:t>
            </w:r>
          </w:p>
        </w:tc>
      </w:tr>
      <w:tr w14:paraId="768B34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AC56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48BFC" w14:textId="77777777">
            <w:r>
              <w:t>PV GA DIL OBB 2.0.0</w:t>
            </w:r>
          </w:p>
        </w:tc>
      </w:tr>
    </w:tbl>
    <w:p w14:paraId="557BA94B" w14:textId="77777777">
      <w:pPr>
        <w:spacing w:after="0" w:line="96" w:lineRule="auto"/>
      </w:pPr>
    </w:p>
    <w:p w14:paraId="041A79B1" w14:textId="77777777">
      <w:pPr>
        <w:spacing w:after="0"/>
      </w:pPr>
      <w:r>
        <w:rPr>
          <w:vanish/>
        </w:rPr>
        <w:lastRenderedPageBreak/>
        <w:t>MLS_DSTW/MDSTW-69172</w:t>
      </w:r>
      <w:r>
        <w:rPr>
          <w:b/>
        </w:rPr>
        <w:t>1.29.0-5 Die Anforderung SP-SEC-Comp-5.5.4-4 wird ergänzt um:</w:t>
      </w:r>
      <w:r>
        <w:br/>
        <w:t>1.29.0-5 Die Anforderung SP-SEC-Comp-5.5.4-4 wird ergänzt um:</w:t>
        <w:br/>
        <w:t>Der Hersteller muss die Operator Trust Anchor (ORCAC) bei der Herstellung installieren.</w:t>
      </w:r>
    </w:p>
    <w:p w14:paraId="06BB2DC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858A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8FB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AD18C" w14:textId="77777777">
            <w:r>
              <w:t>MDSTW-69172</w:t>
            </w:r>
          </w:p>
        </w:tc>
      </w:tr>
      <w:tr w14:paraId="0D996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2CA0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110FD7" w14:textId="77777777">
            <w:r>
              <w:t>04_710</w:t>
            </w:r>
          </w:p>
        </w:tc>
      </w:tr>
      <w:tr w14:paraId="2BDBC8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0EF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34FD07" w14:textId="77777777">
            <w:r>
              <w:t>55459</w:t>
            </w:r>
          </w:p>
        </w:tc>
      </w:tr>
      <w:tr w14:paraId="4BBAF6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FDF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8EA8C" w14:textId="77777777"/>
        </w:tc>
      </w:tr>
      <w:tr w14:paraId="187D1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E2B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5A810" w14:textId="77777777">
            <w:r>
              <w:t>Draft</w:t>
            </w:r>
          </w:p>
        </w:tc>
      </w:tr>
      <w:tr w14:paraId="68E0B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450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08FD0C" w14:textId="77777777">
            <w:r>
              <w:t>Muss</w:t>
            </w:r>
          </w:p>
        </w:tc>
      </w:tr>
      <w:tr w14:paraId="051585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B6E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D4D26" w14:textId="77777777">
            <w:r>
              <w:t>Hitachi Rail installiert den vom AG rechtzeitig bereitgestellten Operator Root Trust Anchor im Rahmen des kontrollierten Herstellungs- beziehungsweise Initialkonfigurationsprozesses der betroffenen Secure Components. Der Trust Anchor kann bereits in Stufe 1 installiert sein. Die aktive Verwendung der Operator-Vertrauenskette erfolgt ab Stufe 2.</w:t>
            </w:r>
          </w:p>
        </w:tc>
      </w:tr>
      <w:tr w14:paraId="76CC7D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0FE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F7A1E" w14:textId="77777777">
            <w:r>
              <w:t>Voraussetzung sind die rechtzeitige Bereitstellung des freigegebenen Operator Root Trust Anchor über einen abgestimmten sicheren OOB-Prozess sowie die Festlegung von Version, Format und Integritätsprüfung. In Stufe 1 bleibt für die produktive Zertifikatsvalidierung zunächst der Manufacturer Root Trust Anchor maßgeblich.</w:t>
            </w:r>
          </w:p>
        </w:tc>
      </w:tr>
      <w:tr w14:paraId="5167EE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E14D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210B6" w14:textId="77777777">
            <w:r>
              <w:t>PV GA DIL OBB 1.0.0</w:t>
            </w:r>
          </w:p>
        </w:tc>
      </w:tr>
    </w:tbl>
    <w:p w14:paraId="1B257EE9" w14:textId="77777777">
      <w:pPr>
        <w:spacing w:after="0" w:line="96" w:lineRule="auto"/>
      </w:pPr>
    </w:p>
    <w:p w14:paraId="08827DF9" w14:textId="77777777">
      <w:pPr>
        <w:spacing w:after="0"/>
      </w:pPr>
      <w:r>
        <w:rPr>
          <w:vanish/>
        </w:rPr>
        <w:t>MLS_DSTW/MDSTW-69173</w:t>
      </w:r>
      <w:r>
        <w:rPr>
          <w:b/>
        </w:rPr>
        <w:t>1.29.0-6 Die Anforderung SP-SEC-Comp-5.5.4-4 wird ergänzt um:</w:t>
      </w:r>
      <w:r>
        <w:br/>
        <w:t>1.29.0-6 Die Anforderung SP-SEC-Comp-5.5.4-4 wird ergänzt um:</w:t>
        <w:br/>
        <w:t>Der Hersteller muss dem AG eine Möglichkeit bereitstellen im Betrieb via SMI den Operator Trust Anchor (ORCAC) mittels eines durch das OTASC signierten Datei eigenständig auszutauschen.</w:t>
      </w:r>
    </w:p>
    <w:p w14:paraId="11277E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32C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5C0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67E29" w14:textId="77777777">
            <w:r>
              <w:t>MDSTW-69173</w:t>
            </w:r>
          </w:p>
        </w:tc>
      </w:tr>
      <w:tr w14:paraId="782ADF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B94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9F4A4" w14:textId="77777777">
            <w:r>
              <w:t>04_711</w:t>
            </w:r>
          </w:p>
        </w:tc>
      </w:tr>
      <w:tr w14:paraId="18B5A2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7DD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99EA12" w14:textId="77777777">
            <w:r>
              <w:t>55460</w:t>
            </w:r>
          </w:p>
        </w:tc>
      </w:tr>
      <w:tr w14:paraId="19E1F3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3A6D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81B3F7" w14:textId="77777777"/>
        </w:tc>
      </w:tr>
      <w:tr w14:paraId="14EC2A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DED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7E014" w14:textId="77777777">
            <w:r>
              <w:t>Draft</w:t>
            </w:r>
          </w:p>
        </w:tc>
      </w:tr>
      <w:tr w14:paraId="105618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1B8C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F01D6" w14:textId="77777777">
            <w:r>
              <w:t>Muss</w:t>
            </w:r>
          </w:p>
        </w:tc>
      </w:tr>
      <w:tr w14:paraId="27302D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1604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8A49F" w14:textId="77777777">
            <w:r>
              <w:t>Ab Stufe 3 wird der Austausch des Operator Trust Anchor im Betrieb über SMI durch einen kontrollierten, authentisierten und integritätsgeschützten Maintenance-Prozess unterstützt. Die Trust-Anchor-Datei wird vor ihrer Aktivierung anhand der vorgesehenen OTASC-Signatur geprüft.</w:t>
            </w:r>
          </w:p>
        </w:tc>
      </w:tr>
      <w:tr w14:paraId="12EB4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40C5E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F5D4A4" w14:textId="77777777">
            <w:r>
              <w:t>Die Umsetzung setzt die vollständige und freigegebene Spezifikation sowie die Bereitstellung von SMI und der zugehörigen AG-Security-Services voraus.</w:t>
            </w:r>
          </w:p>
        </w:tc>
      </w:tr>
      <w:tr w14:paraId="40B7A6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927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46F1F" w14:textId="77777777">
            <w:r>
              <w:t>PV GA DIL OBB 3.0.0</w:t>
            </w:r>
          </w:p>
        </w:tc>
      </w:tr>
    </w:tbl>
    <w:p w14:paraId="606CAD08" w14:textId="77777777">
      <w:pPr>
        <w:spacing w:after="0" w:line="96" w:lineRule="auto"/>
      </w:pPr>
    </w:p>
    <w:p w14:paraId="4436E778" w14:textId="77777777">
      <w:pPr>
        <w:spacing w:after="0"/>
      </w:pPr>
      <w:r>
        <w:rPr>
          <w:vanish/>
        </w:rPr>
        <w:t>MLS_DSTW/MDSTW-69174</w:t>
      </w:r>
      <w:r>
        <w:rPr>
          <w:b/>
        </w:rPr>
        <w:t>1.29.0-7 Die Anforderung SP-SEC-Comp-5.5.4-4 wird ergänzt um:</w:t>
      </w:r>
      <w:r>
        <w:br/>
        <w:t>1.29.0-7 Die Anforderung SP-SEC-Comp-5.5.4-4 wird ergänzt um:</w:t>
        <w:br/>
        <w:t>Der Hersteller muss dem AG eine Möglichkeit bereitstellen außerhalb des Betriebs (ohne aktive SMI-</w:t>
        <w:lastRenderedPageBreak/>
        <w:t>Verbindung und vor dem Ausführen des Comissioning Prozesses) den Operator Trust Anchor (ORCAC) mittels eines durch das OTASC signierten Datei eigenständig auszutauschen.</w:t>
      </w:r>
    </w:p>
    <w:p w14:paraId="095ABF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6912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176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524FF" w14:textId="77777777">
            <w:r>
              <w:t>MDSTW-69174</w:t>
            </w:r>
          </w:p>
        </w:tc>
      </w:tr>
      <w:tr w14:paraId="1B919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BCD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9557D" w14:textId="77777777">
            <w:r>
              <w:t>04_712</w:t>
            </w:r>
          </w:p>
        </w:tc>
      </w:tr>
      <w:tr w14:paraId="6529F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5A99F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276F2" w14:textId="77777777">
            <w:r>
              <w:t>55461</w:t>
            </w:r>
          </w:p>
        </w:tc>
      </w:tr>
      <w:tr w14:paraId="14F70D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AAD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13911" w14:textId="77777777"/>
        </w:tc>
      </w:tr>
      <w:tr w14:paraId="5E41E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072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E4313E" w14:textId="77777777">
            <w:r>
              <w:t>Draft</w:t>
            </w:r>
          </w:p>
        </w:tc>
      </w:tr>
      <w:tr w14:paraId="44FD0F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455B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88E04" w14:textId="77777777">
            <w:r>
              <w:t>Muss</w:t>
            </w:r>
          </w:p>
        </w:tc>
      </w:tr>
      <w:tr w14:paraId="092621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7A9F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01157" w14:textId="77777777">
            <w:r>
              <w:t>Ab Stufe 2 kann der Operator Trust Anchor außerhalb des Betriebs und vor Ausführung des Commissioning-Prozesses über einen kontrollierten OOB-Prozess mit einer durch das OTASC signierten Trust-Anchor-Datei aktualisiert werden. Die Datei wird vor Übernahme auf Authentizität, Integrität und Kompatibilität geprüft.</w:t>
            </w:r>
          </w:p>
        </w:tc>
      </w:tr>
      <w:tr w14:paraId="1D4AAC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6D95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2CC33C" w14:textId="77777777">
            <w:r>
              <w:t>Dateiformat, Signaturprofil, Rollen, erforderliche Werkzeuge und sicherer Übergabeprozess sind zwischen AG und Hitachi Rail festzulegen. Der Austausch ist nur im definierten Außer-Betrieb-Zustand und durch autorisiertes Personal zulässig.</w:t>
            </w:r>
          </w:p>
        </w:tc>
      </w:tr>
      <w:tr w14:paraId="75C5E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718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90306" w14:textId="77777777">
            <w:r>
              <w:t>PV GA DIL OBB 2.0.0</w:t>
            </w:r>
          </w:p>
        </w:tc>
      </w:tr>
    </w:tbl>
    <w:p w14:paraId="44381125" w14:textId="77777777">
      <w:pPr>
        <w:spacing w:after="0" w:line="96" w:lineRule="auto"/>
      </w:pPr>
    </w:p>
    <w:p w14:paraId="35F6A191" w14:textId="77777777">
      <w:pPr>
        <w:spacing w:after="0"/>
      </w:pPr>
      <w:r>
        <w:rPr>
          <w:vanish/>
        </w:rPr>
        <w:t>MLS_DSTW/MDSTW-69175</w:t>
      </w:r>
      <w:r>
        <w:rPr>
          <w:b/>
        </w:rPr>
        <w:t>1.29.0-8 Die Anforderung SP-SEC-Comp-5.6.3-1 wird ergänzt um:</w:t>
      </w:r>
      <w:r>
        <w:br/>
        <w:t>1.29.0-8 Die Anforderung SP-SEC-Comp-5.6.3-1 wird ergänzt um:</w:t>
        <w:br/>
        <w:t>Ein Backup von Daten auf dem EfeS erfolgt nicht. Sämtliche Daten werden durch das MDM bereitgestellt.</w:t>
      </w:r>
    </w:p>
    <w:p w14:paraId="51A10B7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A852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40F11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E4060" w14:textId="77777777">
            <w:r>
              <w:t>MDSTW-69175</w:t>
            </w:r>
          </w:p>
        </w:tc>
      </w:tr>
      <w:tr w14:paraId="5ACC3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B92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2F0C9" w14:textId="77777777">
            <w:r>
              <w:t>04_713</w:t>
            </w:r>
          </w:p>
        </w:tc>
      </w:tr>
      <w:tr w14:paraId="1B4A8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8A2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D72D2" w14:textId="77777777">
            <w:r>
              <w:t>55462</w:t>
            </w:r>
          </w:p>
        </w:tc>
      </w:tr>
      <w:tr w14:paraId="35BD97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49C7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A3ECBC" w14:textId="77777777"/>
        </w:tc>
      </w:tr>
      <w:tr w14:paraId="01F95B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5737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DB1D21" w14:textId="77777777">
            <w:r>
              <w:t>Draft</w:t>
            </w:r>
          </w:p>
        </w:tc>
      </w:tr>
      <w:tr w14:paraId="347A6D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08E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2B946" w14:textId="77777777">
            <w:r>
              <w:t>Muss</w:t>
            </w:r>
          </w:p>
        </w:tc>
      </w:tr>
      <w:tr w14:paraId="2435CD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3BA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4351A" w14:textId="77777777">
            <w:r>
              <w:t>Ab Stufe 1 wird auf der FES kein eigenständiges persistentes Backup der durch MDM beziehungsweise durch die zentrale Projektierung verwalteten Konfigurationsdaten geführt. Die für Wiederherstellung oder Austausch benötigten freigegebenen Daten werden über den vorgesehenen Konfigurationsprozess bereitgestellt.</w:t>
            </w:r>
          </w:p>
        </w:tc>
      </w:tr>
      <w:tr w14:paraId="24368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5FA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24CF6E" w14:textId="77777777">
            <w:r>
              <w:t>Temporäre lokale Betriebs-, Kommunikations- und Diagnosedaten sind von dieser Aussage nicht umfasst. Die Wiederherstellbarkeit setzt die Verfügbarkeit, Integrität und Versionskonsistenz der zentral bereitgestellten Daten voraus.</w:t>
            </w:r>
          </w:p>
        </w:tc>
      </w:tr>
      <w:tr w14:paraId="7337B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CAD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F25F1D" w14:textId="77777777">
            <w:r>
              <w:t>PV GA DIL OBB 1.0.0</w:t>
            </w:r>
          </w:p>
        </w:tc>
      </w:tr>
    </w:tbl>
    <w:p w14:paraId="3B61139C" w14:textId="77777777">
      <w:pPr>
        <w:spacing w:after="0" w:line="96" w:lineRule="auto"/>
      </w:pPr>
    </w:p>
    <w:p w14:paraId="163A09B0" w14:textId="77777777">
      <w:pPr>
        <w:spacing w:after="0"/>
      </w:pPr>
      <w:r>
        <w:rPr>
          <w:vanish/>
        </w:rPr>
        <w:t>MLS_DSTW/MDSTW-69176</w:t>
      </w:r>
      <w:r>
        <w:rPr>
          <w:b/>
        </w:rPr>
        <w:t>1.29.0-9 Die Anforderung SP-SEC-Comp-5.6.3-1 wird ergänzt um:</w:t>
      </w:r>
      <w:r>
        <w:br/>
        <w:t>1.29.0-9 Die Anforderung SP-SEC-Comp-5.6.3-1 wird ergänzt um:</w:t>
        <w:br/>
        <w:t>Eine Verwendung von SSI-BKP für das EIL muss mit dem AG abgestimmt werden.</w:t>
      </w:r>
    </w:p>
    <w:p w14:paraId="4B9259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59D8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C0A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B9AAE" w14:textId="77777777">
            <w:r>
              <w:t>MDSTW-69176</w:t>
            </w:r>
          </w:p>
        </w:tc>
      </w:tr>
      <w:tr w14:paraId="1C138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C130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30CEB" w14:textId="77777777">
            <w:r>
              <w:t>04_714</w:t>
            </w:r>
          </w:p>
        </w:tc>
      </w:tr>
      <w:tr w14:paraId="5DD6A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5EC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53A34" w14:textId="77777777">
            <w:r>
              <w:t>55463</w:t>
            </w:r>
          </w:p>
        </w:tc>
      </w:tr>
      <w:tr w14:paraId="7B4599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A51C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0E889" w14:textId="77777777"/>
        </w:tc>
      </w:tr>
      <w:tr w14:paraId="6DC10E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D53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97A98" w14:textId="77777777">
            <w:r>
              <w:t>Draft</w:t>
            </w:r>
          </w:p>
        </w:tc>
      </w:tr>
      <w:tr w14:paraId="03352D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E08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751862" w14:textId="77777777">
            <w:r>
              <w:t>Muss</w:t>
            </w:r>
          </w:p>
        </w:tc>
      </w:tr>
      <w:tr w14:paraId="537BDC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29FF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0BE94" w14:textId="77777777">
            <w:r>
              <w:t>Für das EIL wird der im System- und Security-Konzept vorgesehene Backup- und Restore-Mechanismus verwendet. Eine zusätzliche Verwendung von SSI-BKP wird nach Festlegung einer interoperablen Schnittstellenbaseline in die technische und terminliche Planung übernommen.</w:t>
            </w:r>
          </w:p>
        </w:tc>
      </w:tr>
      <w:tr w14:paraId="58F081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6BA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C40D8" w14:textId="77777777">
            <w:r>
              <w:t>Das Security-Konzept verwendet einen image-basierten Backup- und Restore-Ansatz und implementiert SSI-BKP derzeit nicht gemäß SP-SEC. Eine zusätzliche SSI-BKP-Integration ist hinsichtlich Nutzen, technischer Machbarkeit, Zielstufe, Aufwand und Termin gesondert zu bewerten.</w:t>
            </w:r>
          </w:p>
        </w:tc>
      </w:tr>
      <w:tr w14:paraId="66F126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8B0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1A057" w14:textId="77777777"/>
        </w:tc>
      </w:tr>
    </w:tbl>
    <w:p w14:paraId="4C56A1F3" w14:textId="77777777">
      <w:pPr>
        <w:spacing w:after="0" w:line="96" w:lineRule="auto"/>
      </w:pPr>
    </w:p>
    <w:p w14:paraId="328FC28B" w14:textId="77777777">
      <w:pPr>
        <w:spacing w:after="0"/>
      </w:pPr>
      <w:r>
        <w:rPr>
          <w:vanish/>
        </w:rPr>
        <w:t>MLS_DSTW/MDSTW-69180</w:t>
      </w:r>
      <w:r>
        <w:rPr>
          <w:b/>
        </w:rPr>
        <w:t>1.29.0-10 Die Anforderung SP-SEC-Comp-5.7.1-3 wird ergänzt um:</w:t>
      </w:r>
      <w:r>
        <w:br/>
        <w:t>1.29.0-10 Die Anforderung SP-SEC-Comp-5.7.1-3 wird ergänzt um:</w:t>
        <w:br/>
        <w:t>Die "log collector destination" muss als DNS FQDN konfiguriert werden können.</w:t>
      </w:r>
    </w:p>
    <w:p w14:paraId="50270B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140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22F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3F6509" w14:textId="77777777">
            <w:r>
              <w:t>MDSTW-69180</w:t>
            </w:r>
          </w:p>
        </w:tc>
      </w:tr>
      <w:tr w14:paraId="2809F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EBD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EB46DA" w14:textId="77777777">
            <w:r>
              <w:t>04_715</w:t>
            </w:r>
          </w:p>
        </w:tc>
      </w:tr>
      <w:tr w14:paraId="29EDB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5F6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21FE1" w14:textId="77777777">
            <w:r>
              <w:t>55464</w:t>
            </w:r>
          </w:p>
        </w:tc>
      </w:tr>
      <w:tr w14:paraId="4B050E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E0E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927B5" w14:textId="77777777"/>
        </w:tc>
      </w:tr>
      <w:tr w14:paraId="51819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C92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6CE45D" w14:textId="77777777">
            <w:r>
              <w:t>Draft</w:t>
            </w:r>
          </w:p>
        </w:tc>
      </w:tr>
      <w:tr w14:paraId="76326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900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D9F3A" w14:textId="77777777">
            <w:r>
              <w:t>Muss</w:t>
            </w:r>
          </w:p>
        </w:tc>
      </w:tr>
      <w:tr w14:paraId="0B7C5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67E7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4F1F9C" w14:textId="77777777">
            <w:r>
              <w:t>Ab Stufe 1 kann das Ziel für die Weiterleitung von Security-Logmeldungen als DNS-FQDN konfiguriert werden. In Stufe 1 kann der FQDN auf den Log-Collector innerhalb der DSTW-ZE verweisen. Ab Stufe 2 kann die zentrale SCS-LOG-Destination verwendet werden.</w:t>
            </w:r>
          </w:p>
        </w:tc>
      </w:tr>
      <w:tr w14:paraId="23B6E4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0312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AA273" w14:textId="77777777">
            <w:r>
              <w:t>Die Konfiguration setzt einen stabilen, eindeutig auflösbaren und durch den AG beziehungsweise das Projekt bereitgestellten FQDN sowie einen verfügbaren DNS-Dienst voraus.</w:t>
            </w:r>
          </w:p>
        </w:tc>
      </w:tr>
      <w:tr w14:paraId="65DDB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5E65B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71768C" w14:textId="77777777">
            <w:r>
              <w:t>PV GA DIL OBB 1.0.0</w:t>
            </w:r>
          </w:p>
        </w:tc>
      </w:tr>
    </w:tbl>
    <w:p w14:paraId="0656A09B" w14:textId="77777777">
      <w:pPr>
        <w:spacing w:after="0" w:line="96" w:lineRule="auto"/>
      </w:pPr>
    </w:p>
    <w:p w14:paraId="445C1880" w14:textId="77777777">
      <w:pPr>
        <w:spacing w:after="0"/>
      </w:pPr>
      <w:r>
        <w:rPr>
          <w:vanish/>
        </w:rPr>
        <w:t>MLS_DSTW/MDSTW-69182</w:t>
      </w:r>
      <w:r>
        <w:rPr>
          <w:b/>
        </w:rPr>
        <w:t>1.29.0-11 Die Anforderung SP-SEC-Comp-6.2-2 wird ergänzt um:</w:t>
      </w:r>
      <w:r>
        <w:br/>
        <w:t>1.29.0-11 Die Anforderung SP-SEC-Comp-6.2-2 wird ergänzt um:</w:t>
        <w:br/>
        <w:t>Die Zertifikatserneuerung ("days before expiration date to start certificate renewal") muss 2 Monate vor Ablauf angestoßen werden.</w:t>
      </w:r>
    </w:p>
    <w:p w14:paraId="1C24B7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7FB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4EB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A5586" w14:textId="77777777">
            <w:r>
              <w:t>MDSTW-69182</w:t>
            </w:r>
          </w:p>
        </w:tc>
      </w:tr>
      <w:tr w14:paraId="60FFE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1B3B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806F6" w14:textId="77777777">
            <w:r>
              <w:t>04_716</w:t>
            </w:r>
          </w:p>
        </w:tc>
      </w:tr>
      <w:tr w14:paraId="0B817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664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A9FCD" w14:textId="77777777">
            <w:r>
              <w:t>55465</w:t>
            </w:r>
          </w:p>
        </w:tc>
      </w:tr>
      <w:tr w14:paraId="24FB8C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858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26438" w14:textId="77777777"/>
        </w:tc>
      </w:tr>
      <w:tr w14:paraId="6800D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3BC5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CFF73" w14:textId="77777777">
            <w:r>
              <w:t>Draft</w:t>
            </w:r>
          </w:p>
        </w:tc>
      </w:tr>
      <w:tr w14:paraId="403A39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978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AC3E6" w14:textId="77777777">
            <w:r>
              <w:t>Muss</w:t>
            </w:r>
          </w:p>
        </w:tc>
      </w:tr>
      <w:tr w14:paraId="6A4B7A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A9F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BBA8E6" w14:textId="77777777">
            <w:r>
              <w:t>Ab Stufe 2 wird der Parameter für den Start der automatischen Erneuerung von Operator-Zertifikaten auf zwei Monate vor Ablauf der Gültigkeit festgelegt.</w:t>
            </w:r>
          </w:p>
        </w:tc>
      </w:tr>
      <w:tr w14:paraId="43578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AB0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74B7A" w14:textId="77777777">
            <w:r>
              <w:t>Der Parameter gilt für Zertifikate, deren Erneuerung über die AG-PKI unterstützt wird. Für Herstellerzertifikate in Stufe 1 gelten die für diese Stufe festgelegten Prozesse und Laufzeiten.</w:t>
            </w:r>
          </w:p>
        </w:tc>
      </w:tr>
      <w:tr w14:paraId="35DDE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2FD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10D74" w14:textId="77777777">
            <w:r>
              <w:t>PV GA DIL OBB 2.0.0</w:t>
            </w:r>
          </w:p>
        </w:tc>
      </w:tr>
    </w:tbl>
    <w:p w14:paraId="1D0C69E1" w14:textId="77777777">
      <w:pPr>
        <w:spacing w:after="0" w:line="96" w:lineRule="auto"/>
      </w:pPr>
    </w:p>
    <w:p w14:paraId="0046946A" w14:textId="77777777">
      <w:pPr>
        <w:spacing w:after="0"/>
      </w:pPr>
      <w:r>
        <w:rPr>
          <w:vanish/>
        </w:rPr>
        <w:t>MLS_DSTW/MDSTW-69155</w:t>
      </w:r>
      <w:r>
        <w:rPr>
          <w:b/>
        </w:rPr>
        <w:t>1.29.0-12 Die Anforderung SP-SEC-Comp-6.2-2 wird ergänzt um:</w:t>
      </w:r>
      <w:r>
        <w:br/>
        <w:t>1.29.0-12 Die Anforderung SP-SEC-Comp-6.2-2 wird ergänzt um:</w:t>
        <w:br/>
        <w:t>Die Einstellung "time invalid certificate handling" muss auf "reject" festgelegt werden.</w:t>
      </w:r>
    </w:p>
    <w:p w14:paraId="2EB8586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AD30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48C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F9E6B" w14:textId="77777777">
            <w:r>
              <w:t>MDSTW-69155</w:t>
            </w:r>
          </w:p>
        </w:tc>
      </w:tr>
      <w:tr w14:paraId="74D015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7E9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CFD59" w14:textId="77777777">
            <w:r>
              <w:t>04_717</w:t>
            </w:r>
          </w:p>
        </w:tc>
      </w:tr>
      <w:tr w14:paraId="55B18E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D05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44A41" w14:textId="77777777">
            <w:r>
              <w:t>55466</w:t>
            </w:r>
          </w:p>
        </w:tc>
      </w:tr>
      <w:tr w14:paraId="4B129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D84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3E5C5" w14:textId="77777777"/>
        </w:tc>
      </w:tr>
      <w:tr w14:paraId="198593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15F6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C5A631" w14:textId="77777777">
            <w:r>
              <w:t>Draft</w:t>
            </w:r>
          </w:p>
        </w:tc>
      </w:tr>
      <w:tr w14:paraId="69133F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286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4A1E3" w14:textId="77777777">
            <w:r>
              <w:t>Muss</w:t>
            </w:r>
          </w:p>
        </w:tc>
      </w:tr>
      <w:tr w14:paraId="14172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9C1A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64C3A" w14:textId="77777777">
            <w:r>
              <w:t>Ab Stufe 1 werden Zertifikate, die aufgrund ihrer Gültigkeitsdauer als ungültig erkannt werden, für den Aufbau der geschützten Kommunikation zurückgewiesen. Der Parameter „time invalid certificate handling“ wird auf „reject“ festgelegt.</w:t>
            </w:r>
          </w:p>
        </w:tc>
      </w:tr>
      <w:tr w14:paraId="79F21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1E8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67F64" w14:textId="77777777">
            <w:r>
              <w:t>Die korrekte Validierung setzt eine gültige und ausreichend genaue Systemzeit voraus. Störungen oder Fehlkonfigurationen des AG-seitigen Zeitdienstes können die Zertifikatsvalidierung und damit die Kommunikationsverfügbarkeit beeinflussen.</w:t>
            </w:r>
          </w:p>
        </w:tc>
      </w:tr>
      <w:tr w14:paraId="14CDE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DC1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D7C7F" w14:textId="77777777">
            <w:r>
              <w:t>PV GA DIL OBB 2.0.0</w:t>
            </w:r>
          </w:p>
        </w:tc>
      </w:tr>
    </w:tbl>
    <w:p w14:paraId="3A240D85" w14:textId="77777777">
      <w:pPr>
        <w:spacing w:after="0" w:line="96" w:lineRule="auto"/>
      </w:pPr>
    </w:p>
    <w:p w14:paraId="14278056" w14:textId="77777777">
      <w:r>
        <w:rPr>
          <w:vanish/>
        </w:rPr>
        <w:t>MLS_DSTW/MDSTW-69156</w:t>
      </w:r>
      <w:r>
        <w:t>1.29.0-13 Die Anforderung SP-SEC-Comp-6.2-4 wird ergänzt um:</w:t>
        <w:br/>
        <w:t>Auf die Ergänzungen zu Kapitel SP-SEC-Comm-6 in diesem Lastenheft wird hingewiesen.</w:t>
      </w:r>
    </w:p>
    <w:p w14:paraId="4A730EA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9A29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4F07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A8F27" w14:textId="77777777"/>
        </w:tc>
      </w:tr>
      <w:tr w14:paraId="745CAF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307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2E373" w14:textId="77777777">
            <w:r>
              <w:t>MDSTW-69156</w:t>
            </w:r>
          </w:p>
        </w:tc>
      </w:tr>
      <w:tr w14:paraId="2744B2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6DE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13BEC" w14:textId="77777777">
            <w:r>
              <w:t>55467</w:t>
            </w:r>
          </w:p>
        </w:tc>
      </w:tr>
      <w:tr w14:paraId="0C0005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171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51D41" w14:textId="77777777">
            <w:r>
              <w:t>04_718</w:t>
            </w:r>
          </w:p>
        </w:tc>
      </w:tr>
    </w:tbl>
    <w:p w14:paraId="77F04197" w14:textId="77777777">
      <w:pPr>
        <w:spacing w:after="0" w:line="96" w:lineRule="auto"/>
      </w:pPr>
    </w:p>
    <w:p w14:paraId="57113EA8" w14:textId="77777777">
      <w:pPr>
        <w:spacing w:after="0"/>
      </w:pPr>
      <w:r>
        <w:rPr>
          <w:vanish/>
        </w:rPr>
        <w:t>MLS_DSTW/MDSTW-69157</w:t>
      </w:r>
      <w:r>
        <w:rPr>
          <w:b/>
        </w:rPr>
        <w:t>1.29.0-14 Die Anforderung SP-SEC-Comp-7.1.3-2 wird ergänzt durch:</w:t>
      </w:r>
      <w:r>
        <w:br/>
        <w:t>1.29.0-14 Die Anforderung SP-SEC-Comp-7.1.3-2 wird ergänzt durch:</w:t>
        <w:br/>
        <w:t>Die Kommunikationsmatrix für die Firewall-Ausnahmeregeln muss vom AN geliefert werden.</w:t>
      </w:r>
    </w:p>
    <w:p w14:paraId="4B9D96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130D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688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51567" w14:textId="77777777">
            <w:r>
              <w:t>MDSTW-69157</w:t>
            </w:r>
          </w:p>
        </w:tc>
      </w:tr>
      <w:tr w14:paraId="15DF5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D3B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BF5BE" w14:textId="77777777">
            <w:r>
              <w:t>04_206</w:t>
            </w:r>
          </w:p>
        </w:tc>
      </w:tr>
      <w:tr w14:paraId="379E2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E26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ED63F" w14:textId="77777777">
            <w:r>
              <w:t>55468</w:t>
            </w:r>
          </w:p>
        </w:tc>
      </w:tr>
      <w:tr w14:paraId="7EF50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E92977"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8A454" w14:textId="77777777"/>
        </w:tc>
      </w:tr>
      <w:tr w14:paraId="6E64B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DFDB4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C2C1A" w14:textId="77777777">
            <w:r>
              <w:t>Draft</w:t>
            </w:r>
          </w:p>
        </w:tc>
      </w:tr>
      <w:tr w14:paraId="7A4403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E1CC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1A000" w14:textId="77777777">
            <w:r>
              <w:t>Muss</w:t>
            </w:r>
          </w:p>
        </w:tc>
      </w:tr>
      <w:tr w14:paraId="0B8E9F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52CD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57537" w14:textId="77777777">
            <w:r>
              <w:t>Die Lösung nutzt softwarebasierte Firewalls an mehreren Schlüsselpositionen in der Innen- und Außenarchitektur des Kontrollsystems. Diese Firewall-Regelsätze basieren auf dem Prinzip „Deny by Default“ und werden dem Kunden als Teil der Sicherheitsrichtlinien/des Handbuchs der Lösung mitgeteilt.</w:t>
            </w:r>
          </w:p>
        </w:tc>
      </w:tr>
      <w:tr w14:paraId="7090CA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F163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337D0" w14:textId="77777777"/>
        </w:tc>
      </w:tr>
      <w:tr w14:paraId="281F8E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81E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F7B72" w14:textId="77777777"/>
        </w:tc>
      </w:tr>
    </w:tbl>
    <w:p w14:paraId="5DBC8FAB" w14:textId="77777777">
      <w:pPr>
        <w:spacing w:after="0" w:line="96" w:lineRule="auto"/>
      </w:pPr>
    </w:p>
    <w:p w14:paraId="25E06937" w14:textId="77777777">
      <w:pPr>
        <w:spacing w:after="0"/>
      </w:pPr>
      <w:r>
        <w:rPr>
          <w:vanish/>
        </w:rPr>
        <w:t>MLS_DSTW/MDSTW-69158</w:t>
      </w:r>
      <w:r>
        <w:rPr>
          <w:b/>
        </w:rPr>
        <w:t>1.29.0-15 Die Anforderung SP-SEC-Comp-7.2-2 wird ergänzt um:</w:t>
      </w:r>
      <w:r>
        <w:br/>
        <w:t>1.29.0-15 Die Anforderung SP-SEC-Comp-7.2-2 wird ergänzt um:</w:t>
        <w:br/>
        <w:t>Die Verwendung von SSI-IAM für human-machine interfaces (HMI) entspricht nicht den Festlegungen der SCS (SP-SEC-ServSpec). Der AG geht davon aus, dass es sich um einen redaktionellen Fehler in der SP-SEC-CompSpec handelt. Eine Verwendung von SSI-IAM für diese Zwecke wird augeschlossen.</w:t>
      </w:r>
    </w:p>
    <w:p w14:paraId="2D3131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BA2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509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9E245" w14:textId="77777777">
            <w:r>
              <w:t>MDSTW-69158</w:t>
            </w:r>
          </w:p>
        </w:tc>
      </w:tr>
      <w:tr w14:paraId="6EE94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06B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6048C" w14:textId="77777777">
            <w:r>
              <w:t>04_719</w:t>
            </w:r>
          </w:p>
        </w:tc>
      </w:tr>
      <w:tr w14:paraId="5128F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FF9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9A91A" w14:textId="77777777">
            <w:r>
              <w:t>55469</w:t>
            </w:r>
          </w:p>
        </w:tc>
      </w:tr>
      <w:tr w14:paraId="586F9A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D7CE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EEACFF" w14:textId="77777777"/>
        </w:tc>
      </w:tr>
      <w:tr w14:paraId="0EE94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81E7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3532C4" w14:textId="77777777">
            <w:r>
              <w:t>Draft</w:t>
            </w:r>
          </w:p>
        </w:tc>
      </w:tr>
      <w:tr w14:paraId="24FD7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431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A2AED" w14:textId="77777777">
            <w:r>
              <w:t>Muss</w:t>
            </w:r>
          </w:p>
        </w:tc>
      </w:tr>
      <w:tr w14:paraId="24FFB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5496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E6C5C" w14:textId="77777777">
            <w:r>
              <w:t>SSI-IAM wird ab Stufe 1 nicht für die Authentisierung menschlicher Benutzer an HMI-Funktionen verwendet. Die HMI-Authentisierung erfolgt über das dafür freigegebene Benutzer- und Rollenmanagement.</w:t>
            </w:r>
          </w:p>
        </w:tc>
      </w:tr>
      <w:tr w14:paraId="57A55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CFD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8DEB9" w14:textId="77777777">
            <w:r>
              <w:t>Eine mögliche spätere Anbindung an einen zentralen AG-Authentisierungsdienst ist separat von SSI-IAM festzulegen. In Stufe 1 werden die im Security-Konzept vorgesehenen lokalen Emergency- beziehungsweise Servicekonten verwendet.</w:t>
            </w:r>
          </w:p>
        </w:tc>
      </w:tr>
      <w:tr w14:paraId="29FCB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F3EBB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60AE5" w14:textId="77777777">
            <w:r>
              <w:t>PV GA DIL OBB 1.0.0</w:t>
            </w:r>
          </w:p>
        </w:tc>
      </w:tr>
    </w:tbl>
    <w:p w14:paraId="5F0B2357" w14:textId="77777777">
      <w:pPr>
        <w:spacing w:after="0" w:line="96" w:lineRule="auto"/>
      </w:pPr>
    </w:p>
    <w:p w14:paraId="4957A815" w14:textId="77777777">
      <w:r>
        <w:rPr>
          <w:vanish/>
        </w:rPr>
        <w:t>MLS_DSTW/MDSTW-69148</w:t>
      </w:r>
      <w:r>
        <w:t>1.29.0-16 Das Kapitel SP-SEC-Comp-7.3 wird ergänzt um:</w:t>
        <w:br/>
        <w:t>Auf die Ergänzungen zu Kapitel SP-SEC-Comm-6 in diesem Lastenheft wird hingewiesen.</w:t>
      </w:r>
    </w:p>
    <w:p w14:paraId="42D8018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D966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0427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354BB" w14:textId="77777777"/>
        </w:tc>
      </w:tr>
      <w:tr w14:paraId="458697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6F9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652D45" w14:textId="77777777">
            <w:r>
              <w:t>MDSTW-69148</w:t>
            </w:r>
          </w:p>
        </w:tc>
      </w:tr>
      <w:tr w14:paraId="11195B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504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79C70" w14:textId="77777777">
            <w:r>
              <w:t>55470</w:t>
            </w:r>
          </w:p>
        </w:tc>
      </w:tr>
      <w:tr w14:paraId="285EDE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C94C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B5D81" w14:textId="77777777">
            <w:r>
              <w:t>04_720</w:t>
            </w:r>
          </w:p>
        </w:tc>
      </w:tr>
    </w:tbl>
    <w:p w14:paraId="5A8311E7" w14:textId="77777777">
      <w:pPr>
        <w:spacing w:after="0" w:line="96" w:lineRule="auto"/>
      </w:pPr>
    </w:p>
    <w:p w14:paraId="7152B444" w14:textId="77777777">
      <w:pPr>
        <w:spacing w:after="0"/>
      </w:pPr>
      <w:r>
        <w:rPr>
          <w:vanish/>
        </w:rPr>
        <w:t>MLS_DSTW/MDSTW-69150</w:t>
      </w:r>
      <w:r>
        <w:rPr>
          <w:b/>
        </w:rPr>
        <w:t>1.29.0-17 Die Anforderung SP-SEC-Comp-7.3-2 wird ergänzt durch:</w:t>
      </w:r>
      <w:r>
        <w:br/>
        <w:t>1.29.0-17 Die Anforderung SP-SEC-Comp-7.3-2 wird ergänzt durch:</w:t>
        <w:br/>
        <w:t>Starke Passwörter müssen entsprechend der Verfahrensanweisung MP_09,01,02-02_VA_IS-Administratoren des AG durchgesetzt werden.</w:t>
      </w:r>
    </w:p>
    <w:p w14:paraId="0CDA7D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AB6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8C2A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FBD3C" w14:textId="77777777">
            <w:r>
              <w:t>MDSTW-69150</w:t>
            </w:r>
          </w:p>
        </w:tc>
      </w:tr>
      <w:tr w14:paraId="13A2A5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55E7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4F689" w14:textId="77777777">
            <w:r>
              <w:t>04_96</w:t>
            </w:r>
          </w:p>
        </w:tc>
      </w:tr>
      <w:tr w14:paraId="15FEE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CA2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BFABC" w14:textId="77777777">
            <w:r>
              <w:t>55471</w:t>
            </w:r>
          </w:p>
        </w:tc>
      </w:tr>
      <w:tr w14:paraId="6CFF0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336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02C45" w14:textId="77777777">
            <w:r>
              <w:t>[158]</w:t>
            </w:r>
          </w:p>
        </w:tc>
      </w:tr>
      <w:tr w14:paraId="6C0338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FD1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43C8A" w14:textId="77777777">
            <w:r>
              <w:t>Draft</w:t>
            </w:r>
          </w:p>
        </w:tc>
      </w:tr>
      <w:tr w14:paraId="47792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B97D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BFDED" w14:textId="77777777">
            <w:r>
              <w:t>Muss</w:t>
            </w:r>
          </w:p>
        </w:tc>
      </w:tr>
      <w:tr w14:paraId="6F1B6B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BC1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718581" w14:textId="77777777">
            <w:r>
              <w:t>Die Lösung erzwingt sichere Passwörter und wird an die Verfahrensanweisungen des Kunden für die Verwaltung von Informationssystemen angepasst.</w:t>
            </w:r>
          </w:p>
        </w:tc>
      </w:tr>
      <w:tr w14:paraId="27298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B518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25F2A" w14:textId="77777777"/>
        </w:tc>
      </w:tr>
      <w:tr w14:paraId="69931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279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DC247" w14:textId="77777777"/>
        </w:tc>
      </w:tr>
    </w:tbl>
    <w:p w14:paraId="4AD31E51" w14:textId="77777777">
      <w:pPr>
        <w:spacing w:after="0" w:line="96" w:lineRule="auto"/>
      </w:pPr>
    </w:p>
    <w:p w14:paraId="203EDFE5" w14:textId="77777777">
      <w:pPr>
        <w:spacing w:after="0"/>
      </w:pPr>
      <w:r>
        <w:rPr>
          <w:vanish/>
        </w:rPr>
        <w:t>MLS_DSTW/MDSTW-69152</w:t>
      </w:r>
      <w:r>
        <w:rPr>
          <w:b/>
        </w:rPr>
        <w:t>1.29.0-18 Die Anforderung SP-SEC-Comp-7.3-64 wird ergänzt durch:</w:t>
      </w:r>
      <w:r>
        <w:br/>
        <w:t>1.29.0-18 Die Anforderung SP-SEC-Comp-7.3-64 wird ergänzt durch:</w:t>
        <w:br/>
        <w:t>Die Zahl der maximalen Fehlversuche von Passworteingaben muss auf 10 Versuche limitiert werden.</w:t>
      </w:r>
    </w:p>
    <w:p w14:paraId="27201F3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5659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994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6B2CF" w14:textId="77777777">
            <w:r>
              <w:t>MDSTW-69152</w:t>
            </w:r>
          </w:p>
        </w:tc>
      </w:tr>
      <w:tr w14:paraId="3B7973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888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CB2F1" w14:textId="77777777">
            <w:r>
              <w:t>04_97</w:t>
            </w:r>
          </w:p>
        </w:tc>
      </w:tr>
      <w:tr w14:paraId="691D57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0798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204C2" w14:textId="77777777">
            <w:r>
              <w:t>55472</w:t>
            </w:r>
          </w:p>
        </w:tc>
      </w:tr>
      <w:tr w14:paraId="00956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1A4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B2A60" w14:textId="77777777">
            <w:r>
              <w:t>[158]</w:t>
            </w:r>
          </w:p>
        </w:tc>
      </w:tr>
      <w:tr w14:paraId="2877B9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D424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4C508" w14:textId="77777777">
            <w:r>
              <w:t>Draft</w:t>
            </w:r>
          </w:p>
        </w:tc>
      </w:tr>
      <w:tr w14:paraId="507973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30A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B7662" w14:textId="77777777">
            <w:r>
              <w:t>Muss</w:t>
            </w:r>
          </w:p>
        </w:tc>
      </w:tr>
      <w:tr w14:paraId="5BE559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B372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FF637" w14:textId="77777777">
            <w:r>
              <w:t>Die Lösung erzwingt eine Beschränkung der Passwortwiederholungen auf maximal 10 Versuche. Die Lösung protokolliert ein solches Ereignis.</w:t>
            </w:r>
          </w:p>
        </w:tc>
      </w:tr>
      <w:tr w14:paraId="67524A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95FC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942BD" w14:textId="77777777"/>
        </w:tc>
      </w:tr>
      <w:tr w14:paraId="03EFEE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0DEF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7E459" w14:textId="77777777"/>
        </w:tc>
      </w:tr>
    </w:tbl>
    <w:p w14:paraId="269B432A" w14:textId="77777777">
      <w:pPr>
        <w:spacing w:after="0" w:line="96" w:lineRule="auto"/>
      </w:pPr>
    </w:p>
    <w:p w14:paraId="2D6C5B21" w14:textId="77777777">
      <w:r>
        <w:rPr>
          <w:vanish/>
        </w:rPr>
        <w:t>MLS_DSTW/MDSTW-69154</w:t>
      </w:r>
      <w:r>
        <w:t>1.29.0-19 Das Kapitel SP-SEC-Comp-7.4 wird ergänzt um:</w:t>
        <w:br/>
        <w:t>In EULYNX wird Symmetric Key-based Authentication nicht verwendet.</w:t>
      </w:r>
    </w:p>
    <w:p w14:paraId="30F0D5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F018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41719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056DF" w14:textId="77777777"/>
        </w:tc>
      </w:tr>
      <w:tr w14:paraId="18B0DC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835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232BB" w14:textId="77777777">
            <w:r>
              <w:t>MDSTW-69154</w:t>
            </w:r>
          </w:p>
        </w:tc>
      </w:tr>
      <w:tr w14:paraId="2584F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FF1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D153B4" w14:textId="77777777">
            <w:r>
              <w:t>55473</w:t>
            </w:r>
          </w:p>
        </w:tc>
      </w:tr>
      <w:tr w14:paraId="72B83E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D4A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AC519" w14:textId="77777777">
            <w:r>
              <w:t>04_721</w:t>
            </w:r>
          </w:p>
        </w:tc>
      </w:tr>
    </w:tbl>
    <w:p w14:paraId="2151F046" w14:textId="77777777">
      <w:pPr>
        <w:spacing w:after="0" w:line="96" w:lineRule="auto"/>
      </w:pPr>
    </w:p>
    <w:p w14:paraId="5F7B6480" w14:textId="77777777">
      <w:pPr>
        <w:pStyle w:val="Heading2"/>
        <w:divId w:val="177"/>
      </w:pPr>
      <w:bookmarkStart w:name="_Toc242172753" w:id="146"/>
      <w:r>
        <w:t>D2.5 Teilpflichtenheft DSTW-ZE</w:t>
      </w:r>
      <w:bookmarkEnd w:id="146"/>
    </w:p>
    <w:p w14:paraId="1BCB6FBF" w14:textId="77777777">
      <w:pPr>
        <w:pStyle w:val="Heading3"/>
        <w:divId w:val="178"/>
      </w:pPr>
      <w:bookmarkStart w:name="_Toc242172754" w:id="147"/>
      <w:r>
        <w:t>2 Architektur</w:t>
      </w:r>
      <w:bookmarkEnd w:id="147"/>
    </w:p>
    <w:p w14:paraId="668AC5C8" w14:textId="77777777">
      <w:pPr>
        <w:pStyle w:val="Heading4"/>
        <w:divId w:val="179"/>
      </w:pPr>
      <w:bookmarkStart w:name="_Toc242172755" w:id="148"/>
      <w:r>
        <w:t>2.1 Allgemeines</w:t>
      </w:r>
      <w:bookmarkEnd w:id="148"/>
    </w:p>
    <w:p w14:paraId="74D269DC" w14:textId="77777777">
      <w:r>
        <w:rPr>
          <w:vanish/>
        </w:rPr>
        <w:t>MLS_DSTW/MDSTW-22512</w:t>
      </w:r>
      <w:r>
        <w:t xml:space="preserve">2.1.0-1 Der Begriff Digitales Stellwerk (DSTW) beschreibt die Gesamtheit des Rechenzentrums (RZ) mit allen georedundanten Standorten, sowie allen installierten Feldelementstationen (FES), Energiestationen (EST) und Object Controller (OC) und den zugehörigen Komponenten der </w:t>
        <w:lastRenderedPageBreak/>
        <w:t>Außenanlage.</w:t>
        <w:br/>
        <w:t>​​</w:t>
      </w:r>
    </w:p>
    <w:p w14:paraId="473425D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F2D8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B975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AE631" w14:textId="77777777">
            <w:r>
              <w:t>713</w:t>
            </w:r>
          </w:p>
        </w:tc>
      </w:tr>
      <w:tr w14:paraId="270135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5DC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59425" w14:textId="77777777">
            <w:r>
              <w:t>MDSTW-22512</w:t>
            </w:r>
          </w:p>
        </w:tc>
      </w:tr>
      <w:tr w14:paraId="777D6A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56C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24CE9" w14:textId="77777777">
            <w:r>
              <w:t>1643</w:t>
            </w:r>
          </w:p>
        </w:tc>
      </w:tr>
      <w:tr w14:paraId="1D704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C75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32787" w14:textId="77777777">
            <w:r>
              <w:t>05_16</w:t>
            </w:r>
          </w:p>
        </w:tc>
      </w:tr>
    </w:tbl>
    <w:p w14:paraId="76C56D78" w14:textId="77777777">
      <w:pPr>
        <w:spacing w:after="0" w:line="96" w:lineRule="auto"/>
      </w:pPr>
    </w:p>
    <w:p w14:paraId="0F0584D7" w14:textId="77777777">
      <w:r>
        <w:rPr>
          <w:vanish/>
        </w:rPr>
        <w:t>MLS_DSTW/MDSTW-22513</w:t>
      </w:r>
      <w:r>
        <w:t>2.1.0-2 Das Netzwerk verbindet Systemkomponenten des DSTW und ist somit Teil der Systemarchitektur, ist jedoch nicht Teil der Sicherungsanlage.</w:t>
        <w:br/>
        <w:t>​​</w:t>
      </w:r>
    </w:p>
    <w:p w14:paraId="61C5E37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5064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B4A21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BA9C2D" w14:textId="77777777">
            <w:r>
              <w:t>714</w:t>
            </w:r>
          </w:p>
        </w:tc>
      </w:tr>
      <w:tr w14:paraId="65BB46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369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F5EF9" w14:textId="77777777">
            <w:r>
              <w:t>MDSTW-22513</w:t>
            </w:r>
          </w:p>
        </w:tc>
      </w:tr>
      <w:tr w14:paraId="245E41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A76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40986" w14:textId="77777777">
            <w:r>
              <w:t>1644</w:t>
            </w:r>
          </w:p>
        </w:tc>
      </w:tr>
      <w:tr w14:paraId="35BCCA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C2F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B4D2F" w14:textId="77777777">
            <w:r>
              <w:t>05_17</w:t>
            </w:r>
          </w:p>
        </w:tc>
      </w:tr>
    </w:tbl>
    <w:p w14:paraId="26B1AD2D" w14:textId="77777777">
      <w:pPr>
        <w:spacing w:after="0" w:line="96" w:lineRule="auto"/>
      </w:pPr>
    </w:p>
    <w:p w14:paraId="094D69EC" w14:textId="77777777">
      <w:r>
        <w:rPr>
          <w:vanish/>
        </w:rPr>
        <w:t>MLS_DSTW/MDSTW-22514</w:t>
      </w:r>
      <w:r>
        <w:t>2.1.0-3 Als DSTW-ZE wird der Verbund des VSTW (Sicherungslogik in Software) und der Serverhardware bezeichnet.</w:t>
        <w:br/>
        <w:t>​​</w:t>
      </w:r>
    </w:p>
    <w:p w14:paraId="79E53C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C266C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4BC2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38DDE" w14:textId="77777777">
            <w:r>
              <w:t>715</w:t>
            </w:r>
          </w:p>
        </w:tc>
      </w:tr>
      <w:tr w14:paraId="5A47C0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DA4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D46F3" w14:textId="77777777">
            <w:r>
              <w:t>MDSTW-22514</w:t>
            </w:r>
          </w:p>
        </w:tc>
      </w:tr>
      <w:tr w14:paraId="4828F7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BC614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D7EDF" w14:textId="77777777">
            <w:r>
              <w:t>1645</w:t>
            </w:r>
          </w:p>
        </w:tc>
      </w:tr>
      <w:tr w14:paraId="336B2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7FF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D9F3CF" w14:textId="77777777">
            <w:r>
              <w:t>05_18</w:t>
            </w:r>
          </w:p>
        </w:tc>
      </w:tr>
    </w:tbl>
    <w:p w14:paraId="31DE30F3" w14:textId="77777777">
      <w:pPr>
        <w:spacing w:after="0" w:line="96" w:lineRule="auto"/>
      </w:pPr>
    </w:p>
    <w:p w14:paraId="3408B697" w14:textId="77777777">
      <w:r>
        <w:rPr>
          <w:vanish/>
        </w:rPr>
        <w:t>MLS_DSTW/MDSTW-22515</w:t>
      </w:r>
      <w:r>
        <w:t>2.1.0-4 Als VSTW bzw. VSTW-Partner wird eine Instanz der Sicherungslogik auf einem Server des Rechenzentrums bezeichnet.</w:t>
        <w:br/>
        <w:t>​​</w:t>
      </w:r>
    </w:p>
    <w:p w14:paraId="4D5190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9633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9C4D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086E0" w14:textId="77777777">
            <w:r>
              <w:t>716</w:t>
            </w:r>
          </w:p>
        </w:tc>
      </w:tr>
      <w:tr w14:paraId="58418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435C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7C446" w14:textId="77777777">
            <w:r>
              <w:t>MDSTW-22515</w:t>
            </w:r>
          </w:p>
        </w:tc>
      </w:tr>
      <w:tr w14:paraId="689C1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4FA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F7303" w14:textId="77777777">
            <w:r>
              <w:t>1646</w:t>
            </w:r>
          </w:p>
        </w:tc>
      </w:tr>
      <w:tr w14:paraId="30651B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4F12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4678C" w14:textId="77777777">
            <w:r>
              <w:t>05_19</w:t>
            </w:r>
          </w:p>
        </w:tc>
      </w:tr>
    </w:tbl>
    <w:p w14:paraId="31DA464B" w14:textId="77777777">
      <w:pPr>
        <w:spacing w:after="0" w:line="96" w:lineRule="auto"/>
      </w:pPr>
    </w:p>
    <w:p w14:paraId="1DC78457" w14:textId="77777777">
      <w:r>
        <w:rPr>
          <w:vanish/>
        </w:rPr>
        <w:t>MLS_DSTW/MDSTW-22516</w:t>
      </w:r>
      <w:r>
        <w:t>2.1.0-5 Die Umsetzung der Sicherungslogik in separaten VSTWs ist notwendig, da</w:t>
        <w:br/>
        <w:t>• ein unabhängiger Sicherheitsnachweis einzelner VSTWs erreicht,</w:t>
        <w:br/>
        <w:t>• eine Standardisierung der Schnittstelle zwischen benachbarten VSTWs (X25oRaSTA/SCI-ILS) gefordert und</w:t>
        <w:br/>
        <w:t>• Flexibilität bei Adaptierung des Feature-Sets der generischen Applikation gewährleistet werden muss.</w:t>
        <w:br/>
        <w:t>​​</w:t>
      </w:r>
    </w:p>
    <w:p w14:paraId="0A2CAF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23B6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67263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32E300" w14:textId="77777777">
            <w:r>
              <w:t>717</w:t>
            </w:r>
          </w:p>
        </w:tc>
      </w:tr>
      <w:tr w14:paraId="065BC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C9750D"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C39A1" w14:textId="77777777">
            <w:r>
              <w:t>MDSTW-22516</w:t>
            </w:r>
          </w:p>
        </w:tc>
      </w:tr>
      <w:tr w14:paraId="2404C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6BC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7E97A" w14:textId="77777777">
            <w:r>
              <w:t>1647</w:t>
            </w:r>
          </w:p>
        </w:tc>
      </w:tr>
      <w:tr w14:paraId="2E684C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3FE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BF239" w14:textId="77777777">
            <w:r>
              <w:t>05_20</w:t>
            </w:r>
          </w:p>
        </w:tc>
      </w:tr>
    </w:tbl>
    <w:p w14:paraId="725245C3" w14:textId="77777777">
      <w:pPr>
        <w:spacing w:after="0" w:line="96" w:lineRule="auto"/>
      </w:pPr>
    </w:p>
    <w:p w14:paraId="594B3D87" w14:textId="77777777">
      <w:r>
        <w:rPr>
          <w:vanish/>
        </w:rPr>
        <w:t>MLS_DSTW/MDSTW-22517</w:t>
      </w:r>
      <w:r>
        <w:t>2.1.0-6 Die logische Systemgrenze des Subsystems DSTW-ZE ist in folgender Grafik dargestellt.</w:t>
        <w:br/>
        <w:t>​​</w:t>
      </w:r>
    </w:p>
    <w:p w14:paraId="36844F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D89B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1BAC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6F3F4" w14:textId="77777777">
            <w:r>
              <w:t>718</w:t>
            </w:r>
          </w:p>
        </w:tc>
      </w:tr>
      <w:tr w14:paraId="3A3CD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33EF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3D988" w14:textId="77777777">
            <w:r>
              <w:t>MDSTW-22517</w:t>
            </w:r>
          </w:p>
        </w:tc>
      </w:tr>
      <w:tr w14:paraId="368DD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16B5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EAC1E" w14:textId="77777777">
            <w:r>
              <w:t>1648</w:t>
            </w:r>
          </w:p>
        </w:tc>
      </w:tr>
      <w:tr w14:paraId="381490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C25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DD0BA5" w14:textId="77777777">
            <w:r>
              <w:t>05_21</w:t>
            </w:r>
          </w:p>
        </w:tc>
      </w:tr>
    </w:tbl>
    <w:p w14:paraId="07EE18BB" w14:textId="77777777">
      <w:pPr>
        <w:spacing w:after="0" w:line="96" w:lineRule="auto"/>
      </w:pPr>
    </w:p>
    <w:p w14:paraId="5437639F" w14:textId="77777777">
      <w:r>
        <w:rPr>
          <w:vanish/>
        </w:rPr>
        <w:t>MLS_DSTW/MDSTW-22518</w:t>
      </w:r>
      <w:r>
        <w:t>2.1.0-7 &lt;Systemschaubild Subsystem Electronic Interlocking&gt;</w:t>
        <w:br/>
        <w:t>​​</w:t>
      </w:r>
    </w:p>
    <w:p w14:paraId="6BF5B2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64138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D2016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DD56B" w14:textId="77777777">
            <w:r>
              <w:t>719</w:t>
            </w:r>
          </w:p>
        </w:tc>
      </w:tr>
      <w:tr w14:paraId="77586F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D62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19F49" w14:textId="77777777">
            <w:r>
              <w:t>MDSTW-22518</w:t>
            </w:r>
          </w:p>
        </w:tc>
      </w:tr>
      <w:tr w14:paraId="0B872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BBC7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3D5A0" w14:textId="77777777">
            <w:r>
              <w:t>1649</w:t>
            </w:r>
          </w:p>
        </w:tc>
      </w:tr>
      <w:tr w14:paraId="2CDCD8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0E5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25E6A" w14:textId="77777777">
            <w:r>
              <w:t>05_46</w:t>
            </w:r>
          </w:p>
        </w:tc>
      </w:tr>
    </w:tbl>
    <w:p w14:paraId="2F74528F" w14:textId="77777777">
      <w:pPr>
        <w:spacing w:after="0" w:line="96" w:lineRule="auto"/>
      </w:pPr>
    </w:p>
    <w:p w14:paraId="1C9007C0" w14:textId="77777777">
      <w:pPr>
        <w:pStyle w:val="Heading4"/>
        <w:divId w:val="180"/>
      </w:pPr>
      <w:bookmarkStart w:name="_Toc242172756" w:id="149"/>
      <w:r>
        <w:t>2.2 Betrieb auf der Hardware</w:t>
      </w:r>
      <w:bookmarkEnd w:id="149"/>
    </w:p>
    <w:p w14:paraId="5C861562" w14:textId="77777777">
      <w:pPr>
        <w:spacing w:after="0"/>
      </w:pPr>
      <w:r>
        <w:rPr>
          <w:vanish/>
        </w:rPr>
        <w:t>MLS_DSTW/MDSTW-22519</w:t>
      </w:r>
      <w:r>
        <w:rPr>
          <w:b/>
        </w:rPr>
        <w:t>Auf einem Server müssen mindestens acht VSTWs gleichzeitig betrieben werden könn...</w:t>
      </w:r>
      <w:r>
        <w:br/>
        <w:t>Auf einem Server müssen mindestens acht VSTWs gleichzeitig betrieben werden können, die zusammen mindestens 1600 Object Controllern steuern können müssen.</w:t>
      </w:r>
    </w:p>
    <w:p w14:paraId="1EEF39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91BF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6F69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A5F2A" w14:textId="77777777">
            <w:r>
              <w:t>MDSTW-22519</w:t>
            </w:r>
          </w:p>
        </w:tc>
      </w:tr>
      <w:tr w14:paraId="58421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E50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A7548" w14:textId="77777777">
            <w:r>
              <w:t>05_24</w:t>
            </w:r>
          </w:p>
        </w:tc>
      </w:tr>
      <w:tr w14:paraId="0EFCB3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7EC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CBDDD" w14:textId="77777777">
            <w:r>
              <w:t>1651</w:t>
            </w:r>
          </w:p>
        </w:tc>
      </w:tr>
      <w:tr w14:paraId="63E891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FFB4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6F4C2" w14:textId="77777777"/>
        </w:tc>
      </w:tr>
      <w:tr w14:paraId="7E7CE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1A2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F592D" w14:textId="77777777">
            <w:r>
              <w:t>Draft</w:t>
            </w:r>
          </w:p>
        </w:tc>
      </w:tr>
      <w:tr w14:paraId="083213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A225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35CF6" w14:textId="77777777">
            <w:r>
              <w:t>Muss</w:t>
            </w:r>
          </w:p>
        </w:tc>
      </w:tr>
      <w:tr w14:paraId="7A0AD9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4B4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EDF58" w14:textId="77777777">
            <w:r>
              <w:t>Das ELEKTRA 4.0 zugrundeliegende Safetykonzept, sowie die TAS Platform Mechanismen ermöglichen ein paralleles Ausführen von VSTWs auf einer Server-Hardware. Die Serverhardware wird so ausgewählt, dass mindestens acht VSTWs gleichzeitig auf der Server-Hardware betrieben werden können.</w:t>
            </w:r>
          </w:p>
        </w:tc>
      </w:tr>
      <w:tr w14:paraId="3FF167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D8B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2AD9C7" w14:textId="77777777"/>
        </w:tc>
      </w:tr>
      <w:tr w14:paraId="7257BC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2B129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75A56B" w14:textId="77777777">
            <w:r>
              <w:t>PV GA DIL OBB 1.0.0</w:t>
            </w:r>
          </w:p>
        </w:tc>
      </w:tr>
    </w:tbl>
    <w:p w14:paraId="2AF7E61B" w14:textId="77777777">
      <w:pPr>
        <w:spacing w:after="0" w:line="96" w:lineRule="auto"/>
      </w:pPr>
    </w:p>
    <w:p w14:paraId="0343662A" w14:textId="77777777">
      <w:r>
        <w:rPr>
          <w:vanish/>
        </w:rPr>
        <w:t>MLS_DSTW/MDSTW-22520</w:t>
      </w:r>
      <w:r>
        <w:t>2.2.0-2 Auf einem Server werden nur VSTW eines Lieferanten betrieben.</w:t>
        <w:br/>
        <w:t>​​</w:t>
      </w:r>
    </w:p>
    <w:p w14:paraId="4BB310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0088D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8373E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1E058" w14:textId="77777777">
            <w:r>
              <w:t>722</w:t>
            </w:r>
          </w:p>
        </w:tc>
      </w:tr>
      <w:tr w14:paraId="04059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9DE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8B45E8" w14:textId="77777777">
            <w:r>
              <w:t>MDSTW-22520</w:t>
            </w:r>
          </w:p>
        </w:tc>
      </w:tr>
      <w:tr w14:paraId="40C71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14F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37EDF" w14:textId="77777777">
            <w:r>
              <w:t>1652</w:t>
            </w:r>
          </w:p>
        </w:tc>
      </w:tr>
      <w:tr w14:paraId="1B3956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3116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008AB" w14:textId="77777777">
            <w:r>
              <w:t>05_25</w:t>
            </w:r>
          </w:p>
        </w:tc>
      </w:tr>
    </w:tbl>
    <w:p w14:paraId="01C95F0E" w14:textId="77777777">
      <w:pPr>
        <w:spacing w:after="0" w:line="96" w:lineRule="auto"/>
      </w:pPr>
    </w:p>
    <w:p w14:paraId="25504719" w14:textId="77777777">
      <w:pPr>
        <w:spacing w:after="0"/>
      </w:pPr>
      <w:r>
        <w:rPr>
          <w:vanish/>
        </w:rPr>
        <w:t>MLS_DSTW/MDSTW-22521</w:t>
      </w:r>
      <w:r>
        <w:rPr>
          <w:b/>
        </w:rPr>
        <w:t>2.2.0-3 Ein VSTW muss 1 bis 1600 Objectcontroller (OC) steuern können.</w:t>
      </w:r>
      <w:r>
        <w:br/>
        <w:t>2.2.0-3 Ein VSTW muss 1 bis 1600 Objectcontroller (OC) steuern können.</w:t>
        <w:br/>
        <w:t>​​</w:t>
      </w:r>
    </w:p>
    <w:p w14:paraId="13C447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25A1F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BAE4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A5ACC" w14:textId="77777777">
            <w:r>
              <w:t>MDSTW-22521</w:t>
            </w:r>
          </w:p>
        </w:tc>
      </w:tr>
      <w:tr w14:paraId="41696C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9C2E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61612" w14:textId="77777777">
            <w:r>
              <w:t>05_26</w:t>
            </w:r>
          </w:p>
        </w:tc>
      </w:tr>
      <w:tr w14:paraId="00C21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DD0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EF1E2" w14:textId="77777777">
            <w:r>
              <w:t>1653</w:t>
            </w:r>
          </w:p>
        </w:tc>
      </w:tr>
      <w:tr w14:paraId="347469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9F3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F7F53" w14:textId="77777777"/>
        </w:tc>
      </w:tr>
      <w:tr w14:paraId="2BB24A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7D45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A2CB7" w14:textId="77777777">
            <w:r>
              <w:t>Draft</w:t>
            </w:r>
          </w:p>
        </w:tc>
      </w:tr>
      <w:tr w14:paraId="4F1F77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347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33891A" w14:textId="77777777">
            <w:r>
              <w:t>Muss</w:t>
            </w:r>
          </w:p>
        </w:tc>
      </w:tr>
      <w:tr w14:paraId="3E08F6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44C7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529FF" w14:textId="77777777">
            <w:commentRangeStart w:id="2557465"/>
            <w:r>
              <w:t>Die Anbindung der Objectcontroller erfolgt über die Komponente Elementcontroller-Multiplexer (ECMUX) des VSTW-Systems. Es werden bis zu 1600 Objectcontroller unterstützt. Dabei kommen ggf. mehrere redundante ECMUX Instanzen per VSTW zum Einsatz.</w:t>
            </w:r>
            <w:commentRangeEnd w:id="2557465"/>
            <w:r>
              <w:rPr>
                <w:rStyle w:val="CommentReference"/>
              </w:rPr>
              <w:commentReference w:id="2557465"/>
            </w:r>
          </w:p>
        </w:tc>
      </w:tr>
      <w:tr w14:paraId="355E28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D7F9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814AF" w14:textId="77777777"/>
        </w:tc>
      </w:tr>
      <w:tr w14:paraId="1CDB8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61F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DFCE4" w14:textId="77777777">
            <w:r>
              <w:t>PV GA DIL OBB 2.0.0</w:t>
            </w:r>
          </w:p>
        </w:tc>
      </w:tr>
    </w:tbl>
    <w:p w14:paraId="2C3E9955" w14:textId="77777777">
      <w:pPr>
        <w:spacing w:after="0" w:line="96" w:lineRule="auto"/>
      </w:pPr>
    </w:p>
    <w:p w14:paraId="788D1A08" w14:textId="77777777">
      <w:pPr>
        <w:pStyle w:val="Heading4"/>
        <w:divId w:val="181"/>
      </w:pPr>
      <w:bookmarkStart w:name="_Toc242172757" w:id="150"/>
      <w:r>
        <w:t>2.3 Redundanz der VSTW</w:t>
      </w:r>
      <w:bookmarkEnd w:id="150"/>
    </w:p>
    <w:p w14:paraId="582CA209" w14:textId="77777777">
      <w:pPr>
        <w:spacing w:after="0"/>
      </w:pPr>
      <w:r>
        <w:rPr>
          <w:vanish/>
        </w:rPr>
        <w:t>MLS_DSTW/MDSTW-22522</w:t>
      </w:r>
      <w:r>
        <w:rPr>
          <w:b/>
        </w:rPr>
        <w:t>2.3.0-1 In der Variante Virtualisierung müssen alle VSTW in mindestens zwei redu...</w:t>
      </w:r>
      <w:r>
        <w:br/>
        <w:t>2.3.0-1 In der Variante Virtualisierung müssen alle VSTW in mindestens zwei redundanten Instanzen parallel ausführbar sein, so dass der Ausfall von einer Instanz keinen Verlust der Gesamtfunktion zur Folge hat.</w:t>
        <w:br/>
        <w:t>​​</w:t>
      </w:r>
    </w:p>
    <w:p w14:paraId="43511A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8B80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AA61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2509E" w14:textId="77777777">
            <w:r>
              <w:t>MDSTW-22522</w:t>
            </w:r>
          </w:p>
        </w:tc>
      </w:tr>
      <w:tr w14:paraId="57342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A578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BA777" w14:textId="77777777">
            <w:r>
              <w:t>05_28</w:t>
            </w:r>
          </w:p>
        </w:tc>
      </w:tr>
      <w:tr w14:paraId="76F2D6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68C7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DADD6" w14:textId="77777777">
            <w:r>
              <w:t>1655</w:t>
            </w:r>
          </w:p>
        </w:tc>
      </w:tr>
      <w:tr w14:paraId="5C5EFA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FDB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11B3E" w14:textId="77777777"/>
        </w:tc>
      </w:tr>
      <w:tr w14:paraId="69578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ADCF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B1A2A" w14:textId="77777777">
            <w:r>
              <w:t>Draft</w:t>
            </w:r>
          </w:p>
        </w:tc>
      </w:tr>
      <w:tr w14:paraId="2C5C2A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E48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ED0C6" w14:textId="77777777">
            <w:r>
              <w:t>Muss</w:t>
            </w:r>
          </w:p>
        </w:tc>
      </w:tr>
      <w:tr w14:paraId="502377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6F5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92DEB" w14:textId="77777777">
            <w:r>
              <w:t>Beim VSTW System kommt das Hot-Hot Redundanzkonzept zur Anwendung. Die Applikationen des VSTW Systems werden dabei synchron auf mehreren Servern in Virtuellen Maschinen parallel ausgeführt, permanent synchronisiert und abgeglichen. Es gibt somit keine spezielle primäre/betriebsführende VSTW Redundanz, sondern jede aktive VSTW Redundanz kann als betriebsführend betrachtet werden.</w:t>
              <w:br/>
              <w:t>Für das VSTW ECMUX System wird das J4S SyncLayer Hot-Hot Redundanzkonzept weiterverwendet.</w:t>
              <w:br/>
              <w:t>Fällt eine Redundanzinstanz einer Komponente aus, hat dies keine Auswirkung auf die betriebliche Gesamtfunktion.</w:t>
            </w:r>
          </w:p>
        </w:tc>
      </w:tr>
      <w:tr w14:paraId="57180C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854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27BE7" w14:textId="77777777"/>
        </w:tc>
      </w:tr>
      <w:tr w14:paraId="68E54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9FDFA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49BAF" w14:textId="77777777">
            <w:r>
              <w:t>PV GA DIL OBB 1.0.0</w:t>
            </w:r>
          </w:p>
        </w:tc>
      </w:tr>
    </w:tbl>
    <w:p w14:paraId="3EBBDF32" w14:textId="77777777">
      <w:pPr>
        <w:spacing w:after="0" w:line="96" w:lineRule="auto"/>
      </w:pPr>
    </w:p>
    <w:p w14:paraId="486E4F8A" w14:textId="77777777">
      <w:pPr>
        <w:spacing w:after="0"/>
      </w:pPr>
      <w:r>
        <w:rPr>
          <w:vanish/>
        </w:rPr>
        <w:t>MLS_DSTW/MDSTW-22523</w:t>
      </w:r>
      <w:r>
        <w:rPr>
          <w:b/>
        </w:rPr>
        <w:t>2.3.0-2 In der Variante Georedundanz müssen alle VSTW in mindestens drei redunda...</w:t>
      </w:r>
      <w:r>
        <w:br/>
        <w:t>2.3.0-2 In der Variante Georedundanz müssen alle VSTW in mindestens drei redundanten Instanzen parallel ausführbar sein, so dass der Ausfall von mindestens einer Instanz keinen Verlust der Gesamtfunktion zur Folge hat.</w:t>
      </w:r>
    </w:p>
    <w:p w14:paraId="4AEE3AD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894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374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4DB9A" w14:textId="77777777">
            <w:r>
              <w:t>MDSTW-22523</w:t>
            </w:r>
          </w:p>
        </w:tc>
      </w:tr>
      <w:tr w14:paraId="26349A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AF4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8E3B5" w14:textId="77777777">
            <w:r>
              <w:t>05_29</w:t>
            </w:r>
          </w:p>
        </w:tc>
      </w:tr>
      <w:tr w14:paraId="1276C9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E810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7A074D" w14:textId="77777777">
            <w:r>
              <w:t>1656</w:t>
            </w:r>
          </w:p>
        </w:tc>
      </w:tr>
      <w:tr w14:paraId="3ADD1F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174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1F913" w14:textId="77777777"/>
        </w:tc>
      </w:tr>
      <w:tr w14:paraId="1624DD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F832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7026C" w14:textId="77777777">
            <w:r>
              <w:t>Draft</w:t>
            </w:r>
          </w:p>
        </w:tc>
      </w:tr>
      <w:tr w14:paraId="28FE39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7B4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219A3" w14:textId="77777777">
            <w:r>
              <w:t>Muss</w:t>
            </w:r>
          </w:p>
        </w:tc>
      </w:tr>
      <w:tr w14:paraId="7C127B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9D1F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9B7F0" w14:textId="77777777">
            <w:r>
              <w:t>Der Ausfall von einer VSTW-Redundanzinstanz am selben Rechenzentrumsstandort kann beherrscht werden, wenn die RaSTA-Transportkanäle einer RaSTA-Verbindung, gemäß EULYNX-Spezifikation, auf zwei Standorte aufgeteilt werden.</w:t>
            </w:r>
          </w:p>
        </w:tc>
      </w:tr>
      <w:tr w14:paraId="7C2B52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05C94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782A2" w14:textId="77777777"/>
        </w:tc>
      </w:tr>
      <w:tr w14:paraId="499732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C97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DC2CD" w14:textId="77777777">
            <w:r>
              <w:t>E-Geo, E-Shu</w:t>
            </w:r>
          </w:p>
        </w:tc>
      </w:tr>
    </w:tbl>
    <w:p w14:paraId="48888848" w14:textId="77777777">
      <w:pPr>
        <w:spacing w:after="0" w:line="96" w:lineRule="auto"/>
      </w:pPr>
    </w:p>
    <w:p w14:paraId="38E10D1F" w14:textId="77777777">
      <w:pPr>
        <w:spacing w:after="0"/>
      </w:pPr>
      <w:r>
        <w:rPr>
          <w:vanish/>
        </w:rPr>
        <w:t>MLS_DSTW/MDSTW-22524</w:t>
      </w:r>
      <w:r>
        <w:rPr>
          <w:b/>
        </w:rPr>
        <w:t>2.3.0-3 VSTW der Variante Virtualisierung müssen an einem lokalen Rechenzentrums...</w:t>
      </w:r>
      <w:r>
        <w:br/>
        <w:t>2.3.0-3 VSTW der Variante Virtualisierung müssen an einem lokalen Rechenzentrums-Standort ausführbar sein.</w:t>
        <w:br/>
        <w:t>​​</w:t>
      </w:r>
    </w:p>
    <w:p w14:paraId="2CC125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AF51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36F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7629F" w14:textId="77777777">
            <w:r>
              <w:t>MDSTW-22524</w:t>
            </w:r>
          </w:p>
        </w:tc>
      </w:tr>
      <w:tr w14:paraId="3384FC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33FA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EA677" w14:textId="77777777">
            <w:r>
              <w:t>05_30</w:t>
            </w:r>
          </w:p>
        </w:tc>
      </w:tr>
      <w:tr w14:paraId="03BE7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AEE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69351" w14:textId="77777777">
            <w:r>
              <w:t>1657</w:t>
            </w:r>
          </w:p>
        </w:tc>
      </w:tr>
      <w:tr w14:paraId="4ECF5D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F0F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453CA" w14:textId="77777777"/>
        </w:tc>
      </w:tr>
      <w:tr w14:paraId="4D490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562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C572D" w14:textId="77777777">
            <w:r>
              <w:t>Draft</w:t>
            </w:r>
          </w:p>
        </w:tc>
      </w:tr>
      <w:tr w14:paraId="4D89E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F01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BCD25" w14:textId="77777777">
            <w:r>
              <w:t>Muss</w:t>
            </w:r>
          </w:p>
        </w:tc>
      </w:tr>
      <w:tr w14:paraId="77F2DF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939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1B468" w14:textId="77777777">
            <w:r>
              <w:t>Für die ELEKTRA 4.0 ist kein georedundanter Standort Voraussetzung. In diesem Fall werden nur lokal Redundanzinstanzen eingesetzt.</w:t>
            </w:r>
          </w:p>
        </w:tc>
      </w:tr>
      <w:tr w14:paraId="637F27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797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C57BF" w14:textId="77777777">
            <w:r>
              <w:t>Für die Umsetzung eines VSTW mit ausschließlich lokaler Redundanz wird ein NMR-System der Ausprägung 2x2oo2 verwendet. Mit Georedundanz wird ein 4x2oo2 System gewählt.</w:t>
            </w:r>
          </w:p>
        </w:tc>
      </w:tr>
      <w:tr w14:paraId="2F1693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946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A12F9" w14:textId="77777777">
            <w:r>
              <w:t>PV GA DIL OBB 1.0.0</w:t>
            </w:r>
          </w:p>
        </w:tc>
      </w:tr>
    </w:tbl>
    <w:p w14:paraId="102A51AC" w14:textId="77777777">
      <w:pPr>
        <w:spacing w:after="0" w:line="96" w:lineRule="auto"/>
      </w:pPr>
    </w:p>
    <w:p w14:paraId="428BE037" w14:textId="77777777">
      <w:pPr>
        <w:spacing w:after="0"/>
      </w:pPr>
      <w:r>
        <w:rPr>
          <w:vanish/>
        </w:rPr>
        <w:t>MLS_DSTW/MDSTW-22525</w:t>
      </w:r>
      <w:r>
        <w:rPr>
          <w:b/>
        </w:rPr>
        <w:t>2.3.0-4 Die redundanten Instanzen VSTW der Varianten Georedundanz und Hardwareun...</w:t>
      </w:r>
      <w:r>
        <w:br/>
        <w:t>2.3.0-4 Die redundanten Instanzen VSTW der Varianten Georedundanz und Hardwareunabhängigkeit müssen parallel an bis zu drei georedundanten Rechenzentrums-Standorten ausführbar sein.</w:t>
        <w:br/>
        <w:t>​​</w:t>
      </w:r>
    </w:p>
    <w:p w14:paraId="0B2588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AD20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947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6BC28" w14:textId="77777777">
            <w:r>
              <w:t>MDSTW-22525</w:t>
            </w:r>
          </w:p>
        </w:tc>
      </w:tr>
      <w:tr w14:paraId="792D3E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DE9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A6E85F" w14:textId="77777777">
            <w:r>
              <w:t>05_31</w:t>
            </w:r>
          </w:p>
        </w:tc>
      </w:tr>
      <w:tr w14:paraId="28461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3CB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C4816" w14:textId="77777777">
            <w:r>
              <w:t>1658</w:t>
            </w:r>
          </w:p>
        </w:tc>
      </w:tr>
      <w:tr w14:paraId="4BDA3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56A3E"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9A34B" w14:textId="77777777"/>
        </w:tc>
      </w:tr>
      <w:tr w14:paraId="67D20D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6DF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44B1B" w14:textId="77777777">
            <w:r>
              <w:t>Draft</w:t>
            </w:r>
          </w:p>
        </w:tc>
      </w:tr>
      <w:tr w14:paraId="0B9ED4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C8DF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E10FE" w14:textId="77777777">
            <w:r>
              <w:t>Muss</w:t>
            </w:r>
          </w:p>
        </w:tc>
      </w:tr>
      <w:tr w14:paraId="72676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F1D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1CFA2" w14:textId="77777777">
            <w:r>
              <w:t>Das aktuelle Architekturkonzept geht von drei Standorten aus, wobei die VSTW Instanzen auf zwei Standorten verteilt ausgeführt werden.</w:t>
              <w:br/>
              <w:br/>
              <w:t>Das aktuelle Architekturkonzept geht von zwei DSTW-Rechenzentrumstandorten aus. Zur Behandlung des Split-Brain Problems wird ein dritter unabhängiger Standort erforderlich sein. Beim dritten Standort muss es sich nicht um ein vollwertiges DSTW-Rechenzentrum handeln. Zusätzlich wird ein drittes unabhängiges Netzwerk zwischen den Redundanzen benötigt.</w:t>
            </w:r>
          </w:p>
        </w:tc>
      </w:tr>
      <w:tr w14:paraId="6632B5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926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9BF74" w14:textId="77777777"/>
        </w:tc>
      </w:tr>
      <w:tr w14:paraId="3BB12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B25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78835" w14:textId="77777777">
            <w:r>
              <w:t>E-Geo</w:t>
            </w:r>
          </w:p>
        </w:tc>
      </w:tr>
    </w:tbl>
    <w:p w14:paraId="156CCF23" w14:textId="77777777">
      <w:pPr>
        <w:spacing w:after="0" w:line="96" w:lineRule="auto"/>
      </w:pPr>
    </w:p>
    <w:p w14:paraId="0A533FDE" w14:textId="77777777">
      <w:pPr>
        <w:spacing w:after="0"/>
      </w:pPr>
      <w:r>
        <w:rPr>
          <w:vanish/>
        </w:rPr>
        <w:t>MLS_DSTW/MDSTW-22526</w:t>
      </w:r>
      <w:r>
        <w:rPr>
          <w:b/>
        </w:rPr>
        <w:t>2.3.0-5 Redundante VSTW-Instanzen müssen den Ausfall eines oder mehrerer Redunda...</w:t>
      </w:r>
      <w:r>
        <w:br/>
        <w:t>2.3.0-5 Redundante VSTW-Instanzen müssen den Ausfall eines oder mehrerer Redundanzpartner automatisch erkennen und die Wiederherstellung der Netzwerkredundanz automatisch ausführen.</w:t>
        <w:br/>
        <w:t>​​</w:t>
      </w:r>
    </w:p>
    <w:p w14:paraId="36C5EC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77E2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C2E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DC5BF" w14:textId="77777777">
            <w:r>
              <w:t>MDSTW-22526</w:t>
            </w:r>
          </w:p>
        </w:tc>
      </w:tr>
      <w:tr w14:paraId="2E88D2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86A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9B104" w14:textId="77777777">
            <w:r>
              <w:t>05_32</w:t>
            </w:r>
          </w:p>
        </w:tc>
      </w:tr>
      <w:tr w14:paraId="248AD5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F10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FEED9" w14:textId="77777777">
            <w:r>
              <w:t>1659</w:t>
            </w:r>
          </w:p>
        </w:tc>
      </w:tr>
      <w:tr w14:paraId="7097A4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EDB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2FF44" w14:textId="77777777"/>
        </w:tc>
      </w:tr>
      <w:tr w14:paraId="7D581D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50F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523B7" w14:textId="77777777">
            <w:r>
              <w:t>Draft</w:t>
            </w:r>
          </w:p>
        </w:tc>
      </w:tr>
      <w:tr w14:paraId="209F3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06C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9AA83" w14:textId="77777777">
            <w:r>
              <w:t>Muss</w:t>
            </w:r>
          </w:p>
        </w:tc>
      </w:tr>
      <w:tr w14:paraId="168745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31C7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7612A" w14:textId="77777777">
            <w:r>
              <w:t>Der Ausfall eines oder mehrerer Redundanzpartner wird durch entsprechende Mechanismen von allen Komponenten automatisch erkannt. Notwendige Umschaltungen zwischen den VSTW-Redundanzen werden automatisch ausgeführt.</w:t>
            </w:r>
          </w:p>
        </w:tc>
      </w:tr>
      <w:tr w14:paraId="2CC9A1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6DB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ED90C" w14:textId="77777777"/>
        </w:tc>
      </w:tr>
      <w:tr w14:paraId="0EEFB1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3C3E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ED1B4" w14:textId="77777777">
            <w:r>
              <w:t>PV GA DIL OBB 1.0.0</w:t>
            </w:r>
          </w:p>
        </w:tc>
      </w:tr>
    </w:tbl>
    <w:p w14:paraId="1C8C41AE" w14:textId="77777777">
      <w:pPr>
        <w:spacing w:after="0" w:line="96" w:lineRule="auto"/>
      </w:pPr>
    </w:p>
    <w:p w14:paraId="4BC072F9" w14:textId="77777777">
      <w:r>
        <w:rPr>
          <w:vanish/>
        </w:rPr>
        <w:t>MLS_DSTW/MDSTW-22527</w:t>
      </w:r>
      <w:r>
        <w:t>2.3.0-6 In der Variante Virtualisierung ist ein Rechenzentrum geplant, an dem (lokal) redundante VSTW-Instanzen die Verfügbarkeit sicherstellen. In der Variante Georedundanz ist geplant, mehrere georedundante Rechenzentren zu realisieren, auf denen die VSTW-Instanzen ausgeführt werden.</w:t>
      </w:r>
    </w:p>
    <w:p w14:paraId="31078E3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6AD2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823C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09767" w14:textId="77777777">
            <w:r>
              <w:t>730</w:t>
            </w:r>
          </w:p>
        </w:tc>
      </w:tr>
      <w:tr w14:paraId="47FF36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ACFD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4E419" w14:textId="77777777">
            <w:r>
              <w:t>MDSTW-22527</w:t>
            </w:r>
          </w:p>
        </w:tc>
      </w:tr>
      <w:tr w14:paraId="5CDCF6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CC8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5885C" w14:textId="77777777">
            <w:r>
              <w:t>1660</w:t>
            </w:r>
          </w:p>
        </w:tc>
      </w:tr>
      <w:tr w14:paraId="2EA4B3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6BE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8DDDF" w14:textId="77777777">
            <w:r>
              <w:t>05_33</w:t>
            </w:r>
          </w:p>
        </w:tc>
      </w:tr>
    </w:tbl>
    <w:p w14:paraId="7F8894D0" w14:textId="77777777">
      <w:pPr>
        <w:spacing w:after="0" w:line="96" w:lineRule="auto"/>
      </w:pPr>
    </w:p>
    <w:p w14:paraId="35C1EE0B" w14:textId="77777777">
      <w:r>
        <w:rPr>
          <w:vanish/>
        </w:rPr>
        <w:t>MLS_DSTW/MDSTW-22528</w:t>
      </w:r>
      <w:r>
        <w:t>2.3.0-7 &lt;Abbildung VSTW-Redundanzen&gt;</w:t>
        <w:br/>
        <w:t>​​</w:t>
      </w:r>
    </w:p>
    <w:p w14:paraId="6BD5E6D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D334F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5FE4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8D5EA" w14:textId="77777777">
            <w:r>
              <w:t>731</w:t>
            </w:r>
          </w:p>
        </w:tc>
      </w:tr>
      <w:tr w14:paraId="30AF79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FAE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20F3D" w14:textId="77777777">
            <w:r>
              <w:t>MDSTW-22528</w:t>
            </w:r>
          </w:p>
        </w:tc>
      </w:tr>
      <w:tr w14:paraId="08A808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7CF2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2E8C2" w14:textId="77777777">
            <w:r>
              <w:t>1661</w:t>
            </w:r>
          </w:p>
        </w:tc>
      </w:tr>
      <w:tr w14:paraId="5F7F23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B83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2EEC8" w14:textId="77777777">
            <w:r>
              <w:t>05_47</w:t>
            </w:r>
          </w:p>
        </w:tc>
      </w:tr>
    </w:tbl>
    <w:p w14:paraId="2B8C812E" w14:textId="77777777">
      <w:pPr>
        <w:spacing w:after="0" w:line="96" w:lineRule="auto"/>
      </w:pPr>
    </w:p>
    <w:p w14:paraId="48448D2A" w14:textId="77777777">
      <w:r>
        <w:rPr>
          <w:vanish/>
        </w:rPr>
        <w:t>MLS_DSTW/MDSTW-22529</w:t>
      </w:r>
      <w:r>
        <w:t>2.3.0-8 In obiger Abbildung ist das geplante Redundanzkonzept und die Verteilung der Redundanzpartner eines VSTW auf die Server und Rechenzentrumsstandorte dargestellt. Das primäre VSTW ist das betriebsführende, die sekundäre, tertiäre und quartäre VSTW sind die jeweils zum primären VSTW redundanten Instanzen.</w:t>
        <w:br/>
        <w:t>​​</w:t>
      </w:r>
    </w:p>
    <w:p w14:paraId="08E85A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26B80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D5C9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5466D" w14:textId="77777777">
            <w:r>
              <w:t>732</w:t>
            </w:r>
          </w:p>
        </w:tc>
      </w:tr>
      <w:tr w14:paraId="034FC1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3F54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9AB5C" w14:textId="77777777">
            <w:r>
              <w:t>MDSTW-22529</w:t>
            </w:r>
          </w:p>
        </w:tc>
      </w:tr>
      <w:tr w14:paraId="60A34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836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FA540" w14:textId="77777777">
            <w:r>
              <w:t>1662</w:t>
            </w:r>
          </w:p>
        </w:tc>
      </w:tr>
      <w:tr w14:paraId="34355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771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B291F" w14:textId="77777777">
            <w:r>
              <w:t>05_35</w:t>
            </w:r>
          </w:p>
        </w:tc>
      </w:tr>
    </w:tbl>
    <w:p w14:paraId="7E681576" w14:textId="77777777">
      <w:pPr>
        <w:spacing w:after="0" w:line="96" w:lineRule="auto"/>
      </w:pPr>
    </w:p>
    <w:p w14:paraId="7A0C4008" w14:textId="77777777">
      <w:pPr>
        <w:spacing w:after="0"/>
      </w:pPr>
      <w:r>
        <w:rPr>
          <w:vanish/>
        </w:rPr>
        <w:t>MLS_DSTW/MDSTW-22530</w:t>
      </w:r>
      <w:r>
        <w:rPr>
          <w:b/>
        </w:rPr>
        <w:t>2.3.0-9 Alle redundanten VSTW-Partner müssen mit identischer Konfiguration (gene...</w:t>
      </w:r>
      <w:r>
        <w:br/>
        <w:t>2.3.0-9 Alle redundanten VSTW-Partner müssen mit identischer Konfiguration (generische Plattform, generische und spezifische Applikation - Projektierung) betrieben werden. Ausgenommen sind kurzzeitige Unterschiede durch Konfigurationsänderungen durch Update oder Upgrade.</w:t>
        <w:br/>
        <w:t>​​</w:t>
      </w:r>
    </w:p>
    <w:p w14:paraId="43016F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F79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110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D1A52" w14:textId="77777777">
            <w:r>
              <w:t>MDSTW-22530</w:t>
            </w:r>
          </w:p>
        </w:tc>
      </w:tr>
      <w:tr w14:paraId="1908C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C87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DF339" w14:textId="77777777">
            <w:r>
              <w:t>05_36</w:t>
            </w:r>
          </w:p>
        </w:tc>
      </w:tr>
      <w:tr w14:paraId="7BAD83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6A4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1C272" w14:textId="77777777">
            <w:r>
              <w:t>1663</w:t>
            </w:r>
          </w:p>
        </w:tc>
      </w:tr>
      <w:tr w14:paraId="50DB0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E55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9547C" w14:textId="77777777"/>
        </w:tc>
      </w:tr>
      <w:tr w14:paraId="41D280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7386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CD489" w14:textId="77777777">
            <w:r>
              <w:t>Draft</w:t>
            </w:r>
          </w:p>
        </w:tc>
      </w:tr>
      <w:tr w14:paraId="245E9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035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9C170" w14:textId="77777777">
            <w:r>
              <w:t>Muss</w:t>
            </w:r>
          </w:p>
        </w:tc>
      </w:tr>
      <w:tr w14:paraId="4ED4EB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686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FFA11F" w14:textId="77777777">
            <w:r>
              <w:t>Die identische Konfiguration der redundanten VSTW-Partner wird beim Hochlauf geprüft. Abweichungen werden diagnostiziert. Sicherheitsrelevante Abweichungen zwischen den redundanten VSTW-Partner führen zu einer Sicherheitsreaktion.</w:t>
            </w:r>
          </w:p>
        </w:tc>
      </w:tr>
      <w:tr w14:paraId="6A8AEB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A1FD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3DB8F" w14:textId="77777777"/>
        </w:tc>
      </w:tr>
      <w:tr w14:paraId="3D84F8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9D22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02B96" w14:textId="77777777">
            <w:r>
              <w:t>PV GA DIL OBB 1.0.0</w:t>
            </w:r>
          </w:p>
        </w:tc>
      </w:tr>
    </w:tbl>
    <w:p w14:paraId="313B4CD5" w14:textId="77777777">
      <w:pPr>
        <w:spacing w:after="0" w:line="96" w:lineRule="auto"/>
      </w:pPr>
    </w:p>
    <w:p w14:paraId="4AFF5C0C" w14:textId="77777777">
      <w:pPr>
        <w:spacing w:after="0"/>
      </w:pPr>
      <w:r>
        <w:rPr>
          <w:vanish/>
        </w:rPr>
        <w:t>MLS_DSTW/MDSTW-22531</w:t>
      </w:r>
      <w:r>
        <w:rPr>
          <w:b/>
        </w:rPr>
        <w:t>2.3.0-10 Während Wartungsarbeiten (Softwareupdates, Projektierungsänderungen, Ha...</w:t>
      </w:r>
      <w:r>
        <w:br/>
        <w:t>2.3.0-10 Während Wartungsarbeiten (Softwareupdates, Projektierungsänderungen, Hardwaretausch) müssen VSTW auch ohne ihre Redundanzpartner betrieben werden können.</w:t>
        <w:br/>
        <w:t>​​</w:t>
      </w:r>
    </w:p>
    <w:p w14:paraId="417B1B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494"/>
      </w:tblGrid>
      <w:tr w14:paraId="549628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BAF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443B4" w14:textId="77777777">
            <w:r>
              <w:t>MDSTW-22531</w:t>
            </w:r>
          </w:p>
        </w:tc>
      </w:tr>
      <w:tr w14:paraId="28A9D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E0D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13C0E" w14:textId="77777777">
            <w:r>
              <w:t>05_37</w:t>
            </w:r>
          </w:p>
        </w:tc>
      </w:tr>
      <w:tr w14:paraId="2759BF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C38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6D016" w14:textId="77777777">
            <w:r>
              <w:t>1664</w:t>
            </w:r>
          </w:p>
        </w:tc>
      </w:tr>
      <w:tr w14:paraId="2B1AAA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BAD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5B057" w14:textId="77777777"/>
        </w:tc>
      </w:tr>
      <w:tr w14:paraId="2F326D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47516"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CA567" w14:textId="77777777">
            <w:r>
              <w:t>Draft</w:t>
            </w:r>
          </w:p>
        </w:tc>
      </w:tr>
      <w:tr w14:paraId="5A3EA3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FEF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AAD1C7" w14:textId="77777777">
            <w:r>
              <w:t>Muss</w:t>
            </w:r>
          </w:p>
        </w:tc>
      </w:tr>
      <w:tr w14:paraId="173205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22D2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BF77B" w14:textId="77777777">
            <w:r>
              <w:t>VSTWs können auch ohne ihren Redundanzpartner betrieben werden.</w:t>
            </w:r>
          </w:p>
        </w:tc>
      </w:tr>
      <w:tr w14:paraId="583531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001A6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00C293" w14:textId="77777777">
            <w:r>
              <w:t>siehe 05_30</w:t>
            </w:r>
          </w:p>
        </w:tc>
      </w:tr>
      <w:tr w14:paraId="3E0D8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7729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3A2E7" w14:textId="77777777">
            <w:r>
              <w:t>PV GA DIL OBB 1.0.0</w:t>
            </w:r>
          </w:p>
        </w:tc>
      </w:tr>
    </w:tbl>
    <w:p w14:paraId="27895AA2" w14:textId="77777777">
      <w:pPr>
        <w:spacing w:after="0" w:line="96" w:lineRule="auto"/>
      </w:pPr>
    </w:p>
    <w:p w14:paraId="5B66B10C" w14:textId="77777777">
      <w:r>
        <w:rPr>
          <w:vanish/>
        </w:rPr>
        <w:t>MLS_DSTW/MDSTW-22532</w:t>
      </w:r>
      <w:r>
        <w:t>2.3.0-11 Der Betrieb ohne Redundanzpartner erlaubt es, auf einem nicht in Betrieb befindlichen VSTW einen Softwaretausch oder -Upgrade durchzuführen, während der Zugbetrieb auf dem weiterhin in Betrieb befindlichen VSTW weiterläuft.</w:t>
        <w:br/>
        <w:t>​​</w:t>
      </w:r>
    </w:p>
    <w:p w14:paraId="0DA2FC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491C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BEDF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3F604" w14:textId="77777777">
            <w:r>
              <w:t>735</w:t>
            </w:r>
          </w:p>
        </w:tc>
      </w:tr>
      <w:tr w14:paraId="1F65CA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9A5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D662E" w14:textId="77777777">
            <w:r>
              <w:t>MDSTW-22532</w:t>
            </w:r>
          </w:p>
        </w:tc>
      </w:tr>
      <w:tr w14:paraId="52D69C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492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5ABA4" w14:textId="77777777">
            <w:r>
              <w:t>1665</w:t>
            </w:r>
          </w:p>
        </w:tc>
      </w:tr>
      <w:tr w14:paraId="1DF28D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57A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88E29" w14:textId="77777777">
            <w:r>
              <w:t>05_38</w:t>
            </w:r>
          </w:p>
        </w:tc>
      </w:tr>
    </w:tbl>
    <w:p w14:paraId="7D328E1F" w14:textId="77777777">
      <w:pPr>
        <w:spacing w:after="0" w:line="96" w:lineRule="auto"/>
      </w:pPr>
    </w:p>
    <w:p w14:paraId="17833EC3" w14:textId="77777777">
      <w:r>
        <w:rPr>
          <w:vanish/>
        </w:rPr>
        <w:t>MLS_DSTW/MDSTW-22533</w:t>
      </w:r>
      <w:r>
        <w:t>2.3.0-12 &lt;Softwaretausch&gt;</w:t>
        <w:br/>
        <w:t>​​</w:t>
      </w:r>
    </w:p>
    <w:p w14:paraId="210B90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8B61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B2B5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B8FBC" w14:textId="77777777">
            <w:r>
              <w:t>736</w:t>
            </w:r>
          </w:p>
        </w:tc>
      </w:tr>
      <w:tr w14:paraId="73543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BBD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ED092" w14:textId="77777777">
            <w:r>
              <w:t>MDSTW-22533</w:t>
            </w:r>
          </w:p>
        </w:tc>
      </w:tr>
      <w:tr w14:paraId="533FBC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5BE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2107E" w14:textId="77777777">
            <w:r>
              <w:t>1666</w:t>
            </w:r>
          </w:p>
        </w:tc>
      </w:tr>
      <w:tr w14:paraId="19ABF7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B3A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3B322" w14:textId="77777777">
            <w:r>
              <w:t>05_1274</w:t>
            </w:r>
          </w:p>
        </w:tc>
      </w:tr>
    </w:tbl>
    <w:p w14:paraId="7555A08A" w14:textId="77777777">
      <w:pPr>
        <w:spacing w:after="0" w:line="96" w:lineRule="auto"/>
      </w:pPr>
    </w:p>
    <w:p w14:paraId="70FCC318" w14:textId="77777777">
      <w:r>
        <w:rPr>
          <w:vanish/>
        </w:rPr>
        <w:t>MLS_DSTW/MDSTW-22534</w:t>
      </w:r>
      <w:r>
        <w:t>2.3.0-13 Das gewünschte Vorgehen zum Update, Änderungen der Projektierung ist in der Abbildung in ID 05_1274 dargestellt. Ziel ist es, den Zugbetrieb aufrecht zu erhalten, während einer der Redundanzpartner heruntergefahren und aktualisiert wird.</w:t>
        <w:br/>
        <w:t>​​</w:t>
      </w:r>
    </w:p>
    <w:p w14:paraId="2BD55E6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AD1E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2E0B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4BEA1" w14:textId="77777777">
            <w:r>
              <w:t>737</w:t>
            </w:r>
          </w:p>
        </w:tc>
      </w:tr>
      <w:tr w14:paraId="5BA555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416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591C1" w14:textId="77777777">
            <w:r>
              <w:t>MDSTW-22534</w:t>
            </w:r>
          </w:p>
        </w:tc>
      </w:tr>
      <w:tr w14:paraId="6D621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CDF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6E815" w14:textId="77777777">
            <w:r>
              <w:t>1667</w:t>
            </w:r>
          </w:p>
        </w:tc>
      </w:tr>
      <w:tr w14:paraId="666C64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D67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51D28" w14:textId="77777777">
            <w:r>
              <w:t>05_40</w:t>
            </w:r>
          </w:p>
        </w:tc>
      </w:tr>
    </w:tbl>
    <w:p w14:paraId="675BE59F" w14:textId="77777777">
      <w:pPr>
        <w:spacing w:after="0" w:line="96" w:lineRule="auto"/>
      </w:pPr>
    </w:p>
    <w:p w14:paraId="4B84ECC3" w14:textId="77777777">
      <w:pPr>
        <w:spacing w:after="0"/>
      </w:pPr>
      <w:r>
        <w:rPr>
          <w:vanish/>
        </w:rPr>
        <w:t>MLS_DSTW/MDSTW-22535</w:t>
      </w:r>
      <w:r>
        <w:rPr>
          <w:b/>
        </w:rPr>
        <w:t>2.3.0-14 Die identische Konfiguration redundanter VSTW-Partner muss vom AN techn...</w:t>
      </w:r>
      <w:r>
        <w:br/>
        <w:t>2.3.0-14 Die identische Konfiguration redundanter VSTW-Partner muss vom AN technisch sichergestellt werden.</w:t>
        <w:br/>
        <w:t>​​</w:t>
      </w:r>
    </w:p>
    <w:p w14:paraId="457BD3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5D01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133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31AEE" w14:textId="77777777">
            <w:r>
              <w:t>MDSTW-22535</w:t>
            </w:r>
          </w:p>
        </w:tc>
      </w:tr>
      <w:tr w14:paraId="6E1AA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286E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DC27A" w14:textId="77777777">
            <w:r>
              <w:t>05_41</w:t>
            </w:r>
          </w:p>
        </w:tc>
      </w:tr>
      <w:tr w14:paraId="27C77C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C5B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8E6BB9" w14:textId="77777777">
            <w:r>
              <w:t>1668</w:t>
            </w:r>
          </w:p>
        </w:tc>
      </w:tr>
      <w:tr w14:paraId="3B4E2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F3169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5CB89" w14:textId="77777777"/>
        </w:tc>
      </w:tr>
      <w:tr w14:paraId="53244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CD1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6A27B" w14:textId="77777777">
            <w:r>
              <w:t>Draft</w:t>
            </w:r>
          </w:p>
        </w:tc>
      </w:tr>
      <w:tr w14:paraId="0AA4F8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26D0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CCCAE" w14:textId="77777777">
            <w:r>
              <w:t>Muss</w:t>
            </w:r>
          </w:p>
        </w:tc>
      </w:tr>
      <w:tr w14:paraId="3D3344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E6659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414EB" w14:textId="77777777">
            <w:r>
              <w:t>Die identische Konfiguration der redundanten VSTW-Redundanzpartner werden durch Austausch und Vergleich von Prüfsummen sichergestellt.</w:t>
            </w:r>
          </w:p>
        </w:tc>
      </w:tr>
      <w:tr w14:paraId="10AD2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066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25254" w14:textId="77777777"/>
        </w:tc>
      </w:tr>
      <w:tr w14:paraId="65976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F64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E6A79" w14:textId="77777777">
            <w:r>
              <w:t>PV GA DIL OBB 1.0.0</w:t>
            </w:r>
          </w:p>
        </w:tc>
      </w:tr>
    </w:tbl>
    <w:p w14:paraId="7C9A111E" w14:textId="77777777">
      <w:pPr>
        <w:spacing w:after="0" w:line="96" w:lineRule="auto"/>
      </w:pPr>
    </w:p>
    <w:p w14:paraId="3D8FB2C5" w14:textId="77777777">
      <w:r>
        <w:rPr>
          <w:vanish/>
        </w:rPr>
        <w:t>MLS_DSTW/MDSTW-22536</w:t>
      </w:r>
      <w:r>
        <w:t>2.3.0-15 Identische Konfiguration bedeutet identische Zuordnung von OCs, BFZen, RBCs, SCWS über die entsprechenden Schnittstellen des Architekturbildes (z.B. Sicherstellung über identische Hash-Werte).</w:t>
        <w:br/>
        <w:t>​​</w:t>
      </w:r>
    </w:p>
    <w:p w14:paraId="4CCA07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F0925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2AF8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5CA27" w14:textId="77777777">
            <w:r>
              <w:t>739</w:t>
            </w:r>
          </w:p>
        </w:tc>
      </w:tr>
      <w:tr w14:paraId="7DDE0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FD83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20E5E" w14:textId="77777777">
            <w:r>
              <w:t>MDSTW-22536</w:t>
            </w:r>
          </w:p>
        </w:tc>
      </w:tr>
      <w:tr w14:paraId="2D563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566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04E3D" w14:textId="77777777">
            <w:r>
              <w:t>1669</w:t>
            </w:r>
          </w:p>
        </w:tc>
      </w:tr>
      <w:tr w14:paraId="2969C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FA0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26AD9" w14:textId="77777777">
            <w:r>
              <w:t>05_42</w:t>
            </w:r>
          </w:p>
        </w:tc>
      </w:tr>
    </w:tbl>
    <w:p w14:paraId="5AE61A4C" w14:textId="77777777">
      <w:pPr>
        <w:spacing w:after="0" w:line="96" w:lineRule="auto"/>
      </w:pPr>
    </w:p>
    <w:p w14:paraId="488BBCC9" w14:textId="77777777">
      <w:r>
        <w:rPr>
          <w:vanish/>
        </w:rPr>
        <w:t>MLS_DSTW/MDSTW-22537</w:t>
      </w:r>
      <w:r>
        <w:t>2.3.0-16 Die redundanten VSTW-Partner dienen ausschliesslich der Verfügbarkeitserhöhung.</w:t>
        <w:br/>
        <w:t>​​</w:t>
      </w:r>
    </w:p>
    <w:p w14:paraId="33D6496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AB9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BD5B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244F1" w14:textId="77777777">
            <w:r>
              <w:t>740</w:t>
            </w:r>
          </w:p>
        </w:tc>
      </w:tr>
      <w:tr w14:paraId="3DF04B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A5B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135F9" w14:textId="77777777">
            <w:r>
              <w:t>MDSTW-22537</w:t>
            </w:r>
          </w:p>
        </w:tc>
      </w:tr>
      <w:tr w14:paraId="58744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FEB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47474" w14:textId="77777777">
            <w:r>
              <w:t>1670</w:t>
            </w:r>
          </w:p>
        </w:tc>
      </w:tr>
      <w:tr w14:paraId="1C3140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E927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4FB81" w14:textId="77777777">
            <w:r>
              <w:t>05_43</w:t>
            </w:r>
          </w:p>
        </w:tc>
      </w:tr>
    </w:tbl>
    <w:p w14:paraId="2880B222" w14:textId="77777777">
      <w:pPr>
        <w:spacing w:after="0" w:line="96" w:lineRule="auto"/>
      </w:pPr>
    </w:p>
    <w:p w14:paraId="6C3E8419" w14:textId="77777777">
      <w:pPr>
        <w:spacing w:after="0"/>
      </w:pPr>
      <w:r>
        <w:rPr>
          <w:vanish/>
        </w:rPr>
        <w:t>MLS_DSTW/MDSTW-22538</w:t>
      </w:r>
      <w:r>
        <w:rPr>
          <w:b/>
        </w:rPr>
        <w:t>2.3.0-17 Die redundanten VSTW-Partner dürfen keine Voraussetzung für das Erreich...</w:t>
      </w:r>
      <w:r>
        <w:br/>
        <w:t>2.3.0-17 Die redundanten VSTW-Partner dürfen keine Voraussetzung für das Erreichen der Sicherheitsziele darstellen.</w:t>
        <w:br/>
        <w:t>​​</w:t>
      </w:r>
    </w:p>
    <w:p w14:paraId="355EAF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54AF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6E609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D272E" w14:textId="77777777">
            <w:r>
              <w:t>MDSTW-22538</w:t>
            </w:r>
          </w:p>
        </w:tc>
      </w:tr>
      <w:tr w14:paraId="68E7A2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9FC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F15E4" w14:textId="77777777">
            <w:r>
              <w:t>05_44</w:t>
            </w:r>
          </w:p>
        </w:tc>
      </w:tr>
      <w:tr w14:paraId="3C70EF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7343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AA460" w14:textId="77777777">
            <w:r>
              <w:t>1671</w:t>
            </w:r>
          </w:p>
        </w:tc>
      </w:tr>
      <w:tr w14:paraId="1E479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F985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49A14" w14:textId="77777777"/>
        </w:tc>
      </w:tr>
      <w:tr w14:paraId="01375A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64E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24B81" w14:textId="77777777">
            <w:r>
              <w:t>Draft</w:t>
            </w:r>
          </w:p>
        </w:tc>
      </w:tr>
      <w:tr w14:paraId="326A3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2C5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CDB69" w14:textId="77777777">
            <w:r>
              <w:t>Muss</w:t>
            </w:r>
          </w:p>
        </w:tc>
      </w:tr>
      <w:tr w14:paraId="1DDBAF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709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D6FEC" w14:textId="77777777">
            <w:r>
              <w:t>Die redundanten VSTW-Redundanzpartner dienen ausschließlich zur Erhöhung der Verfügbarkeit. Die Sicherheitsziele werden auch ohne Redundanz erreicht.</w:t>
            </w:r>
          </w:p>
        </w:tc>
      </w:tr>
      <w:tr w14:paraId="7556CD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77AA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9DED8" w14:textId="77777777"/>
        </w:tc>
      </w:tr>
      <w:tr w14:paraId="079AAD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48B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375A94" w14:textId="77777777">
            <w:r>
              <w:t>PV GA DIL OBB 1.0.0</w:t>
            </w:r>
          </w:p>
        </w:tc>
      </w:tr>
    </w:tbl>
    <w:p w14:paraId="53FAB60F" w14:textId="77777777">
      <w:pPr>
        <w:spacing w:after="0" w:line="96" w:lineRule="auto"/>
      </w:pPr>
    </w:p>
    <w:p w14:paraId="54274A65" w14:textId="77777777">
      <w:pPr>
        <w:pStyle w:val="Heading4"/>
        <w:divId w:val="182"/>
      </w:pPr>
      <w:bookmarkStart w:name="_Toc242172758" w:id="151"/>
      <w:r>
        <w:t>2.4 Aktivierung von Software-Updates</w:t>
      </w:r>
      <w:bookmarkEnd w:id="151"/>
    </w:p>
    <w:p w14:paraId="025DE295" w14:textId="77777777">
      <w:pPr>
        <w:spacing w:after="0"/>
      </w:pPr>
      <w:r>
        <w:rPr>
          <w:vanish/>
        </w:rPr>
        <w:t>MLS_DSTW/MDSTW-22539</w:t>
      </w:r>
      <w:r>
        <w:rPr>
          <w:b/>
        </w:rPr>
        <w:t>2.4.0-1 Das VSTW muss den von der BFZ empfangenen Aktivierungsbefehl für ein von...</w:t>
      </w:r>
      <w:r>
        <w:br/>
        <w:t xml:space="preserve">2.4.0-1 Das VSTW muss den von der BFZ empfangenen Aktivierungsbefehl für ein von der DDSP </w:t>
        <w:lastRenderedPageBreak/>
        <w:t>empfangenes Software-Update für sich und die ihm zugehörigen Object Controller ausführen.</w:t>
        <w:br/>
        <w:t>​​</w:t>
      </w:r>
    </w:p>
    <w:p w14:paraId="66CA12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DF9A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503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DD636" w14:textId="77777777">
            <w:r>
              <w:t>MDSTW-22539</w:t>
            </w:r>
          </w:p>
        </w:tc>
      </w:tr>
      <w:tr w14:paraId="5ACC7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4D2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F6403" w14:textId="77777777">
            <w:r>
              <w:t>05_1285</w:t>
            </w:r>
          </w:p>
        </w:tc>
      </w:tr>
      <w:tr w14:paraId="0D8C5A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A04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29C8B" w14:textId="77777777">
            <w:r>
              <w:t>55350</w:t>
            </w:r>
          </w:p>
        </w:tc>
      </w:tr>
      <w:tr w14:paraId="512A1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83A6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973BE" w14:textId="77777777"/>
        </w:tc>
      </w:tr>
      <w:tr w14:paraId="61183B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7B5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C500F" w14:textId="77777777">
            <w:r>
              <w:t>Draft</w:t>
            </w:r>
          </w:p>
        </w:tc>
      </w:tr>
      <w:tr w14:paraId="40A24B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B22D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B874C" w14:textId="77777777">
            <w:r>
              <w:t>Muss</w:t>
            </w:r>
          </w:p>
        </w:tc>
      </w:tr>
      <w:tr w14:paraId="0740A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AF0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6B593" w14:textId="77777777">
            <w:r>
              <w:t>Die DSTW-ZE empfängt einen Aktivierungsbefehl für ein Software-Update über das X25 Kommando 177 Fernbedienung / Steuerwort 1 / Bit 6.</w:t>
            </w:r>
          </w:p>
        </w:tc>
      </w:tr>
      <w:tr w14:paraId="4FB011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B0F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E758B" w14:textId="77777777">
            <w:r>
              <w:t>Bit 6 wird derzeit nicht verwendet.</w:t>
            </w:r>
          </w:p>
        </w:tc>
      </w:tr>
      <w:tr w14:paraId="08A08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DFA9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41042" w14:textId="77777777">
            <w:r>
              <w:t>PV GA DIL OBB 3.0.0</w:t>
            </w:r>
          </w:p>
        </w:tc>
      </w:tr>
    </w:tbl>
    <w:p w14:paraId="11ACC544" w14:textId="77777777">
      <w:pPr>
        <w:spacing w:after="0" w:line="96" w:lineRule="auto"/>
      </w:pPr>
    </w:p>
    <w:p w14:paraId="2C187C4C" w14:textId="77777777">
      <w:r>
        <w:rPr>
          <w:vanish/>
        </w:rPr>
        <w:t>MLS_DSTW/MDSTW-22540</w:t>
      </w:r>
      <w:r>
        <w:t>2.4.0-2 Die DDSP bietet dem VSTW die Information über ein aktivierbares Software-Update an. Details sind dem Konzept DDSP zu entnehmen.</w:t>
        <w:br/>
        <w:t>​​</w:t>
      </w:r>
    </w:p>
    <w:p w14:paraId="42654B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9E16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ECF9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F38C3" w14:textId="77777777">
            <w:r>
              <w:t>744</w:t>
            </w:r>
          </w:p>
        </w:tc>
      </w:tr>
      <w:tr w14:paraId="53EF07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50C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5287D" w14:textId="77777777">
            <w:r>
              <w:t>MDSTW-22540</w:t>
            </w:r>
          </w:p>
        </w:tc>
      </w:tr>
      <w:tr w14:paraId="31E4E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08F7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A0D81" w14:textId="77777777">
            <w:r>
              <w:t>55351</w:t>
            </w:r>
          </w:p>
        </w:tc>
      </w:tr>
      <w:tr w14:paraId="5BED7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E7D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0071C" w14:textId="77777777">
            <w:r>
              <w:t>05_1286</w:t>
            </w:r>
          </w:p>
        </w:tc>
      </w:tr>
    </w:tbl>
    <w:p w14:paraId="400176BA" w14:textId="77777777">
      <w:pPr>
        <w:spacing w:after="0" w:line="96" w:lineRule="auto"/>
      </w:pPr>
    </w:p>
    <w:p w14:paraId="133489B3" w14:textId="77777777">
      <w:pPr>
        <w:spacing w:after="0"/>
      </w:pPr>
      <w:r>
        <w:rPr>
          <w:vanish/>
        </w:rPr>
        <w:t>MLS_DSTW/MDSTW-22541</w:t>
      </w:r>
      <w:r>
        <w:rPr>
          <w:b/>
        </w:rPr>
        <w:t>2.4.0-3 Das VSTW muss überprüfen, ob ein empfangenes Software-Update zulässig is...</w:t>
      </w:r>
      <w:r>
        <w:br/>
        <w:t>2.4.0-3 Das VSTW muss überprüfen, ob ein empfangenes Software-Update zulässig ist.</w:t>
        <w:br/>
        <w:t>​​</w:t>
      </w:r>
    </w:p>
    <w:p w14:paraId="619360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D535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941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BE38C" w14:textId="77777777">
            <w:r>
              <w:t>MDSTW-22541</w:t>
            </w:r>
          </w:p>
        </w:tc>
      </w:tr>
      <w:tr w14:paraId="0891B3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449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92F21" w14:textId="77777777">
            <w:r>
              <w:t>05_1287</w:t>
            </w:r>
          </w:p>
        </w:tc>
      </w:tr>
      <w:tr w14:paraId="13A62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827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CB2DA" w14:textId="77777777">
            <w:r>
              <w:t>55352</w:t>
            </w:r>
          </w:p>
        </w:tc>
      </w:tr>
      <w:tr w14:paraId="6529F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89BC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D16A0" w14:textId="77777777"/>
        </w:tc>
      </w:tr>
      <w:tr w14:paraId="7DEAF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76C7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93F37" w14:textId="77777777">
            <w:r>
              <w:t>Draft</w:t>
            </w:r>
          </w:p>
        </w:tc>
      </w:tr>
      <w:tr w14:paraId="6DA139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1EB3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9B6A9" w14:textId="77777777">
            <w:r>
              <w:t>Muss</w:t>
            </w:r>
          </w:p>
        </w:tc>
      </w:tr>
      <w:tr w14:paraId="4F1C74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24C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18A88" w14:textId="77777777">
            <w:r>
              <w:t>Nach dem Empfang eines Software-Updates von der DDSP prüft die DSTW-ZE die Software auf Vollständigkeit und Korrektheit der Checksumme. Nach positiver Prüfung informiert das VSTW die BFZ.</w:t>
            </w:r>
          </w:p>
        </w:tc>
      </w:tr>
      <w:tr w14:paraId="549E14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A43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0168E" w14:textId="77777777"/>
        </w:tc>
      </w:tr>
      <w:tr w14:paraId="272243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4BD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94E6C" w14:textId="77777777">
            <w:r>
              <w:t>PV GA DIL OBB 3.0.0</w:t>
            </w:r>
          </w:p>
        </w:tc>
      </w:tr>
    </w:tbl>
    <w:p w14:paraId="6875FDD0" w14:textId="77777777">
      <w:pPr>
        <w:spacing w:after="0" w:line="96" w:lineRule="auto"/>
      </w:pPr>
    </w:p>
    <w:p w14:paraId="1196F094" w14:textId="77777777">
      <w:pPr>
        <w:spacing w:after="0"/>
      </w:pPr>
      <w:r>
        <w:rPr>
          <w:vanish/>
        </w:rPr>
        <w:t>MLS_DSTW/MDSTW-22542</w:t>
      </w:r>
      <w:r>
        <w:rPr>
          <w:b/>
        </w:rPr>
        <w:t>2.4.0-4 Das VSTW muss die BFZ über das Vorliegen eines Software-Update informier...</w:t>
      </w:r>
      <w:r>
        <w:br/>
        <w:t>2.4.0-4 Das VSTW muss die BFZ über das Vorliegen eines Software-Update informieren.</w:t>
        <w:br/>
        <w:t>​​</w:t>
      </w:r>
    </w:p>
    <w:p w14:paraId="6698135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10C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AC5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A717E" w14:textId="77777777">
            <w:r>
              <w:t>MDSTW-22542</w:t>
            </w:r>
          </w:p>
        </w:tc>
      </w:tr>
      <w:tr w14:paraId="15766B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C4C2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72EAC" w14:textId="77777777">
            <w:r>
              <w:t>05_1288</w:t>
            </w:r>
          </w:p>
        </w:tc>
      </w:tr>
      <w:tr w14:paraId="71E4AD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37AB4"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5751AA" w14:textId="77777777">
            <w:r>
              <w:t>55353</w:t>
            </w:r>
          </w:p>
        </w:tc>
      </w:tr>
      <w:tr w14:paraId="63ED12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DA0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DD625" w14:textId="77777777"/>
        </w:tc>
      </w:tr>
      <w:tr w14:paraId="1EF0F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B6F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CC0E6" w14:textId="77777777">
            <w:r>
              <w:t>Draft</w:t>
            </w:r>
          </w:p>
        </w:tc>
      </w:tr>
      <w:tr w14:paraId="1CE5D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3A1D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3F39E" w14:textId="77777777">
            <w:r>
              <w:t>Muss</w:t>
            </w:r>
          </w:p>
        </w:tc>
      </w:tr>
      <w:tr w14:paraId="55E6CE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FFB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481DE" w14:textId="77777777">
            <w:r>
              <w:t>Die DSTW-ZE informiert die BFZ über das Vorliegen eines Software-Updates mit der X25 Meldung 57 Fernbedienung / Steuerwort 1 / Bit 4</w:t>
              <w:br/>
              <w:t>Darstellung in der BFZ offen!</w:t>
            </w:r>
          </w:p>
        </w:tc>
      </w:tr>
      <w:tr w14:paraId="54239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28A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C750F" w14:textId="77777777">
            <w:r>
              <w:t>Bit 4 wird derzeit nicht verwendet</w:t>
            </w:r>
          </w:p>
        </w:tc>
      </w:tr>
      <w:tr w14:paraId="1AB2C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AC7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2B83C" w14:textId="77777777">
            <w:r>
              <w:t>PV GA DIL OBB 3.0.0</w:t>
            </w:r>
          </w:p>
        </w:tc>
      </w:tr>
    </w:tbl>
    <w:p w14:paraId="580823D8" w14:textId="77777777">
      <w:pPr>
        <w:spacing w:after="0" w:line="96" w:lineRule="auto"/>
      </w:pPr>
    </w:p>
    <w:p w14:paraId="4B540BEE" w14:textId="77777777">
      <w:pPr>
        <w:spacing w:after="0"/>
      </w:pPr>
      <w:r>
        <w:rPr>
          <w:vanish/>
        </w:rPr>
        <w:t>MLS_DSTW/MDSTW-22543</w:t>
      </w:r>
      <w:r>
        <w:rPr>
          <w:b/>
        </w:rPr>
        <w:t>2.4.0-5 Die Freigabe zur Aktivierung eines Software-Updates wird von der BFZ an...</w:t>
      </w:r>
      <w:r>
        <w:br/>
        <w:t>2.4.0-5 Die Freigabe zur Aktivierung eines Software-Updates wird von der BFZ an das VSTW kommandiert.</w:t>
        <w:br/>
        <w:t>​​</w:t>
      </w:r>
    </w:p>
    <w:p w14:paraId="725A89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87B6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BC7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34DAD" w14:textId="77777777">
            <w:r>
              <w:t>MDSTW-22543</w:t>
            </w:r>
          </w:p>
        </w:tc>
      </w:tr>
      <w:tr w14:paraId="45310F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5EC5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3A22B" w14:textId="77777777">
            <w:r>
              <w:t>05_1289</w:t>
            </w:r>
          </w:p>
        </w:tc>
      </w:tr>
      <w:tr w14:paraId="47CEEC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B16C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5F403" w14:textId="77777777">
            <w:r>
              <w:t>55354</w:t>
            </w:r>
          </w:p>
        </w:tc>
      </w:tr>
      <w:tr w14:paraId="63056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5413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70630" w14:textId="77777777">
            <w:r>
              <w:t>[192]</w:t>
            </w:r>
          </w:p>
        </w:tc>
      </w:tr>
      <w:tr w14:paraId="36EE10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520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53DBB" w14:textId="77777777">
            <w:r>
              <w:t>Draft</w:t>
            </w:r>
          </w:p>
        </w:tc>
      </w:tr>
      <w:tr w14:paraId="2CAF6B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2D8A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EFB67" w14:textId="77777777">
            <w:r>
              <w:t>Muss</w:t>
            </w:r>
          </w:p>
        </w:tc>
      </w:tr>
      <w:tr w14:paraId="5B2BD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C5433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19EF5" w14:textId="77777777">
            <w:r>
              <w:t>Die BFZ muss einen Aktivierungsbefehl für ein Software-Update über das X25 Kommando 177 Fernbedienung / Steuerwort 1 / Bit 6 an die DSTW-ZE senden.</w:t>
              <w:br/>
              <w:t>Bedienmenu offen!</w:t>
            </w:r>
          </w:p>
        </w:tc>
      </w:tr>
      <w:tr w14:paraId="626C0C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4B8BF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51CBB" w14:textId="77777777">
            <w:r>
              <w:t>Dies ist eine Anforderung an die BFZ.</w:t>
            </w:r>
          </w:p>
        </w:tc>
      </w:tr>
      <w:tr w14:paraId="5926D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79A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52DB1" w14:textId="77777777">
            <w:r>
              <w:t>PV GA DIL OBB 3.0.0</w:t>
            </w:r>
          </w:p>
        </w:tc>
      </w:tr>
    </w:tbl>
    <w:p w14:paraId="427333F5" w14:textId="77777777">
      <w:pPr>
        <w:spacing w:after="0" w:line="96" w:lineRule="auto"/>
      </w:pPr>
    </w:p>
    <w:p w14:paraId="589D0EC7" w14:textId="77777777">
      <w:pPr>
        <w:pStyle w:val="Heading3"/>
        <w:divId w:val="183"/>
      </w:pPr>
      <w:bookmarkStart w:name="_Toc242172759" w:id="152"/>
      <w:r>
        <w:t>3 DSTW-Varianten</w:t>
      </w:r>
      <w:bookmarkEnd w:id="152"/>
    </w:p>
    <w:p w14:paraId="1C4CBACB" w14:textId="77777777">
      <w:pPr>
        <w:pStyle w:val="Heading4"/>
        <w:divId w:val="184"/>
      </w:pPr>
      <w:bookmarkStart w:name="_Toc242172760" w:id="153"/>
      <w:r>
        <w:t>3.1 Allgemeine Anforderungen</w:t>
      </w:r>
      <w:bookmarkEnd w:id="153"/>
    </w:p>
    <w:p w14:paraId="46A6B0B2" w14:textId="77777777">
      <w:pPr>
        <w:spacing w:after="0"/>
      </w:pPr>
      <w:r>
        <w:rPr>
          <w:vanish/>
        </w:rPr>
        <w:t>MLS_DSTW/MDSTW-22548</w:t>
      </w:r>
      <w:r>
        <w:rPr>
          <w:b/>
        </w:rPr>
        <w:t>3.1.0-1 Die DSTW-ZE muss mit den notwendigen Funktionen zur Realisierung des Sec...</w:t>
      </w:r>
      <w:r>
        <w:br/>
        <w:t>3.1.0-1 Die DSTW-ZE muss mit den notwendigen Funktionen zur Realisierung des Security Konzept ausgestattet sein.</w:t>
        <w:br/>
        <w:t>​​</w:t>
      </w:r>
    </w:p>
    <w:p w14:paraId="03D58A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46"/>
      </w:tblGrid>
      <w:tr w14:paraId="4CF309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6E2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C8084C" w14:textId="77777777">
            <w:r>
              <w:t>MDSTW-22548</w:t>
            </w:r>
          </w:p>
        </w:tc>
      </w:tr>
      <w:tr w14:paraId="465F9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60E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465BC" w14:textId="77777777">
            <w:r>
              <w:t>05_50</w:t>
            </w:r>
          </w:p>
        </w:tc>
      </w:tr>
      <w:tr w14:paraId="77ABA7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AF08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D1E2E" w14:textId="77777777">
            <w:r>
              <w:t>1674</w:t>
            </w:r>
          </w:p>
        </w:tc>
      </w:tr>
      <w:tr w14:paraId="74BE71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9225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852D5" w14:textId="77777777">
            <w:r>
              <w:t>[17]</w:t>
            </w:r>
          </w:p>
        </w:tc>
      </w:tr>
      <w:tr w14:paraId="0503A6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E3C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384D8B" w14:textId="77777777">
            <w:r>
              <w:t>Draft</w:t>
            </w:r>
          </w:p>
        </w:tc>
      </w:tr>
      <w:tr w14:paraId="202DD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1D811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EDB462" w14:textId="77777777">
            <w:r>
              <w:t>Muss</w:t>
            </w:r>
          </w:p>
        </w:tc>
      </w:tr>
      <w:tr w14:paraId="45177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BF3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CAD77" w14:textId="77777777">
            <w:r>
              <w:t>Die Funktionen werden wie im Security Konzept beschrieben bereitgestellt.</w:t>
            </w:r>
          </w:p>
        </w:tc>
      </w:tr>
      <w:tr w14:paraId="60B9E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35D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97D54" w14:textId="77777777"/>
        </w:tc>
      </w:tr>
      <w:tr w14:paraId="17699D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B6E0E"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9E8ED" w14:textId="77777777">
            <w:r>
              <w:t>PV GA DIL OBB 1.0.0</w:t>
            </w:r>
          </w:p>
        </w:tc>
      </w:tr>
    </w:tbl>
    <w:p w14:paraId="49D667F5" w14:textId="77777777">
      <w:pPr>
        <w:spacing w:after="0" w:line="96" w:lineRule="auto"/>
      </w:pPr>
    </w:p>
    <w:p w14:paraId="415EF03B" w14:textId="77777777">
      <w:pPr>
        <w:spacing w:after="0"/>
      </w:pPr>
      <w:r>
        <w:rPr>
          <w:vanish/>
        </w:rPr>
        <w:t>MLS_DSTW/MDSTW-22549</w:t>
      </w:r>
      <w:r>
        <w:rPr>
          <w:b/>
        </w:rPr>
        <w:t>3.1.0-2 Die ZE-Hardware muss eine Verschlüsselung entsprechend des Security-Konz...</w:t>
      </w:r>
      <w:r>
        <w:br/>
        <w:t>3.1.0-2 Die ZE-Hardware muss eine Verschlüsselung entsprechend des Security-Konzepts ohne zusätzliche Hardware bereitstellen.</w:t>
        <w:br/>
        <w:t>​​</w:t>
      </w:r>
    </w:p>
    <w:p w14:paraId="7232D32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865"/>
      </w:tblGrid>
      <w:tr w14:paraId="59D72B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CA46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C578B" w14:textId="77777777">
            <w:r>
              <w:t>MDSTW-22549</w:t>
            </w:r>
          </w:p>
        </w:tc>
      </w:tr>
      <w:tr w14:paraId="25367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00D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968CE" w14:textId="77777777">
            <w:r>
              <w:t>05_51</w:t>
            </w:r>
          </w:p>
        </w:tc>
      </w:tr>
      <w:tr w14:paraId="1FEF14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EACA6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43FC5" w14:textId="77777777">
            <w:r>
              <w:t>1675</w:t>
            </w:r>
          </w:p>
        </w:tc>
      </w:tr>
      <w:tr w14:paraId="111E1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B90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2615C6" w14:textId="77777777"/>
        </w:tc>
      </w:tr>
      <w:tr w14:paraId="615365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BF9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A613D3" w14:textId="77777777">
            <w:r>
              <w:t>Draft</w:t>
            </w:r>
          </w:p>
        </w:tc>
      </w:tr>
      <w:tr w14:paraId="00CF49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64C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73A2B" w14:textId="77777777">
            <w:r>
              <w:t>Muss</w:t>
            </w:r>
          </w:p>
        </w:tc>
      </w:tr>
      <w:tr w14:paraId="6A6B13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36CB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E8A43" w14:textId="77777777">
            <w:r>
              <w:t>Verschlüsselung wird ohne zusätzliche Hardware bereitgestellt.</w:t>
            </w:r>
          </w:p>
        </w:tc>
      </w:tr>
      <w:tr w14:paraId="7DAA2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E7D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BEFADA" w14:textId="77777777"/>
        </w:tc>
      </w:tr>
      <w:tr w14:paraId="6D0A1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9D23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437C73" w14:textId="77777777">
            <w:r>
              <w:t>PV GA DIL OBB 1.0.0</w:t>
            </w:r>
          </w:p>
        </w:tc>
      </w:tr>
    </w:tbl>
    <w:p w14:paraId="3859A057" w14:textId="77777777">
      <w:pPr>
        <w:spacing w:after="0" w:line="96" w:lineRule="auto"/>
      </w:pPr>
    </w:p>
    <w:p w14:paraId="6168F19C" w14:textId="77777777">
      <w:pPr>
        <w:spacing w:after="0"/>
      </w:pPr>
      <w:r>
        <w:rPr>
          <w:vanish/>
        </w:rPr>
        <w:t>MLS_DSTW/MDSTW-22550</w:t>
      </w:r>
      <w:r>
        <w:rPr>
          <w:b/>
        </w:rPr>
        <w:t>3.1.0-3 Die Server der DSTW-ZE müssen mit am Markt frei verfügbarer Hardware aus...</w:t>
      </w:r>
      <w:r>
        <w:br/>
        <w:t>3.1.0-3 Die Server der DSTW-ZE müssen mit am Markt frei verfügbarer Hardware ausgerüstet werden.</w:t>
        <w:br/>
        <w:t>​​</w:t>
      </w:r>
    </w:p>
    <w:p w14:paraId="1209DC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2AC2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AF9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ECC91" w14:textId="77777777">
            <w:r>
              <w:t>MDSTW-22550</w:t>
            </w:r>
          </w:p>
        </w:tc>
      </w:tr>
      <w:tr w14:paraId="720AE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5A9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0599E" w14:textId="77777777">
            <w:r>
              <w:t>05_52</w:t>
            </w:r>
          </w:p>
        </w:tc>
      </w:tr>
      <w:tr w14:paraId="16F10B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27B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E9A44" w14:textId="77777777">
            <w:r>
              <w:t>1676</w:t>
            </w:r>
          </w:p>
        </w:tc>
      </w:tr>
      <w:tr w14:paraId="354839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FF9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849EA" w14:textId="77777777"/>
        </w:tc>
      </w:tr>
      <w:tr w14:paraId="79687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0C76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E46A2" w14:textId="77777777">
            <w:r>
              <w:t>Draft</w:t>
            </w:r>
          </w:p>
        </w:tc>
      </w:tr>
      <w:tr w14:paraId="35AD34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527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0B1EE6" w14:textId="77777777">
            <w:r>
              <w:t>Muss</w:t>
            </w:r>
          </w:p>
        </w:tc>
      </w:tr>
      <w:tr w14:paraId="0C43BF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754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41D2E1" w14:textId="77777777">
            <w:r>
              <w:t>Der IaaS Layer der IPS Plattform wird auf Standard COTS Server Hardware betrieben. Diese ist am Markt frei verfügbar.</w:t>
            </w:r>
          </w:p>
        </w:tc>
      </w:tr>
      <w:tr w14:paraId="3DBC3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3FE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F2C88" w14:textId="77777777"/>
        </w:tc>
      </w:tr>
      <w:tr w14:paraId="20C200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1BD7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A39A3" w14:textId="77777777">
            <w:r>
              <w:t>PV GA DIL OBB 1.0.0</w:t>
            </w:r>
          </w:p>
        </w:tc>
      </w:tr>
    </w:tbl>
    <w:p w14:paraId="4D9BEEFF" w14:textId="77777777">
      <w:pPr>
        <w:spacing w:after="0" w:line="96" w:lineRule="auto"/>
      </w:pPr>
    </w:p>
    <w:p w14:paraId="722C9B4E" w14:textId="77777777">
      <w:pPr>
        <w:pStyle w:val="Heading4"/>
        <w:divId w:val="185"/>
      </w:pPr>
      <w:bookmarkStart w:name="_Toc242172761" w:id="154"/>
      <w:r>
        <w:t>3.2 Basis Virtualisierung</w:t>
      </w:r>
      <w:bookmarkEnd w:id="154"/>
    </w:p>
    <w:p w14:paraId="344EE40A" w14:textId="77777777">
      <w:pPr>
        <w:spacing w:after="0"/>
      </w:pPr>
      <w:r>
        <w:rPr>
          <w:vanish/>
        </w:rPr>
        <w:t>MLS_DSTW/MDSTW-22551</w:t>
      </w:r>
      <w:r>
        <w:rPr>
          <w:b/>
        </w:rPr>
        <w:t>3.2.0-1 Für jedes VSTW dieser Ausprägung muss am selben Standort ein Redundanzpa...</w:t>
      </w:r>
      <w:r>
        <w:br/>
        <w:t>3.2.0-1 Für jedes VSTW dieser Ausprägung muss am selben Standort ein Redundanzpartner realisiert werden.</w:t>
        <w:br/>
        <w:t>​​</w:t>
      </w:r>
    </w:p>
    <w:p w14:paraId="518F32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4EB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844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30EE1" w14:textId="77777777">
            <w:r>
              <w:t>MDSTW-22551</w:t>
            </w:r>
          </w:p>
        </w:tc>
      </w:tr>
      <w:tr w14:paraId="3A608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CD5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5EDCD" w14:textId="77777777">
            <w:r>
              <w:t>05_54</w:t>
            </w:r>
          </w:p>
        </w:tc>
      </w:tr>
      <w:tr w14:paraId="3E688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FA1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602DB" w14:textId="77777777">
            <w:r>
              <w:t>1678</w:t>
            </w:r>
          </w:p>
        </w:tc>
      </w:tr>
      <w:tr w14:paraId="6E458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979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A7B7DD" w14:textId="77777777"/>
        </w:tc>
      </w:tr>
      <w:tr w14:paraId="269ACA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F06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75B6B" w14:textId="77777777">
            <w:r>
              <w:t>Draft</w:t>
            </w:r>
          </w:p>
        </w:tc>
      </w:tr>
      <w:tr w14:paraId="33C276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0E80B"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2A720" w14:textId="77777777">
            <w:r>
              <w:t>Muss</w:t>
            </w:r>
          </w:p>
        </w:tc>
      </w:tr>
      <w:tr w14:paraId="1F548A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6E4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F0236" w14:textId="77777777">
            <w:r>
              <w:t>Beim VSTW System kommt das Hot-Hot Redundanzkonzept zur Anwendung. Die Applikationen des VSTW Systems werden dabei synchron Hot-Hot auf mehreren Servern in virtuellen Maschinen parallel ausgeführt, permanent synchronisiert und abgeglichen.</w:t>
            </w:r>
          </w:p>
        </w:tc>
      </w:tr>
      <w:tr w14:paraId="483E6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D319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33468" w14:textId="77777777"/>
        </w:tc>
      </w:tr>
      <w:tr w14:paraId="36D89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A18F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4A91C" w14:textId="77777777">
            <w:r>
              <w:t>PV GA DIL OBB 1.0.0</w:t>
            </w:r>
          </w:p>
        </w:tc>
      </w:tr>
    </w:tbl>
    <w:p w14:paraId="2D98D69B" w14:textId="77777777">
      <w:pPr>
        <w:spacing w:after="0" w:line="96" w:lineRule="auto"/>
      </w:pPr>
    </w:p>
    <w:p w14:paraId="5B6DD106" w14:textId="77777777">
      <w:pPr>
        <w:spacing w:after="0"/>
      </w:pPr>
      <w:r>
        <w:rPr>
          <w:vanish/>
        </w:rPr>
        <w:t>MLS_DSTW/MDSTW-22552</w:t>
      </w:r>
      <w:r>
        <w:rPr>
          <w:b/>
        </w:rPr>
        <w:t>3.2.0-2 Softwareupdates (ausgenommen Anpassungen mit Safety-relevanz) müssen ohn...</w:t>
      </w:r>
      <w:r>
        <w:br/>
        <w:t>3.2.0-2 Softwareupdates (ausgenommen Anpassungen mit Safety-relevanz) müssen ohne Unterbrechnung des Zugbetriebs durch Nutzung der Redundanzpartner durchgeführt werden können.</w:t>
        <w:br/>
        <w:t>​​</w:t>
      </w:r>
    </w:p>
    <w:p w14:paraId="1EF8AF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DD8B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E66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9534D" w14:textId="77777777">
            <w:r>
              <w:t>MDSTW-22552</w:t>
            </w:r>
          </w:p>
        </w:tc>
      </w:tr>
      <w:tr w14:paraId="00E3E2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17E9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22BB8" w14:textId="77777777">
            <w:r>
              <w:t>05_55</w:t>
            </w:r>
          </w:p>
        </w:tc>
      </w:tr>
      <w:tr w14:paraId="46573A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6F1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1D64F" w14:textId="77777777">
            <w:r>
              <w:t>1679</w:t>
            </w:r>
          </w:p>
        </w:tc>
      </w:tr>
      <w:tr w14:paraId="169D36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F30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917A7" w14:textId="77777777"/>
        </w:tc>
      </w:tr>
      <w:tr w14:paraId="68364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3047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DF329" w14:textId="77777777">
            <w:r>
              <w:t>Draft</w:t>
            </w:r>
          </w:p>
        </w:tc>
      </w:tr>
      <w:tr w14:paraId="68B7E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BAB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E4489" w14:textId="77777777">
            <w:r>
              <w:t>Muss</w:t>
            </w:r>
          </w:p>
        </w:tc>
      </w:tr>
      <w:tr w14:paraId="77A4D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898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1A286" w14:textId="77777777">
            <w:r>
              <w:t>Softwareupdates werden in Betriebspausen durch die Aktivierung der Systemdaten durchgeführt. Siehe auch DDSP  Use Case SysF4 „Systemdaten aktivieren“. Sperren und Hinweisschilder bleiben dabei wenn möglich erhalten. Die Betriebsunterbrechung ist im Normalfall die Bootzeit der betroffenen Komponente, sowie die Zeit für die Wiedereinbindung in das Gesamtsystem.</w:t>
            </w:r>
          </w:p>
        </w:tc>
      </w:tr>
      <w:tr w14:paraId="2BDE2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306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74C609" w14:textId="77777777"/>
        </w:tc>
      </w:tr>
      <w:tr w14:paraId="40E06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54D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DD991" w14:textId="77777777">
            <w:r>
              <w:t>PV GA DIL OBB 1.0.0</w:t>
            </w:r>
          </w:p>
        </w:tc>
      </w:tr>
    </w:tbl>
    <w:p w14:paraId="7D1CF489" w14:textId="77777777">
      <w:pPr>
        <w:spacing w:after="0" w:line="96" w:lineRule="auto"/>
      </w:pPr>
    </w:p>
    <w:p w14:paraId="5ADE1CFC" w14:textId="77777777">
      <w:pPr>
        <w:spacing w:after="0"/>
      </w:pPr>
      <w:r>
        <w:rPr>
          <w:vanish/>
        </w:rPr>
        <w:t>MLS_DSTW/MDSTW-22553</w:t>
      </w:r>
      <w:r>
        <w:rPr>
          <w:b/>
        </w:rPr>
        <w:t>3.2.0-3 Bei Ausfall des primären VSTW-Partner muss ein redundanter VSTW-Partner...</w:t>
      </w:r>
      <w:r>
        <w:br/>
        <w:t>3.2.0-3 Bei Ausfall des primären VSTW-Partner muss ein redundanter VSTW-Partner den Betrieb weiterführen (seamless-Betrieb).</w:t>
        <w:br/>
        <w:t>​​</w:t>
      </w:r>
    </w:p>
    <w:p w14:paraId="160ADB1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AB72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30E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160CC" w14:textId="77777777">
            <w:r>
              <w:t>MDSTW-22553</w:t>
            </w:r>
          </w:p>
        </w:tc>
      </w:tr>
      <w:tr w14:paraId="121147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018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CC793" w14:textId="77777777">
            <w:r>
              <w:t>05_56</w:t>
            </w:r>
          </w:p>
        </w:tc>
      </w:tr>
      <w:tr w14:paraId="125D5C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BA9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0ABD8" w14:textId="77777777">
            <w:r>
              <w:t>1680</w:t>
            </w:r>
          </w:p>
        </w:tc>
      </w:tr>
      <w:tr w14:paraId="1B66B5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33B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EE5E7" w14:textId="77777777"/>
        </w:tc>
      </w:tr>
      <w:tr w14:paraId="631BC8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F36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68727" w14:textId="77777777">
            <w:r>
              <w:t>Draft</w:t>
            </w:r>
          </w:p>
        </w:tc>
      </w:tr>
      <w:tr w14:paraId="5B20FC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4F2F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9C82B" w14:textId="77777777">
            <w:r>
              <w:t>Muss</w:t>
            </w:r>
          </w:p>
        </w:tc>
      </w:tr>
      <w:tr w14:paraId="23F2B5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A57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50B313" w14:textId="77777777">
            <w:r>
              <w:t xml:space="preserve">Beim VSTW System kommt ein Hot-Hot Redundanzkonzept zur Anwendung. Die Applikationen des VSTW Systems werden dabei synchron auf mehreren Servern in Virtuellen Maschinen parallel ausgeführt, permanent synchronisiert und abgeglichen. Es gibt somit keine spezielle primäre/betriebsführende VSTW </w:t>
              <w:lastRenderedPageBreak/>
              <w:t>Redundanz, sondern jede aktive VSTW Redundanz kann als betriebsführend betrachtet werden. Fällt ein System aus, hat dies keine Auswirkung auf das restliche System und auf die Gesamtfunktion.</w:t>
            </w:r>
          </w:p>
        </w:tc>
      </w:tr>
      <w:tr w14:paraId="7F2101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7066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E26BE" w14:textId="77777777"/>
        </w:tc>
      </w:tr>
      <w:tr w14:paraId="4CF363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DA5A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7DAD8" w14:textId="77777777">
            <w:r>
              <w:t>PV GA DIL OBB 1.0.0</w:t>
            </w:r>
          </w:p>
        </w:tc>
      </w:tr>
    </w:tbl>
    <w:p w14:paraId="304255E2" w14:textId="77777777">
      <w:pPr>
        <w:spacing w:after="0" w:line="96" w:lineRule="auto"/>
      </w:pPr>
    </w:p>
    <w:p w14:paraId="7BE587A1" w14:textId="77777777">
      <w:pPr>
        <w:spacing w:after="0"/>
      </w:pPr>
      <w:r>
        <w:rPr>
          <w:vanish/>
        </w:rPr>
        <w:t>MLS_DSTW/MDSTW-22554</w:t>
      </w:r>
      <w:r>
        <w:rPr>
          <w:b/>
        </w:rPr>
        <w:t>3.2.0-4 Die Übernahme durch den redundanten VSTW-Partner nach Ausfall des primär...</w:t>
      </w:r>
      <w:r>
        <w:br/>
        <w:t>3.2.0-4 Die Übernahme durch den redundanten VSTW-Partner nach Ausfall des primären VSTW-Partners muss erfolgen, ohne dass Signale auf Halt fallen oder dass Fahrstraßen neu gestellt werden müssen.</w:t>
        <w:br/>
        <w:t>​​</w:t>
      </w:r>
    </w:p>
    <w:p w14:paraId="2F9125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1336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902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F0158" w14:textId="77777777">
            <w:r>
              <w:t>MDSTW-22554</w:t>
            </w:r>
          </w:p>
        </w:tc>
      </w:tr>
      <w:tr w14:paraId="06C46A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538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2C2642" w14:textId="77777777">
            <w:r>
              <w:t>05_57</w:t>
            </w:r>
          </w:p>
        </w:tc>
      </w:tr>
      <w:tr w14:paraId="755FA2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867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835AA" w14:textId="77777777">
            <w:r>
              <w:t>1681</w:t>
            </w:r>
          </w:p>
        </w:tc>
      </w:tr>
      <w:tr w14:paraId="69306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98A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52F32" w14:textId="77777777"/>
        </w:tc>
      </w:tr>
      <w:tr w14:paraId="48CA6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027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587E0" w14:textId="77777777">
            <w:r>
              <w:t>Draft</w:t>
            </w:r>
          </w:p>
        </w:tc>
      </w:tr>
      <w:tr w14:paraId="2D19E1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BC13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8FA782" w14:textId="77777777">
            <w:r>
              <w:t>Muss</w:t>
            </w:r>
          </w:p>
        </w:tc>
      </w:tr>
      <w:tr w14:paraId="309D42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AF1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17549" w14:textId="77777777">
            <w:r>
              <w:t>Die Übernahme durch den redundanten VSTW-Partner erfolgt Hot-Hot. Dabei kann jede aktive VSTW Redundanz  als betriebsführend betrachtet werden. Bei Ausfall einer Redundanz kommt es daher zu keinem Halt fallen von Signalen und Fahrstraßen müssen nicht erneut gestellt werden.</w:t>
            </w:r>
          </w:p>
        </w:tc>
      </w:tr>
      <w:tr w14:paraId="06955B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229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D2D73" w14:textId="77777777"/>
        </w:tc>
      </w:tr>
      <w:tr w14:paraId="07529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A35C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E6696" w14:textId="77777777">
            <w:r>
              <w:t>PV GA DIL OBB 1.0.0</w:t>
            </w:r>
          </w:p>
        </w:tc>
      </w:tr>
    </w:tbl>
    <w:p w14:paraId="05A0576A" w14:textId="77777777">
      <w:pPr>
        <w:spacing w:after="0" w:line="96" w:lineRule="auto"/>
      </w:pPr>
    </w:p>
    <w:p w14:paraId="734625D1" w14:textId="77777777">
      <w:pPr>
        <w:spacing w:after="0"/>
      </w:pPr>
      <w:r>
        <w:rPr>
          <w:vanish/>
        </w:rPr>
        <w:t>MLS_DSTW/MDSTW-22555</w:t>
      </w:r>
      <w:r>
        <w:rPr>
          <w:b/>
        </w:rPr>
        <w:t>3.2.0-5 Bei einem Ausfall des primären VSTW-Partners muss der übernehmende Redun...</w:t>
      </w:r>
      <w:r>
        <w:br/>
        <w:t>3.2.0-5 Bei einem Ausfall des primären VSTW-Partners muss der übernehmende Redundanzpartner den Zustand einnehmen, der nach einer kurzzeitigen Außerbetriebsetzung vorgeschrieben ist.</w:t>
        <w:br/>
        <w:t>​​</w:t>
      </w:r>
    </w:p>
    <w:p w14:paraId="6525B8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80C0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36D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D422F" w14:textId="77777777">
            <w:r>
              <w:t>MDSTW-22555</w:t>
            </w:r>
          </w:p>
        </w:tc>
      </w:tr>
      <w:tr w14:paraId="6A1693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FBD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39136" w14:textId="77777777">
            <w:r>
              <w:t>05_58</w:t>
            </w:r>
          </w:p>
        </w:tc>
      </w:tr>
      <w:tr w14:paraId="4606AE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333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F89D0" w14:textId="77777777">
            <w:r>
              <w:t>1682</w:t>
            </w:r>
          </w:p>
        </w:tc>
      </w:tr>
      <w:tr w14:paraId="513EDB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6D3B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04FBDB" w14:textId="77777777"/>
        </w:tc>
      </w:tr>
      <w:tr w14:paraId="7BF942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72AB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8B58B" w14:textId="77777777">
            <w:r>
              <w:t>Draft</w:t>
            </w:r>
          </w:p>
        </w:tc>
      </w:tr>
      <w:tr w14:paraId="32135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455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14727" w14:textId="77777777">
            <w:r>
              <w:t>Muss</w:t>
            </w:r>
          </w:p>
        </w:tc>
      </w:tr>
      <w:tr w14:paraId="65F219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7DC4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B002A" w14:textId="77777777">
            <w:r>
              <w:t>Beim VSTW System Hot-Hot Redundanzkonzept existiert keine spezielle primäre/betriebsführende VSTW Redundanz, sondern jede aktive VSTW Redundanz kann als betriebsführend betrachtet werden. Fällt ein System aus, hat dies keine Auswirkung auf das restliche System. Es kommt daher zu keiner kurzzeitigen Außerbetriebssetzung.</w:t>
            </w:r>
          </w:p>
        </w:tc>
      </w:tr>
      <w:tr w14:paraId="4B2ED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1156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F431F" w14:textId="77777777"/>
        </w:tc>
      </w:tr>
      <w:tr w14:paraId="7C47E0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1C7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CEF5F" w14:textId="77777777">
            <w:r>
              <w:t>PV GA DIL OBB 1.0.0</w:t>
            </w:r>
          </w:p>
        </w:tc>
      </w:tr>
    </w:tbl>
    <w:p w14:paraId="6C714324" w14:textId="77777777">
      <w:pPr>
        <w:spacing w:after="0" w:line="96" w:lineRule="auto"/>
      </w:pPr>
    </w:p>
    <w:p w14:paraId="5029BFE0" w14:textId="77777777">
      <w:pPr>
        <w:pStyle w:val="Heading4"/>
        <w:divId w:val="186"/>
      </w:pPr>
      <w:bookmarkStart w:name="_Toc242172762" w:id="155"/>
      <w:r>
        <w:lastRenderedPageBreak/>
        <w:t>3.3 Erweiterung Georedundanz</w:t>
      </w:r>
      <w:bookmarkEnd w:id="155"/>
    </w:p>
    <w:p w14:paraId="6CB2E1B1" w14:textId="77777777">
      <w:pPr>
        <w:spacing w:after="0"/>
      </w:pPr>
      <w:r>
        <w:rPr>
          <w:vanish/>
        </w:rPr>
        <w:t>MLS_DSTW/MDSTW-22556</w:t>
      </w:r>
      <w:r>
        <w:rPr>
          <w:b/>
        </w:rPr>
        <w:t>3.3.0-1 Bei Ausfall des Rechenzentrumsstandort, an dem der primäre VSTW-Partner...</w:t>
      </w:r>
      <w:r>
        <w:br/>
        <w:t>3.3.0-1 Bei Ausfall des Rechenzentrumsstandort, an dem der primäre VSTW-Partner und der lokale Redundanzpartner ausgeführt wird, müssen die georedundanten VSTW-Partner der Erweiterung Georedundanz am georedundanten Rechenzentrumsstandort den Betrieb ohne Unterbrechung weiterführen (seamless-Betrieb).</w:t>
        <w:br/>
        <w:t>​​</w:t>
      </w:r>
    </w:p>
    <w:p w14:paraId="2589440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8E5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39CC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26F23" w14:textId="77777777">
            <w:r>
              <w:t>MDSTW-22556</w:t>
            </w:r>
          </w:p>
        </w:tc>
      </w:tr>
      <w:tr w14:paraId="29763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2BD60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DB284" w14:textId="77777777">
            <w:r>
              <w:t>05_60</w:t>
            </w:r>
          </w:p>
        </w:tc>
      </w:tr>
      <w:tr w14:paraId="718C95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1A0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1C1CE1" w14:textId="77777777">
            <w:r>
              <w:t>1684</w:t>
            </w:r>
          </w:p>
        </w:tc>
      </w:tr>
      <w:tr w14:paraId="5BBD13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B4D1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A0635" w14:textId="77777777"/>
        </w:tc>
      </w:tr>
      <w:tr w14:paraId="21A0E4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951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D6FA6" w14:textId="77777777">
            <w:r>
              <w:t>Draft</w:t>
            </w:r>
          </w:p>
        </w:tc>
      </w:tr>
      <w:tr w14:paraId="7A4E78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D5B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97A87" w14:textId="77777777">
            <w:r>
              <w:t>Muss</w:t>
            </w:r>
          </w:p>
        </w:tc>
      </w:tr>
      <w:tr w14:paraId="6C04E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6FF2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6367C" w14:textId="77777777">
            <w:r>
              <w:t>Beim georedundanten VSTW System mit Hot-Hot Redundanzkonzept existiert keine spezielle primäre/betriebsführende VSTW Redundanz, sondern jede aktive VSTW Redundanz kann als betriebsführend betrachtet werden. Der Ausfall eines Rechenzentrumsstandort führt daher zu keiner Unterbrechung des Betriebs.</w:t>
            </w:r>
          </w:p>
        </w:tc>
      </w:tr>
      <w:tr w14:paraId="58C5E8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907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38444" w14:textId="77777777"/>
        </w:tc>
      </w:tr>
      <w:tr w14:paraId="4B210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8B2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3D50C" w14:textId="77777777">
            <w:r>
              <w:t>PV GA DIL OBB 1.0.0</w:t>
            </w:r>
          </w:p>
        </w:tc>
      </w:tr>
    </w:tbl>
    <w:p w14:paraId="4C2C8C10" w14:textId="77777777">
      <w:pPr>
        <w:spacing w:after="0" w:line="96" w:lineRule="auto"/>
      </w:pPr>
    </w:p>
    <w:p w14:paraId="64061C19" w14:textId="77777777">
      <w:pPr>
        <w:spacing w:after="0"/>
      </w:pPr>
      <w:r>
        <w:rPr>
          <w:vanish/>
        </w:rPr>
        <w:t>MLS_DSTW/MDSTW-22557</w:t>
      </w:r>
      <w:r>
        <w:rPr>
          <w:b/>
        </w:rPr>
        <w:t>3.3.0-2 Die Übernahme durch den Redundanzpartner nach Ausfall des primären VSTW-...</w:t>
      </w:r>
      <w:r>
        <w:br/>
        <w:t>3.3.0-2 Die Übernahme durch den Redundanzpartner nach Ausfall des primären VSTW-Partners muss erfolgen, ohne dass Signale auf Halt fallen oder dass Fahrstraßen neu gestellt werden müssen.</w:t>
        <w:br/>
        <w:t>​​</w:t>
      </w:r>
    </w:p>
    <w:p w14:paraId="5970E6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961F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A09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51F14" w14:textId="77777777">
            <w:r>
              <w:t>MDSTW-22557</w:t>
            </w:r>
          </w:p>
        </w:tc>
      </w:tr>
      <w:tr w14:paraId="45D708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39C4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2EC7B" w14:textId="77777777">
            <w:r>
              <w:t>05_61</w:t>
            </w:r>
          </w:p>
        </w:tc>
      </w:tr>
      <w:tr w14:paraId="66C03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373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8C813" w14:textId="77777777">
            <w:r>
              <w:t>1685</w:t>
            </w:r>
          </w:p>
        </w:tc>
      </w:tr>
      <w:tr w14:paraId="4492A1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F2F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9ECEB" w14:textId="77777777"/>
        </w:tc>
      </w:tr>
      <w:tr w14:paraId="169258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9ED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77578" w14:textId="77777777">
            <w:r>
              <w:t>Draft</w:t>
            </w:r>
          </w:p>
        </w:tc>
      </w:tr>
      <w:tr w14:paraId="651919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84E8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88813" w14:textId="77777777">
            <w:r>
              <w:t>Muss</w:t>
            </w:r>
          </w:p>
        </w:tc>
      </w:tr>
      <w:tr w14:paraId="1D32ED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A3F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A8C3D" w14:textId="77777777">
            <w:r>
              <w:t>Die Übernahme durch den redundanten VSTW-Partner am georedundanten Standort erfolgt ebenfalls Hot-Hot. Dabei kann jede aktive VSTW Redundanz als betriebsführend betrachtet werden. Bei Ausfall einer Redundanz kommt es daher zu keinem Halt fallen von Signalen und Fahrstraßen müssen nicht erneut gestellt werden.</w:t>
            </w:r>
          </w:p>
        </w:tc>
      </w:tr>
      <w:tr w14:paraId="201801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4C26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6404C7" w14:textId="77777777"/>
        </w:tc>
      </w:tr>
      <w:tr w14:paraId="28BF3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067E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0F1F6" w14:textId="77777777">
            <w:r>
              <w:t>PV GA DIL OBB 1.0.0</w:t>
            </w:r>
          </w:p>
        </w:tc>
      </w:tr>
    </w:tbl>
    <w:p w14:paraId="4B1EA8A5" w14:textId="77777777">
      <w:pPr>
        <w:spacing w:after="0" w:line="96" w:lineRule="auto"/>
      </w:pPr>
    </w:p>
    <w:p w14:paraId="72389077" w14:textId="77777777">
      <w:pPr>
        <w:spacing w:after="0"/>
      </w:pPr>
      <w:r>
        <w:rPr>
          <w:vanish/>
        </w:rPr>
        <w:t>MLS_DSTW/MDSTW-22558</w:t>
      </w:r>
      <w:r>
        <w:rPr>
          <w:b/>
        </w:rPr>
        <w:t>3.3.0-3 Bei einem Ausfall des primären VSTW-Partners muss der übernehmende Redun...</w:t>
      </w:r>
      <w:r>
        <w:br/>
        <w:t xml:space="preserve">3.3.0-3 Bei einem Ausfall des primären VSTW-Partners muss der übernehmende Redundanzpartner </w:t>
        <w:lastRenderedPageBreak/>
        <w:t>den Zustand einnehmen, der nach einer kurzzeitigen Außerbetriebsetzung vorgeschrieben ist.</w:t>
        <w:br/>
        <w:t>​​</w:t>
      </w:r>
    </w:p>
    <w:p w14:paraId="7F0B0C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A336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90F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417D6" w14:textId="77777777">
            <w:r>
              <w:t>MDSTW-22558</w:t>
            </w:r>
          </w:p>
        </w:tc>
      </w:tr>
      <w:tr w14:paraId="256FC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C506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48F07" w14:textId="77777777">
            <w:r>
              <w:t>05_62</w:t>
            </w:r>
          </w:p>
        </w:tc>
      </w:tr>
      <w:tr w14:paraId="2C9D1A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CF4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7F69F" w14:textId="77777777">
            <w:r>
              <w:t>1686</w:t>
            </w:r>
          </w:p>
        </w:tc>
      </w:tr>
      <w:tr w14:paraId="4527B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4AAA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27ED1" w14:textId="77777777"/>
        </w:tc>
      </w:tr>
      <w:tr w14:paraId="02E329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BED6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B52C5" w14:textId="77777777">
            <w:r>
              <w:t>Draft</w:t>
            </w:r>
          </w:p>
        </w:tc>
      </w:tr>
      <w:tr w14:paraId="5A621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56C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36DA4" w14:textId="77777777">
            <w:r>
              <w:t>Muss</w:t>
            </w:r>
          </w:p>
        </w:tc>
      </w:tr>
      <w:tr w14:paraId="621E01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395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C63D0" w14:textId="77777777">
            <w:r>
              <w:t>Beim VSTW System Hot-Hot Redundanzkonzept existiert keine spezielle primäre/betriebsführende VSTW Redundanz, sondern jede aktive VSTW Redundanz, auch über georedundante Standorte hinweg, kann als betriebsführend betrachtet werden. Fällt ein System aus, hat dies keine Auswirkung auf das restliche System. Es kommt daher zu keiner kurzzeitigen Außerbetriebssetzung.</w:t>
            </w:r>
          </w:p>
        </w:tc>
      </w:tr>
      <w:tr w14:paraId="6B1DEF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C44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4E550" w14:textId="77777777"/>
        </w:tc>
      </w:tr>
      <w:tr w14:paraId="04DD48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604E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60A13" w14:textId="77777777">
            <w:r>
              <w:t>PV GA DIL OBB 1.0.0</w:t>
            </w:r>
          </w:p>
        </w:tc>
      </w:tr>
    </w:tbl>
    <w:p w14:paraId="383CE363" w14:textId="77777777">
      <w:pPr>
        <w:spacing w:after="0" w:line="96" w:lineRule="auto"/>
      </w:pPr>
    </w:p>
    <w:p w14:paraId="12EC2D8D" w14:textId="77777777">
      <w:pPr>
        <w:pStyle w:val="Heading4"/>
        <w:divId w:val="187"/>
      </w:pPr>
      <w:bookmarkStart w:name="_Toc242172763" w:id="156"/>
      <w:r>
        <w:t>3.4 Erweiterung Serverhardware-Unabhängigkeit</w:t>
      </w:r>
      <w:bookmarkEnd w:id="156"/>
    </w:p>
    <w:p w14:paraId="099C32DF" w14:textId="77777777">
      <w:pPr>
        <w:spacing w:after="0"/>
      </w:pPr>
      <w:r>
        <w:rPr>
          <w:vanish/>
        </w:rPr>
        <w:t>MLS_DSTW/MDSTW-22559</w:t>
      </w:r>
      <w:r>
        <w:rPr>
          <w:b/>
        </w:rPr>
        <w:t>3.4.0-1 absichtlich frei</w:t>
      </w:r>
      <w:r>
        <w:br/>
        <w:t>3.4.0-1 absichtlich frei</w:t>
      </w:r>
    </w:p>
    <w:p w14:paraId="485854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1569"/>
      </w:tblGrid>
      <w:tr w14:paraId="7072A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B91F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89615" w14:textId="77777777">
            <w:r>
              <w:t>MDSTW-22559</w:t>
            </w:r>
          </w:p>
        </w:tc>
      </w:tr>
      <w:tr w14:paraId="07295F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EA0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50337" w14:textId="77777777">
            <w:r>
              <w:t>05_64</w:t>
            </w:r>
          </w:p>
        </w:tc>
      </w:tr>
      <w:tr w14:paraId="70E084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DEB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EBE20" w14:textId="77777777">
            <w:r>
              <w:t>1688</w:t>
            </w:r>
          </w:p>
        </w:tc>
      </w:tr>
      <w:tr w14:paraId="376C2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C89A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A49C0" w14:textId="77777777"/>
        </w:tc>
      </w:tr>
      <w:tr w14:paraId="47FC24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40A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B62D7E" w14:textId="77777777">
            <w:r>
              <w:t>Draft</w:t>
            </w:r>
          </w:p>
        </w:tc>
      </w:tr>
      <w:tr w14:paraId="534B46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F60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B676A" w14:textId="77777777">
            <w:r>
              <w:t>Info</w:t>
            </w:r>
          </w:p>
        </w:tc>
      </w:tr>
      <w:tr w14:paraId="2A587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2DCF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30D0C" w14:textId="77777777"/>
        </w:tc>
      </w:tr>
      <w:tr w14:paraId="3340F0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3E5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4BFD4B" w14:textId="77777777"/>
        </w:tc>
      </w:tr>
      <w:tr w14:paraId="0AA44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738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21D2E3" w14:textId="77777777">
            <w:r>
              <w:t>E-Shu</w:t>
            </w:r>
          </w:p>
        </w:tc>
      </w:tr>
    </w:tbl>
    <w:p w14:paraId="5A7F3DE8" w14:textId="77777777">
      <w:pPr>
        <w:spacing w:after="0" w:line="96" w:lineRule="auto"/>
      </w:pPr>
    </w:p>
    <w:p w14:paraId="5E76D4D5" w14:textId="77777777">
      <w:r>
        <w:rPr>
          <w:vanish/>
        </w:rPr>
        <w:t>MLS_DSTW/MDSTW-22560</w:t>
      </w:r>
      <w:r>
        <w:t>3.4.0-2 absichtlich frei</w:t>
      </w:r>
    </w:p>
    <w:p w14:paraId="0FCFCA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1C44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8F793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29AC4F" w14:textId="77777777">
            <w:r>
              <w:t>765</w:t>
            </w:r>
          </w:p>
        </w:tc>
      </w:tr>
      <w:tr w14:paraId="6FD5B0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8E49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6068B" w14:textId="77777777">
            <w:r>
              <w:t>MDSTW-22560</w:t>
            </w:r>
          </w:p>
        </w:tc>
      </w:tr>
      <w:tr w14:paraId="7423FE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F82E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E3E2C" w14:textId="77777777">
            <w:r>
              <w:t>1689</w:t>
            </w:r>
          </w:p>
        </w:tc>
      </w:tr>
      <w:tr w14:paraId="116C5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55F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0CA44" w14:textId="77777777">
            <w:r>
              <w:t>05_65</w:t>
            </w:r>
          </w:p>
        </w:tc>
      </w:tr>
    </w:tbl>
    <w:p w14:paraId="05569BA6" w14:textId="77777777">
      <w:pPr>
        <w:spacing w:after="0" w:line="96" w:lineRule="auto"/>
      </w:pPr>
    </w:p>
    <w:p w14:paraId="669DE88C" w14:textId="77777777">
      <w:pPr>
        <w:pStyle w:val="Heading3"/>
        <w:divId w:val="188"/>
      </w:pPr>
      <w:bookmarkStart w:name="_Toc242172764" w:id="157"/>
      <w:r>
        <w:t>4 Umsystemschnittstellen</w:t>
      </w:r>
      <w:bookmarkEnd w:id="157"/>
    </w:p>
    <w:p w14:paraId="52EF3A5F" w14:textId="77777777">
      <w:pPr>
        <w:pStyle w:val="Heading4"/>
        <w:divId w:val="189"/>
      </w:pPr>
      <w:bookmarkStart w:name="_Toc242172765" w:id="158"/>
      <w:r>
        <w:t>4.1 BFZ</w:t>
      </w:r>
      <w:bookmarkEnd w:id="158"/>
    </w:p>
    <w:p w14:paraId="3E9F1D7D" w14:textId="77777777">
      <w:pPr>
        <w:spacing w:after="0"/>
      </w:pPr>
      <w:r>
        <w:rPr>
          <w:vanish/>
        </w:rPr>
        <w:t>MLS_DSTW/MDSTW-22569</w:t>
      </w:r>
      <w:r>
        <w:rPr>
          <w:b/>
        </w:rPr>
        <w:t>4.1.0-1 Es muss eine Umsystemschnittstelle zur BFZ entsprechend der folgenden Sp...</w:t>
      </w:r>
      <w:r>
        <w:br/>
        <w:t xml:space="preserve">4.1.0-1 Es muss eine Umsystemschnittstelle zur BFZ entsprechend der folgenden Spezifikationen </w:t>
        <w:lastRenderedPageBreak/>
        <w:t>realisiert werden:</w:t>
        <w:br/>
        <w:t>• LH X25 – Schnittstelle ÖBB</w:t>
        <w:br/>
        <w:t>• PH X25 – BFZ Schnittstelle ÖBB</w:t>
        <w:br/>
        <w:t>• LH – EBO2 / X25</w:t>
        <w:br/>
        <w:t>• Schnittstellenbeschreibung X25oIP</w:t>
        <w:br/>
        <w:t>​​</w:t>
      </w:r>
    </w:p>
    <w:p w14:paraId="793B09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A679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9B3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3E7F6" w14:textId="77777777">
            <w:r>
              <w:t>MDSTW-22569</w:t>
            </w:r>
          </w:p>
        </w:tc>
      </w:tr>
      <w:tr w14:paraId="3103C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682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859A5" w14:textId="77777777">
            <w:r>
              <w:t>05_68</w:t>
            </w:r>
          </w:p>
        </w:tc>
      </w:tr>
      <w:tr w14:paraId="2CC172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EC8A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43FD3" w14:textId="77777777">
            <w:r>
              <w:t>1692</w:t>
            </w:r>
          </w:p>
        </w:tc>
      </w:tr>
      <w:tr w14:paraId="07805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F5A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DFB59" w14:textId="77777777">
            <w:r>
              <w:t>[3], [35], [5], [29]</w:t>
            </w:r>
          </w:p>
        </w:tc>
      </w:tr>
      <w:tr w14:paraId="344F0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1217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E2A07" w14:textId="77777777">
            <w:r>
              <w:t>Draft</w:t>
            </w:r>
          </w:p>
        </w:tc>
      </w:tr>
      <w:tr w14:paraId="4E7F3A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543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04CCD" w14:textId="77777777">
            <w:r>
              <w:t>Muss</w:t>
            </w:r>
          </w:p>
        </w:tc>
      </w:tr>
      <w:tr w14:paraId="46F754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ACF6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339A6" w14:textId="77777777">
            <w:r>
              <w:t>Die Umsystemschnittstelle BFZ wird über X25overRaSTA wie in der ELEKTRA 2 Baseline 29.40 realisiert gemäß den angegeben Lastenheften zur Verfügung gestellt.</w:t>
            </w:r>
          </w:p>
        </w:tc>
      </w:tr>
      <w:tr w14:paraId="0E406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634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82CED" w14:textId="77777777">
            <w:r>
              <w:t>Aus Sicht des AN sind die folgenden Schnittstellenbeschreibungen ident:</w:t>
              <w:br/>
              <w:t>- Schnittstellenbeschreibung X25oIP</w:t>
              <w:br/>
              <w:t>- X25oRaSTA</w:t>
            </w:r>
          </w:p>
        </w:tc>
      </w:tr>
      <w:tr w14:paraId="7E747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84C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CC7AA" w14:textId="77777777">
            <w:r>
              <w:t>PV GA DIL OBB 1.0.0</w:t>
            </w:r>
          </w:p>
        </w:tc>
      </w:tr>
    </w:tbl>
    <w:p w14:paraId="553E0714" w14:textId="77777777">
      <w:pPr>
        <w:spacing w:after="0" w:line="96" w:lineRule="auto"/>
      </w:pPr>
    </w:p>
    <w:p w14:paraId="47A27DBB" w14:textId="77777777">
      <w:pPr>
        <w:spacing w:after="0"/>
      </w:pPr>
      <w:r>
        <w:rPr>
          <w:vanish/>
        </w:rPr>
        <w:t>MLS_DSTW/MDSTW-22570</w:t>
      </w:r>
      <w:r>
        <w:rPr>
          <w:b/>
        </w:rPr>
        <w:t>4.1.0-2 Die Anbindung an die Bedienebene (BFZ) muss über X25oRaSTA realisiert we...</w:t>
      </w:r>
      <w:r>
        <w:br/>
        <w:t>4.1.0-2 Die Anbindung an die Bedienebene (BFZ) muss über X25oRaSTA realisiert werden.</w:t>
        <w:br/>
        <w:t>​​</w:t>
      </w:r>
    </w:p>
    <w:p w14:paraId="3FBE45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65EE9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38B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26D79" w14:textId="77777777">
            <w:r>
              <w:t>MDSTW-22570</w:t>
            </w:r>
          </w:p>
        </w:tc>
      </w:tr>
      <w:tr w14:paraId="66AD0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DE3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C3FEC" w14:textId="77777777">
            <w:r>
              <w:t>05_69</w:t>
            </w:r>
          </w:p>
        </w:tc>
      </w:tr>
      <w:tr w14:paraId="4402DF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BC6F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61FE8" w14:textId="77777777">
            <w:r>
              <w:t>1693</w:t>
            </w:r>
          </w:p>
        </w:tc>
      </w:tr>
      <w:tr w14:paraId="2BFEE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4C966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2554B" w14:textId="77777777">
            <w:r>
              <w:t>[29]</w:t>
            </w:r>
          </w:p>
        </w:tc>
      </w:tr>
      <w:tr w14:paraId="2D94F1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195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42B7B" w14:textId="77777777">
            <w:r>
              <w:t>Draft</w:t>
            </w:r>
          </w:p>
        </w:tc>
      </w:tr>
      <w:tr w14:paraId="4C083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E40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7BC86" w14:textId="77777777">
            <w:r>
              <w:t>Muss</w:t>
            </w:r>
          </w:p>
        </w:tc>
      </w:tr>
      <w:tr w14:paraId="6B31DB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79A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C0B15" w14:textId="77777777">
            <w:r>
              <w:t>Siehe Punkt 05_68.</w:t>
            </w:r>
          </w:p>
        </w:tc>
      </w:tr>
      <w:tr w14:paraId="5F9155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64F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C03FA" w14:textId="77777777"/>
        </w:tc>
      </w:tr>
      <w:tr w14:paraId="11C019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90AF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A6FCE" w14:textId="77777777">
            <w:r>
              <w:t>PV GA DIL OBB 1.0.0</w:t>
            </w:r>
          </w:p>
        </w:tc>
      </w:tr>
    </w:tbl>
    <w:p w14:paraId="1195061D" w14:textId="77777777">
      <w:pPr>
        <w:spacing w:after="0" w:line="96" w:lineRule="auto"/>
      </w:pPr>
    </w:p>
    <w:p w14:paraId="1D184EEB" w14:textId="77777777">
      <w:pPr>
        <w:spacing w:after="0"/>
      </w:pPr>
      <w:r>
        <w:rPr>
          <w:vanish/>
        </w:rPr>
        <w:t>MLS_DSTW/MDSTW-22571</w:t>
      </w:r>
      <w:r>
        <w:rPr>
          <w:b/>
        </w:rPr>
        <w:t>4.1.0-3 Die Anbindung an die Bedienebene muss das BFZ-Ausfallkonzept Phase 1 beh...</w:t>
      </w:r>
      <w:r>
        <w:br/>
        <w:t>4.1.0-3 Die Anbindung an die Bedienebene muss das BFZ-Ausfallkonzept Phase 1 beherrschen (Siemens).</w:t>
        <w:br/>
        <w:t>​​</w:t>
      </w:r>
    </w:p>
    <w:p w14:paraId="489852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9D98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8B7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D1E3B" w14:textId="77777777">
            <w:r>
              <w:t>MDSTW-22571</w:t>
            </w:r>
          </w:p>
        </w:tc>
      </w:tr>
      <w:tr w14:paraId="01695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0C8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F8DA1" w14:textId="77777777">
            <w:r>
              <w:t>05_70</w:t>
            </w:r>
          </w:p>
        </w:tc>
      </w:tr>
      <w:tr w14:paraId="1A61F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339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148C9" w14:textId="77777777">
            <w:r>
              <w:t>1694</w:t>
            </w:r>
          </w:p>
        </w:tc>
      </w:tr>
      <w:tr w14:paraId="71727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06A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332080" w14:textId="77777777">
            <w:r>
              <w:t>[29]</w:t>
            </w:r>
          </w:p>
        </w:tc>
      </w:tr>
      <w:tr w14:paraId="01B910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35312"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6BDB9" w14:textId="77777777">
            <w:r>
              <w:t>Draft</w:t>
            </w:r>
          </w:p>
        </w:tc>
      </w:tr>
      <w:tr w14:paraId="139CF7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A15F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8C07B" w14:textId="77777777">
            <w:r>
              <w:t>Muss</w:t>
            </w:r>
          </w:p>
        </w:tc>
      </w:tr>
      <w:tr w14:paraId="55DF39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BCB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EEE78" w14:textId="77777777">
            <w:r>
              <w:t>Diese Funktionalität wird wie in der ELEKTRA 2 Baseline 29.40 realisiert gemäß der Vorgabe BFZ_GEO_Redundanz_RaSTA_V1_4.pdf zur Verfügung gestellt.</w:t>
            </w:r>
          </w:p>
        </w:tc>
      </w:tr>
      <w:tr w14:paraId="2BA05A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A92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EF8ED" w14:textId="77777777"/>
        </w:tc>
      </w:tr>
      <w:tr w14:paraId="5DF240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E786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E6DAD" w14:textId="77777777">
            <w:r>
              <w:t>PV GA DIL OBB 1.0.0</w:t>
            </w:r>
          </w:p>
        </w:tc>
      </w:tr>
    </w:tbl>
    <w:p w14:paraId="31994ACC" w14:textId="77777777">
      <w:pPr>
        <w:spacing w:after="0" w:line="96" w:lineRule="auto"/>
      </w:pPr>
    </w:p>
    <w:p w14:paraId="60D74DDF" w14:textId="77777777">
      <w:pPr>
        <w:spacing w:after="0"/>
      </w:pPr>
      <w:r>
        <w:rPr>
          <w:vanish/>
        </w:rPr>
        <w:t>MLS_DSTW/MDSTW-22572</w:t>
      </w:r>
      <w:r>
        <w:rPr>
          <w:b/>
        </w:rPr>
        <w:t>4.1.0-4 Die Anbindung an die Bedienebene muss das BFZ-Ausfallkonzept Phase 2 beh...</w:t>
      </w:r>
      <w:r>
        <w:br/>
        <w:t>4.1.0-4 Die Anbindung an die Bedienebene muss das BFZ-Ausfallkonzept Phase 2 beherrschen (Thales).</w:t>
        <w:br/>
        <w:t>​​</w:t>
      </w:r>
    </w:p>
    <w:p w14:paraId="3ED355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49B6DF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3BD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44926" w14:textId="77777777">
            <w:r>
              <w:t>MDSTW-22572</w:t>
            </w:r>
          </w:p>
        </w:tc>
      </w:tr>
      <w:tr w14:paraId="5617E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1501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5954D3" w14:textId="77777777">
            <w:r>
              <w:t>05_71</w:t>
            </w:r>
          </w:p>
        </w:tc>
      </w:tr>
      <w:tr w14:paraId="4A0493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5EC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CDFDB" w14:textId="77777777">
            <w:r>
              <w:t>1695</w:t>
            </w:r>
          </w:p>
        </w:tc>
      </w:tr>
      <w:tr w14:paraId="59DE2B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9E3F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E4B41A" w14:textId="77777777">
            <w:r>
              <w:t>[29]</w:t>
            </w:r>
          </w:p>
        </w:tc>
      </w:tr>
      <w:tr w14:paraId="77F438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48BD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6C0EF" w14:textId="77777777">
            <w:r>
              <w:t>Draft</w:t>
            </w:r>
          </w:p>
        </w:tc>
      </w:tr>
      <w:tr w14:paraId="757BD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823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AF2719" w14:textId="77777777">
            <w:r>
              <w:t>Muss</w:t>
            </w:r>
          </w:p>
        </w:tc>
      </w:tr>
      <w:tr w14:paraId="2E6EEA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AE0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50CF5" w14:textId="77777777">
            <w:r>
              <w:t>Siehe Punkt 05_68.</w:t>
            </w:r>
          </w:p>
        </w:tc>
      </w:tr>
      <w:tr w14:paraId="6AF4C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90F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0FA333" w14:textId="77777777"/>
        </w:tc>
      </w:tr>
      <w:tr w14:paraId="7C4EA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798A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F5077" w14:textId="77777777">
            <w:r>
              <w:t>PV GA DIL OBB 1.0.0</w:t>
            </w:r>
          </w:p>
        </w:tc>
      </w:tr>
    </w:tbl>
    <w:p w14:paraId="702533D3" w14:textId="77777777">
      <w:pPr>
        <w:spacing w:after="0" w:line="96" w:lineRule="auto"/>
      </w:pPr>
    </w:p>
    <w:p w14:paraId="5E4227CD" w14:textId="77777777">
      <w:pPr>
        <w:spacing w:after="0"/>
      </w:pPr>
      <w:r>
        <w:rPr>
          <w:vanish/>
        </w:rPr>
        <w:t>MLS_DSTW/MDSTW-22573</w:t>
      </w:r>
      <w:r>
        <w:rPr>
          <w:b/>
        </w:rPr>
        <w:t>4.1.0-5 Es muss eine Umsystemschnittelle zur BFZ entsprechend der folgenden Spez...</w:t>
      </w:r>
      <w:r>
        <w:br/>
        <w:t>4.1.0-5 Es muss eine Umsystemschnittelle zur BFZ entsprechend der folgenden Spezifikationen realisiert werden:</w:t>
        <w:br/>
        <w:t>• Eu.Doc.50 - Interface Specification SCI-CC</w:t>
        <w:br/>
        <w:t>• Eu.Doc.49 - Requirement Specification SCI-CC</w:t>
        <w:br/>
        <w:t>​​</w:t>
      </w:r>
    </w:p>
    <w:p w14:paraId="2AFDD0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128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595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2A00B" w14:textId="77777777">
            <w:r>
              <w:t>MDSTW-22573</w:t>
            </w:r>
          </w:p>
        </w:tc>
      </w:tr>
      <w:tr w14:paraId="1A382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377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3718F" w14:textId="77777777">
            <w:r>
              <w:t>05_72</w:t>
            </w:r>
          </w:p>
        </w:tc>
      </w:tr>
      <w:tr w14:paraId="75CE89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75E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D82C4" w14:textId="77777777">
            <w:r>
              <w:t>1696</w:t>
            </w:r>
          </w:p>
        </w:tc>
      </w:tr>
      <w:tr w14:paraId="0845B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8D8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B22E0" w14:textId="77777777">
            <w:r>
              <w:t>[149], [150]</w:t>
            </w:r>
          </w:p>
        </w:tc>
      </w:tr>
      <w:tr w14:paraId="085AFC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D715B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993E1" w14:textId="77777777">
            <w:r>
              <w:t>Draft</w:t>
            </w:r>
          </w:p>
        </w:tc>
      </w:tr>
      <w:tr w14:paraId="1CD54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0103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A26F5" w14:textId="77777777">
            <w:r>
              <w:t>Muss</w:t>
            </w:r>
          </w:p>
        </w:tc>
      </w:tr>
      <w:tr w14:paraId="681B97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BE8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768C8" w14:textId="77777777">
            <w:r>
              <w:t>Auf Abruf des AG wird die generische Software um die  Schnittstelle mit dem Protokoll SCI-CC nach den entsprechenden EULYNX Spezifikationen der Baseline 4 Release 3 erweitert.</w:t>
              <w:br/>
              <w:t>• Eu.Doc.50 - Interface Specification SCI-CC</w:t>
              <w:br/>
              <w:t>• Eu.Doc.49 - Requirement Specification SCI-CC</w:t>
            </w:r>
          </w:p>
        </w:tc>
      </w:tr>
      <w:tr w14:paraId="2F924F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A11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43E2F" w14:textId="77777777"/>
        </w:tc>
      </w:tr>
      <w:tr w14:paraId="0A9FC8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333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A4682" w14:textId="77777777">
            <w:r>
              <w:t>SCI-CC</w:t>
            </w:r>
          </w:p>
        </w:tc>
      </w:tr>
    </w:tbl>
    <w:p w14:paraId="2ECEAC0E" w14:textId="77777777">
      <w:pPr>
        <w:spacing w:after="0" w:line="96" w:lineRule="auto"/>
      </w:pPr>
    </w:p>
    <w:p w14:paraId="49AB62C9" w14:textId="77777777">
      <w:pPr>
        <w:spacing w:after="0"/>
      </w:pPr>
      <w:r>
        <w:rPr>
          <w:vanish/>
        </w:rPr>
        <w:lastRenderedPageBreak/>
        <w:t>MLS_DSTW/MDSTW-22574</w:t>
      </w:r>
      <w:r>
        <w:rPr>
          <w:b/>
        </w:rPr>
        <w:t>4.1.0-6 Die Anbindung an die Bedienebene (BFZ) muss über SCI-CC realisiert werde...</w:t>
      </w:r>
      <w:r>
        <w:br/>
        <w:t>4.1.0-6 Die Anbindung an die Bedienebene (BFZ) muss über SCI-CC realisiert werden.</w:t>
        <w:br/>
        <w:t>​​</w:t>
      </w:r>
    </w:p>
    <w:p w14:paraId="4EF9A0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42EF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979B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BCD62" w14:textId="77777777">
            <w:r>
              <w:t>MDSTW-22574</w:t>
            </w:r>
          </w:p>
        </w:tc>
      </w:tr>
      <w:tr w14:paraId="37CFF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75B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0D45E" w14:textId="77777777">
            <w:r>
              <w:t>05_73</w:t>
            </w:r>
          </w:p>
        </w:tc>
      </w:tr>
      <w:tr w14:paraId="47786E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F14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7D161" w14:textId="77777777">
            <w:r>
              <w:t>1697</w:t>
            </w:r>
          </w:p>
        </w:tc>
      </w:tr>
      <w:tr w14:paraId="401627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2AD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E84B7" w14:textId="77777777"/>
        </w:tc>
      </w:tr>
      <w:tr w14:paraId="11723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84E9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AFD3F" w14:textId="77777777">
            <w:r>
              <w:t>Draft</w:t>
            </w:r>
          </w:p>
        </w:tc>
      </w:tr>
      <w:tr w14:paraId="0D3B3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98B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D42DF" w14:textId="77777777">
            <w:r>
              <w:t>Muss</w:t>
            </w:r>
          </w:p>
        </w:tc>
      </w:tr>
      <w:tr w14:paraId="50D305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557D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6D5C0" w14:textId="77777777">
            <w:r>
              <w:t>Auf Abruf des AG wird die Anbindung an die Bedienebene über SCI-CC realisiert.</w:t>
            </w:r>
          </w:p>
        </w:tc>
      </w:tr>
      <w:tr w14:paraId="15CDB2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40A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2E5FB" w14:textId="77777777"/>
        </w:tc>
      </w:tr>
      <w:tr w14:paraId="012410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462D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5D048" w14:textId="77777777">
            <w:r>
              <w:t>SCI-CC</w:t>
            </w:r>
          </w:p>
        </w:tc>
      </w:tr>
    </w:tbl>
    <w:p w14:paraId="5F8AAD41" w14:textId="77777777">
      <w:pPr>
        <w:spacing w:after="0" w:line="96" w:lineRule="auto"/>
      </w:pPr>
    </w:p>
    <w:p w14:paraId="66258176" w14:textId="77777777">
      <w:pPr>
        <w:pStyle w:val="Heading4"/>
        <w:divId w:val="190"/>
      </w:pPr>
      <w:bookmarkStart w:name="_Toc242172766" w:id="159"/>
      <w:r>
        <w:t>4.2 RBC</w:t>
      </w:r>
      <w:bookmarkEnd w:id="159"/>
    </w:p>
    <w:p w14:paraId="47E471EB" w14:textId="77777777">
      <w:pPr>
        <w:spacing w:after="0"/>
      </w:pPr>
      <w:r>
        <w:rPr>
          <w:vanish/>
        </w:rPr>
        <w:t>MLS_DSTW/MDSTW-22575</w:t>
      </w:r>
      <w:r>
        <w:rPr>
          <w:b/>
        </w:rPr>
        <w:t>4.2.0-1 Es muss eine Umsystemschnittstelle zum RBC entsprechend der folgenden Sp...</w:t>
      </w:r>
      <w:r>
        <w:br/>
        <w:t>4.2.0-1 Es muss eine Umsystemschnittstelle zum RBC entsprechend der folgenden Spezifikationen realisiert werden:</w:t>
        <w:br/>
        <w:t>• Österreichische Bundesbahnen - Generaldirektion - Sicherungsdienst - PH X25 - Schnittstelle</w:t>
        <w:br/>
        <w:t>• RAHMENAUSSCHREIBUNG - ETCS STRECKENAUSRÜSTUNG - D.1 Lastenheft</w:t>
        <w:br/>
        <w:t>​​</w:t>
      </w:r>
    </w:p>
    <w:p w14:paraId="21F32D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404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F75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EB130" w14:textId="77777777">
            <w:r>
              <w:t>MDSTW-22575</w:t>
            </w:r>
          </w:p>
        </w:tc>
      </w:tr>
      <w:tr w14:paraId="5D8D5A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1A3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3602C" w14:textId="77777777">
            <w:r>
              <w:t>05_75</w:t>
            </w:r>
          </w:p>
        </w:tc>
      </w:tr>
      <w:tr w14:paraId="68A654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92E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DF7C0" w14:textId="77777777">
            <w:r>
              <w:t>1699</w:t>
            </w:r>
          </w:p>
        </w:tc>
      </w:tr>
      <w:tr w14:paraId="083647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26F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E3D67" w14:textId="77777777">
            <w:r>
              <w:t>[4], [151]</w:t>
            </w:r>
          </w:p>
        </w:tc>
      </w:tr>
      <w:tr w14:paraId="057A04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208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54879" w14:textId="77777777">
            <w:r>
              <w:t>Draft</w:t>
            </w:r>
          </w:p>
        </w:tc>
      </w:tr>
      <w:tr w14:paraId="0577B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4D1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689F8" w14:textId="77777777">
            <w:r>
              <w:t>Muss</w:t>
            </w:r>
          </w:p>
        </w:tc>
      </w:tr>
      <w:tr w14:paraId="2CC706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145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B2428" w14:textId="77777777">
            <w:r>
              <w:t>Die Umsystemschnittstelle RBC wird über X25overRaSTA wie in der ELEKTRA 2 Baseline 29.40 realisiert gemäß den angegeben Lastenheften zur Verfügung gestellt.</w:t>
            </w:r>
          </w:p>
        </w:tc>
      </w:tr>
      <w:tr w14:paraId="4871E1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95D8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54482" w14:textId="77777777">
            <w:r>
              <w:t>Eine Schnittstelle zu LZB und ETCS L1 (mit LZB-SSR und CEC) ist nicht vorgesehen.</w:t>
            </w:r>
          </w:p>
        </w:tc>
      </w:tr>
      <w:tr w14:paraId="4F1A4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4E7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3D1F4" w14:textId="77777777">
            <w:r>
              <w:t>PV GA DIL OBB 1.0.0</w:t>
            </w:r>
          </w:p>
        </w:tc>
      </w:tr>
    </w:tbl>
    <w:p w14:paraId="3DF759BF" w14:textId="77777777">
      <w:pPr>
        <w:spacing w:after="0" w:line="96" w:lineRule="auto"/>
      </w:pPr>
    </w:p>
    <w:p w14:paraId="553AD724" w14:textId="77777777">
      <w:pPr>
        <w:spacing w:after="0"/>
      </w:pPr>
      <w:r>
        <w:rPr>
          <w:vanish/>
        </w:rPr>
        <w:t>MLS_DSTW/MDSTW-22576</w:t>
      </w:r>
      <w:r>
        <w:rPr>
          <w:b/>
        </w:rPr>
        <w:t>4.2.0-2 Die Anbindung an die Radio Block Center (RBC) muss über X25oRaSTA realis...</w:t>
      </w:r>
      <w:r>
        <w:br/>
        <w:t>4.2.0-2 Die Anbindung an die Radio Block Center (RBC) muss über X25oRaSTA realisiert werden.</w:t>
        <w:br/>
        <w:t>​​</w:t>
      </w:r>
    </w:p>
    <w:p w14:paraId="4D5C69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47541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283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7DADD" w14:textId="77777777">
            <w:r>
              <w:t>MDSTW-22576</w:t>
            </w:r>
          </w:p>
        </w:tc>
      </w:tr>
      <w:tr w14:paraId="4BFCB0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7727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E082E" w14:textId="77777777">
            <w:r>
              <w:t>05_76</w:t>
            </w:r>
          </w:p>
        </w:tc>
      </w:tr>
      <w:tr w14:paraId="27FB57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11B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F92B1" w14:textId="77777777">
            <w:r>
              <w:t>1700</w:t>
            </w:r>
          </w:p>
        </w:tc>
      </w:tr>
      <w:tr w14:paraId="0CA5AC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3786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01FEE" w14:textId="77777777">
            <w:r>
              <w:t>[29]</w:t>
            </w:r>
          </w:p>
        </w:tc>
      </w:tr>
      <w:tr w14:paraId="6375BF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C54AF"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9A042" w14:textId="77777777">
            <w:r>
              <w:t>Draft</w:t>
            </w:r>
          </w:p>
        </w:tc>
      </w:tr>
      <w:tr w14:paraId="59CFA3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080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30410" w14:textId="77777777">
            <w:r>
              <w:t>Muss</w:t>
            </w:r>
          </w:p>
        </w:tc>
      </w:tr>
      <w:tr w14:paraId="10EDB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D31A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772D8" w14:textId="77777777">
            <w:r>
              <w:t>siehe Punkt 05_75.</w:t>
            </w:r>
          </w:p>
        </w:tc>
      </w:tr>
      <w:tr w14:paraId="0F2BCD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3E56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C2B08" w14:textId="77777777"/>
        </w:tc>
      </w:tr>
      <w:tr w14:paraId="6FDBF2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A96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AC3F1" w14:textId="77777777">
            <w:r>
              <w:t>PV GA DIL OBB 1.0.0</w:t>
            </w:r>
          </w:p>
        </w:tc>
      </w:tr>
    </w:tbl>
    <w:p w14:paraId="63F8E57B" w14:textId="77777777">
      <w:pPr>
        <w:spacing w:after="0" w:line="96" w:lineRule="auto"/>
      </w:pPr>
    </w:p>
    <w:p w14:paraId="5E88806A" w14:textId="77777777">
      <w:pPr>
        <w:spacing w:after="0"/>
      </w:pPr>
      <w:r>
        <w:rPr>
          <w:vanish/>
        </w:rPr>
        <w:t>MLS_DSTW/MDSTW-22577</w:t>
      </w:r>
      <w:r>
        <w:rPr>
          <w:b/>
        </w:rPr>
        <w:t>4.2.0-3 Es muss eine Umsystemschnittstelle zum RBC entsprechend der folgenden Sp...</w:t>
      </w:r>
      <w:r>
        <w:br/>
        <w:t>4.2.0-3 Es muss eine Umsystemschnittstelle zum RBC entsprechend der folgenden Spezifikationen realisiert werden:</w:t>
        <w:br/>
        <w:t>• Eu.Doc.48 - Interface Specification SCI-RBC</w:t>
        <w:br/>
        <w:t>• Eu.Doc.47 - Requirement Specification for SCI-RBC</w:t>
        <w:br/>
        <w:t>​​</w:t>
      </w:r>
    </w:p>
    <w:p w14:paraId="35B34F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31D5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BF3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71DDF" w14:textId="77777777">
            <w:r>
              <w:t>MDSTW-22577</w:t>
            </w:r>
          </w:p>
        </w:tc>
      </w:tr>
      <w:tr w14:paraId="598B0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6E9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F9B469" w14:textId="77777777">
            <w:r>
              <w:t>05_77</w:t>
            </w:r>
          </w:p>
        </w:tc>
      </w:tr>
      <w:tr w14:paraId="6CA7FE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D27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C6E14" w14:textId="77777777">
            <w:r>
              <w:t>1701</w:t>
            </w:r>
          </w:p>
        </w:tc>
      </w:tr>
      <w:tr w14:paraId="0C0068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E3F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0BB5C" w14:textId="77777777">
            <w:r>
              <w:t>[188], [189]</w:t>
            </w:r>
          </w:p>
        </w:tc>
      </w:tr>
      <w:tr w14:paraId="7B71AD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B4E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1CDD0" w14:textId="77777777">
            <w:r>
              <w:t>Draft</w:t>
            </w:r>
          </w:p>
        </w:tc>
      </w:tr>
      <w:tr w14:paraId="6556F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CB6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0D277" w14:textId="77777777">
            <w:r>
              <w:t>Muss</w:t>
            </w:r>
          </w:p>
        </w:tc>
      </w:tr>
      <w:tr w14:paraId="01BA8A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7A2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3DB8E" w14:textId="77777777">
            <w:r>
              <w:t>Auf Abruf des AG wird die generische Software um die  Schnittstelle mit dem Protokoll SCI-RBC nach den entsprechenden EULYNX Spezifikationen der Baseline 4 Release 4 erweitert.</w:t>
              <w:br/>
              <w:t>• Eu.Doc.48 - Interface Specification SCI-RBC</w:t>
              <w:br/>
              <w:t>• Eu.Doc.47 - Requirement Specification for SCI-RBC</w:t>
            </w:r>
          </w:p>
        </w:tc>
      </w:tr>
      <w:tr w14:paraId="4D7247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1D7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5BA20" w14:textId="77777777"/>
        </w:tc>
      </w:tr>
      <w:tr w14:paraId="1B04B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8067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DA520" w14:textId="77777777">
            <w:r>
              <w:t>SCI-RBC</w:t>
            </w:r>
          </w:p>
        </w:tc>
      </w:tr>
    </w:tbl>
    <w:p w14:paraId="1E76D214" w14:textId="77777777">
      <w:pPr>
        <w:spacing w:after="0" w:line="96" w:lineRule="auto"/>
      </w:pPr>
    </w:p>
    <w:p w14:paraId="4F661A56" w14:textId="77777777">
      <w:pPr>
        <w:spacing w:after="0"/>
      </w:pPr>
      <w:r>
        <w:rPr>
          <w:vanish/>
        </w:rPr>
        <w:t>MLS_DSTW/MDSTW-22578</w:t>
      </w:r>
      <w:r>
        <w:rPr>
          <w:b/>
        </w:rPr>
        <w:t>4.2.0-4 Die Anbindung an die Radio Block Center (RBC) muss über SCI-RBC realisie...</w:t>
      </w:r>
      <w:r>
        <w:br/>
        <w:t>4.2.0-4 Die Anbindung an die Radio Block Center (RBC) muss über SCI-RBC realisiert werden.</w:t>
        <w:br/>
        <w:t>​​</w:t>
      </w:r>
    </w:p>
    <w:p w14:paraId="1B0D43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666"/>
      </w:tblGrid>
      <w:tr w14:paraId="7C3466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E7A6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F95B67" w14:textId="77777777">
            <w:r>
              <w:t>MDSTW-22578</w:t>
            </w:r>
          </w:p>
        </w:tc>
      </w:tr>
      <w:tr w14:paraId="747F3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FB4F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D93E2" w14:textId="77777777">
            <w:r>
              <w:t>05_78</w:t>
            </w:r>
          </w:p>
        </w:tc>
      </w:tr>
      <w:tr w14:paraId="0A20C4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A0F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E29A8" w14:textId="77777777">
            <w:r>
              <w:t>1702</w:t>
            </w:r>
          </w:p>
        </w:tc>
      </w:tr>
      <w:tr w14:paraId="6795D5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BFF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4E0EF" w14:textId="77777777"/>
        </w:tc>
      </w:tr>
      <w:tr w14:paraId="2C06F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2549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1F7AB" w14:textId="77777777">
            <w:r>
              <w:t>Draft</w:t>
            </w:r>
          </w:p>
        </w:tc>
      </w:tr>
      <w:tr w14:paraId="5F791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2173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359CE" w14:textId="77777777">
            <w:r>
              <w:t>Muss</w:t>
            </w:r>
          </w:p>
        </w:tc>
      </w:tr>
      <w:tr w14:paraId="3EBBA0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03D8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5526BA" w14:textId="77777777">
            <w:r>
              <w:t>Auf Abruf des AG wird die Anbindung an die RBC über SCI-RBC realisiert.</w:t>
            </w:r>
          </w:p>
        </w:tc>
      </w:tr>
      <w:tr w14:paraId="73EDCD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22D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9325C" w14:textId="77777777"/>
        </w:tc>
      </w:tr>
      <w:tr w14:paraId="311E25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5752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BC3A9" w14:textId="77777777">
            <w:r>
              <w:t>SCI-RBC</w:t>
            </w:r>
          </w:p>
        </w:tc>
      </w:tr>
    </w:tbl>
    <w:p w14:paraId="6C9469EB" w14:textId="77777777">
      <w:pPr>
        <w:spacing w:after="0" w:line="96" w:lineRule="auto"/>
      </w:pPr>
    </w:p>
    <w:p w14:paraId="14B03D55" w14:textId="77777777">
      <w:pPr>
        <w:pStyle w:val="Heading4"/>
        <w:divId w:val="191"/>
      </w:pPr>
      <w:bookmarkStart w:name="_Toc242172767" w:id="160"/>
      <w:r>
        <w:t>4.3 SCWS</w:t>
      </w:r>
      <w:bookmarkEnd w:id="160"/>
    </w:p>
    <w:p w14:paraId="482D9B27" w14:textId="77777777">
      <w:pPr>
        <w:spacing w:after="0"/>
      </w:pPr>
      <w:r>
        <w:rPr>
          <w:vanish/>
        </w:rPr>
        <w:t>MLS_DSTW/MDSTW-22579</w:t>
      </w:r>
      <w:r>
        <w:rPr>
          <w:b/>
        </w:rPr>
        <w:t>4.3.0-1 Es muss eine Umsystemschnittstelle zum SCWS entsprechend der folgenden S...</w:t>
      </w:r>
      <w:r>
        <w:br/>
        <w:t xml:space="preserve">4.3.0-1 Es muss eine Umsystemschnittstelle zum SCWS entsprechend der folgenden Spezifikationen </w:t>
        <w:lastRenderedPageBreak/>
        <w:t>realisiert werden:</w:t>
        <w:br/>
        <w:t>• LH X25 – Schnittstelle ÖBB</w:t>
        <w:br/>
        <w:t>• PH X25 – BFZ Schnittstelle ÖBB</w:t>
        <w:br/>
        <w:t>• LH – EBO2 / X25</w:t>
        <w:br/>
        <w:t>• Schnittstellenbeschreibung X25oIP</w:t>
        <w:br/>
        <w:t>​​</w:t>
      </w:r>
    </w:p>
    <w:p w14:paraId="18A606A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364F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911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08D73E" w14:textId="77777777">
            <w:r>
              <w:t>MDSTW-22579</w:t>
            </w:r>
          </w:p>
        </w:tc>
      </w:tr>
      <w:tr w14:paraId="21F90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208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9F5D6" w14:textId="77777777">
            <w:r>
              <w:t>05_80</w:t>
            </w:r>
          </w:p>
        </w:tc>
      </w:tr>
      <w:tr w14:paraId="07C0E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589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46985" w14:textId="77777777">
            <w:r>
              <w:t>1704</w:t>
            </w:r>
          </w:p>
        </w:tc>
      </w:tr>
      <w:tr w14:paraId="10DD35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9AE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C99170" w14:textId="77777777">
            <w:r>
              <w:t>[3], [35], [5], [29]</w:t>
            </w:r>
          </w:p>
        </w:tc>
      </w:tr>
      <w:tr w14:paraId="7F0E2B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610C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2F497" w14:textId="77777777">
            <w:r>
              <w:t>Draft</w:t>
            </w:r>
          </w:p>
        </w:tc>
      </w:tr>
      <w:tr w14:paraId="283F46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F4E9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78E6A" w14:textId="77777777">
            <w:r>
              <w:t>Muss</w:t>
            </w:r>
          </w:p>
        </w:tc>
      </w:tr>
      <w:tr w14:paraId="2A7E70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8F25C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9A07A" w14:textId="77777777">
            <w:r>
              <w:t>Die Umsystemschnittstelle SCWS wird gemäß den angegeben Lastenheften zur Verfügung gestellt.</w:t>
            </w:r>
          </w:p>
        </w:tc>
      </w:tr>
      <w:tr w14:paraId="2006F5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7A0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77095" w14:textId="77777777">
            <w:r>
              <w:t>Die Einbindung einer SAS ist nicht vorgesehen.</w:t>
            </w:r>
          </w:p>
        </w:tc>
      </w:tr>
      <w:tr w14:paraId="53D0DA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95C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80693" w14:textId="77777777">
            <w:r>
              <w:t>PV GA DIL OBB 1.0.0</w:t>
            </w:r>
          </w:p>
        </w:tc>
      </w:tr>
    </w:tbl>
    <w:p w14:paraId="0E4F6AC3" w14:textId="77777777">
      <w:pPr>
        <w:spacing w:after="0" w:line="96" w:lineRule="auto"/>
      </w:pPr>
    </w:p>
    <w:p w14:paraId="17BF6FF7" w14:textId="77777777">
      <w:pPr>
        <w:spacing w:after="0"/>
      </w:pPr>
      <w:r>
        <w:rPr>
          <w:vanish/>
        </w:rPr>
        <w:t>MLS_DSTW/MDSTW-22580</w:t>
      </w:r>
      <w:r>
        <w:rPr>
          <w:b/>
        </w:rPr>
        <w:t>4.3.0-2 Die Anbindung an die Rottenwarnsysteme (SCWS) muss über X25oRaSTA realis...</w:t>
      </w:r>
      <w:r>
        <w:br/>
        <w:t>4.3.0-2 Die Anbindung an die Rottenwarnsysteme (SCWS) muss über X25oRaSTA realisiert werden.</w:t>
        <w:br/>
        <w:t>​​</w:t>
      </w:r>
    </w:p>
    <w:p w14:paraId="263728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257277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0111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B8FA4" w14:textId="77777777">
            <w:r>
              <w:t>MDSTW-22580</w:t>
            </w:r>
          </w:p>
        </w:tc>
      </w:tr>
      <w:tr w14:paraId="74881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05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4218D" w14:textId="77777777">
            <w:r>
              <w:t>05_81</w:t>
            </w:r>
          </w:p>
        </w:tc>
      </w:tr>
      <w:tr w14:paraId="71EFC6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83D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B9C81" w14:textId="77777777">
            <w:r>
              <w:t>1705</w:t>
            </w:r>
          </w:p>
        </w:tc>
      </w:tr>
      <w:tr w14:paraId="3B18FB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C3F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68B40" w14:textId="77777777">
            <w:r>
              <w:t>[3], [4]</w:t>
            </w:r>
          </w:p>
        </w:tc>
      </w:tr>
      <w:tr w14:paraId="5B9B92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BC0C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EABA4" w14:textId="77777777">
            <w:r>
              <w:t>Draft</w:t>
            </w:r>
          </w:p>
        </w:tc>
      </w:tr>
      <w:tr w14:paraId="675C0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6EC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A0F5C" w14:textId="77777777">
            <w:r>
              <w:t>Muss</w:t>
            </w:r>
          </w:p>
        </w:tc>
      </w:tr>
      <w:tr w14:paraId="3B508A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57D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454A9" w14:textId="77777777">
            <w:r>
              <w:t>siehe Punkt 05_80.</w:t>
            </w:r>
          </w:p>
        </w:tc>
      </w:tr>
      <w:tr w14:paraId="5A0F46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EF3E8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FAE52" w14:textId="77777777"/>
        </w:tc>
      </w:tr>
      <w:tr w14:paraId="32963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B886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7C7B63" w14:textId="77777777">
            <w:r>
              <w:t>PV GA DIL OBB 1.0.0</w:t>
            </w:r>
          </w:p>
        </w:tc>
      </w:tr>
    </w:tbl>
    <w:p w14:paraId="49140C4F" w14:textId="77777777">
      <w:pPr>
        <w:spacing w:after="0" w:line="96" w:lineRule="auto"/>
      </w:pPr>
    </w:p>
    <w:p w14:paraId="2129001A" w14:textId="77777777">
      <w:pPr>
        <w:spacing w:after="0"/>
      </w:pPr>
      <w:r>
        <w:rPr>
          <w:vanish/>
        </w:rPr>
        <w:t>MLS_DSTW/MDSTW-22581</w:t>
      </w:r>
      <w:r>
        <w:rPr>
          <w:b/>
        </w:rPr>
        <w:t>4.3.0-3 Es muss eine Umsystemschnittstelle zum SCWS entsprechend der folgenden S...</w:t>
      </w:r>
      <w:r>
        <w:br/>
        <w:t>4.3.0-3 Es muss eine Umsystemschnittstelle zum SCWS entsprechend der folgenden Spezifikationen realisiert werden:</w:t>
        <w:br/>
        <w:t>• Eu.Doc.50 - Interface Specification SCI-CC</w:t>
        <w:br/>
        <w:t>• Eu.Doc.49 - Requirement Specification SCI-CC</w:t>
        <w:br/>
        <w:t>​​</w:t>
      </w:r>
    </w:p>
    <w:p w14:paraId="3CF5B1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D76A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E9D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0848A3" w14:textId="77777777">
            <w:r>
              <w:t>MDSTW-22581</w:t>
            </w:r>
          </w:p>
        </w:tc>
      </w:tr>
      <w:tr w14:paraId="7002A9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E86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2C814" w14:textId="77777777">
            <w:r>
              <w:t>05_82</w:t>
            </w:r>
          </w:p>
        </w:tc>
      </w:tr>
      <w:tr w14:paraId="76946A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D14E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88CF5" w14:textId="77777777">
            <w:r>
              <w:t>1706</w:t>
            </w:r>
          </w:p>
        </w:tc>
      </w:tr>
      <w:tr w14:paraId="781F64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B610E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42C98" w14:textId="77777777">
            <w:r>
              <w:t>[149], [150]</w:t>
            </w:r>
          </w:p>
        </w:tc>
      </w:tr>
      <w:tr w14:paraId="450CB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535C4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0814A5" w14:textId="77777777">
            <w:r>
              <w:t>Draft</w:t>
            </w:r>
          </w:p>
        </w:tc>
      </w:tr>
      <w:tr w14:paraId="2BAD1F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7045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D3027" w14:textId="77777777">
            <w:r>
              <w:t>Muss</w:t>
            </w:r>
          </w:p>
        </w:tc>
      </w:tr>
      <w:tr w14:paraId="2FD50F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83C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D51B9" w14:textId="77777777">
            <w:r>
              <w:t>Auf Abruf des AG wird die generische Software um die  Schnittstelle mit dem Protokoll SCI-CC nach den entsprechenden EULYNX Spezifikationen der Baseline 4 Release 4 erweitert.</w:t>
              <w:br/>
              <w:t>• Eu.Doc.50 - Interface Specification SCI-CC</w:t>
              <w:br/>
              <w:t>• Eu.Doc.49 - Requirement Specification SCI-CC</w:t>
            </w:r>
          </w:p>
        </w:tc>
      </w:tr>
      <w:tr w14:paraId="4E854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2A36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03D168" w14:textId="77777777"/>
        </w:tc>
      </w:tr>
      <w:tr w14:paraId="1479AF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4F24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F987C" w14:textId="77777777">
            <w:r>
              <w:t>SCI-CC</w:t>
            </w:r>
          </w:p>
        </w:tc>
      </w:tr>
    </w:tbl>
    <w:p w14:paraId="1B4335C9" w14:textId="77777777">
      <w:pPr>
        <w:spacing w:after="0" w:line="96" w:lineRule="auto"/>
      </w:pPr>
    </w:p>
    <w:p w14:paraId="7C7315F7" w14:textId="77777777">
      <w:pPr>
        <w:spacing w:after="0"/>
      </w:pPr>
      <w:r>
        <w:rPr>
          <w:vanish/>
        </w:rPr>
        <w:t>MLS_DSTW/MDSTW-22582</w:t>
      </w:r>
      <w:r>
        <w:rPr>
          <w:b/>
        </w:rPr>
        <w:t>4.3.0-4 Die Anbindung an die Rottenwarnsysteme (SCWS) muss über SCI-CC realisier...</w:t>
      </w:r>
      <w:r>
        <w:br/>
        <w:t>4.3.0-4 Die Anbindung an die Rottenwarnsysteme (SCWS) muss über SCI-CC realisiert werden</w:t>
        <w:br/>
        <w:t>​​</w:t>
      </w:r>
    </w:p>
    <w:p w14:paraId="661E9C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817F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6845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E0BA5" w14:textId="77777777">
            <w:r>
              <w:t>MDSTW-22582</w:t>
            </w:r>
          </w:p>
        </w:tc>
      </w:tr>
      <w:tr w14:paraId="1E5085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335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FBC1E" w14:textId="77777777">
            <w:r>
              <w:t>05_83</w:t>
            </w:r>
          </w:p>
        </w:tc>
      </w:tr>
      <w:tr w14:paraId="290786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56E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2B430" w14:textId="77777777">
            <w:r>
              <w:t>1707</w:t>
            </w:r>
          </w:p>
        </w:tc>
      </w:tr>
      <w:tr w14:paraId="6BB26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B181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F7F45" w14:textId="77777777"/>
        </w:tc>
      </w:tr>
      <w:tr w14:paraId="3F928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C50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DD433" w14:textId="77777777">
            <w:r>
              <w:t>Draft</w:t>
            </w:r>
          </w:p>
        </w:tc>
      </w:tr>
      <w:tr w14:paraId="65FD6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03C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8706A" w14:textId="77777777">
            <w:r>
              <w:t>Muss</w:t>
            </w:r>
          </w:p>
        </w:tc>
      </w:tr>
      <w:tr w14:paraId="4E0D69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55E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3DF61" w14:textId="77777777">
            <w:r>
              <w:t>Auf Abruf des AG wird die Anbindung an die Rottenwarnsysteme (SCWS) über SCI-CC realisiert.</w:t>
            </w:r>
          </w:p>
        </w:tc>
      </w:tr>
      <w:tr w14:paraId="7B15F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339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313A7" w14:textId="77777777"/>
        </w:tc>
      </w:tr>
      <w:tr w14:paraId="3DFDF1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24C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B9C0B" w14:textId="77777777">
            <w:r>
              <w:t>SCI-CC</w:t>
            </w:r>
          </w:p>
        </w:tc>
      </w:tr>
    </w:tbl>
    <w:p w14:paraId="521F876B" w14:textId="77777777">
      <w:pPr>
        <w:spacing w:after="0" w:line="96" w:lineRule="auto"/>
      </w:pPr>
    </w:p>
    <w:p w14:paraId="1E9B004B" w14:textId="77777777">
      <w:pPr>
        <w:pStyle w:val="Heading4"/>
        <w:divId w:val="192"/>
      </w:pPr>
      <w:bookmarkStart w:name="_Toc242172768" w:id="161"/>
      <w:r>
        <w:t>4.4 Nachbarstellwerk</w:t>
      </w:r>
      <w:bookmarkEnd w:id="161"/>
    </w:p>
    <w:p w14:paraId="3B6710B8" w14:textId="77777777">
      <w:pPr>
        <w:spacing w:after="0"/>
      </w:pPr>
      <w:r>
        <w:rPr>
          <w:vanish/>
        </w:rPr>
        <w:t>MLS_DSTW/MDSTW-22583</w:t>
      </w:r>
      <w:r>
        <w:rPr>
          <w:b/>
        </w:rPr>
        <w:t>4.4.0-1 Es muss eine Umsystemschnittstelle zu Nachbarstellwerken entsprechend de...</w:t>
      </w:r>
      <w:r>
        <w:br/>
        <w:t>4.4.0-1 Es muss eine Umsystemschnittstelle zu Nachbarstellwerken entsprechend der folgenden Spezifikationen realisiert werden:</w:t>
        <w:br/>
        <w:t>• LH X25 – Schnittstelle ÖBB</w:t>
        <w:br/>
        <w:t>• Schnittstellenbeschreibung X25oIP</w:t>
        <w:br/>
        <w:t>​​</w:t>
      </w:r>
    </w:p>
    <w:p w14:paraId="7BF923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207F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9C2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53DCD" w14:textId="77777777">
            <w:r>
              <w:t>MDSTW-22583</w:t>
            </w:r>
          </w:p>
        </w:tc>
      </w:tr>
      <w:tr w14:paraId="306439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045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06A20" w14:textId="77777777">
            <w:r>
              <w:t>05_85</w:t>
            </w:r>
          </w:p>
        </w:tc>
      </w:tr>
      <w:tr w14:paraId="4A14B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0B12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6BB86" w14:textId="77777777">
            <w:r>
              <w:t>1709</w:t>
            </w:r>
          </w:p>
        </w:tc>
      </w:tr>
      <w:tr w14:paraId="655A78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785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FEA41" w14:textId="77777777">
            <w:r>
              <w:t>[3], [29]</w:t>
            </w:r>
          </w:p>
        </w:tc>
      </w:tr>
      <w:tr w14:paraId="622BF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D5A1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AEABB" w14:textId="77777777">
            <w:r>
              <w:t>Draft</w:t>
            </w:r>
          </w:p>
        </w:tc>
      </w:tr>
      <w:tr w14:paraId="3D324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99E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4FF47" w14:textId="77777777">
            <w:r>
              <w:t>Muss</w:t>
            </w:r>
          </w:p>
        </w:tc>
      </w:tr>
      <w:tr w14:paraId="434016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F7608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EE0B9" w14:textId="77777777">
            <w:r>
              <w:t>Die Umsystemschnittstelle zu Nachbarstellwerken wird wie in der ELEKTRA 2 Baseline 29.20 realisiert gemäß den angegeben Lastenheften</w:t>
              <w:br/>
              <w:t>• LH X25 – Schnittstelle ÖBB</w:t>
              <w:br/>
              <w:t>• Schnittstellenbeschreibung X25oIP</w:t>
              <w:br/>
              <w:t>zur Verfügung gestellt.</w:t>
            </w:r>
          </w:p>
        </w:tc>
      </w:tr>
      <w:tr w14:paraId="08C544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E67C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12D58" w14:textId="77777777"/>
        </w:tc>
      </w:tr>
      <w:tr w14:paraId="349990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EEA49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2D8022" w14:textId="77777777">
            <w:r>
              <w:t>PV GA DIL OBB 1.0.0</w:t>
            </w:r>
          </w:p>
        </w:tc>
      </w:tr>
    </w:tbl>
    <w:p w14:paraId="024ABF1A" w14:textId="77777777">
      <w:pPr>
        <w:spacing w:after="0" w:line="96" w:lineRule="auto"/>
      </w:pPr>
    </w:p>
    <w:p w14:paraId="0891E812" w14:textId="77777777">
      <w:pPr>
        <w:spacing w:after="0"/>
      </w:pPr>
      <w:r>
        <w:rPr>
          <w:vanish/>
        </w:rPr>
        <w:t>MLS_DSTW/MDSTW-22584</w:t>
      </w:r>
      <w:r>
        <w:rPr>
          <w:b/>
        </w:rPr>
        <w:t>4.4.0-2 Die Kommunikation zwischen VSTW und benachbarten VSTW innerhalb eines Se...</w:t>
      </w:r>
      <w:r>
        <w:br/>
        <w:t>4.4.0-2 Die Kommunikation zwischen VSTW und benachbarten VSTW innerhalb eines Servers muss über X25oRaSTA realisiert werden.</w:t>
        <w:br/>
        <w:t>​​</w:t>
      </w:r>
    </w:p>
    <w:p w14:paraId="6080A0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405"/>
      </w:tblGrid>
      <w:tr w14:paraId="438718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10F2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E9DC3" w14:textId="77777777">
            <w:r>
              <w:t>MDSTW-22584</w:t>
            </w:r>
          </w:p>
        </w:tc>
      </w:tr>
      <w:tr w14:paraId="3086C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078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706A5" w14:textId="77777777">
            <w:r>
              <w:t>05_86</w:t>
            </w:r>
          </w:p>
        </w:tc>
      </w:tr>
      <w:tr w14:paraId="4ED39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4F1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A6EA5" w14:textId="77777777">
            <w:r>
              <w:t>1710</w:t>
            </w:r>
          </w:p>
        </w:tc>
      </w:tr>
      <w:tr w14:paraId="3DDFCE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C79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1E089" w14:textId="77777777"/>
        </w:tc>
      </w:tr>
      <w:tr w14:paraId="78F416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498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D4B72" w14:textId="77777777">
            <w:r>
              <w:t>Draft</w:t>
            </w:r>
          </w:p>
        </w:tc>
      </w:tr>
      <w:tr w14:paraId="170D8B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8ADE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3F93E" w14:textId="77777777">
            <w:r>
              <w:t>Muss</w:t>
            </w:r>
          </w:p>
        </w:tc>
      </w:tr>
      <w:tr w14:paraId="3D91AC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20E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2728F" w14:textId="77777777">
            <w:r>
              <w:t>Ist in Anforderung 05_85 inkludiert.</w:t>
            </w:r>
          </w:p>
        </w:tc>
      </w:tr>
      <w:tr w14:paraId="63C1B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3ED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9D6CA" w14:textId="77777777"/>
        </w:tc>
      </w:tr>
      <w:tr w14:paraId="5B4A7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ECA9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E081F" w14:textId="77777777">
            <w:r>
              <w:t>PV GA DIL OBB 1.0.0</w:t>
            </w:r>
          </w:p>
        </w:tc>
      </w:tr>
    </w:tbl>
    <w:p w14:paraId="5319C2E5" w14:textId="77777777">
      <w:pPr>
        <w:spacing w:after="0" w:line="96" w:lineRule="auto"/>
      </w:pPr>
    </w:p>
    <w:p w14:paraId="1E56ABB4" w14:textId="77777777">
      <w:pPr>
        <w:spacing w:after="0"/>
      </w:pPr>
      <w:r>
        <w:rPr>
          <w:vanish/>
        </w:rPr>
        <w:t>MLS_DSTW/MDSTW-22585</w:t>
      </w:r>
      <w:r>
        <w:rPr>
          <w:b/>
        </w:rPr>
        <w:t>4.4.0-3 Die Kommunikation zwischen VSTW und benachbarten VSTW innerhalb eines RZ...</w:t>
      </w:r>
      <w:r>
        <w:br/>
        <w:t>4.4.0-3 Die Kommunikation zwischen VSTW und benachbarten VSTW innerhalb eines RZ-Standort muss herstellerunabhängig über X25oRaSTA realisiert werden.</w:t>
        <w:br/>
        <w:t>​​</w:t>
      </w:r>
    </w:p>
    <w:p w14:paraId="7E05CA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405"/>
      </w:tblGrid>
      <w:tr w14:paraId="7467E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25D8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C96F4" w14:textId="77777777">
            <w:r>
              <w:t>MDSTW-22585</w:t>
            </w:r>
          </w:p>
        </w:tc>
      </w:tr>
      <w:tr w14:paraId="05B0DB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EB3D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71440" w14:textId="77777777">
            <w:r>
              <w:t>05_87</w:t>
            </w:r>
          </w:p>
        </w:tc>
      </w:tr>
      <w:tr w14:paraId="7F2DB6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EE22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19069" w14:textId="77777777">
            <w:r>
              <w:t>1711</w:t>
            </w:r>
          </w:p>
        </w:tc>
      </w:tr>
      <w:tr w14:paraId="4DB0D7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D18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471DB" w14:textId="77777777"/>
        </w:tc>
      </w:tr>
      <w:tr w14:paraId="077889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7DD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84B96" w14:textId="77777777">
            <w:r>
              <w:t>Draft</w:t>
            </w:r>
          </w:p>
        </w:tc>
      </w:tr>
      <w:tr w14:paraId="73896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4906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C099C" w14:textId="77777777">
            <w:r>
              <w:t>Muss</w:t>
            </w:r>
          </w:p>
        </w:tc>
      </w:tr>
      <w:tr w14:paraId="1B1A47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01AD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352BF" w14:textId="77777777">
            <w:r>
              <w:t>Ist in Anforderung 05_85 inkludiert.</w:t>
            </w:r>
          </w:p>
        </w:tc>
      </w:tr>
      <w:tr w14:paraId="48E6A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E51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BF8DB" w14:textId="77777777"/>
        </w:tc>
      </w:tr>
      <w:tr w14:paraId="2601C2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401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E7817" w14:textId="77777777">
            <w:r>
              <w:t>PV GA DIL OBB 1.0.0</w:t>
            </w:r>
          </w:p>
        </w:tc>
      </w:tr>
    </w:tbl>
    <w:p w14:paraId="2C831E8D" w14:textId="77777777">
      <w:pPr>
        <w:spacing w:after="0" w:line="96" w:lineRule="auto"/>
      </w:pPr>
    </w:p>
    <w:p w14:paraId="3D37D7C5" w14:textId="77777777">
      <w:pPr>
        <w:spacing w:after="0"/>
      </w:pPr>
      <w:r>
        <w:rPr>
          <w:vanish/>
        </w:rPr>
        <w:t>MLS_DSTW/MDSTW-22586</w:t>
      </w:r>
      <w:r>
        <w:rPr>
          <w:b/>
        </w:rPr>
        <w:t>4.4.0-4 Die Kommunikation zwischen VSTW und benachbarten VSTW außerhalb eines RZ...</w:t>
      </w:r>
      <w:r>
        <w:br/>
        <w:t>4.4.0-4 Die Kommunikation zwischen VSTW und benachbarten VSTW außerhalb eines RZ-Standort muss herstellerunabhängig über X25oRaSTA realisiert werden.</w:t>
        <w:br/>
        <w:t>​​</w:t>
      </w:r>
    </w:p>
    <w:p w14:paraId="225D84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405"/>
      </w:tblGrid>
      <w:tr w14:paraId="0A982B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1C7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247C5" w14:textId="77777777">
            <w:r>
              <w:t>MDSTW-22586</w:t>
            </w:r>
          </w:p>
        </w:tc>
      </w:tr>
      <w:tr w14:paraId="5A61D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6A8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7EFA8" w14:textId="77777777">
            <w:r>
              <w:t>05_88</w:t>
            </w:r>
          </w:p>
        </w:tc>
      </w:tr>
      <w:tr w14:paraId="17D1AD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580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41AE89" w14:textId="77777777">
            <w:r>
              <w:t>1712</w:t>
            </w:r>
          </w:p>
        </w:tc>
      </w:tr>
      <w:tr w14:paraId="2187CD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4E7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2131FE" w14:textId="77777777"/>
        </w:tc>
      </w:tr>
      <w:tr w14:paraId="2E83C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9DE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13CBC" w14:textId="77777777">
            <w:r>
              <w:t>Draft</w:t>
            </w:r>
          </w:p>
        </w:tc>
      </w:tr>
      <w:tr w14:paraId="32EB08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072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94578" w14:textId="77777777">
            <w:r>
              <w:t>Muss</w:t>
            </w:r>
          </w:p>
        </w:tc>
      </w:tr>
      <w:tr w14:paraId="6AB3E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426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11C9F" w14:textId="77777777">
            <w:r>
              <w:t>Ist in Anforderung 05_85 inkludiert.</w:t>
            </w:r>
          </w:p>
        </w:tc>
      </w:tr>
      <w:tr w14:paraId="569F60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AAD2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321D6C" w14:textId="77777777"/>
        </w:tc>
      </w:tr>
      <w:tr w14:paraId="7DA078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4D69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0AED9" w14:textId="77777777">
            <w:r>
              <w:t>PV GA DIL OBB 1.0.0</w:t>
            </w:r>
          </w:p>
        </w:tc>
      </w:tr>
    </w:tbl>
    <w:p w14:paraId="1035CD0B" w14:textId="77777777">
      <w:pPr>
        <w:spacing w:after="0" w:line="96" w:lineRule="auto"/>
      </w:pPr>
    </w:p>
    <w:p w14:paraId="7B07E93F" w14:textId="77777777">
      <w:pPr>
        <w:spacing w:after="0"/>
      </w:pPr>
      <w:r>
        <w:rPr>
          <w:vanish/>
        </w:rPr>
        <w:t>MLS_DSTW/MDSTW-22587</w:t>
      </w:r>
      <w:r>
        <w:rPr>
          <w:b/>
        </w:rPr>
        <w:t>4.4.0-5 Die Kommunikation zwischen VSTW und einem benachbarten Stellwerk (STW) m...</w:t>
      </w:r>
      <w:r>
        <w:br/>
        <w:t>4.4.0-5 Die Kommunikation zwischen VSTW und einem benachbarten Stellwerk (STW) muss über X25oRaSTA erfolgen.</w:t>
        <w:br/>
        <w:t>​​</w:t>
      </w:r>
    </w:p>
    <w:p w14:paraId="798C16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405"/>
      </w:tblGrid>
      <w:tr w14:paraId="569546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0E1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2DD6B" w14:textId="77777777">
            <w:r>
              <w:t>MDSTW-22587</w:t>
            </w:r>
          </w:p>
        </w:tc>
      </w:tr>
      <w:tr w14:paraId="33127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728E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813F6" w14:textId="77777777">
            <w:r>
              <w:t>05_89</w:t>
            </w:r>
          </w:p>
        </w:tc>
      </w:tr>
      <w:tr w14:paraId="3F3CA3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DE0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1DC48" w14:textId="77777777">
            <w:r>
              <w:t>1713</w:t>
            </w:r>
          </w:p>
        </w:tc>
      </w:tr>
      <w:tr w14:paraId="70074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6B90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57C1D" w14:textId="77777777"/>
        </w:tc>
      </w:tr>
      <w:tr w14:paraId="79B231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467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9CA48" w14:textId="77777777">
            <w:r>
              <w:t>Draft</w:t>
            </w:r>
          </w:p>
        </w:tc>
      </w:tr>
      <w:tr w14:paraId="757B6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1AF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71C09" w14:textId="77777777">
            <w:r>
              <w:t>Muss</w:t>
            </w:r>
          </w:p>
        </w:tc>
      </w:tr>
      <w:tr w14:paraId="6C2877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794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8CC0A" w14:textId="77777777">
            <w:r>
              <w:t>Ist in Anforderung 05_85 inkludiert.</w:t>
            </w:r>
          </w:p>
        </w:tc>
      </w:tr>
      <w:tr w14:paraId="73B9A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8909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0F08F" w14:textId="77777777"/>
        </w:tc>
      </w:tr>
      <w:tr w14:paraId="7D3CC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063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1FC68" w14:textId="77777777">
            <w:r>
              <w:t>PV GA DIL OBB 1.0.0</w:t>
            </w:r>
          </w:p>
        </w:tc>
      </w:tr>
    </w:tbl>
    <w:p w14:paraId="2094C4BF" w14:textId="77777777">
      <w:pPr>
        <w:spacing w:after="0" w:line="96" w:lineRule="auto"/>
      </w:pPr>
    </w:p>
    <w:p w14:paraId="064CA1B1" w14:textId="77777777">
      <w:pPr>
        <w:spacing w:after="0"/>
      </w:pPr>
      <w:r>
        <w:rPr>
          <w:vanish/>
        </w:rPr>
        <w:t>MLS_DSTW/MDSTW-22588</w:t>
      </w:r>
      <w:r>
        <w:rPr>
          <w:b/>
        </w:rPr>
        <w:t>4.4.0-6 Ist eine Umrüstung des Bestands-Nachbarstellwerks nicht möglich und das...</w:t>
      </w:r>
      <w:r>
        <w:br/>
        <w:t>4.4.0-6 Ist eine Umrüstung des Bestands-Nachbarstellwerks nicht möglich und das Bestandsstellwerk weist keine native X25-Verbindung auf, muss durch den AN ein Konverter/Umsetzer realisiert werden.</w:t>
        <w:br/>
        <w:t>​​</w:t>
      </w:r>
    </w:p>
    <w:p w14:paraId="44E3AF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11"/>
      </w:tblGrid>
      <w:tr w14:paraId="561E8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6AE4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7AE81" w14:textId="77777777">
            <w:r>
              <w:t>MDSTW-22588</w:t>
            </w:r>
          </w:p>
        </w:tc>
      </w:tr>
      <w:tr w14:paraId="4DD9E3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7C6B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24EE8" w14:textId="77777777">
            <w:r>
              <w:t>05_90</w:t>
            </w:r>
          </w:p>
        </w:tc>
      </w:tr>
      <w:tr w14:paraId="6F86AB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8F7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1487C" w14:textId="77777777">
            <w:r>
              <w:t>1714</w:t>
            </w:r>
          </w:p>
        </w:tc>
      </w:tr>
      <w:tr w14:paraId="052120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251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3744B" w14:textId="77777777"/>
        </w:tc>
      </w:tr>
      <w:tr w14:paraId="185617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DDA5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D42BC" w14:textId="77777777">
            <w:r>
              <w:t>Draft</w:t>
            </w:r>
          </w:p>
        </w:tc>
      </w:tr>
      <w:tr w14:paraId="4FB64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987A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5CAE9" w14:textId="77777777">
            <w:r>
              <w:t>Muss</w:t>
            </w:r>
          </w:p>
        </w:tc>
      </w:tr>
      <w:tr w14:paraId="550CEC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1818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21CF0" w14:textId="77777777">
            <w:r>
              <w:t>Diese Funktion wird über Komponente IFC (Interface Converter X25) realisiert.</w:t>
            </w:r>
          </w:p>
        </w:tc>
      </w:tr>
      <w:tr w14:paraId="2666C7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2C40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824C1" w14:textId="77777777"/>
        </w:tc>
      </w:tr>
      <w:tr w14:paraId="5FD5AB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6D6D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DE422" w14:textId="77777777">
            <w:r>
              <w:t>PV GA DIL OBB 1.0.0</w:t>
            </w:r>
          </w:p>
        </w:tc>
      </w:tr>
    </w:tbl>
    <w:p w14:paraId="233024DE" w14:textId="77777777">
      <w:pPr>
        <w:spacing w:after="0" w:line="96" w:lineRule="auto"/>
      </w:pPr>
    </w:p>
    <w:p w14:paraId="090326BA" w14:textId="77777777">
      <w:pPr>
        <w:spacing w:after="0"/>
      </w:pPr>
      <w:r>
        <w:rPr>
          <w:vanish/>
        </w:rPr>
        <w:t>MLS_DSTW/MDSTW-22589</w:t>
      </w:r>
      <w:r>
        <w:rPr>
          <w:b/>
        </w:rPr>
        <w:t>4.4.0-7 Es muss eine Umsystemschnittstelle zu Nachbarstellwerken entsprechend de...</w:t>
      </w:r>
      <w:r>
        <w:br/>
        <w:t>4.4.0-7 Es muss eine Umsystemschnittstelle zu Nachbarstellwerken entsprechend der folgenden Spezifikationen realisiert werden:</w:t>
        <w:br/>
        <w:t>• Eu.Doc.42 – Interface Specification for SCI-ILS</w:t>
        <w:br/>
        <w:t>• Eu.Doc.41 – Requirement Specification for SCI-ILS</w:t>
        <w:br/>
        <w:t>​​</w:t>
      </w:r>
    </w:p>
    <w:p w14:paraId="58F16B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BCBC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1892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8B034" w14:textId="77777777">
            <w:r>
              <w:t>MDSTW-22589</w:t>
            </w:r>
          </w:p>
        </w:tc>
      </w:tr>
      <w:tr w14:paraId="2B3A8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4769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56E06" w14:textId="77777777">
            <w:r>
              <w:t>05_91</w:t>
            </w:r>
          </w:p>
        </w:tc>
      </w:tr>
      <w:tr w14:paraId="7BC0A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0219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8D783" w14:textId="77777777">
            <w:r>
              <w:t>1715</w:t>
            </w:r>
          </w:p>
        </w:tc>
      </w:tr>
      <w:tr w14:paraId="75668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58C6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D4BD14" w14:textId="77777777">
            <w:r>
              <w:t>[21], [152]</w:t>
            </w:r>
          </w:p>
        </w:tc>
      </w:tr>
      <w:tr w14:paraId="23ED14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8F336"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7498B" w14:textId="77777777">
            <w:r>
              <w:t>Draft</w:t>
            </w:r>
          </w:p>
        </w:tc>
      </w:tr>
      <w:tr w14:paraId="71E5D5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270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9A182" w14:textId="77777777">
            <w:r>
              <w:t>Muss</w:t>
            </w:r>
          </w:p>
        </w:tc>
      </w:tr>
      <w:tr w14:paraId="2D68D7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581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64DF1" w14:textId="77777777">
            <w:r>
              <w:t>Es wird die generische Software um die Schnittstelle mit dem Protokoll SCI-ILS nach den entsprechenden EULYNX Spezifikationen der Baseline 4 Release 4 erweitert.</w:t>
              <w:br/>
              <w:t>• Eu.Doc.42 – Interface Specification for SCI-ILS</w:t>
              <w:br/>
              <w:t>• Eu.Doc.41 – Requirement Specification for SCI-ILS</w:t>
            </w:r>
          </w:p>
        </w:tc>
      </w:tr>
      <w:tr w14:paraId="4A60F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9488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1095D" w14:textId="77777777"/>
        </w:tc>
      </w:tr>
      <w:tr w14:paraId="44ACC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403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7F55D" w14:textId="77777777">
            <w:r>
              <w:t>PV GA DIL OBB 3.0.0</w:t>
            </w:r>
          </w:p>
        </w:tc>
      </w:tr>
    </w:tbl>
    <w:p w14:paraId="349585E9" w14:textId="77777777">
      <w:pPr>
        <w:spacing w:after="0" w:line="96" w:lineRule="auto"/>
      </w:pPr>
    </w:p>
    <w:p w14:paraId="673EFFD4" w14:textId="77777777">
      <w:pPr>
        <w:spacing w:after="0"/>
      </w:pPr>
      <w:r>
        <w:rPr>
          <w:vanish/>
        </w:rPr>
        <w:t>MLS_DSTW/MDSTW-22590</w:t>
      </w:r>
      <w:r>
        <w:rPr>
          <w:b/>
        </w:rPr>
        <w:t>4.4.0-8 Die Kommunikation zwischen VSTW und einem Nachbarstellwerk eines anderen...</w:t>
      </w:r>
      <w:r>
        <w:br/>
        <w:t>4.4.0-8 Die Kommunikation zwischen VSTW und einem Nachbarstellwerk eines anderen Bahnbetreibers (zum Beispiel DB-Netz, SŽ – Infrastruktura, SBB, MAV, RFI) muss über SCI-ILS erfolgen.</w:t>
        <w:br/>
        <w:t>​​</w:t>
      </w:r>
    </w:p>
    <w:p w14:paraId="76E94D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5E669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F6C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EFC6C" w14:textId="77777777">
            <w:r>
              <w:t>MDSTW-22590</w:t>
            </w:r>
          </w:p>
        </w:tc>
      </w:tr>
      <w:tr w14:paraId="189EB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340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B93E7A" w14:textId="77777777">
            <w:r>
              <w:t>05_92</w:t>
            </w:r>
          </w:p>
        </w:tc>
      </w:tr>
      <w:tr w14:paraId="6D51C0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1A3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996FB" w14:textId="77777777">
            <w:r>
              <w:t>1716</w:t>
            </w:r>
          </w:p>
        </w:tc>
      </w:tr>
      <w:tr w14:paraId="44B167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112D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1D78D5" w14:textId="77777777"/>
        </w:tc>
      </w:tr>
      <w:tr w14:paraId="742A69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8ED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1956F8" w14:textId="77777777">
            <w:r>
              <w:t>Draft</w:t>
            </w:r>
          </w:p>
        </w:tc>
      </w:tr>
      <w:tr w14:paraId="6E0397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155B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7ED33" w14:textId="77777777">
            <w:r>
              <w:t>Muss</w:t>
            </w:r>
          </w:p>
        </w:tc>
      </w:tr>
      <w:tr w14:paraId="7EE27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B626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C096C" w14:textId="77777777">
            <w:r>
              <w:t>Siehe Punkt 05_91.</w:t>
            </w:r>
          </w:p>
        </w:tc>
      </w:tr>
      <w:tr w14:paraId="58E12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2A4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B3806" w14:textId="77777777"/>
        </w:tc>
      </w:tr>
      <w:tr w14:paraId="1719CB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CD4D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FC808" w14:textId="77777777">
            <w:r>
              <w:t>PV GA DIL OBB 3.0.0</w:t>
            </w:r>
          </w:p>
        </w:tc>
      </w:tr>
    </w:tbl>
    <w:p w14:paraId="53906E98" w14:textId="77777777">
      <w:pPr>
        <w:spacing w:after="0" w:line="96" w:lineRule="auto"/>
      </w:pPr>
    </w:p>
    <w:p w14:paraId="66EF9D20" w14:textId="77777777">
      <w:pPr>
        <w:spacing w:after="0"/>
      </w:pPr>
      <w:r>
        <w:rPr>
          <w:vanish/>
        </w:rPr>
        <w:t>MLS_DSTW/MDSTW-22591</w:t>
      </w:r>
      <w:r>
        <w:rPr>
          <w:b/>
        </w:rPr>
        <w:t>4.4.0-9 Die technischen Details zur Anpassung an ein Nachbar-ESTW bzw. Nachbar-S...</w:t>
      </w:r>
      <w:r>
        <w:br/>
        <w:t>4.4.0-9 Die technischen Details zur Anpassung an ein Nachbar-ESTW bzw. Nachbar-STW müssen vom AN mit dem jeweiligen ESTW/STW-Hersteller abgeklärt werden.</w:t>
        <w:br/>
        <w:t>​​</w:t>
      </w:r>
    </w:p>
    <w:p w14:paraId="116BC1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F9CF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F0BB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14751" w14:textId="77777777">
            <w:r>
              <w:t>MDSTW-22591</w:t>
            </w:r>
          </w:p>
        </w:tc>
      </w:tr>
      <w:tr w14:paraId="6CF73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9DD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72F1D" w14:textId="77777777">
            <w:r>
              <w:t>05_93</w:t>
            </w:r>
          </w:p>
        </w:tc>
      </w:tr>
      <w:tr w14:paraId="50D976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CD9B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95E74" w14:textId="77777777">
            <w:r>
              <w:t>1717</w:t>
            </w:r>
          </w:p>
        </w:tc>
      </w:tr>
      <w:tr w14:paraId="4FD365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728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189E1" w14:textId="77777777"/>
        </w:tc>
      </w:tr>
      <w:tr w14:paraId="535AF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0A4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3DDA5" w14:textId="77777777">
            <w:r>
              <w:t>Draft</w:t>
            </w:r>
          </w:p>
        </w:tc>
      </w:tr>
      <w:tr w14:paraId="46289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B4D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44F72" w14:textId="77777777">
            <w:r>
              <w:t>Muss</w:t>
            </w:r>
          </w:p>
        </w:tc>
      </w:tr>
      <w:tr w14:paraId="76D70B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B80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C2226" w14:textId="77777777">
            <w:r>
              <w:t>Hitachi Rail wird die technischen Details zur Umsetzung mit dem jeweiligen Hersteller eines Nachbar-ESTW bzw. Nachbar-STW abklären.</w:t>
            </w:r>
          </w:p>
        </w:tc>
      </w:tr>
      <w:tr w14:paraId="032375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4DB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1E7B9" w14:textId="77777777"/>
        </w:tc>
      </w:tr>
      <w:tr w14:paraId="125B81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713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6FB17" w14:textId="77777777">
            <w:r>
              <w:t>PV GA DIL OBB 3.0.0</w:t>
            </w:r>
          </w:p>
        </w:tc>
      </w:tr>
    </w:tbl>
    <w:p w14:paraId="5B74E69D" w14:textId="77777777">
      <w:pPr>
        <w:spacing w:after="0" w:line="96" w:lineRule="auto"/>
      </w:pPr>
    </w:p>
    <w:p w14:paraId="2EBFEDE7" w14:textId="77777777">
      <w:pPr>
        <w:pStyle w:val="Heading4"/>
        <w:divId w:val="193"/>
      </w:pPr>
      <w:bookmarkStart w:name="_Toc242172769" w:id="162"/>
      <w:r>
        <w:lastRenderedPageBreak/>
        <w:t>4.5 MDM/DDSP</w:t>
      </w:r>
      <w:bookmarkEnd w:id="162"/>
    </w:p>
    <w:p w14:paraId="14167ABB" w14:textId="77777777">
      <w:pPr>
        <w:spacing w:after="0"/>
      </w:pPr>
      <w:r>
        <w:rPr>
          <w:vanish/>
        </w:rPr>
        <w:t>MLS_DSTW/MDSTW-22592</w:t>
      </w:r>
      <w:r>
        <w:rPr>
          <w:b/>
        </w:rPr>
        <w:t>4.5.0-1 Es muss eine Schnittstelle SDI-EIL zum Subsystem Maintenance and Data Ma...</w:t>
      </w:r>
      <w:r>
        <w:br/>
        <w:t>4.5.0-1 Es muss eine Schnittstelle SDI-EIL zum Subsystem Maintenance and Data Management/DDSP realisiert werden.</w:t>
        <w:br/>
        <w:t>​​</w:t>
      </w:r>
    </w:p>
    <w:p w14:paraId="3D6F1A2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8734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BD3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783C6" w14:textId="77777777">
            <w:r>
              <w:t>MDSTW-22592</w:t>
            </w:r>
          </w:p>
        </w:tc>
      </w:tr>
      <w:tr w14:paraId="23BBBD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99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CFDA6" w14:textId="77777777">
            <w:r>
              <w:t>05_95</w:t>
            </w:r>
          </w:p>
        </w:tc>
      </w:tr>
      <w:tr w14:paraId="69EAD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DE6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03700" w14:textId="77777777">
            <w:r>
              <w:t>1719</w:t>
            </w:r>
          </w:p>
        </w:tc>
      </w:tr>
      <w:tr w14:paraId="08148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6C2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29ED8" w14:textId="77777777">
            <w:r>
              <w:t>[40] [191]</w:t>
            </w:r>
          </w:p>
        </w:tc>
      </w:tr>
      <w:tr w14:paraId="00FB5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D2A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CD386" w14:textId="77777777">
            <w:r>
              <w:t>Draft</w:t>
            </w:r>
          </w:p>
        </w:tc>
      </w:tr>
      <w:tr w14:paraId="0FFF98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59E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E145B" w14:textId="77777777">
            <w:r>
              <w:t>Muss</w:t>
            </w:r>
          </w:p>
        </w:tc>
      </w:tr>
      <w:tr w14:paraId="34FAF1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96FB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BF610C" w14:textId="77777777">
            <w:r>
              <w:t>Es wird die generische Software um die Schnittstelle SDI-EIL zum Subsystem MDM nach den entsprechenden EULYNX Spezifikationen der Baseline 4 Release 4 erweitert.</w:t>
            </w:r>
          </w:p>
        </w:tc>
      </w:tr>
      <w:tr w14:paraId="00D8AA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12D4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6A01EC" w14:textId="77777777"/>
        </w:tc>
      </w:tr>
      <w:tr w14:paraId="2DFBD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2D72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5ED42" w14:textId="77777777">
            <w:r>
              <w:t>PV GA DIL OBB 1.0.0</w:t>
            </w:r>
          </w:p>
        </w:tc>
      </w:tr>
    </w:tbl>
    <w:p w14:paraId="309C7B03" w14:textId="77777777">
      <w:pPr>
        <w:spacing w:after="0" w:line="96" w:lineRule="auto"/>
      </w:pPr>
    </w:p>
    <w:p w14:paraId="7E27F6D5" w14:textId="77777777">
      <w:pPr>
        <w:spacing w:after="0"/>
      </w:pPr>
      <w:r>
        <w:rPr>
          <w:vanish/>
        </w:rPr>
        <w:t>MLS_DSTW/MDSTW-22593</w:t>
      </w:r>
      <w:r>
        <w:rPr>
          <w:b/>
        </w:rPr>
        <w:t>4.5.0-2 Es muss eine Schnittstelle SMI-EIL zum Subsystem Maintenance and Data Ma...</w:t>
      </w:r>
      <w:r>
        <w:br/>
        <w:t>4.5.0-2 Es muss eine Schnittstelle SMI-EIL zum Subsystem Maintenance and Data Management/DDSP realisiert werden.</w:t>
        <w:br/>
        <w:t>​​</w:t>
      </w:r>
    </w:p>
    <w:p w14:paraId="5E3533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E95C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5F0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18933" w14:textId="77777777">
            <w:r>
              <w:t>MDSTW-22593</w:t>
            </w:r>
          </w:p>
        </w:tc>
      </w:tr>
      <w:tr w14:paraId="2DDF4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95D3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38697" w14:textId="77777777">
            <w:r>
              <w:t>05_96</w:t>
            </w:r>
          </w:p>
        </w:tc>
      </w:tr>
      <w:tr w14:paraId="55F8F3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7CB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188C6" w14:textId="77777777">
            <w:r>
              <w:t>1720</w:t>
            </w:r>
          </w:p>
        </w:tc>
      </w:tr>
      <w:tr w14:paraId="311EE8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3C6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A8722" w14:textId="77777777">
            <w:r>
              <w:t>[14]</w:t>
            </w:r>
          </w:p>
        </w:tc>
      </w:tr>
      <w:tr w14:paraId="5AE91C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976F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4E02E" w14:textId="77777777">
            <w:r>
              <w:t>Draft</w:t>
            </w:r>
          </w:p>
        </w:tc>
      </w:tr>
      <w:tr w14:paraId="272AE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27C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4A3C0" w14:textId="77777777">
            <w:r>
              <w:t>Muss</w:t>
            </w:r>
          </w:p>
        </w:tc>
      </w:tr>
      <w:tr w14:paraId="3F50CF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8951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D3541" w14:textId="77777777">
            <w:r>
              <w:t>Es wird die generische Software um die Schnittstelle SMI-EIL zum Subsystem MDM nach den entsprechenden EULYNX Spezifikationen der Baseline 4 Release 4 erweitert.</w:t>
            </w:r>
          </w:p>
        </w:tc>
      </w:tr>
      <w:tr w14:paraId="0AFEC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369B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CEAF7" w14:textId="77777777"/>
        </w:tc>
      </w:tr>
      <w:tr w14:paraId="38351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2794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786E87" w14:textId="77777777">
            <w:r>
              <w:t>PV GA DIL OBB 1.0.0</w:t>
            </w:r>
          </w:p>
        </w:tc>
      </w:tr>
    </w:tbl>
    <w:p w14:paraId="681738F1" w14:textId="77777777">
      <w:pPr>
        <w:spacing w:after="0" w:line="96" w:lineRule="auto"/>
      </w:pPr>
    </w:p>
    <w:p w14:paraId="5DF05D53" w14:textId="77777777">
      <w:pPr>
        <w:spacing w:after="0"/>
      </w:pPr>
      <w:r>
        <w:rPr>
          <w:vanish/>
        </w:rPr>
        <w:t>MLS_DSTW/MDSTW-22594</w:t>
      </w:r>
      <w:r>
        <w:rPr>
          <w:b/>
        </w:rPr>
        <w:t>4.5.0-3 Es muss eine Schnittstelle EIL2 zum Subsystem Maintenance and Data Manag...</w:t>
      </w:r>
      <w:r>
        <w:br/>
        <w:t>4.5.0-3 Es muss eine Schnittstelle EIL2 zum Subsystem Maintenance and Data Management/DDSP realisiert werden.</w:t>
        <w:br/>
        <w:t>​​</w:t>
      </w:r>
    </w:p>
    <w:p w14:paraId="693928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693"/>
      </w:tblGrid>
      <w:tr w14:paraId="50D2D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4A6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32E44" w14:textId="77777777">
            <w:r>
              <w:t>MDSTW-22594</w:t>
            </w:r>
          </w:p>
        </w:tc>
      </w:tr>
      <w:tr w14:paraId="64D09A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6781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6859C" w14:textId="77777777">
            <w:r>
              <w:t>05_97</w:t>
            </w:r>
          </w:p>
        </w:tc>
      </w:tr>
      <w:tr w14:paraId="50EB1E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858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AC02C" w14:textId="77777777">
            <w:r>
              <w:t>1721</w:t>
            </w:r>
          </w:p>
        </w:tc>
      </w:tr>
      <w:tr w14:paraId="58E37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91E2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76250" w14:textId="77777777"/>
        </w:tc>
      </w:tr>
      <w:tr w14:paraId="134EAE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E313C"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3A71C" w14:textId="77777777">
            <w:r>
              <w:t>Draft</w:t>
            </w:r>
          </w:p>
        </w:tc>
      </w:tr>
      <w:tr w14:paraId="3FC70F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DCE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E2179" w14:textId="77777777">
            <w:r>
              <w:t>Muss</w:t>
            </w:r>
          </w:p>
        </w:tc>
      </w:tr>
      <w:tr w14:paraId="22B046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BB3D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E5144" w14:textId="77777777">
            <w:r>
              <w:t>Wird laut D1 Kapitel 6.2.4 aus heutiger Sicht nicht umgesetzt.</w:t>
            </w:r>
          </w:p>
        </w:tc>
      </w:tr>
      <w:tr w14:paraId="726F0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3764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CDBF4" w14:textId="77777777"/>
        </w:tc>
      </w:tr>
      <w:tr w14:paraId="74139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F5436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6BC54" w14:textId="77777777">
            <w:r>
              <w:t>PV GA DIL OBB 1.0.0</w:t>
            </w:r>
          </w:p>
        </w:tc>
      </w:tr>
    </w:tbl>
    <w:p w14:paraId="2FC9D34C" w14:textId="77777777">
      <w:pPr>
        <w:spacing w:after="0" w:line="96" w:lineRule="auto"/>
      </w:pPr>
    </w:p>
    <w:p w14:paraId="6CBBE425" w14:textId="77777777">
      <w:pPr>
        <w:pStyle w:val="Heading4"/>
        <w:divId w:val="194"/>
      </w:pPr>
      <w:bookmarkStart w:name="_Toc242172770" w:id="163"/>
      <w:r>
        <w:t>4.6 SSP</w:t>
      </w:r>
      <w:bookmarkEnd w:id="163"/>
    </w:p>
    <w:p w14:paraId="7F2C61F7" w14:textId="77777777">
      <w:pPr>
        <w:spacing w:after="0"/>
      </w:pPr>
      <w:r>
        <w:rPr>
          <w:vanish/>
        </w:rPr>
        <w:t>MLS_DSTW/MDSTW-22595</w:t>
      </w:r>
      <w:r>
        <w:rPr>
          <w:b/>
        </w:rPr>
        <w:t>4.6.0-1 Es ist eine Schnittstelle SSI-EIL zum Subsystem Securities Services Plat...</w:t>
      </w:r>
      <w:r>
        <w:br/>
        <w:t>4.6.0-1 Es ist eine Schnittstelle SSI-EIL zum Subsystem Securities Services Platform zu realisieren</w:t>
        <w:br/>
        <w:t>​​</w:t>
      </w:r>
    </w:p>
    <w:p w14:paraId="64B72A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82E6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008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06BC3" w14:textId="77777777">
            <w:r>
              <w:t>MDSTW-22595</w:t>
            </w:r>
          </w:p>
        </w:tc>
      </w:tr>
      <w:tr w14:paraId="0F0DA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3C5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81154" w14:textId="77777777">
            <w:r>
              <w:t>05_99</w:t>
            </w:r>
          </w:p>
        </w:tc>
      </w:tr>
      <w:tr w14:paraId="0430BA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9F0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7A563" w14:textId="77777777">
            <w:r>
              <w:t>1723</w:t>
            </w:r>
          </w:p>
        </w:tc>
      </w:tr>
      <w:tr w14:paraId="0C636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583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198E6" w14:textId="77777777">
            <w:r>
              <w:t>[23]</w:t>
            </w:r>
          </w:p>
        </w:tc>
      </w:tr>
      <w:tr w14:paraId="293711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CB7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C4671" w14:textId="77777777">
            <w:r>
              <w:t>Draft</w:t>
            </w:r>
          </w:p>
        </w:tc>
      </w:tr>
      <w:tr w14:paraId="4DE7B9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CFA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D663B" w14:textId="77777777">
            <w:r>
              <w:t>Muss</w:t>
            </w:r>
          </w:p>
        </w:tc>
      </w:tr>
      <w:tr w14:paraId="4FFB97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BBC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95195" w14:textId="77777777">
            <w:r>
              <w:t>Es wird die generische Software um die Schnittstelle SSI-EIL zum Subsystem SSP nach den entsprechenden EULYNX Spezifikationen der Baseline 4 Release 4 erweitert.</w:t>
            </w:r>
          </w:p>
        </w:tc>
      </w:tr>
      <w:tr w14:paraId="43BF89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953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FE884B" w14:textId="77777777"/>
        </w:tc>
      </w:tr>
      <w:tr w14:paraId="1E1B60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385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DC7EB" w14:textId="77777777">
            <w:r>
              <w:t>PV GA DIL OBB 1.0.0</w:t>
            </w:r>
          </w:p>
        </w:tc>
      </w:tr>
    </w:tbl>
    <w:p w14:paraId="1B488E4F" w14:textId="77777777">
      <w:pPr>
        <w:spacing w:after="0" w:line="96" w:lineRule="auto"/>
      </w:pPr>
    </w:p>
    <w:p w14:paraId="4988275E" w14:textId="77777777">
      <w:pPr>
        <w:pStyle w:val="Heading4"/>
        <w:divId w:val="195"/>
      </w:pPr>
      <w:bookmarkStart w:name="_Toc242172771" w:id="164"/>
      <w:r>
        <w:t>4.7 Stromversorgung</w:t>
      </w:r>
      <w:bookmarkEnd w:id="164"/>
    </w:p>
    <w:p w14:paraId="075B239C" w14:textId="77777777">
      <w:r>
        <w:rPr>
          <w:vanish/>
        </w:rPr>
        <w:t>MLS_DSTW/MDSTW-22596</w:t>
      </w:r>
      <w:r>
        <w:t>4.7.0-1 Die Stromversorgung (EIL3) wird durch das &lt;20 Lastenheft Rechenzentrum&gt; 1 zur Verfügung gestellt.</w:t>
        <w:br/>
        <w:t>​​</w:t>
      </w:r>
    </w:p>
    <w:p w14:paraId="4E71BEB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9F1E1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AE17F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971DC" w14:textId="77777777">
            <w:r>
              <w:t>801</w:t>
            </w:r>
          </w:p>
        </w:tc>
      </w:tr>
      <w:tr w14:paraId="509475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EAB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F69B" w14:textId="77777777">
            <w:r>
              <w:t>MDSTW-22596</w:t>
            </w:r>
          </w:p>
        </w:tc>
      </w:tr>
      <w:tr w14:paraId="53FD3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D47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2D7C9" w14:textId="77777777">
            <w:r>
              <w:t>1725</w:t>
            </w:r>
          </w:p>
        </w:tc>
      </w:tr>
      <w:tr w14:paraId="4DBB3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8A5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E2CD8" w14:textId="77777777">
            <w:r>
              <w:t>05_101</w:t>
            </w:r>
          </w:p>
        </w:tc>
      </w:tr>
    </w:tbl>
    <w:p w14:paraId="2364FA58" w14:textId="77777777">
      <w:pPr>
        <w:spacing w:after="0" w:line="96" w:lineRule="auto"/>
      </w:pPr>
    </w:p>
    <w:p w14:paraId="73E4BA76" w14:textId="77777777">
      <w:pPr>
        <w:spacing w:after="0"/>
      </w:pPr>
      <w:r>
        <w:rPr>
          <w:vanish/>
        </w:rPr>
        <w:t>MLS_DSTW/MDSTW-22597</w:t>
      </w:r>
      <w:r>
        <w:rPr>
          <w:b/>
        </w:rPr>
        <w:t>4.7.0-2 Die Hardware der DSTW-ZE muss an der vom Rechenzentrum zur Verfügung ges...</w:t>
      </w:r>
      <w:r>
        <w:br/>
        <w:t>4.7.0-2 Die Hardware der DSTW-ZE muss an der vom Rechenzentrum zur Verfügung gestellten Stromversorgung betrieben werden können.</w:t>
        <w:br/>
        <w:t>​​</w:t>
      </w:r>
    </w:p>
    <w:p w14:paraId="28D23F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AC16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7E4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57B449" w14:textId="77777777">
            <w:r>
              <w:t>MDSTW-22597</w:t>
            </w:r>
          </w:p>
        </w:tc>
      </w:tr>
      <w:tr w14:paraId="5831C2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37A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DE8219" w14:textId="77777777">
            <w:r>
              <w:t>05_102</w:t>
            </w:r>
          </w:p>
        </w:tc>
      </w:tr>
      <w:tr w14:paraId="122A1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FF5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2CE1F" w14:textId="77777777">
            <w:r>
              <w:t>1726</w:t>
            </w:r>
          </w:p>
        </w:tc>
      </w:tr>
      <w:tr w14:paraId="1FA53B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6378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E587A" w14:textId="77777777"/>
        </w:tc>
      </w:tr>
      <w:tr w14:paraId="20748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12E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98AF4" w14:textId="77777777">
            <w:r>
              <w:t>Draft</w:t>
            </w:r>
          </w:p>
        </w:tc>
      </w:tr>
      <w:tr w14:paraId="58376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A5EAF"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F366A" w14:textId="77777777">
            <w:r>
              <w:t>Muss</w:t>
            </w:r>
          </w:p>
        </w:tc>
      </w:tr>
      <w:tr w14:paraId="61CA2D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157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5A290" w14:textId="77777777">
            <w:r>
              <w:t>Die Hardware der DSTW-ZE kann an der vom Rechenzentrum zur Verfügung gestellten Stromversorgung betrieben werden wenn sie der Spezifikation des AN entspricht.</w:t>
            </w:r>
          </w:p>
        </w:tc>
      </w:tr>
      <w:tr w14:paraId="7D8494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3F7FE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9BD6C" w14:textId="77777777"/>
        </w:tc>
      </w:tr>
      <w:tr w14:paraId="7A9E6C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3568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A5A7E" w14:textId="77777777">
            <w:r>
              <w:t>PV GA DIL OBB 1.0.0</w:t>
            </w:r>
          </w:p>
        </w:tc>
      </w:tr>
    </w:tbl>
    <w:p w14:paraId="2AC612DF" w14:textId="77777777">
      <w:pPr>
        <w:spacing w:after="0" w:line="96" w:lineRule="auto"/>
      </w:pPr>
    </w:p>
    <w:p w14:paraId="0BCECD35" w14:textId="77777777">
      <w:pPr>
        <w:pStyle w:val="Heading4"/>
        <w:divId w:val="196"/>
      </w:pPr>
      <w:bookmarkStart w:name="_Toc242172772" w:id="165"/>
      <w:r>
        <w:t>4.8 Maintainer</w:t>
      </w:r>
      <w:bookmarkEnd w:id="165"/>
    </w:p>
    <w:p w14:paraId="17A315B7" w14:textId="77777777">
      <w:pPr>
        <w:spacing w:after="0"/>
      </w:pPr>
      <w:r>
        <w:rPr>
          <w:vanish/>
        </w:rPr>
        <w:t>MLS_DSTW/MDSTW-22598</w:t>
      </w:r>
      <w:r>
        <w:rPr>
          <w:b/>
        </w:rPr>
        <w:t>4.8.0-1 Es muss eine Schnittstelle EIL4 realisiert werden.</w:t>
      </w:r>
      <w:r>
        <w:br/>
        <w:t>4.8.0-1 Es muss eine Schnittstelle EIL4 realisiert werden.</w:t>
        <w:br/>
        <w:t>​​</w:t>
      </w:r>
    </w:p>
    <w:p w14:paraId="6684CE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1BCC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0B1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2628F" w14:textId="77777777">
            <w:r>
              <w:t>MDSTW-22598</w:t>
            </w:r>
          </w:p>
        </w:tc>
      </w:tr>
      <w:tr w14:paraId="11710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FD8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38EFC" w14:textId="77777777">
            <w:r>
              <w:t>05_104</w:t>
            </w:r>
          </w:p>
        </w:tc>
      </w:tr>
      <w:tr w14:paraId="5BED6A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AF2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623DE6" w14:textId="77777777">
            <w:r>
              <w:t>1728</w:t>
            </w:r>
          </w:p>
        </w:tc>
      </w:tr>
      <w:tr w14:paraId="01972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342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E48B0" w14:textId="77777777"/>
        </w:tc>
      </w:tr>
      <w:tr w14:paraId="4D81B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7EFD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C3F9F" w14:textId="77777777">
            <w:r>
              <w:t>Draft</w:t>
            </w:r>
          </w:p>
        </w:tc>
      </w:tr>
      <w:tr w14:paraId="025C3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F64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905B2" w14:textId="77777777">
            <w:r>
              <w:t>Muss</w:t>
            </w:r>
          </w:p>
        </w:tc>
      </w:tr>
      <w:tr w14:paraId="452AEA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B97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25A31" w14:textId="77777777">
            <w:r>
              <w:t>Es wird die generische Software um die Schnittstelle EIL4 zum Maintainer nach den entsprechenden EULYNX Spezifikationen der Baseline 4 Release 3 erweitert.</w:t>
            </w:r>
          </w:p>
        </w:tc>
      </w:tr>
      <w:tr w14:paraId="3B5991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CEF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0EA841" w14:textId="77777777"/>
        </w:tc>
      </w:tr>
      <w:tr w14:paraId="66DFD2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F0F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7F7F2" w14:textId="77777777">
            <w:r>
              <w:t>PV GA DIL OBB 1.0.0</w:t>
            </w:r>
          </w:p>
        </w:tc>
      </w:tr>
    </w:tbl>
    <w:p w14:paraId="3388816D" w14:textId="77777777">
      <w:pPr>
        <w:spacing w:after="0" w:line="96" w:lineRule="auto"/>
      </w:pPr>
    </w:p>
    <w:p w14:paraId="16D9FF41" w14:textId="77777777">
      <w:pPr>
        <w:pStyle w:val="Heading3"/>
        <w:divId w:val="197"/>
      </w:pPr>
      <w:bookmarkStart w:name="_Toc242172773" w:id="166"/>
      <w:r>
        <w:t>5 Hochlauf</w:t>
      </w:r>
      <w:bookmarkEnd w:id="166"/>
    </w:p>
    <w:p w14:paraId="44220D1F" w14:textId="77777777">
      <w:pPr>
        <w:pStyle w:val="Heading4"/>
        <w:divId w:val="198"/>
      </w:pPr>
      <w:bookmarkStart w:name="_Toc242172774" w:id="167"/>
      <w:r>
        <w:t>5.1 Hochlauf eines VSTW-Partners ohne Konfigurationsänderung</w:t>
      </w:r>
      <w:bookmarkEnd w:id="167"/>
    </w:p>
    <w:p w14:paraId="695E340D" w14:textId="77777777">
      <w:pPr>
        <w:spacing w:after="0"/>
      </w:pPr>
      <w:r>
        <w:rPr>
          <w:vanish/>
        </w:rPr>
        <w:t>MLS_DSTW/MDSTW-22604</w:t>
      </w:r>
      <w:r>
        <w:rPr>
          <w:b/>
        </w:rPr>
        <w:t>5.1.0-1 Nach automatischen Rechnerabschaltungen bzw. bei Spannungswiederkehr nac...</w:t>
      </w:r>
      <w:r>
        <w:br/>
        <w:t>5.1.0-1 Nach automatischen Rechnerabschaltungen bzw. bei Spannungswiederkehr nach Versorgungsausfällen hat der VSTW-Partner automatische Hochlaufversuche zu starten. Bei einem erfolgreichen Hochlauf sind die Zustände der dem VSTW zugeordneten Außenanlage sowie aller Redundanzpartner zu übernehmen.</w:t>
        <w:br/>
        <w:t>​​</w:t>
      </w:r>
    </w:p>
    <w:p w14:paraId="5DFFD6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252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575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DB929" w14:textId="77777777">
            <w:r>
              <w:t>MDSTW-22604</w:t>
            </w:r>
          </w:p>
        </w:tc>
      </w:tr>
      <w:tr w14:paraId="73AC53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2E0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D1A71" w14:textId="77777777">
            <w:r>
              <w:t>05_121</w:t>
            </w:r>
          </w:p>
        </w:tc>
      </w:tr>
      <w:tr w14:paraId="242715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383B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007C6" w14:textId="77777777">
            <w:r>
              <w:t>1731</w:t>
            </w:r>
          </w:p>
        </w:tc>
      </w:tr>
      <w:tr w14:paraId="5A6753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EFF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ABC50" w14:textId="77777777"/>
        </w:tc>
      </w:tr>
      <w:tr w14:paraId="7981EE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E836A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4ECED" w14:textId="77777777">
            <w:r>
              <w:t>Draft</w:t>
            </w:r>
          </w:p>
        </w:tc>
      </w:tr>
      <w:tr w14:paraId="74BA06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9B296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F8A50" w14:textId="77777777">
            <w:r>
              <w:t>Muss</w:t>
            </w:r>
          </w:p>
        </w:tc>
      </w:tr>
      <w:tr w14:paraId="3E38C5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C8F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A374F" w14:textId="77777777">
            <w:r>
              <w:t xml:space="preserve">Ein VSTW Redundanzpartner wird, nach einem geordneten Shutdown, automatische Hochlaufversuche starten und sich bei erfolgreichem Hochlauf </w:t>
              <w:lastRenderedPageBreak/>
              <w:t>wiedereinbinden. Zustände der Außenanlage und des VSTW Redundanzpartner werden dabei übernommen.</w:t>
            </w:r>
          </w:p>
        </w:tc>
      </w:tr>
      <w:tr w14:paraId="12B13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DD2B5"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92AF2" w14:textId="77777777"/>
        </w:tc>
      </w:tr>
      <w:tr w14:paraId="5411D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BC13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F3ADC" w14:textId="77777777">
            <w:r>
              <w:t>PV GA DIL OBB 1.0.0</w:t>
            </w:r>
          </w:p>
        </w:tc>
      </w:tr>
    </w:tbl>
    <w:p w14:paraId="4C672C81" w14:textId="77777777">
      <w:pPr>
        <w:spacing w:after="0" w:line="96" w:lineRule="auto"/>
      </w:pPr>
    </w:p>
    <w:p w14:paraId="2D232F46" w14:textId="77777777">
      <w:pPr>
        <w:spacing w:after="0"/>
      </w:pPr>
      <w:r>
        <w:rPr>
          <w:vanish/>
        </w:rPr>
        <w:t>MLS_DSTW/MDSTW-22605</w:t>
      </w:r>
      <w:r>
        <w:rPr>
          <w:b/>
        </w:rPr>
        <w:t>5.1.0-2 Ein VSTW-Partner muss nach Inbetriebsetzung ohne Konfigurationsänderung...</w:t>
      </w:r>
      <w:r>
        <w:br/>
        <w:t>5.1.0-2 Ein VSTW-Partner muss nach Inbetriebsetzung ohne Konfigurationsänderung mindestens über folgende Daten verfügen:</w:t>
        <w:br/>
        <w:t>• Projektierungsdaten</w:t>
        <w:br/>
        <w:t>• Zustandsdaten der Außenanlage</w:t>
        <w:br/>
        <w:t>• Zustandsdaten aller Redundanzpartner</w:t>
        <w:br/>
        <w:t>• aktuelle Anlagendaten (Ersatz- oder Vorsichtssignal, Weichenantrieb oder Doppelschlüsselsperre an einer Weiche)</w:t>
        <w:br/>
        <w:t>• aktuelle Anlagendaten (Ersatz- oder Vorsichtssignal, Weichenantrieb)</w:t>
        <w:br/>
        <w:t>• Freigabezustände (Zustand Einfachschlüsselsperre, Zustand Doppelschlüsselsperre)</w:t>
        <w:br/>
        <w:t>• Freigabezustände (Zustand Einfachschlüsselsperre)</w:t>
        <w:br/>
        <w:t>• laufende Nummer der Registrierung</w:t>
        <w:br/>
        <w:t>• Letztstand der Sperrungen (Weichen, Flachkreuzung, EKW, DKW, Sperrschuh, Signale, Schlüsselsperren, Zielsperren, Richtungswechsel nur bei abgehender Richtung)</w:t>
        <w:br/>
        <w:t>• Letztstand der gesetzten Hinweisschilder</w:t>
        <w:br/>
        <w:t>• Letztstand der gesetzten Hilfssperren</w:t>
        <w:br/>
        <w:t>• Übernahme Daten von SCWS-Rechner</w:t>
        <w:br/>
        <w:t>• Letztstand der eingelegten Befahrbarkeitssperren (Zustand stets nicht überbrückt)</w:t>
        <w:br/>
        <w:t>• Letztstand der FLAB - Einträge</w:t>
        <w:br/>
        <w:t>​​</w:t>
      </w:r>
    </w:p>
    <w:p w14:paraId="39D965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50BE9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B33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4CD7D" w14:textId="77777777">
            <w:r>
              <w:t>MDSTW-22605</w:t>
            </w:r>
          </w:p>
        </w:tc>
      </w:tr>
      <w:tr w14:paraId="78BC6E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FC9E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A3D40" w14:textId="77777777">
            <w:r>
              <w:t>05_122</w:t>
            </w:r>
          </w:p>
        </w:tc>
      </w:tr>
      <w:tr w14:paraId="26534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D01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D9B7F" w14:textId="77777777">
            <w:r>
              <w:t>1732</w:t>
            </w:r>
          </w:p>
        </w:tc>
      </w:tr>
      <w:tr w14:paraId="3934D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51E2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3D4BB" w14:textId="77777777"/>
        </w:tc>
      </w:tr>
      <w:tr w14:paraId="088F53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BD0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20CBB" w14:textId="77777777">
            <w:r>
              <w:t>Draft</w:t>
            </w:r>
          </w:p>
        </w:tc>
      </w:tr>
      <w:tr w14:paraId="522059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2E4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60D13" w14:textId="77777777">
            <w:r>
              <w:t>Muss</w:t>
            </w:r>
          </w:p>
        </w:tc>
      </w:tr>
      <w:tr w14:paraId="55D954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4C9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97DBB" w14:textId="77777777">
            <w:r>
              <w:t>Ein VSTW-Partner wird nach Inbetriebsetzung ohne Konfigurationsänderung über die angegebenen Daten verfügen, soweit diese auch in der spezifischen Applikation zur Anwendung kommen.</w:t>
            </w:r>
          </w:p>
        </w:tc>
      </w:tr>
      <w:tr w14:paraId="1A76C8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870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B76BC" w14:textId="77777777"/>
        </w:tc>
      </w:tr>
      <w:tr w14:paraId="1816D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7D4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9D03F" w14:textId="77777777">
            <w:r>
              <w:t>PV GA DIL OBB 1.0.0</w:t>
            </w:r>
          </w:p>
        </w:tc>
      </w:tr>
    </w:tbl>
    <w:p w14:paraId="40140045" w14:textId="77777777">
      <w:pPr>
        <w:spacing w:after="0" w:line="96" w:lineRule="auto"/>
      </w:pPr>
    </w:p>
    <w:p w14:paraId="5A5B1E66" w14:textId="77777777">
      <w:pPr>
        <w:spacing w:after="0"/>
      </w:pPr>
      <w:r>
        <w:rPr>
          <w:vanish/>
        </w:rPr>
        <w:t>MLS_DSTW/MDSTW-22606</w:t>
      </w:r>
      <w:r>
        <w:rPr>
          <w:b/>
        </w:rPr>
        <w:t>5.1.0-3 Bei ungeplanter Außerbetriebsetzung eines VSTW-Partners muss eine Meldun...</w:t>
      </w:r>
      <w:r>
        <w:br/>
        <w:t>5.1.0-3 Bei ungeplanter Außerbetriebsetzung eines VSTW-Partners muss eine Meldung generiert und an die BFZ gesendet werden.</w:t>
        <w:br/>
        <w:t>​​</w:t>
      </w:r>
    </w:p>
    <w:p w14:paraId="74AA05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4A87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110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10E32" w14:textId="77777777">
            <w:r>
              <w:t>MDSTW-22606</w:t>
            </w:r>
          </w:p>
        </w:tc>
      </w:tr>
      <w:tr w14:paraId="24A4A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4E1AE"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28929" w14:textId="77777777">
            <w:r>
              <w:t>05_123</w:t>
            </w:r>
          </w:p>
        </w:tc>
      </w:tr>
      <w:tr w14:paraId="5B0D2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450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6AB0E" w14:textId="77777777">
            <w:r>
              <w:t>1733</w:t>
            </w:r>
          </w:p>
        </w:tc>
      </w:tr>
      <w:tr w14:paraId="0EA7FA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0C63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002CB" w14:textId="77777777"/>
        </w:tc>
      </w:tr>
      <w:tr w14:paraId="1BB53A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038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D5BBE" w14:textId="77777777">
            <w:r>
              <w:t>Draft</w:t>
            </w:r>
          </w:p>
        </w:tc>
      </w:tr>
      <w:tr w14:paraId="56D352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9310D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A63CC" w14:textId="77777777">
            <w:r>
              <w:t>Muss</w:t>
            </w:r>
          </w:p>
        </w:tc>
      </w:tr>
      <w:tr w14:paraId="4A501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F72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4A4B8" w14:textId="77777777">
            <w:r>
              <w:t>Bei einer ungeplanten Außerbetriebsetzung eines VSTW-Partners wird eine entsprechende Fehler-/Störungsmeldung an die BFZ gesendet.</w:t>
            </w:r>
          </w:p>
        </w:tc>
      </w:tr>
      <w:tr w14:paraId="2D4700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EC6E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01848E" w14:textId="77777777"/>
        </w:tc>
      </w:tr>
      <w:tr w14:paraId="5D7BD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D6D0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B5F82" w14:textId="77777777">
            <w:r>
              <w:t>PV GA DIL OBB 1.0.0</w:t>
            </w:r>
          </w:p>
        </w:tc>
      </w:tr>
    </w:tbl>
    <w:p w14:paraId="72ACBAE3" w14:textId="77777777">
      <w:pPr>
        <w:spacing w:after="0" w:line="96" w:lineRule="auto"/>
      </w:pPr>
    </w:p>
    <w:p w14:paraId="678A9D7C" w14:textId="77777777">
      <w:pPr>
        <w:pStyle w:val="Heading4"/>
        <w:divId w:val="199"/>
      </w:pPr>
      <w:bookmarkStart w:name="_Toc242172775" w:id="168"/>
      <w:r>
        <w:t>5.2 Hochlauf aller redundanten VSTW-Partner ohne Konfigurationsänderung</w:t>
      </w:r>
      <w:bookmarkEnd w:id="168"/>
    </w:p>
    <w:p w14:paraId="4BC8842C" w14:textId="77777777">
      <w:pPr>
        <w:spacing w:after="0"/>
      </w:pPr>
      <w:r>
        <w:rPr>
          <w:vanish/>
        </w:rPr>
        <w:t>MLS_DSTW/MDSTW-22607</w:t>
      </w:r>
      <w:r>
        <w:rPr>
          <w:b/>
        </w:rPr>
        <w:t>5.2.0-1 Bei der Inbetriebnahme eines DSTW ohne Konfigurationsänderung (ungeplant...</w:t>
      </w:r>
      <w:r>
        <w:br/>
        <w:t>5.2.0-1 Bei der Inbetriebnahme eines DSTW ohne Konfigurationsänderung (ungeplante Außerbetriebsetzung aller VSTW-Partner) gilt:</w:t>
        <w:br/>
        <w:br/>
        <w:t>Können auf Grund von Dateninkonsistenzen keine eindeutigen Werte gelesen werden, so sind für inkonsistente Werte folgende Default-Werte anzunehmen:</w:t>
        <w:br/>
        <w:br/>
        <w:t>aktuelle Anlagendaten:</w:t>
        <w:br/>
        <w:br/>
        <w:t>• Ersatz- oder Vorsichtssignal: Ersatzsignal</w:t>
        <w:br/>
        <w:t>• Weichenantrieb oder Doppelschlüsselsperre an einer Weiche: Weichenantrieb</w:t>
        <w:br/>
        <w:br/>
        <w:t>Freigabezustände:</w:t>
        <w:br/>
        <w:t>• Zustand Einfachschlüsselsperre: keine aktuellen Zustandsdaten</w:t>
        <w:br/>
        <w:t>• Zustand Doppelschlüsselsperre: keine aktuellen Zustandsdaten</w:t>
        <w:br/>
        <w:br/>
        <w:t>Die laufende Nummer der Registrierung registrierungspflichtiger Ereignisse: die Registrierung muss mit Nummer 0 neu begonnen werden</w:t>
        <w:br/>
        <w:t>Letztstand der Sperrungen: Sperre eingelegt</w:t>
        <w:br/>
        <w:t>Letztstand der gesetzten Hinweisschilder: Hinweisschild gesetzt und nicht quittiert</w:t>
        <w:br/>
        <w:t>Letztzustand der SCSW-S: Rotte gesetzt und nicht quittiert</w:t>
        <w:br/>
        <w:t>Letztzustand der Befahrbarkeitssperren: gesetzt, nicht überbrückt</w:t>
        <w:br/>
        <w:t>In Bezug auf FLAB - Einträge ist gemäß langfristigem Ausfall vorzugehen.</w:t>
        <w:br/>
        <w:t>​​</w:t>
      </w:r>
    </w:p>
    <w:p w14:paraId="66837B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247C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61B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D4C49" w14:textId="77777777">
            <w:r>
              <w:t>MDSTW-22607</w:t>
            </w:r>
          </w:p>
        </w:tc>
      </w:tr>
      <w:tr w14:paraId="3F3241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A82E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C269D" w14:textId="77777777">
            <w:r>
              <w:t>05_125</w:t>
            </w:r>
          </w:p>
        </w:tc>
      </w:tr>
      <w:tr w14:paraId="0302A1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039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35BB9" w14:textId="77777777">
            <w:r>
              <w:t>1735</w:t>
            </w:r>
          </w:p>
        </w:tc>
      </w:tr>
      <w:tr w14:paraId="06869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3F8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2FCBD" w14:textId="77777777"/>
        </w:tc>
      </w:tr>
      <w:tr w14:paraId="632BC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1C89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CBAEC" w14:textId="77777777">
            <w:r>
              <w:t>Draft</w:t>
            </w:r>
          </w:p>
        </w:tc>
      </w:tr>
      <w:tr w14:paraId="6FE22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F9ED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DDCF3" w14:textId="77777777">
            <w:r>
              <w:t>Muss</w:t>
            </w:r>
          </w:p>
        </w:tc>
      </w:tr>
      <w:tr w14:paraId="69C686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8F87F"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1F4BA" w14:textId="77777777">
            <w:r>
              <w:t>Funktion wird wie in der ELEKTRA 2 Baseline 29.40 realisiert zur Verfügung gestellt.</w:t>
            </w:r>
          </w:p>
        </w:tc>
      </w:tr>
      <w:tr w14:paraId="5C3A15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46F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E27F4B" w14:textId="77777777"/>
        </w:tc>
      </w:tr>
      <w:tr w14:paraId="6C6314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9BC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C3611" w14:textId="77777777">
            <w:r>
              <w:t>PV GA DIL OBB 1.0.0</w:t>
            </w:r>
          </w:p>
        </w:tc>
      </w:tr>
    </w:tbl>
    <w:p w14:paraId="3021C228" w14:textId="77777777">
      <w:pPr>
        <w:spacing w:after="0" w:line="96" w:lineRule="auto"/>
      </w:pPr>
    </w:p>
    <w:p w14:paraId="1A224FAD" w14:textId="77777777">
      <w:pPr>
        <w:spacing w:after="0"/>
      </w:pPr>
      <w:r>
        <w:rPr>
          <w:vanish/>
        </w:rPr>
        <w:t>MLS_DSTW/MDSTW-22608</w:t>
      </w:r>
      <w:r>
        <w:rPr>
          <w:b/>
        </w:rPr>
        <w:t>5.2.0-2 Bei der Inbetriebnahme eines DSTW ohne Konfigurationsänderung (ungeplant...</w:t>
      </w:r>
      <w:r>
        <w:br/>
        <w:t>5.2.0-2 Bei der Inbetriebnahme eines DSTW ohne Konfigurationsänderung (ungeplante Außerbetriebsetzung aller VSTW-Partner) gilt:</w:t>
        <w:br/>
        <w:t>In Bezug auf Zustimmung hat die Anlage folgenden Zustand einzunehmen:</w:t>
        <w:br/>
        <w:t>• keine Zustimmung zur Fahrt in den eigenen Bereich erteilt</w:t>
        <w:br/>
        <w:t>• keine Zustimmungsanforderung zur Fahrt in den Nachbarbereich angefordert</w:t>
        <w:br/>
        <w:t>• bei Vorliegen der Meldung "Zustimmung zur Fahrt in den Nachbarbereich erteilt" bzw. bei Erhalt dieser Meldung im Zuge einer Generalabfrage einer X25-Schnittstelle ist diese Zustimmung als nicht ausnützbar zu kennzeichnen</w:t>
        <w:br/>
        <w:t>• keine Zustimmung Flankenschutz erteilt</w:t>
        <w:br/>
        <w:t>• keine Zustimmung Flankenschutz angefordert</w:t>
        <w:br/>
        <w:t>​​</w:t>
      </w:r>
    </w:p>
    <w:p w14:paraId="31575C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3F7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178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4C829" w14:textId="77777777">
            <w:r>
              <w:t>MDSTW-22608</w:t>
            </w:r>
          </w:p>
        </w:tc>
      </w:tr>
      <w:tr w14:paraId="6E77E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092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A3DF6" w14:textId="77777777">
            <w:r>
              <w:t>05_126</w:t>
            </w:r>
          </w:p>
        </w:tc>
      </w:tr>
      <w:tr w14:paraId="77199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769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53406" w14:textId="77777777">
            <w:r>
              <w:t>1736</w:t>
            </w:r>
          </w:p>
        </w:tc>
      </w:tr>
      <w:tr w14:paraId="50D793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93D2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13EEB" w14:textId="77777777"/>
        </w:tc>
      </w:tr>
      <w:tr w14:paraId="4CA224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32AB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6644A" w14:textId="77777777">
            <w:r>
              <w:t>Draft</w:t>
            </w:r>
          </w:p>
        </w:tc>
      </w:tr>
      <w:tr w14:paraId="67EE04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64F6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70DEC" w14:textId="77777777">
            <w:r>
              <w:t>Muss</w:t>
            </w:r>
          </w:p>
        </w:tc>
      </w:tr>
      <w:tr w14:paraId="58EDCC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CC6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39452" w14:textId="77777777">
            <w:r>
              <w:t>Funktion wird wie in der ELEKTRA 2 Baseline 29.40 realisiert zur Verfügung gestellt.</w:t>
            </w:r>
          </w:p>
        </w:tc>
      </w:tr>
      <w:tr w14:paraId="2E60DF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FCC7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14E34E" w14:textId="77777777"/>
        </w:tc>
      </w:tr>
      <w:tr w14:paraId="523BBE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6C47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FF94D" w14:textId="77777777">
            <w:r>
              <w:t>PV GA DIL OBB 1.0.0</w:t>
            </w:r>
          </w:p>
        </w:tc>
      </w:tr>
    </w:tbl>
    <w:p w14:paraId="5905A2C1" w14:textId="77777777">
      <w:pPr>
        <w:spacing w:after="0" w:line="96" w:lineRule="auto"/>
      </w:pPr>
    </w:p>
    <w:p w14:paraId="4841BEAC" w14:textId="77777777">
      <w:pPr>
        <w:spacing w:after="0"/>
      </w:pPr>
      <w:r>
        <w:rPr>
          <w:vanish/>
        </w:rPr>
        <w:t>MLS_DSTW/MDSTW-22609</w:t>
      </w:r>
      <w:r>
        <w:rPr>
          <w:b/>
        </w:rPr>
        <w:t>5.2.0-3 Für den Streckenblock sind die Angaben zu Daten nach einer kurzfristigen...</w:t>
      </w:r>
      <w:r>
        <w:br/>
        <w:t>5.2.0-3 Für den Streckenblock sind die Angaben zu Daten nach einer kurzfristigen Außerbetriebsetzung im Kapitel "Streckenblock - Vorgangsweise bei Unregelmäßigkeiten" enthalten.</w:t>
        <w:br/>
        <w:t>​​</w:t>
      </w:r>
    </w:p>
    <w:p w14:paraId="1D3CB0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B5BF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3DE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06E81" w14:textId="77777777">
            <w:r>
              <w:t>MDSTW-22609</w:t>
            </w:r>
          </w:p>
        </w:tc>
      </w:tr>
      <w:tr w14:paraId="4CC98A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361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1A667" w14:textId="77777777">
            <w:r>
              <w:t>05_127</w:t>
            </w:r>
          </w:p>
        </w:tc>
      </w:tr>
      <w:tr w14:paraId="777F0E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245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3C9BD" w14:textId="77777777">
            <w:r>
              <w:t>1737</w:t>
            </w:r>
          </w:p>
        </w:tc>
      </w:tr>
      <w:tr w14:paraId="4F585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989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455B1" w14:textId="77777777"/>
        </w:tc>
      </w:tr>
      <w:tr w14:paraId="724944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953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D18B2" w14:textId="77777777">
            <w:r>
              <w:t>Draft</w:t>
            </w:r>
          </w:p>
        </w:tc>
      </w:tr>
      <w:tr w14:paraId="5570C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A22B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24D01" w14:textId="77777777">
            <w:r>
              <w:t>Muss</w:t>
            </w:r>
          </w:p>
        </w:tc>
      </w:tr>
      <w:tr w14:paraId="377EFD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5E0B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A759E" w14:textId="77777777">
            <w:r>
              <w:t>Funktion wird wie in der ELEKTRA 2 Baseline 29.40 realisiert zur Verfügung gestellt.</w:t>
            </w:r>
          </w:p>
        </w:tc>
      </w:tr>
      <w:tr w14:paraId="78BE3F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0D0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4E767" w14:textId="77777777"/>
        </w:tc>
      </w:tr>
      <w:tr w14:paraId="5F4F5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245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5CE1CE" w14:textId="77777777">
            <w:r>
              <w:t>PV GA DIL OBB 1.0.0</w:t>
            </w:r>
          </w:p>
        </w:tc>
      </w:tr>
    </w:tbl>
    <w:p w14:paraId="0237CF81" w14:textId="77777777">
      <w:pPr>
        <w:spacing w:after="0" w:line="96" w:lineRule="auto"/>
      </w:pPr>
    </w:p>
    <w:p w14:paraId="32203545" w14:textId="77777777">
      <w:pPr>
        <w:pStyle w:val="Heading4"/>
        <w:divId w:val="200"/>
      </w:pPr>
      <w:bookmarkStart w:name="_Toc242172776" w:id="169"/>
      <w:r>
        <w:t>5.3 Hochlauf eines VSTW-Partners mit Konfigurationsänderung</w:t>
      </w:r>
      <w:bookmarkEnd w:id="169"/>
    </w:p>
    <w:p w14:paraId="18A874C2" w14:textId="77777777">
      <w:pPr>
        <w:spacing w:after="0"/>
      </w:pPr>
      <w:r>
        <w:rPr>
          <w:vanish/>
        </w:rPr>
        <w:t>MLS_DSTW/MDSTW-22610</w:t>
      </w:r>
      <w:r>
        <w:rPr>
          <w:b/>
        </w:rPr>
        <w:t>5.3.0-1 Für den Fall Inbetriebsetzung eines VSTW mit Konfigurationsänderung (Auß...</w:t>
      </w:r>
      <w:r>
        <w:br/>
        <w:t>5.3.0-1 Für den Fall Inbetriebsetzung eines VSTW mit Konfigurationsänderung (Außerbetriebsetzung eines VSTW-Partners):</w:t>
        <w:br/>
        <w:t>Ein VSTW muss nach dem Hochlauf nach einer geplanten Außerbetriebsetzung über folgende Daten verfügen:</w:t>
        <w:br/>
        <w:t>• Projektierungsdaten</w:t>
        <w:br/>
        <w:t>• Zustandsdaten der Außenanlage</w:t>
        <w:br/>
        <w:t>• Zustandsdaten aller Redundanzpartner</w:t>
        <w:br/>
        <w:t>• aktuelle Anlagendaten (Ersatz- oder Vorsichtssignal, Weichenantrieb oder Doppelschlüsselsperre an einer Weiche)</w:t>
        <w:br/>
        <w:t>​​</w:t>
      </w:r>
    </w:p>
    <w:p w14:paraId="1193F5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11C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C74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19945" w14:textId="77777777">
            <w:r>
              <w:t>MDSTW-22610</w:t>
            </w:r>
          </w:p>
        </w:tc>
      </w:tr>
      <w:tr w14:paraId="386A88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6DD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57D3F1" w14:textId="77777777">
            <w:r>
              <w:t>05_129</w:t>
            </w:r>
          </w:p>
        </w:tc>
      </w:tr>
      <w:tr w14:paraId="24E367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57A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5E3DE" w14:textId="77777777">
            <w:r>
              <w:t>1739</w:t>
            </w:r>
          </w:p>
        </w:tc>
      </w:tr>
      <w:tr w14:paraId="7DCED2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FFDB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6685E" w14:textId="77777777"/>
        </w:tc>
      </w:tr>
      <w:tr w14:paraId="4B87B2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60697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A276F" w14:textId="77777777">
            <w:r>
              <w:t>Draft</w:t>
            </w:r>
          </w:p>
        </w:tc>
      </w:tr>
      <w:tr w14:paraId="2D4D59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CB6B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F81514" w14:textId="77777777">
            <w:r>
              <w:t>Muss</w:t>
            </w:r>
          </w:p>
        </w:tc>
      </w:tr>
      <w:tr w14:paraId="14430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587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B406B" w14:textId="77777777">
            <w:r>
              <w:t>Die Inbetriebsetzung eines VSTW mit Konfigurationsänderung wird wie in der Anforderungen definiert ausgeführt.</w:t>
              <w:br/>
              <w:t>Die Definition der Signalausstattung (Ersatz- oder Vorsichtssignal) wird durch eine Bedienhandlung des Signalmeisters durchgeführt.</w:t>
            </w:r>
          </w:p>
        </w:tc>
      </w:tr>
      <w:tr w14:paraId="5187E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994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4A984" w14:textId="77777777"/>
        </w:tc>
      </w:tr>
      <w:tr w14:paraId="006372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8EA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412D6" w14:textId="77777777">
            <w:r>
              <w:t>PV GA DIL OBB 1.0.0</w:t>
            </w:r>
          </w:p>
        </w:tc>
      </w:tr>
    </w:tbl>
    <w:p w14:paraId="02214CA0" w14:textId="77777777">
      <w:pPr>
        <w:spacing w:after="0" w:line="96" w:lineRule="auto"/>
      </w:pPr>
    </w:p>
    <w:p w14:paraId="528542C8" w14:textId="77777777">
      <w:pPr>
        <w:pStyle w:val="Heading4"/>
        <w:divId w:val="201"/>
      </w:pPr>
      <w:bookmarkStart w:name="_Toc242172777" w:id="170"/>
      <w:r>
        <w:t>5.4 Hochlauf aller VSTW-Partner mit Konfigurationsänderung</w:t>
      </w:r>
      <w:bookmarkEnd w:id="170"/>
    </w:p>
    <w:p w14:paraId="5D5FE4C2" w14:textId="77777777">
      <w:pPr>
        <w:spacing w:after="0"/>
      </w:pPr>
      <w:r>
        <w:rPr>
          <w:vanish/>
        </w:rPr>
        <w:t>MLS_DSTW/MDSTW-22611</w:t>
      </w:r>
      <w:r>
        <w:rPr>
          <w:b/>
        </w:rPr>
        <w:t>5.4.0-1 Für den Fall einer Außerbetriebsetzung des VSTW (Außerbetriebsetzung all...</w:t>
      </w:r>
      <w:r>
        <w:br/>
        <w:t>5.4.0-1 Für den Fall einer Außerbetriebsetzung des VSTW (Außerbetriebsetzung aller VSTW-Partner):</w:t>
        <w:br/>
        <w:br/>
        <w:t>Können auf Grund von Dateninkonsistenzen keine eindeutigen Werte gelesen werden, so sind für inkonsistente Werte folgende Default-Werte anzunehmen:</w:t>
        <w:br/>
        <w:br/>
        <w:t>aktuelle Anlagendaten:</w:t>
        <w:br/>
        <w:t>• Ersatz- oder Vorsichtssignal: Ersatzsignal</w:t>
        <w:br/>
        <w:t>• Weichenantrieb oder Doppelschlüsselsperre an einer Weiche: Weichenantrieb</w:t>
        <w:br/>
        <w:br/>
        <w:t>Sonstige Anlagenzustände:</w:t>
        <w:br/>
        <w:t>• Freigabezustände:</w:t>
        <w:br/>
        <w:t>• Zustand Einfachschlüsselsperre: keine aktuellen Zustandsdaten</w:t>
        <w:br/>
        <w:t>• Zustand Doppelschlüsselsperre: keine aktuellen Zustandsdaten</w:t>
        <w:br/>
        <w:lastRenderedPageBreak/>
        <w:t>• Zustand der Sperrungen: Sperre nicht eingelegt</w:t>
        <w:br/>
        <w:t>• Zustand der Befahrbarkeitssperren: Sperre nicht gesetzt</w:t>
        <w:br/>
        <w:t>• Zustand der gesetzten Hinweisschilder: Hinweisschild nicht gesetzt</w:t>
        <w:br/>
        <w:t>• Zustand der SCWS-S: Rotte nicht gesetzt</w:t>
        <w:br/>
        <w:t>• Die laufende Nummer der Registrierung dokumentationspflichtiger Handlungen: die Registrierung muss mit Nummer 0 neu begonnen werden</w:t>
        <w:br/>
        <w:t>​​</w:t>
      </w:r>
    </w:p>
    <w:p w14:paraId="42D7D8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2D0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88A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D059B" w14:textId="77777777">
            <w:r>
              <w:t>MDSTW-22611</w:t>
            </w:r>
          </w:p>
        </w:tc>
      </w:tr>
      <w:tr w14:paraId="19648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8FB8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17F12" w14:textId="77777777">
            <w:r>
              <w:t>05_131</w:t>
            </w:r>
          </w:p>
        </w:tc>
      </w:tr>
      <w:tr w14:paraId="29FB5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EA9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59754" w14:textId="77777777">
            <w:r>
              <w:t>1741</w:t>
            </w:r>
          </w:p>
        </w:tc>
      </w:tr>
      <w:tr w14:paraId="3542B1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486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B54D9" w14:textId="77777777"/>
        </w:tc>
      </w:tr>
      <w:tr w14:paraId="18612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6C6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2FD6D" w14:textId="77777777">
            <w:r>
              <w:t>Draft</w:t>
            </w:r>
          </w:p>
        </w:tc>
      </w:tr>
      <w:tr w14:paraId="1BE00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C5D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7316E" w14:textId="77777777">
            <w:r>
              <w:t>Muss</w:t>
            </w:r>
          </w:p>
        </w:tc>
      </w:tr>
      <w:tr w14:paraId="553CC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415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562D1" w14:textId="77777777">
            <w:r>
              <w:t>Funktion wird wie in der ELEKTRA 2 Baseline 29.40 realisiert zur Verfügung gestellt.</w:t>
            </w:r>
          </w:p>
        </w:tc>
      </w:tr>
      <w:tr w14:paraId="55AA13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105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2C69B" w14:textId="77777777"/>
        </w:tc>
      </w:tr>
      <w:tr w14:paraId="4E2A1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DC0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02FE4" w14:textId="77777777">
            <w:r>
              <w:t>PV GA DIL OBB 1.0.0</w:t>
            </w:r>
          </w:p>
        </w:tc>
      </w:tr>
    </w:tbl>
    <w:p w14:paraId="3F5C527C" w14:textId="77777777">
      <w:pPr>
        <w:spacing w:after="0" w:line="96" w:lineRule="auto"/>
      </w:pPr>
    </w:p>
    <w:p w14:paraId="53D52DF2" w14:textId="77777777">
      <w:pPr>
        <w:spacing w:after="0"/>
      </w:pPr>
      <w:r>
        <w:rPr>
          <w:vanish/>
        </w:rPr>
        <w:t>MLS_DSTW/MDSTW-22612</w:t>
      </w:r>
      <w:r>
        <w:rPr>
          <w:b/>
        </w:rPr>
        <w:t>5.4.0-2 Für den Streckenblock sind die Angaben zu Daten nach einer langfristigen...</w:t>
      </w:r>
      <w:r>
        <w:br/>
        <w:t>5.4.0-2 Für den Streckenblock sind die Angaben zu Daten nach einer langfristigen Außerbetriebsetzung im Kapitel "Streckenblock - Vorgangsweise bei Unregelmäßigkeiten" enthalten.</w:t>
        <w:br/>
        <w:t>​​</w:t>
      </w:r>
    </w:p>
    <w:p w14:paraId="345081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7041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26A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BF26E" w14:textId="77777777">
            <w:r>
              <w:t>MDSTW-22612</w:t>
            </w:r>
          </w:p>
        </w:tc>
      </w:tr>
      <w:tr w14:paraId="048B46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02A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76FDD" w14:textId="77777777">
            <w:r>
              <w:t>05_132</w:t>
            </w:r>
          </w:p>
        </w:tc>
      </w:tr>
      <w:tr w14:paraId="549656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304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8461A" w14:textId="77777777">
            <w:r>
              <w:t>1742</w:t>
            </w:r>
          </w:p>
        </w:tc>
      </w:tr>
      <w:tr w14:paraId="11D29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6FD4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504B6" w14:textId="77777777"/>
        </w:tc>
      </w:tr>
      <w:tr w14:paraId="324E18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14F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1AAB1" w14:textId="77777777">
            <w:r>
              <w:t>Draft</w:t>
            </w:r>
          </w:p>
        </w:tc>
      </w:tr>
      <w:tr w14:paraId="034B4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AE1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C295B" w14:textId="77777777">
            <w:r>
              <w:t>Muss</w:t>
            </w:r>
          </w:p>
        </w:tc>
      </w:tr>
      <w:tr w14:paraId="00A87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02BF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47063" w14:textId="77777777">
            <w:r>
              <w:t>Funktion wird wie in der ELEKTRA 2 Baseline 29.40 realisiert zur Verfügung gestellt.</w:t>
            </w:r>
          </w:p>
        </w:tc>
      </w:tr>
      <w:tr w14:paraId="731184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FF960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B2AB0" w14:textId="77777777"/>
        </w:tc>
      </w:tr>
      <w:tr w14:paraId="0F38D5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E04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4CEA7" w14:textId="77777777">
            <w:r>
              <w:t>PV GA DIL OBB 1.0.0</w:t>
            </w:r>
          </w:p>
        </w:tc>
      </w:tr>
    </w:tbl>
    <w:p w14:paraId="12676C4F" w14:textId="77777777">
      <w:pPr>
        <w:spacing w:after="0" w:line="96" w:lineRule="auto"/>
      </w:pPr>
    </w:p>
    <w:p w14:paraId="24B2D3BD" w14:textId="77777777">
      <w:pPr>
        <w:spacing w:after="0"/>
      </w:pPr>
      <w:r>
        <w:rPr>
          <w:vanish/>
        </w:rPr>
        <w:t>MLS_DSTW/MDSTW-22613</w:t>
      </w:r>
      <w:r>
        <w:rPr>
          <w:b/>
        </w:rPr>
        <w:t>5.4.0-3 Bei Weichen, die zum Zeitpunkt des Rechnerneustarts nach einem langfrist...</w:t>
      </w:r>
      <w:r>
        <w:br/>
        <w:t>5.4.0-3 Bei Weichen, die zum Zeitpunkt des Rechnerneustarts nach einem langfristigen Ausfall besetzt sind, gelten beide Stränge der Weiche als besetzt. Die FLAB-Einträge sind danach neu zu berechnen.</w:t>
        <w:br/>
        <w:t>​​</w:t>
      </w:r>
    </w:p>
    <w:p w14:paraId="7B71C6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E23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DD3D6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9F755" w14:textId="77777777">
            <w:r>
              <w:t>MDSTW-22613</w:t>
            </w:r>
          </w:p>
        </w:tc>
      </w:tr>
      <w:tr w14:paraId="745110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69A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F27A77" w14:textId="77777777">
            <w:r>
              <w:t>05_133</w:t>
            </w:r>
          </w:p>
        </w:tc>
      </w:tr>
      <w:tr w14:paraId="355C29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4A7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FD21B" w14:textId="77777777">
            <w:r>
              <w:t>1743</w:t>
            </w:r>
          </w:p>
        </w:tc>
      </w:tr>
      <w:tr w14:paraId="68E07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3EF74"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F60311" w14:textId="77777777"/>
        </w:tc>
      </w:tr>
      <w:tr w14:paraId="6037C2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EDA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2ACE44" w14:textId="77777777">
            <w:r>
              <w:t>Draft</w:t>
            </w:r>
          </w:p>
        </w:tc>
      </w:tr>
      <w:tr w14:paraId="5E827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E994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A1633" w14:textId="77777777">
            <w:r>
              <w:t>Muss</w:t>
            </w:r>
          </w:p>
        </w:tc>
      </w:tr>
      <w:tr w14:paraId="7AEB6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E3E6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DADA5" w14:textId="77777777">
            <w:r>
              <w:t>Funktion wird wie in der ELEKTRA 2 Baseline 29.40 realisiert zur Verfügung gestellt.</w:t>
            </w:r>
          </w:p>
        </w:tc>
      </w:tr>
      <w:tr w14:paraId="03D0E0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0AD2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0B1C6" w14:textId="77777777"/>
        </w:tc>
      </w:tr>
      <w:tr w14:paraId="64703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669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30052" w14:textId="77777777">
            <w:r>
              <w:t>PV GA DIL OBB 1.0.0</w:t>
            </w:r>
          </w:p>
        </w:tc>
      </w:tr>
    </w:tbl>
    <w:p w14:paraId="3FFF0789" w14:textId="77777777">
      <w:pPr>
        <w:spacing w:after="0" w:line="96" w:lineRule="auto"/>
      </w:pPr>
    </w:p>
    <w:p w14:paraId="35D0EEDB" w14:textId="77777777">
      <w:pPr>
        <w:spacing w:after="0"/>
      </w:pPr>
      <w:r>
        <w:rPr>
          <w:vanish/>
        </w:rPr>
        <w:t>MLS_DSTW/MDSTW-22614</w:t>
      </w:r>
      <w:r>
        <w:rPr>
          <w:b/>
        </w:rPr>
        <w:t>5.4.0-4 Die WIG-Einträge sind nach einem Rechnerneustart neu zu berechnen.</w:t>
      </w:r>
      <w:r>
        <w:br/>
        <w:t>5.4.0-4 Die WIG-Einträge sind nach einem Rechnerneustart neu zu berechnen.</w:t>
        <w:br/>
        <w:t>​​</w:t>
      </w:r>
    </w:p>
    <w:p w14:paraId="2B682A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717B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1E81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120BB" w14:textId="77777777">
            <w:r>
              <w:t>MDSTW-22614</w:t>
            </w:r>
          </w:p>
        </w:tc>
      </w:tr>
      <w:tr w14:paraId="52EDF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D68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3681D" w14:textId="77777777">
            <w:r>
              <w:t>05_134</w:t>
            </w:r>
          </w:p>
        </w:tc>
      </w:tr>
      <w:tr w14:paraId="5890D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220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4731D" w14:textId="77777777">
            <w:r>
              <w:t>1744</w:t>
            </w:r>
          </w:p>
        </w:tc>
      </w:tr>
      <w:tr w14:paraId="4D2DC2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E1E1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1887C" w14:textId="77777777"/>
        </w:tc>
      </w:tr>
      <w:tr w14:paraId="787520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A16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646B4D" w14:textId="77777777">
            <w:r>
              <w:t>Draft</w:t>
            </w:r>
          </w:p>
        </w:tc>
      </w:tr>
      <w:tr w14:paraId="23CE6B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B33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C9A513" w14:textId="77777777">
            <w:r>
              <w:t>Muss</w:t>
            </w:r>
          </w:p>
        </w:tc>
      </w:tr>
      <w:tr w14:paraId="2344F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803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AEB63" w14:textId="77777777">
            <w:r>
              <w:t>Funktion wird wie in der ELEKTRA 2 Baseline 29.40 realisiert zur Verfügung gestellt.</w:t>
            </w:r>
          </w:p>
        </w:tc>
      </w:tr>
      <w:tr w14:paraId="01B83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FF1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42475A" w14:textId="77777777"/>
        </w:tc>
      </w:tr>
      <w:tr w14:paraId="0762BD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F9A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62128" w14:textId="77777777">
            <w:r>
              <w:t>PV GA DIL OBB 1.0.0</w:t>
            </w:r>
          </w:p>
        </w:tc>
      </w:tr>
    </w:tbl>
    <w:p w14:paraId="720B7870" w14:textId="77777777">
      <w:pPr>
        <w:spacing w:after="0" w:line="96" w:lineRule="auto"/>
      </w:pPr>
    </w:p>
    <w:p w14:paraId="3D184458" w14:textId="77777777">
      <w:pPr>
        <w:pStyle w:val="Heading4"/>
        <w:divId w:val="202"/>
      </w:pPr>
      <w:bookmarkStart w:name="_Toc242172778" w:id="171"/>
      <w:r>
        <w:t>5.5 Hochlaufbedienung bei Außerbetriebsetzung aller VSTW-Partner</w:t>
      </w:r>
      <w:bookmarkEnd w:id="171"/>
    </w:p>
    <w:p w14:paraId="6702ADEC" w14:textId="77777777">
      <w:pPr>
        <w:spacing w:after="0"/>
      </w:pPr>
      <w:r>
        <w:rPr>
          <w:vanish/>
        </w:rPr>
        <w:t>MLS_DSTW/MDSTW-22615</w:t>
      </w:r>
      <w:r>
        <w:rPr>
          <w:b/>
        </w:rPr>
        <w:t>5.5.0-1 Nach dem Hochfahren des VSTW darf außer der Wiederinbetriebnahmebedienun...</w:t>
      </w:r>
      <w:r>
        <w:br/>
        <w:t>5.5.0-1 Nach dem Hochfahren des VSTW darf außer der Wiederinbetriebnahmebedienung (Hochlaufbedienung) keinerlei Bedienung möglich sein. Diese Bedienmöglichkeit muss vom VSTW mittels Hochlauftext angefordert werden, wobei das VSTW bereits über alle erforderlichen Daten verfügen muss und deren Auswirkungen bereits am Anzeigemedium anzeigen muss.</w:t>
        <w:br/>
        <w:t>​​</w:t>
      </w:r>
    </w:p>
    <w:p w14:paraId="6CD71B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2013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EB69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F3DBB" w14:textId="77777777">
            <w:r>
              <w:t>MDSTW-22615</w:t>
            </w:r>
          </w:p>
        </w:tc>
      </w:tr>
      <w:tr w14:paraId="11E244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92B3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7F0EC" w14:textId="77777777">
            <w:r>
              <w:t>05_136</w:t>
            </w:r>
          </w:p>
        </w:tc>
      </w:tr>
      <w:tr w14:paraId="376099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9C1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C561D" w14:textId="77777777">
            <w:r>
              <w:t>1746</w:t>
            </w:r>
          </w:p>
        </w:tc>
      </w:tr>
      <w:tr w14:paraId="4A96A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83DF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DAA2E" w14:textId="77777777"/>
        </w:tc>
      </w:tr>
      <w:tr w14:paraId="5F8F1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B7C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D2270" w14:textId="77777777">
            <w:r>
              <w:t>Draft</w:t>
            </w:r>
          </w:p>
        </w:tc>
      </w:tr>
      <w:tr w14:paraId="22FABA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F02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868DCC" w14:textId="77777777">
            <w:r>
              <w:t>Muss</w:t>
            </w:r>
          </w:p>
        </w:tc>
      </w:tr>
      <w:tr w14:paraId="6623D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3EA0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4F264" w14:textId="77777777">
            <w:r>
              <w:t>Funktion wird wie in der ELEKTRA 2 Baseline 29.40 realisiert zur Verfügung gestellt.</w:t>
            </w:r>
          </w:p>
        </w:tc>
      </w:tr>
      <w:tr w14:paraId="34CC84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664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4CBD5" w14:textId="77777777"/>
        </w:tc>
      </w:tr>
      <w:tr w14:paraId="42EBE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C09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41EBB" w14:textId="77777777">
            <w:r>
              <w:t>PV GA DIL OBB 1.0.0</w:t>
            </w:r>
          </w:p>
        </w:tc>
      </w:tr>
    </w:tbl>
    <w:p w14:paraId="6E1F9FDC" w14:textId="77777777">
      <w:pPr>
        <w:spacing w:after="0" w:line="96" w:lineRule="auto"/>
      </w:pPr>
    </w:p>
    <w:p w14:paraId="4E449FA0" w14:textId="77777777">
      <w:pPr>
        <w:spacing w:after="0"/>
      </w:pPr>
      <w:r>
        <w:rPr>
          <w:vanish/>
        </w:rPr>
        <w:t>MLS_DSTW/MDSTW-22616</w:t>
      </w:r>
      <w:r>
        <w:rPr>
          <w:b/>
        </w:rPr>
        <w:t>5.5.0-2 In der Ausgabe des Textes für die Hochlaufbedienung muss unterschieden w...</w:t>
      </w:r>
      <w:r>
        <w:br/>
        <w:t xml:space="preserve">5.5.0-2 In der Ausgabe des Textes für die Hochlaufbedienung muss unterschieden werden, ob das </w:t>
        <w:lastRenderedPageBreak/>
        <w:t>VSTW über alle Daten verfügt oder ob während des Hochlaufs Default-Werte angenommen wurden.</w:t>
        <w:br/>
        <w:t>​​</w:t>
      </w:r>
    </w:p>
    <w:p w14:paraId="39AC9B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2633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04B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AEE8D0" w14:textId="77777777">
            <w:r>
              <w:t>MDSTW-22616</w:t>
            </w:r>
          </w:p>
        </w:tc>
      </w:tr>
      <w:tr w14:paraId="0FD980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EC6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3D5AF" w14:textId="77777777">
            <w:r>
              <w:t>05_137</w:t>
            </w:r>
          </w:p>
        </w:tc>
      </w:tr>
      <w:tr w14:paraId="6B1D3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A03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170B2" w14:textId="77777777">
            <w:r>
              <w:t>1747</w:t>
            </w:r>
          </w:p>
        </w:tc>
      </w:tr>
      <w:tr w14:paraId="18F221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43B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4B5DF" w14:textId="77777777"/>
        </w:tc>
      </w:tr>
      <w:tr w14:paraId="164CB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1BE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44C38" w14:textId="77777777">
            <w:r>
              <w:t>Draft</w:t>
            </w:r>
          </w:p>
        </w:tc>
      </w:tr>
      <w:tr w14:paraId="7257B9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689F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81CD9" w14:textId="77777777">
            <w:r>
              <w:t>Muss</w:t>
            </w:r>
          </w:p>
        </w:tc>
      </w:tr>
      <w:tr w14:paraId="427573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A093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0832F" w14:textId="77777777">
            <w:r>
              <w:t>Funktion wird wie in der ELEKTRA 2 Baseline 29.40 realisiert zur Verfügung gestellt.</w:t>
            </w:r>
          </w:p>
        </w:tc>
      </w:tr>
      <w:tr w14:paraId="1DA751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63F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98384" w14:textId="77777777"/>
        </w:tc>
      </w:tr>
      <w:tr w14:paraId="0EB671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DEB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107D5" w14:textId="77777777">
            <w:r>
              <w:t>PV GA DIL OBB 1.0.0</w:t>
            </w:r>
          </w:p>
        </w:tc>
      </w:tr>
    </w:tbl>
    <w:p w14:paraId="0823ECFD" w14:textId="77777777">
      <w:pPr>
        <w:spacing w:after="0" w:line="96" w:lineRule="auto"/>
      </w:pPr>
    </w:p>
    <w:p w14:paraId="65474AA0" w14:textId="77777777">
      <w:r>
        <w:rPr>
          <w:vanish/>
        </w:rPr>
        <w:t>MLS_DSTW/MDSTW-22617</w:t>
      </w:r>
      <w:r>
        <w:t>5.5.0-3 Für den Stillstand der Züge zum Zeitpunkt der Bedienung ist der Bediener verantwortlich.</w:t>
        <w:br/>
        <w:t>​​</w:t>
      </w:r>
    </w:p>
    <w:p w14:paraId="7B06B6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0A561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5562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69A96" w14:textId="77777777">
            <w:r>
              <w:t>824</w:t>
            </w:r>
          </w:p>
        </w:tc>
      </w:tr>
      <w:tr w14:paraId="76CFFD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6ED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2547D" w14:textId="77777777">
            <w:r>
              <w:t>MDSTW-22617</w:t>
            </w:r>
          </w:p>
        </w:tc>
      </w:tr>
      <w:tr w14:paraId="4E0A2E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43AD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46882" w14:textId="77777777">
            <w:r>
              <w:t>1748</w:t>
            </w:r>
          </w:p>
        </w:tc>
      </w:tr>
      <w:tr w14:paraId="1856F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B8E7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6C818" w14:textId="77777777">
            <w:r>
              <w:t>05_138</w:t>
            </w:r>
          </w:p>
        </w:tc>
      </w:tr>
    </w:tbl>
    <w:p w14:paraId="5B10F1C4" w14:textId="77777777">
      <w:pPr>
        <w:spacing w:after="0" w:line="96" w:lineRule="auto"/>
      </w:pPr>
    </w:p>
    <w:p w14:paraId="3417D062" w14:textId="77777777">
      <w:pPr>
        <w:spacing w:after="0"/>
      </w:pPr>
      <w:r>
        <w:rPr>
          <w:vanish/>
        </w:rPr>
        <w:t>MLS_DSTW/MDSTW-22618</w:t>
      </w:r>
      <w:r>
        <w:rPr>
          <w:b/>
        </w:rPr>
        <w:t>5.5.0-4 Die Hochlaufbedienung muss eine dokumentationspflichtige Handlung sein.</w:t>
      </w:r>
      <w:r>
        <w:br/>
        <w:t>5.5.0-4 Die Hochlaufbedienung muss eine dokumentationspflichtige Handlung sein.</w:t>
        <w:br/>
        <w:t>​​</w:t>
      </w:r>
    </w:p>
    <w:p w14:paraId="10A213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FF83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F3F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0EDCB" w14:textId="77777777">
            <w:r>
              <w:t>MDSTW-22618</w:t>
            </w:r>
          </w:p>
        </w:tc>
      </w:tr>
      <w:tr w14:paraId="233A72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872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7C482" w14:textId="77777777">
            <w:r>
              <w:t>05_139</w:t>
            </w:r>
          </w:p>
        </w:tc>
      </w:tr>
      <w:tr w14:paraId="28FC34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AC9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6A107" w14:textId="77777777">
            <w:r>
              <w:t>1749</w:t>
            </w:r>
          </w:p>
        </w:tc>
      </w:tr>
      <w:tr w14:paraId="316C0C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7A9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ECEDD0" w14:textId="77777777"/>
        </w:tc>
      </w:tr>
      <w:tr w14:paraId="1D955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0C5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9D88B" w14:textId="77777777">
            <w:r>
              <w:t>Draft</w:t>
            </w:r>
          </w:p>
        </w:tc>
      </w:tr>
      <w:tr w14:paraId="40778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E06B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41071" w14:textId="77777777">
            <w:r>
              <w:t>Muss</w:t>
            </w:r>
          </w:p>
        </w:tc>
      </w:tr>
      <w:tr w14:paraId="7E02D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D0B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BF2EA" w14:textId="77777777">
            <w:r>
              <w:t>Funktion wird wie in der ELEKTRA 2 Baseline 29.40 realisiert zur Verfügung gestellt.</w:t>
            </w:r>
          </w:p>
        </w:tc>
      </w:tr>
      <w:tr w14:paraId="1A167B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97A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2766F" w14:textId="77777777"/>
        </w:tc>
      </w:tr>
      <w:tr w14:paraId="53533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CF56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E6B33" w14:textId="77777777">
            <w:r>
              <w:t>PV GA DIL OBB 1.0.0</w:t>
            </w:r>
          </w:p>
        </w:tc>
      </w:tr>
    </w:tbl>
    <w:p w14:paraId="3AB6EFEF" w14:textId="77777777">
      <w:pPr>
        <w:spacing w:after="0" w:line="96" w:lineRule="auto"/>
      </w:pPr>
    </w:p>
    <w:p w14:paraId="171F670A" w14:textId="77777777">
      <w:pPr>
        <w:pStyle w:val="Heading3"/>
        <w:divId w:val="203"/>
      </w:pPr>
      <w:bookmarkStart w:name="_Toc242172779" w:id="172"/>
      <w:r>
        <w:t>6 Fahrstraßen</w:t>
      </w:r>
      <w:bookmarkEnd w:id="172"/>
    </w:p>
    <w:p w14:paraId="2AC09B7D" w14:textId="77777777">
      <w:pPr>
        <w:pStyle w:val="Heading4"/>
        <w:divId w:val="204"/>
      </w:pPr>
      <w:bookmarkStart w:name="_Toc242172780" w:id="173"/>
      <w:r>
        <w:t>6.1 Fahrstraßengattungen</w:t>
      </w:r>
      <w:bookmarkEnd w:id="173"/>
    </w:p>
    <w:p w14:paraId="3A19CE5F" w14:textId="77777777">
      <w:pPr>
        <w:spacing w:after="0"/>
      </w:pPr>
      <w:r>
        <w:rPr>
          <w:vanish/>
        </w:rPr>
        <w:t>MLS_DSTW/MDSTW-22666</w:t>
      </w:r>
      <w:r>
        <w:rPr>
          <w:b/>
        </w:rPr>
        <w:t>6.1.0-1 Die folgenden Gattungen von Fahrstraßen werden unterschieden und müssen...</w:t>
      </w:r>
      <w:r>
        <w:br/>
        <w:t>6.1.0-1 Die folgenden Gattungen von Fahrstraßen werden unterschieden und müssen projektierbar sein:</w:t>
        <w:br/>
        <w:t>• Zugstraße inkl. KL-Zugstraße</w:t>
        <w:br/>
        <w:lastRenderedPageBreak/>
        <w:t>• Verschubstraße inkl. KL-Verschubstraßen</w:t>
        <w:br/>
        <w:t>• Zugstraße</w:t>
        <w:br/>
        <w:t>• Verschubstraße</w:t>
        <w:br/>
        <w:t>​​</w:t>
      </w:r>
    </w:p>
    <w:p w14:paraId="0B0EE2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D7BF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1B3B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535A5" w14:textId="77777777">
            <w:r>
              <w:t>MDSTW-22666</w:t>
            </w:r>
          </w:p>
        </w:tc>
      </w:tr>
      <w:tr w14:paraId="5D9E69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EF3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32566" w14:textId="77777777">
            <w:r>
              <w:t>05_142</w:t>
            </w:r>
          </w:p>
        </w:tc>
      </w:tr>
      <w:tr w14:paraId="57A57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613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9F6FF" w14:textId="77777777">
            <w:r>
              <w:t>1752</w:t>
            </w:r>
          </w:p>
        </w:tc>
      </w:tr>
      <w:tr w14:paraId="6E3EB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CA75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C1356" w14:textId="77777777"/>
        </w:tc>
      </w:tr>
      <w:tr w14:paraId="3D333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2EFF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1E2B7" w14:textId="77777777">
            <w:r>
              <w:t>Draft</w:t>
            </w:r>
          </w:p>
        </w:tc>
      </w:tr>
      <w:tr w14:paraId="3A99E4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1FE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B73E5" w14:textId="77777777">
            <w:r>
              <w:t>Muss</w:t>
            </w:r>
          </w:p>
        </w:tc>
      </w:tr>
      <w:tr w14:paraId="3E039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606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F6145" w14:textId="77777777">
            <w:r>
              <w:t>Funktion wird wie in der ELEKTRA 2 Baseline 29.40 realisiert zur Verfügung gestellt.</w:t>
            </w:r>
          </w:p>
        </w:tc>
      </w:tr>
      <w:tr w14:paraId="20C00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953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ECFA1" w14:textId="77777777"/>
        </w:tc>
      </w:tr>
      <w:tr w14:paraId="215B4B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FD36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590A8" w14:textId="77777777">
            <w:r>
              <w:t>PV GA DIL OBB 1.0.0</w:t>
            </w:r>
          </w:p>
        </w:tc>
      </w:tr>
    </w:tbl>
    <w:p w14:paraId="465D45FE" w14:textId="77777777">
      <w:pPr>
        <w:spacing w:after="0" w:line="96" w:lineRule="auto"/>
      </w:pPr>
    </w:p>
    <w:p w14:paraId="0352EC6E" w14:textId="77777777">
      <w:pPr>
        <w:spacing w:after="0"/>
      </w:pPr>
      <w:r>
        <w:rPr>
          <w:vanish/>
        </w:rPr>
        <w:t>MLS_DSTW/MDSTW-22667</w:t>
      </w:r>
      <w:r>
        <w:rPr>
          <w:b/>
        </w:rPr>
        <w:t>6.1.0-2 Eine Fahrstraße muss mindestens aus einer Teilfahrstraße bestehen. Eine...</w:t>
      </w:r>
      <w:r>
        <w:br/>
        <w:t>6.1.0-2 Eine Fahrstraße muss mindestens aus einer Teilfahrstraße bestehen. Eine Teilfahrstraße kann über mehrere aktive Elemente bzw. Gleise reichen.</w:t>
        <w:br/>
        <w:t>​​</w:t>
      </w:r>
    </w:p>
    <w:p w14:paraId="1F44F2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8990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A0D1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747A6E" w14:textId="77777777">
            <w:r>
              <w:t>MDSTW-22667</w:t>
            </w:r>
          </w:p>
        </w:tc>
      </w:tr>
      <w:tr w14:paraId="699E9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37D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72E0E" w14:textId="77777777">
            <w:r>
              <w:t>05_143</w:t>
            </w:r>
          </w:p>
        </w:tc>
      </w:tr>
      <w:tr w14:paraId="52BD0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275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550C13" w14:textId="77777777">
            <w:r>
              <w:t>1753</w:t>
            </w:r>
          </w:p>
        </w:tc>
      </w:tr>
      <w:tr w14:paraId="0DC8FA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8C7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24DA2" w14:textId="77777777"/>
        </w:tc>
      </w:tr>
      <w:tr w14:paraId="67D790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0E1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ACEAD" w14:textId="77777777">
            <w:r>
              <w:t>Draft</w:t>
            </w:r>
          </w:p>
        </w:tc>
      </w:tr>
      <w:tr w14:paraId="325BEB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271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3FC1E" w14:textId="77777777">
            <w:r>
              <w:t>Muss</w:t>
            </w:r>
          </w:p>
        </w:tc>
      </w:tr>
      <w:tr w14:paraId="25FB3D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62CC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587E89" w14:textId="77777777">
            <w:r>
              <w:t>Funktion wird wie in der ELEKTRA 2 Baseline 29.40 realisiert zur Verfügung gestellt.</w:t>
            </w:r>
          </w:p>
        </w:tc>
      </w:tr>
      <w:tr w14:paraId="7D0DBC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CF7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CC6A7" w14:textId="77777777"/>
        </w:tc>
      </w:tr>
      <w:tr w14:paraId="43193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0362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5FB60" w14:textId="77777777">
            <w:r>
              <w:t>PV GA DIL OBB 1.0.0</w:t>
            </w:r>
          </w:p>
        </w:tc>
      </w:tr>
    </w:tbl>
    <w:p w14:paraId="38CBDECB" w14:textId="77777777">
      <w:pPr>
        <w:spacing w:after="0" w:line="96" w:lineRule="auto"/>
      </w:pPr>
    </w:p>
    <w:p w14:paraId="002EEF1C" w14:textId="77777777">
      <w:r>
        <w:rPr>
          <w:vanish/>
        </w:rPr>
        <w:t>MLS_DSTW/MDSTW-22668</w:t>
      </w:r>
      <w:r>
        <w:t>6.1.0-3 Besonderheiten für KL-Fahrstraßen werden bei den relevanten Punkten angeführt.</w:t>
        <w:br/>
        <w:t>​​</w:t>
      </w:r>
    </w:p>
    <w:p w14:paraId="2397C5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EDB6F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0B48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9CD72" w14:textId="77777777">
            <w:r>
              <w:t>830</w:t>
            </w:r>
          </w:p>
        </w:tc>
      </w:tr>
      <w:tr w14:paraId="69FF10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7EA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B5816" w14:textId="77777777">
            <w:r>
              <w:t>MDSTW-22668</w:t>
            </w:r>
          </w:p>
        </w:tc>
      </w:tr>
      <w:tr w14:paraId="12C055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39DC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514EB" w14:textId="77777777">
            <w:r>
              <w:t>1754</w:t>
            </w:r>
          </w:p>
        </w:tc>
      </w:tr>
      <w:tr w14:paraId="5AFE37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AE88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A752D" w14:textId="77777777">
            <w:r>
              <w:t>05_144</w:t>
            </w:r>
          </w:p>
        </w:tc>
      </w:tr>
    </w:tbl>
    <w:p w14:paraId="65ADE36B" w14:textId="77777777">
      <w:pPr>
        <w:spacing w:after="0" w:line="96" w:lineRule="auto"/>
      </w:pPr>
    </w:p>
    <w:p w14:paraId="5AFA66D2" w14:textId="77777777">
      <w:pPr>
        <w:spacing w:after="0"/>
      </w:pPr>
      <w:r>
        <w:rPr>
          <w:vanish/>
        </w:rPr>
        <w:t>MLS_DSTW/MDSTW-22669</w:t>
      </w:r>
      <w:r>
        <w:rPr>
          <w:b/>
        </w:rPr>
        <w:t>6.1.0-4 Aufwerten von Verschubstraßen auf Zugstraßen und Nachstellen von Zug- un...</w:t>
      </w:r>
      <w:r>
        <w:br/>
        <w:t>6.1.0-4 Aufwerten von Verschubstraßen auf Zugstraßen und Nachstellen von Zug- und Verschubstraßen muss möglich sein.</w:t>
        <w:br/>
        <w:t>​​</w:t>
      </w:r>
    </w:p>
    <w:p w14:paraId="534776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82FF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CBDA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3FFA3" w14:textId="77777777">
            <w:r>
              <w:t>MDSTW-22669</w:t>
            </w:r>
          </w:p>
        </w:tc>
      </w:tr>
      <w:tr w14:paraId="5472A2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147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04FD0" w14:textId="77777777">
            <w:r>
              <w:t>05_145</w:t>
            </w:r>
          </w:p>
        </w:tc>
      </w:tr>
      <w:tr w14:paraId="3E1EB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2FE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A1404" w14:textId="77777777">
            <w:r>
              <w:t>1755</w:t>
            </w:r>
          </w:p>
        </w:tc>
      </w:tr>
      <w:tr w14:paraId="012F0E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DB0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BF911E" w14:textId="77777777"/>
        </w:tc>
      </w:tr>
      <w:tr w14:paraId="20BE22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DE6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DEB06" w14:textId="77777777">
            <w:r>
              <w:t>Draft</w:t>
            </w:r>
          </w:p>
        </w:tc>
      </w:tr>
      <w:tr w14:paraId="2BB957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3E50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1E420" w14:textId="77777777">
            <w:r>
              <w:t>Muss</w:t>
            </w:r>
          </w:p>
        </w:tc>
      </w:tr>
      <w:tr w14:paraId="658B66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3F70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37BE47" w14:textId="77777777">
            <w:r>
              <w:t>Funktion wird wie in der ELEKTRA 2 Baseline 29.40 realisiert zur Verfügung gestellt.</w:t>
            </w:r>
          </w:p>
        </w:tc>
      </w:tr>
      <w:tr w14:paraId="0F37F9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EF0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1431A" w14:textId="77777777"/>
        </w:tc>
      </w:tr>
      <w:tr w14:paraId="417C74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63523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6DD82" w14:textId="77777777">
            <w:r>
              <w:t>PV GA DIL OBB 1.0.0</w:t>
            </w:r>
          </w:p>
        </w:tc>
      </w:tr>
    </w:tbl>
    <w:p w14:paraId="5E960B3C" w14:textId="77777777">
      <w:pPr>
        <w:spacing w:after="0" w:line="96" w:lineRule="auto"/>
      </w:pPr>
    </w:p>
    <w:p w14:paraId="3D39E193" w14:textId="77777777">
      <w:pPr>
        <w:spacing w:after="0"/>
      </w:pPr>
      <w:r>
        <w:rPr>
          <w:vanish/>
        </w:rPr>
        <w:t>MLS_DSTW/MDSTW-22670</w:t>
      </w:r>
      <w:r>
        <w:rPr>
          <w:b/>
        </w:rPr>
        <w:t>6.1.0-5 Aufwerten von Fahrstraßen auf KL-Fahrstraßen und Nachstellen von KL-Fahr...</w:t>
      </w:r>
      <w:r>
        <w:br/>
        <w:t>6.1.0-5 Aufwerten von Fahrstraßen auf KL-Fahrstraßen und Nachstellen von KL-Fahrstraßen muss möglich sein.</w:t>
        <w:br/>
        <w:t>​​</w:t>
      </w:r>
    </w:p>
    <w:p w14:paraId="708FAA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85D2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9CD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C8277" w14:textId="77777777">
            <w:r>
              <w:t>MDSTW-22670</w:t>
            </w:r>
          </w:p>
        </w:tc>
      </w:tr>
      <w:tr w14:paraId="7AFC8B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9F0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E54EB" w14:textId="77777777">
            <w:r>
              <w:t>05_146</w:t>
            </w:r>
          </w:p>
        </w:tc>
      </w:tr>
      <w:tr w14:paraId="7C3F3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09A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D47FB" w14:textId="77777777">
            <w:r>
              <w:t>1756</w:t>
            </w:r>
          </w:p>
        </w:tc>
      </w:tr>
      <w:tr w14:paraId="63FEF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75B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9F814" w14:textId="77777777"/>
        </w:tc>
      </w:tr>
      <w:tr w14:paraId="4A2666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F421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6ACF6" w14:textId="77777777">
            <w:r>
              <w:t>Draft</w:t>
            </w:r>
          </w:p>
        </w:tc>
      </w:tr>
      <w:tr w14:paraId="0930B7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FB1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4DBCA" w14:textId="77777777">
            <w:r>
              <w:t>Muss</w:t>
            </w:r>
          </w:p>
        </w:tc>
      </w:tr>
      <w:tr w14:paraId="776044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881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95EA2" w14:textId="77777777">
            <w:r>
              <w:t>Funktion wird wie in der ELEKTRA 2 Baseline 29.40 realisiert zur Verfügung gestellt.</w:t>
            </w:r>
          </w:p>
        </w:tc>
      </w:tr>
      <w:tr w14:paraId="19224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729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E8FE0" w14:textId="77777777"/>
        </w:tc>
      </w:tr>
      <w:tr w14:paraId="5F0F52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EEF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38A498" w14:textId="77777777">
            <w:r>
              <w:t>PV GA DIL OBB 1.0.0</w:t>
            </w:r>
          </w:p>
        </w:tc>
      </w:tr>
    </w:tbl>
    <w:p w14:paraId="69E59EFB" w14:textId="77777777">
      <w:pPr>
        <w:spacing w:after="0" w:line="96" w:lineRule="auto"/>
      </w:pPr>
    </w:p>
    <w:p w14:paraId="2910F53A" w14:textId="77777777">
      <w:pPr>
        <w:pStyle w:val="Heading4"/>
        <w:divId w:val="205"/>
      </w:pPr>
      <w:bookmarkStart w:name="_Toc242172781" w:id="174"/>
      <w:r>
        <w:t>6.2 Zielsperrung</w:t>
      </w:r>
      <w:bookmarkEnd w:id="174"/>
    </w:p>
    <w:p w14:paraId="0A9C7715" w14:textId="77777777">
      <w:pPr>
        <w:spacing w:after="0"/>
      </w:pPr>
      <w:r>
        <w:rPr>
          <w:vanish/>
        </w:rPr>
        <w:t>MLS_DSTW/MDSTW-22671</w:t>
      </w:r>
      <w:r>
        <w:rPr>
          <w:b/>
        </w:rPr>
        <w:t>6.2.0-1 Zielsperrung muss getrennt für Zug- und Verschubstraßen möglich sein.</w:t>
      </w:r>
      <w:r>
        <w:br/>
        <w:t>6.2.0-1 Zielsperrung muss getrennt für Zug- und Verschubstraßen möglich sein.</w:t>
        <w:br/>
        <w:t>​​</w:t>
      </w:r>
    </w:p>
    <w:p w14:paraId="2F911F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6366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96E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B5E6C9" w14:textId="77777777">
            <w:r>
              <w:t>MDSTW-22671</w:t>
            </w:r>
          </w:p>
        </w:tc>
      </w:tr>
      <w:tr w14:paraId="52BF32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FAF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B364D" w14:textId="77777777">
            <w:r>
              <w:t>05_148</w:t>
            </w:r>
          </w:p>
        </w:tc>
      </w:tr>
      <w:tr w14:paraId="39CCD2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1C64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1F45FD" w14:textId="77777777">
            <w:r>
              <w:t>1758</w:t>
            </w:r>
          </w:p>
        </w:tc>
      </w:tr>
      <w:tr w14:paraId="6E195C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E9F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C1B20" w14:textId="77777777"/>
        </w:tc>
      </w:tr>
      <w:tr w14:paraId="214E86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C6A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40633" w14:textId="77777777">
            <w:r>
              <w:t>Draft</w:t>
            </w:r>
          </w:p>
        </w:tc>
      </w:tr>
      <w:tr w14:paraId="5E1E9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8045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CBE55" w14:textId="77777777">
            <w:r>
              <w:t>Muss</w:t>
            </w:r>
          </w:p>
        </w:tc>
      </w:tr>
      <w:tr w14:paraId="15222E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CA2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788A7" w14:textId="77777777">
            <w:r>
              <w:t>Funktion wird wie in der ELEKTRA 2 Baseline 29.40 realisiert zur Verfügung gestellt.</w:t>
            </w:r>
          </w:p>
        </w:tc>
      </w:tr>
      <w:tr w14:paraId="7864C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A81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ED9473" w14:textId="77777777"/>
        </w:tc>
      </w:tr>
      <w:tr w14:paraId="71D24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D3F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B0E872" w14:textId="77777777">
            <w:r>
              <w:t>PV GA DIL OBB 1.0.0</w:t>
            </w:r>
          </w:p>
        </w:tc>
      </w:tr>
    </w:tbl>
    <w:p w14:paraId="2B1F8D72" w14:textId="77777777">
      <w:pPr>
        <w:spacing w:after="0" w:line="96" w:lineRule="auto"/>
      </w:pPr>
    </w:p>
    <w:p w14:paraId="74822999" w14:textId="77777777">
      <w:pPr>
        <w:spacing w:after="0"/>
      </w:pPr>
      <w:r>
        <w:rPr>
          <w:vanish/>
        </w:rPr>
        <w:lastRenderedPageBreak/>
        <w:t>MLS_DSTW/MDSTW-22672</w:t>
      </w:r>
      <w:r>
        <w:rPr>
          <w:b/>
        </w:rPr>
        <w:t>6.2.0-2 Zielsperrung muss gemeinsam für Zug- und Verschubstraßen möglich sein.</w:t>
      </w:r>
      <w:r>
        <w:br/>
        <w:t>6.2.0-2 Zielsperrung muss gemeinsam für Zug- und Verschubstraßen möglich sein.</w:t>
        <w:br/>
        <w:t>​​</w:t>
      </w:r>
    </w:p>
    <w:p w14:paraId="4082D4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B877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3096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1B7085" w14:textId="77777777">
            <w:r>
              <w:t>MDSTW-22672</w:t>
            </w:r>
          </w:p>
        </w:tc>
      </w:tr>
      <w:tr w14:paraId="6A3C52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F69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51D29" w14:textId="77777777">
            <w:r>
              <w:t>05_149</w:t>
            </w:r>
          </w:p>
        </w:tc>
      </w:tr>
      <w:tr w14:paraId="47994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FC4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E7AC9" w14:textId="77777777">
            <w:r>
              <w:t>1759</w:t>
            </w:r>
          </w:p>
        </w:tc>
      </w:tr>
      <w:tr w14:paraId="24625C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8F94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0E733" w14:textId="77777777"/>
        </w:tc>
      </w:tr>
      <w:tr w14:paraId="745287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FC3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01E97" w14:textId="77777777">
            <w:r>
              <w:t>Draft</w:t>
            </w:r>
          </w:p>
        </w:tc>
      </w:tr>
      <w:tr w14:paraId="162521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1F9B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43228" w14:textId="77777777">
            <w:r>
              <w:t>Muss</w:t>
            </w:r>
          </w:p>
        </w:tc>
      </w:tr>
      <w:tr w14:paraId="6FC383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1B28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A3516" w14:textId="77777777">
            <w:r>
              <w:t>Funktion wird wie in der ELEKTRA 2 Baseline 29.40 realisiert zur Verfügung gestellt.</w:t>
            </w:r>
          </w:p>
        </w:tc>
      </w:tr>
      <w:tr w14:paraId="4BA53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C99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84113" w14:textId="77777777"/>
        </w:tc>
      </w:tr>
      <w:tr w14:paraId="704578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0BD6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DE17D7" w14:textId="77777777">
            <w:r>
              <w:t>PV GA DIL OBB 1.0.0</w:t>
            </w:r>
          </w:p>
        </w:tc>
      </w:tr>
    </w:tbl>
    <w:p w14:paraId="3431BD7D" w14:textId="77777777">
      <w:pPr>
        <w:spacing w:after="0" w:line="96" w:lineRule="auto"/>
      </w:pPr>
    </w:p>
    <w:p w14:paraId="733F27C5" w14:textId="77777777">
      <w:pPr>
        <w:spacing w:after="0"/>
      </w:pPr>
      <w:r>
        <w:rPr>
          <w:vanish/>
        </w:rPr>
        <w:t>MLS_DSTW/MDSTW-22673</w:t>
      </w:r>
      <w:r>
        <w:rPr>
          <w:b/>
        </w:rPr>
        <w:t>6.2.0-3 Entsperrung muss getrennt für Zug- und Verschubstraßen möglich sein.</w:t>
      </w:r>
      <w:r>
        <w:br/>
        <w:t>6.2.0-3 Entsperrung muss getrennt für Zug- und Verschubstraßen möglich sein.</w:t>
        <w:br/>
        <w:t>​​</w:t>
      </w:r>
    </w:p>
    <w:p w14:paraId="58E595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1252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D96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335C2" w14:textId="77777777">
            <w:r>
              <w:t>MDSTW-22673</w:t>
            </w:r>
          </w:p>
        </w:tc>
      </w:tr>
      <w:tr w14:paraId="41A2F3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78E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4508C" w14:textId="77777777">
            <w:r>
              <w:t>05_150</w:t>
            </w:r>
          </w:p>
        </w:tc>
      </w:tr>
      <w:tr w14:paraId="5EC7D4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11E9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ED255" w14:textId="77777777">
            <w:r>
              <w:t>1760</w:t>
            </w:r>
          </w:p>
        </w:tc>
      </w:tr>
      <w:tr w14:paraId="01EB6C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EFA5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7EDD2" w14:textId="77777777"/>
        </w:tc>
      </w:tr>
      <w:tr w14:paraId="72D2B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E9F8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BF42A" w14:textId="77777777">
            <w:r>
              <w:t>Draft</w:t>
            </w:r>
          </w:p>
        </w:tc>
      </w:tr>
      <w:tr w14:paraId="157C4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C7B4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FA0E5" w14:textId="77777777">
            <w:r>
              <w:t>Muss</w:t>
            </w:r>
          </w:p>
        </w:tc>
      </w:tr>
      <w:tr w14:paraId="35978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676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E66403" w14:textId="77777777">
            <w:r>
              <w:t>Funktion wird wie in der ELEKTRA 2 Baseline 29.40 realisiert zur Verfügung gestellt.</w:t>
            </w:r>
          </w:p>
        </w:tc>
      </w:tr>
      <w:tr w14:paraId="66540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3CB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B65FB" w14:textId="77777777"/>
        </w:tc>
      </w:tr>
      <w:tr w14:paraId="7034E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68DB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E8BC6" w14:textId="77777777">
            <w:r>
              <w:t>PV GA DIL OBB 1.0.0</w:t>
            </w:r>
          </w:p>
        </w:tc>
      </w:tr>
    </w:tbl>
    <w:p w14:paraId="38813F3A" w14:textId="77777777">
      <w:pPr>
        <w:spacing w:after="0" w:line="96" w:lineRule="auto"/>
      </w:pPr>
    </w:p>
    <w:p w14:paraId="51637481" w14:textId="77777777">
      <w:pPr>
        <w:spacing w:after="0"/>
      </w:pPr>
      <w:r>
        <w:rPr>
          <w:vanish/>
        </w:rPr>
        <w:t>MLS_DSTW/MDSTW-22674</w:t>
      </w:r>
      <w:r>
        <w:rPr>
          <w:b/>
        </w:rPr>
        <w:t>6.2.0-4 Entsperrung muss gemeinsam für Zug- und Verschubstraßen möglich sein.</w:t>
      </w:r>
      <w:r>
        <w:br/>
        <w:t>6.2.0-4 Entsperrung muss gemeinsam für Zug- und Verschubstraßen möglich sein.</w:t>
        <w:br/>
        <w:t>​​</w:t>
      </w:r>
    </w:p>
    <w:p w14:paraId="6F7949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A6B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644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2FB12" w14:textId="77777777">
            <w:r>
              <w:t>MDSTW-22674</w:t>
            </w:r>
          </w:p>
        </w:tc>
      </w:tr>
      <w:tr w14:paraId="4F8761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B3B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171CC" w14:textId="77777777">
            <w:r>
              <w:t>05_151</w:t>
            </w:r>
          </w:p>
        </w:tc>
      </w:tr>
      <w:tr w14:paraId="37F5B7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5BD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36FD2" w14:textId="77777777">
            <w:r>
              <w:t>1761</w:t>
            </w:r>
          </w:p>
        </w:tc>
      </w:tr>
      <w:tr w14:paraId="116D1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7BB5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86CA6" w14:textId="77777777"/>
        </w:tc>
      </w:tr>
      <w:tr w14:paraId="25C5C7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976E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36711" w14:textId="77777777">
            <w:r>
              <w:t>Draft</w:t>
            </w:r>
          </w:p>
        </w:tc>
      </w:tr>
      <w:tr w14:paraId="67E0B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AA8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FD73B" w14:textId="77777777">
            <w:r>
              <w:t>Muss</w:t>
            </w:r>
          </w:p>
        </w:tc>
      </w:tr>
      <w:tr w14:paraId="5C821D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F30F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76BDE" w14:textId="77777777">
            <w:r>
              <w:t>Funktion wird wie in der ELEKTRA 2 Baseline 29.40 realisiert zur Verfügung gestellt.</w:t>
            </w:r>
          </w:p>
        </w:tc>
      </w:tr>
      <w:tr w14:paraId="6EA45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B4BE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08C617" w14:textId="77777777"/>
        </w:tc>
      </w:tr>
      <w:tr w14:paraId="2F82DE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5EE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A210E" w14:textId="77777777">
            <w:r>
              <w:t>PV GA DIL OBB 1.0.0</w:t>
            </w:r>
          </w:p>
        </w:tc>
      </w:tr>
    </w:tbl>
    <w:p w14:paraId="4A9D66E7" w14:textId="77777777">
      <w:pPr>
        <w:spacing w:after="0" w:line="96" w:lineRule="auto"/>
      </w:pPr>
    </w:p>
    <w:p w14:paraId="1381866F" w14:textId="77777777">
      <w:pPr>
        <w:spacing w:after="0"/>
      </w:pPr>
      <w:r>
        <w:rPr>
          <w:vanish/>
        </w:rPr>
        <w:lastRenderedPageBreak/>
        <w:t>MLS_DSTW/MDSTW-22675</w:t>
      </w:r>
      <w:r>
        <w:rPr>
          <w:b/>
        </w:rPr>
        <w:t>6.2.0-5 Das Einlegen der Zielsperrung beziehungsweise das Entsperren des Zieles...</w:t>
      </w:r>
      <w:r>
        <w:br/>
        <w:t>6.2.0-5 Das Einlegen der Zielsperrung beziehungsweise das Entsperren des Zieles darf keine Auswirkung auf bestehende Fahrstraßeneinstellung auf beziehungsweise über dieses Ziel haben.</w:t>
        <w:br/>
        <w:t>​​</w:t>
      </w:r>
    </w:p>
    <w:p w14:paraId="6B0F13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D0E2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E85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93A5D" w14:textId="77777777">
            <w:r>
              <w:t>MDSTW-22675</w:t>
            </w:r>
          </w:p>
        </w:tc>
      </w:tr>
      <w:tr w14:paraId="0FA5C7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806F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419FD" w14:textId="77777777">
            <w:r>
              <w:t>05_152</w:t>
            </w:r>
          </w:p>
        </w:tc>
      </w:tr>
      <w:tr w14:paraId="5ED7C8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E2D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184FE" w14:textId="77777777">
            <w:r>
              <w:t>1762</w:t>
            </w:r>
          </w:p>
        </w:tc>
      </w:tr>
      <w:tr w14:paraId="04130F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C55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E5FC77" w14:textId="77777777"/>
        </w:tc>
      </w:tr>
      <w:tr w14:paraId="6BD9D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397E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9D414" w14:textId="77777777">
            <w:r>
              <w:t>Draft</w:t>
            </w:r>
          </w:p>
        </w:tc>
      </w:tr>
      <w:tr w14:paraId="7C8F7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EC8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1B592" w14:textId="77777777">
            <w:r>
              <w:t>Muss</w:t>
            </w:r>
          </w:p>
        </w:tc>
      </w:tr>
      <w:tr w14:paraId="615C85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328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E2657F" w14:textId="77777777">
            <w:r>
              <w:t>Funktion wird wie in der ELEKTRA 2 Baseline 29.40 realisiert zur Verfügung gestellt.</w:t>
            </w:r>
          </w:p>
        </w:tc>
      </w:tr>
      <w:tr w14:paraId="09B774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B8A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9FF63" w14:textId="77777777"/>
        </w:tc>
      </w:tr>
      <w:tr w14:paraId="75720F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F3F9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824A2" w14:textId="77777777">
            <w:r>
              <w:t>PV GA DIL OBB 1.0.0</w:t>
            </w:r>
          </w:p>
        </w:tc>
      </w:tr>
    </w:tbl>
    <w:p w14:paraId="33DBBB58" w14:textId="77777777">
      <w:pPr>
        <w:spacing w:after="0" w:line="96" w:lineRule="auto"/>
      </w:pPr>
    </w:p>
    <w:p w14:paraId="0FAEEA6D" w14:textId="77777777">
      <w:pPr>
        <w:pStyle w:val="Heading4"/>
        <w:divId w:val="206"/>
      </w:pPr>
      <w:bookmarkStart w:name="_Toc242172782" w:id="175"/>
      <w:r>
        <w:t>6.3 Begriff "Weiche"</w:t>
      </w:r>
      <w:bookmarkEnd w:id="175"/>
    </w:p>
    <w:p w14:paraId="446407B4" w14:textId="77777777">
      <w:r>
        <w:rPr>
          <w:vanish/>
        </w:rPr>
        <w:t>MLS_DSTW/MDSTW-22676</w:t>
      </w:r>
      <w:r>
        <w:t>6.3.0-1 Wenn im &lt;05 Lastenheft Teilsystem DSTW-ZE&gt; 6, &lt;05 Lastenheft Teilsystem DSTW-ZE&gt; 10.1 oder &lt;05 Lastenheft Teilsystem DSTW-ZE&gt; 16 der Begriff "Weiche" verwendet wird, so ist dies als Synonym für alle mit einem Weichenantrieb versehenen Elemente der Außenanlage (wie z.B.: elektrisch fernbediente Weiche, elektrisch fernbedienter Sperrschuh,. zu verstehen.</w:t>
        <w:br/>
        <w:t>​​</w:t>
      </w:r>
    </w:p>
    <w:p w14:paraId="4C884F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0102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AA8B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0731D9" w14:textId="77777777">
            <w:r>
              <w:t>840</w:t>
            </w:r>
          </w:p>
        </w:tc>
      </w:tr>
      <w:tr w14:paraId="384E8D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C66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0C626" w14:textId="77777777">
            <w:r>
              <w:t>MDSTW-22676</w:t>
            </w:r>
          </w:p>
        </w:tc>
      </w:tr>
      <w:tr w14:paraId="247039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45E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91390" w14:textId="77777777">
            <w:r>
              <w:t>1764</w:t>
            </w:r>
          </w:p>
        </w:tc>
      </w:tr>
      <w:tr w14:paraId="0A7222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51A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2BE0F" w14:textId="77777777">
            <w:r>
              <w:t>05_154</w:t>
            </w:r>
          </w:p>
        </w:tc>
      </w:tr>
    </w:tbl>
    <w:p w14:paraId="57947506" w14:textId="77777777">
      <w:pPr>
        <w:spacing w:after="0" w:line="96" w:lineRule="auto"/>
      </w:pPr>
    </w:p>
    <w:p w14:paraId="755A5EFD" w14:textId="77777777">
      <w:pPr>
        <w:pStyle w:val="Heading4"/>
        <w:divId w:val="207"/>
      </w:pPr>
      <w:bookmarkStart w:name="_Toc242172783" w:id="176"/>
      <w:r>
        <w:t>6.4 Überbrückung von Elementen in Fahrstraßen</w:t>
      </w:r>
      <w:bookmarkEnd w:id="176"/>
    </w:p>
    <w:p w14:paraId="26FAFAC3" w14:textId="77777777">
      <w:pPr>
        <w:spacing w:after="0"/>
      </w:pPr>
      <w:r>
        <w:rPr>
          <w:vanish/>
        </w:rPr>
        <w:t>MLS_DSTW/MDSTW-22677</w:t>
      </w:r>
      <w:r>
        <w:rPr>
          <w:b/>
        </w:rPr>
        <w:t>6.4.0-1 Ein überbrücktes Element muss aus der Fahrstraße, für welche es überbrüc...</w:t>
      </w:r>
      <w:r>
        <w:br/>
        <w:t>6.4.0-1 Ein überbrücktes Element muss aus der Fahrstraße, für welche es überbrückt wurde, entlassen werden und darf für diese Fahrstraße nicht mehr weiter betrachtet werden.</w:t>
        <w:br/>
        <w:t>​​</w:t>
      </w:r>
    </w:p>
    <w:p w14:paraId="0572BF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70FD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E79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9BE2A" w14:textId="77777777">
            <w:r>
              <w:t>MDSTW-22677</w:t>
            </w:r>
          </w:p>
        </w:tc>
      </w:tr>
      <w:tr w14:paraId="1FB770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E5E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2C4DE" w14:textId="77777777">
            <w:r>
              <w:t>05_156</w:t>
            </w:r>
          </w:p>
        </w:tc>
      </w:tr>
      <w:tr w14:paraId="07F459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0E4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4F72CF" w14:textId="77777777">
            <w:r>
              <w:t>1766</w:t>
            </w:r>
          </w:p>
        </w:tc>
      </w:tr>
      <w:tr w14:paraId="6506A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6B9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0EF3D" w14:textId="77777777"/>
        </w:tc>
      </w:tr>
      <w:tr w14:paraId="0A606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3688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6D764F" w14:textId="77777777">
            <w:r>
              <w:t>Draft</w:t>
            </w:r>
          </w:p>
        </w:tc>
      </w:tr>
      <w:tr w14:paraId="2104D9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B90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0366D" w14:textId="77777777">
            <w:r>
              <w:t>Muss</w:t>
            </w:r>
          </w:p>
        </w:tc>
      </w:tr>
      <w:tr w14:paraId="2AD622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79F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7D669C" w14:textId="77777777">
            <w:r>
              <w:t>Funktion wird wie in der ELEKTRA 2 Baseline 29.40 realisiert zur Verfügung gestellt.</w:t>
            </w:r>
          </w:p>
        </w:tc>
      </w:tr>
      <w:tr w14:paraId="5DC2F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31DBB"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896ED" w14:textId="77777777"/>
        </w:tc>
      </w:tr>
      <w:tr w14:paraId="57A277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4AA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E3E21" w14:textId="77777777">
            <w:r>
              <w:t>PV GA DIL OBB 1.0.0</w:t>
            </w:r>
          </w:p>
        </w:tc>
      </w:tr>
    </w:tbl>
    <w:p w14:paraId="0ED88254" w14:textId="77777777">
      <w:pPr>
        <w:spacing w:after="0" w:line="96" w:lineRule="auto"/>
      </w:pPr>
    </w:p>
    <w:p w14:paraId="230C7CE0" w14:textId="77777777">
      <w:pPr>
        <w:spacing w:after="0"/>
      </w:pPr>
      <w:r>
        <w:rPr>
          <w:vanish/>
        </w:rPr>
        <w:t>MLS_DSTW/MDSTW-22678</w:t>
      </w:r>
      <w:r>
        <w:rPr>
          <w:b/>
        </w:rPr>
        <w:t>6.4.0-2 Eine Überbrückungsbedienung ist nur zulässig, wenn sich das Element in e...</w:t>
      </w:r>
      <w:r>
        <w:br/>
        <w:t>6.4.0-2 Eine Überbrückungsbedienung ist nur zulässig, wenn sich das Element in einer Fahrstraße befindet und das zugehörige deckende Signal sich im Zustand Signalanschaltung befindet.</w:t>
        <w:br/>
        <w:t>​​</w:t>
      </w:r>
    </w:p>
    <w:p w14:paraId="311F65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B75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7B69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27C4C" w14:textId="77777777">
            <w:r>
              <w:t>MDSTW-22678</w:t>
            </w:r>
          </w:p>
        </w:tc>
      </w:tr>
      <w:tr w14:paraId="68E137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1DB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CFD61" w14:textId="77777777">
            <w:r>
              <w:t>05_157</w:t>
            </w:r>
          </w:p>
        </w:tc>
      </w:tr>
      <w:tr w14:paraId="02D180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CD0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2B68A" w14:textId="77777777">
            <w:r>
              <w:t>1767</w:t>
            </w:r>
          </w:p>
        </w:tc>
      </w:tr>
      <w:tr w14:paraId="31D222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8F3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F27729" w14:textId="77777777"/>
        </w:tc>
      </w:tr>
      <w:tr w14:paraId="046BAE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90FA6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384D6" w14:textId="77777777">
            <w:r>
              <w:t>Draft</w:t>
            </w:r>
          </w:p>
        </w:tc>
      </w:tr>
      <w:tr w14:paraId="03367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F7DA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3C197" w14:textId="77777777">
            <w:r>
              <w:t>Muss</w:t>
            </w:r>
          </w:p>
        </w:tc>
      </w:tr>
      <w:tr w14:paraId="3F419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2E8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5EB52" w14:textId="77777777">
            <w:r>
              <w:t>Funktion wird wie in der ELEKTRA 2 Baseline 29.40 realisiert zur Verfügung gestellt.</w:t>
            </w:r>
          </w:p>
        </w:tc>
      </w:tr>
      <w:tr w14:paraId="6CFA2E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FDA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93A30" w14:textId="77777777"/>
        </w:tc>
      </w:tr>
      <w:tr w14:paraId="573595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2A0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8BF0A" w14:textId="77777777">
            <w:r>
              <w:t>PV GA DIL OBB 1.0.0</w:t>
            </w:r>
          </w:p>
        </w:tc>
      </w:tr>
    </w:tbl>
    <w:p w14:paraId="3DB2A302" w14:textId="77777777">
      <w:pPr>
        <w:spacing w:after="0" w:line="96" w:lineRule="auto"/>
      </w:pPr>
    </w:p>
    <w:p w14:paraId="09245BD9" w14:textId="77777777">
      <w:pPr>
        <w:spacing w:after="0"/>
      </w:pPr>
      <w:r>
        <w:rPr>
          <w:vanish/>
        </w:rPr>
        <w:t>MLS_DSTW/MDSTW-22679</w:t>
      </w:r>
      <w:r>
        <w:rPr>
          <w:b/>
        </w:rPr>
        <w:t>6.4.0-3 Die Überbrückung eines Elements ist zu löschen, wenn die Teilfahrstraße...</w:t>
      </w:r>
      <w:r>
        <w:br/>
        <w:t>6.4.0-3 Die Überbrückung eines Elements ist zu löschen, wenn die Teilfahrstraße über dieses Element aufgelöst wird (händisch oder fahrtbewirkt) oder wenn das deckende Signal in der Fahrstraße den Freibegriff (auch Ersatzsignal) verliert.</w:t>
        <w:br/>
        <w:t>​​</w:t>
      </w:r>
    </w:p>
    <w:p w14:paraId="52E438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D6AF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18D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422C6" w14:textId="77777777">
            <w:r>
              <w:t>MDSTW-22679</w:t>
            </w:r>
          </w:p>
        </w:tc>
      </w:tr>
      <w:tr w14:paraId="15E310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B0D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DB7DB" w14:textId="77777777">
            <w:r>
              <w:t>05_158</w:t>
            </w:r>
          </w:p>
        </w:tc>
      </w:tr>
      <w:tr w14:paraId="5771EF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20F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69152" w14:textId="77777777">
            <w:r>
              <w:t>1768</w:t>
            </w:r>
          </w:p>
        </w:tc>
      </w:tr>
      <w:tr w14:paraId="49347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0AC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F00D21" w14:textId="77777777"/>
        </w:tc>
      </w:tr>
      <w:tr w14:paraId="6F9237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BDC8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8466A" w14:textId="77777777">
            <w:r>
              <w:t>Draft</w:t>
            </w:r>
          </w:p>
        </w:tc>
      </w:tr>
      <w:tr w14:paraId="1A26B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4D2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4F639" w14:textId="77777777">
            <w:r>
              <w:t>Muss</w:t>
            </w:r>
          </w:p>
        </w:tc>
      </w:tr>
      <w:tr w14:paraId="579745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6F28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430F7" w14:textId="77777777">
            <w:r>
              <w:t>Funktion wird wie in der ELEKTRA 2 Baseline 29.40 realisiert zur Verfügung gestellt.</w:t>
            </w:r>
          </w:p>
        </w:tc>
      </w:tr>
      <w:tr w14:paraId="23DFF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139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E9252" w14:textId="77777777"/>
        </w:tc>
      </w:tr>
      <w:tr w14:paraId="60B92A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585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DC346" w14:textId="77777777">
            <w:r>
              <w:t>PV GA DIL OBB 1.0.0</w:t>
            </w:r>
          </w:p>
        </w:tc>
      </w:tr>
    </w:tbl>
    <w:p w14:paraId="3AACA4B0" w14:textId="77777777">
      <w:pPr>
        <w:spacing w:after="0" w:line="96" w:lineRule="auto"/>
      </w:pPr>
    </w:p>
    <w:p w14:paraId="0C36CB15" w14:textId="77777777">
      <w:pPr>
        <w:pStyle w:val="Heading4"/>
        <w:divId w:val="208"/>
      </w:pPr>
      <w:bookmarkStart w:name="_Toc242172784" w:id="177"/>
      <w:r>
        <w:t>6.5 Überbrückung der Befahrbarkeitssperre</w:t>
      </w:r>
      <w:bookmarkEnd w:id="177"/>
    </w:p>
    <w:p w14:paraId="2D19A19F" w14:textId="77777777">
      <w:pPr>
        <w:spacing w:after="0"/>
      </w:pPr>
      <w:r>
        <w:rPr>
          <w:vanish/>
        </w:rPr>
        <w:t>MLS_DSTW/MDSTW-22680</w:t>
      </w:r>
      <w:r>
        <w:rPr>
          <w:b/>
        </w:rPr>
        <w:t>6.5.0-1 Die Überbrückung der Befahrbarkeitssperre darf ausschließlich auf die Be...</w:t>
      </w:r>
      <w:r>
        <w:br/>
        <w:t>6.5.0-1 Die Überbrückung der Befahrbarkeitssperre darf ausschließlich auf die Befahrbarkeitssperre wirken. Dies darf keine Auswirkungen auf andere Überwachungsfunktionen des Elements in der Fahrstraße haben. Die Zulässigkeit der Überbrückung der Befahrbarkeitssperre ist im &lt;05 Lastenheft Teilsystem DSTW-ZE&gt; 12 geregelt. Die Bedingungen für den Wiedereinfall stehen im Kapitel 14.3.</w:t>
        <w:br/>
        <w:t>​​</w:t>
      </w:r>
    </w:p>
    <w:p w14:paraId="4B5A25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1731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C7130"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9F15E0" w14:textId="77777777">
            <w:r>
              <w:t>MDSTW-22680</w:t>
            </w:r>
          </w:p>
        </w:tc>
      </w:tr>
      <w:tr w14:paraId="6CCD99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6CB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0E63D" w14:textId="77777777">
            <w:r>
              <w:t>05_160</w:t>
            </w:r>
          </w:p>
        </w:tc>
      </w:tr>
      <w:tr w14:paraId="361B46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BD6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5A0EB" w14:textId="77777777">
            <w:r>
              <w:t>1770</w:t>
            </w:r>
          </w:p>
        </w:tc>
      </w:tr>
      <w:tr w14:paraId="596D6A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371F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7498D" w14:textId="77777777"/>
        </w:tc>
      </w:tr>
      <w:tr w14:paraId="3F4BA1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09C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F9CB6" w14:textId="77777777">
            <w:r>
              <w:t>Draft</w:t>
            </w:r>
          </w:p>
        </w:tc>
      </w:tr>
      <w:tr w14:paraId="26B2D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FB0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88493" w14:textId="77777777">
            <w:r>
              <w:t>Muss</w:t>
            </w:r>
          </w:p>
        </w:tc>
      </w:tr>
      <w:tr w14:paraId="69C0E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D6E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D144F" w14:textId="77777777">
            <w:r>
              <w:t>Funktion wird wie in der ELEKTRA 2 Baseline 29.40 realisiert zur Verfügung gestellt.</w:t>
            </w:r>
          </w:p>
        </w:tc>
      </w:tr>
      <w:tr w14:paraId="4AD64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E91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62CEC" w14:textId="77777777"/>
        </w:tc>
      </w:tr>
      <w:tr w14:paraId="5860B9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574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1B9C5" w14:textId="77777777">
            <w:r>
              <w:t>PV GA DIL OBB 1.0.0</w:t>
            </w:r>
          </w:p>
        </w:tc>
      </w:tr>
    </w:tbl>
    <w:p w14:paraId="11AD8C1B" w14:textId="77777777">
      <w:pPr>
        <w:spacing w:after="0" w:line="96" w:lineRule="auto"/>
      </w:pPr>
    </w:p>
    <w:p w14:paraId="49E4B296" w14:textId="77777777">
      <w:pPr>
        <w:pStyle w:val="Heading4"/>
        <w:divId w:val="209"/>
      </w:pPr>
      <w:bookmarkStart w:name="_Toc242172785" w:id="178"/>
      <w:r>
        <w:t>6.6 Bildung einer Fahrtsraße</w:t>
      </w:r>
      <w:bookmarkEnd w:id="178"/>
    </w:p>
    <w:p w14:paraId="65A408F8" w14:textId="77777777">
      <w:pPr>
        <w:pStyle w:val="Heading5"/>
        <w:divId w:val="210"/>
      </w:pPr>
      <w:bookmarkStart w:name="_Toc242172786" w:id="179"/>
      <w:r>
        <w:t>6.6.1 Bildung einer Fahrstraße - Eingabe</w:t>
      </w:r>
      <w:bookmarkEnd w:id="179"/>
    </w:p>
    <w:p w14:paraId="60F9022F" w14:textId="77777777">
      <w:r>
        <w:rPr>
          <w:vanish/>
        </w:rPr>
        <w:t>MLS_DSTW/MDSTW-22687</w:t>
      </w:r>
      <w:r>
        <w:t>6.6.1.0-1 Start-Zielbedienung auf der Bedienoberfläche, ggf. mit Schutzweg, führt zum Auftrag einer Fahrstraßeneinstellung mit gleichzeitigem Auftrag zur nachfolgenden Signalanschaltung. Diese Aufräge werden dem Stellwerk per X25oRaSTA oder SCI-CC übermittelt.</w:t>
        <w:br/>
        <w:t>​​</w:t>
      </w:r>
    </w:p>
    <w:p w14:paraId="4BD5BB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073F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7180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E29B7E" w14:textId="77777777">
            <w:r>
              <w:t>849</w:t>
            </w:r>
          </w:p>
        </w:tc>
      </w:tr>
      <w:tr w14:paraId="72D9F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7847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23076" w14:textId="77777777">
            <w:r>
              <w:t>MDSTW-22687</w:t>
            </w:r>
          </w:p>
        </w:tc>
      </w:tr>
      <w:tr w14:paraId="50182E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113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05CE3" w14:textId="77777777">
            <w:r>
              <w:t>1773</w:t>
            </w:r>
          </w:p>
        </w:tc>
      </w:tr>
      <w:tr w14:paraId="05FE0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2B3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5D877" w14:textId="77777777">
            <w:r>
              <w:t>05_162</w:t>
            </w:r>
          </w:p>
        </w:tc>
      </w:tr>
    </w:tbl>
    <w:p w14:paraId="7CF7EB37" w14:textId="77777777">
      <w:pPr>
        <w:spacing w:after="0" w:line="96" w:lineRule="auto"/>
      </w:pPr>
    </w:p>
    <w:p w14:paraId="4E0796BD" w14:textId="77777777">
      <w:pPr>
        <w:spacing w:after="0"/>
      </w:pPr>
      <w:r>
        <w:rPr>
          <w:vanish/>
        </w:rPr>
        <w:t>MLS_DSTW/MDSTW-22688</w:t>
      </w:r>
      <w:r>
        <w:rPr>
          <w:b/>
        </w:rPr>
        <w:t>6.6.1.0-2 Start und Ziel müssen Haupt- oder Schutzsignale, Verschubsignale mit Z...</w:t>
      </w:r>
      <w:r>
        <w:br/>
        <w:t>6.6.1.0-2 Start und Ziel müssen Haupt- oder Schutzsignale, Verschubsignale mit Zugziel (als Ziel), Ziel- bzw. Startpunkte und Zustimmungsfelder sein können.</w:t>
        <w:br/>
        <w:t>​​</w:t>
      </w:r>
    </w:p>
    <w:p w14:paraId="142EB0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6D81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6F7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07DF8" w14:textId="77777777">
            <w:r>
              <w:t>MDSTW-22688</w:t>
            </w:r>
          </w:p>
        </w:tc>
      </w:tr>
      <w:tr w14:paraId="7C623C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F5A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04776" w14:textId="77777777">
            <w:r>
              <w:t>05_163</w:t>
            </w:r>
          </w:p>
        </w:tc>
      </w:tr>
      <w:tr w14:paraId="7D8005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5C1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531AF" w14:textId="77777777">
            <w:r>
              <w:t>1774</w:t>
            </w:r>
          </w:p>
        </w:tc>
      </w:tr>
      <w:tr w14:paraId="6AAD7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6B73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6295C" w14:textId="77777777"/>
        </w:tc>
      </w:tr>
      <w:tr w14:paraId="6397FC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802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AF865" w14:textId="77777777">
            <w:r>
              <w:t>Draft</w:t>
            </w:r>
          </w:p>
        </w:tc>
      </w:tr>
      <w:tr w14:paraId="5214E2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C1FF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F25E35" w14:textId="77777777">
            <w:r>
              <w:t>Muss</w:t>
            </w:r>
          </w:p>
        </w:tc>
      </w:tr>
      <w:tr w14:paraId="13665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5F1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04079" w14:textId="77777777">
            <w:r>
              <w:t>Funktion wird wie in der ELEKTRA 2 Baseline 29.40 realisiert zur Verfügung gestellt.</w:t>
            </w:r>
          </w:p>
        </w:tc>
      </w:tr>
      <w:tr w14:paraId="6818B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660D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EC5D7" w14:textId="77777777"/>
        </w:tc>
      </w:tr>
      <w:tr w14:paraId="57AA5A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EF0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402C1" w14:textId="77777777">
            <w:r>
              <w:t>PV GA DIL OBB 1.0.0</w:t>
            </w:r>
          </w:p>
        </w:tc>
      </w:tr>
    </w:tbl>
    <w:p w14:paraId="3D69C576" w14:textId="77777777">
      <w:pPr>
        <w:spacing w:after="0" w:line="96" w:lineRule="auto"/>
      </w:pPr>
    </w:p>
    <w:p w14:paraId="1DC914B0" w14:textId="77777777">
      <w:pPr>
        <w:spacing w:after="0"/>
      </w:pPr>
      <w:r>
        <w:rPr>
          <w:vanish/>
        </w:rPr>
        <w:t>MLS_DSTW/MDSTW-22689</w:t>
      </w:r>
      <w:r>
        <w:rPr>
          <w:b/>
        </w:rPr>
        <w:t>6.6.1.0-3 Alle gleismäßig möglichen Regel- und Umwegfahrstraßen müssen projektie...</w:t>
      </w:r>
      <w:r>
        <w:br/>
        <w:t xml:space="preserve">6.6.1.0-3 Alle gleismäßig möglichen Regel- und Umwegfahrstraßen müssen projektierbar sein. Die </w:t>
        <w:lastRenderedPageBreak/>
        <w:t>gewünschte Projektierung wird AG-seitig vorgegeben.</w:t>
        <w:br/>
        <w:t>​​</w:t>
      </w:r>
    </w:p>
    <w:p w14:paraId="462B6F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E1C0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51A6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6268D" w14:textId="77777777">
            <w:r>
              <w:t>MDSTW-22689</w:t>
            </w:r>
          </w:p>
        </w:tc>
      </w:tr>
      <w:tr w14:paraId="0CC3E2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AC2AD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45092" w14:textId="77777777">
            <w:r>
              <w:t>05_164</w:t>
            </w:r>
          </w:p>
        </w:tc>
      </w:tr>
      <w:tr w14:paraId="5B8D5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D182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3D633" w14:textId="77777777">
            <w:r>
              <w:t>1775</w:t>
            </w:r>
          </w:p>
        </w:tc>
      </w:tr>
      <w:tr w14:paraId="06AE2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5A16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DD3AB" w14:textId="77777777"/>
        </w:tc>
      </w:tr>
      <w:tr w14:paraId="2FFE4F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DFB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7BF2F" w14:textId="77777777">
            <w:r>
              <w:t>Draft</w:t>
            </w:r>
          </w:p>
        </w:tc>
      </w:tr>
      <w:tr w14:paraId="7FE5B8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1C0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D6056" w14:textId="77777777">
            <w:r>
              <w:t>Muss</w:t>
            </w:r>
          </w:p>
        </w:tc>
      </w:tr>
      <w:tr w14:paraId="50073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2D1B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54C26" w14:textId="77777777">
            <w:r>
              <w:t>Funktion wird wie in der ELEKTRA 2 Baseline 29.40 realisiert zur Verfügung gestellt.</w:t>
            </w:r>
          </w:p>
        </w:tc>
      </w:tr>
      <w:tr w14:paraId="0FC629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8B09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C43E9" w14:textId="77777777"/>
        </w:tc>
      </w:tr>
      <w:tr w14:paraId="472AE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FDD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79CE6" w14:textId="77777777">
            <w:r>
              <w:t>PV GA DIL OBB 1.0.0</w:t>
            </w:r>
          </w:p>
        </w:tc>
      </w:tr>
    </w:tbl>
    <w:p w14:paraId="547C1D91" w14:textId="77777777">
      <w:pPr>
        <w:spacing w:after="0" w:line="96" w:lineRule="auto"/>
      </w:pPr>
    </w:p>
    <w:p w14:paraId="38871366" w14:textId="77777777">
      <w:pPr>
        <w:pStyle w:val="Heading5"/>
        <w:divId w:val="211"/>
      </w:pPr>
      <w:bookmarkStart w:name="_Toc242172787" w:id="180"/>
      <w:r>
        <w:t>6.6.2 Bildung einer Fahrstraße - Zulässigkeitsprüfung</w:t>
      </w:r>
      <w:bookmarkEnd w:id="180"/>
    </w:p>
    <w:p w14:paraId="31001416" w14:textId="77777777">
      <w:pPr>
        <w:spacing w:after="0"/>
      </w:pPr>
      <w:r>
        <w:rPr>
          <w:vanish/>
        </w:rPr>
        <w:t>MLS_DSTW/MDSTW-22690</w:t>
      </w:r>
      <w:r>
        <w:rPr>
          <w:b/>
        </w:rPr>
        <w:t>6.6.2.0-1 Ausschließungsgründe für die Bildung einer Fahrstraße sind:</w:t>
      </w:r>
      <w:r>
        <w:br/>
        <w:t>6.6.2.0-1 Ausschließungsgründe für die Bildung einer Fahrstraße sind:</w:t>
        <w:br/>
        <w:t>(1) Fahrtausschlüsse zu Fahrstraßen (gemäß RW 13.01.01)</w:t>
        <w:br/>
        <w:t>(2) Teilweise aufgelöste Fahrstraßen gleicher Fahrtrichtung sowie Teilfahrstraße in Auflösestellung.</w:t>
        <w:br/>
        <w:t>(3) Schutzwege gleicher Fahrtrichtung am Ziel einer einzustellenden Fahrstraße mit Schutzweg, wenn nicht genau dieser Schutzweg mit der neuen Fahrstraßeneinstellung einzustellen ist</w:t>
        <w:br/>
        <w:t>(4) Fahrtausschlüsse zu Schutzwegen (gemäß RW 13.01.01)</w:t>
        <w:br/>
        <w:t>(5) Zug-Zielsperrungen.</w:t>
        <w:br/>
        <w:t>(6) Zur Nahbedienung gem. &lt;05 Lastenheft Teilsystem DSTW-ZE&gt; 10.2.1 freigegebene Weichen und Signale (auch Zielsignale), soweit sie nicht auch Zugstraßeneinstellungen zulassen.</w:t>
        <w:br/>
        <w:t>(7) Zur Nahbedienung gemäß &lt;05 Lastenheft Teilsystem DSTW-ZE&gt; 10.2.1 freigegebene Signale am Ziel der Fahrstraße, wenn sie nicht das Signal - VERSCHUBVERBOT - bzw. - FAHRVERBOT - zeigen.</w:t>
        <w:br/>
        <w:t>(8) Zur Nahbedienung gem. &lt;05 Lastenheft Teilsystem DSTW-ZE&gt; 10.2.1 freigegebene Weichen, soweit sie nicht auch Zugstraßeneinstellungen zulassen.</w:t>
        <w:br/>
        <w:t>(9) Verschluss oder Einzelsperrung oder bestehende Freigabe zur Nahbedienung von Fahrwegweichen bzw. Schutzwegweichen (Schutzweichen und Schlüsselsperren für den Bahnhof werden hier nicht geprüft), in der falschen Lage.</w:t>
        <w:br/>
        <w:t>(10) Die Notwendigkeit einer Zieleinstellung bei einem Signal, welches bereits von einer bestehenden Fahrstraße ohne Zieleinstellung belegt ist.</w:t>
        <w:br/>
        <w:t>(11) Der bestehende Mittelweichenverschluss einer Weiche im einzustellenden Fahrweg.</w:t>
        <w:br/>
        <w:t>(12) Zugstraßen, welche in Gegenrichtung von einem mittels Bereichsfreigabe freigegebenen Signal erreicht werden können, sind nicht zulässig, außer</w:t>
        <w:br/>
        <w:t>• der Nahbedienbereich, in welchem das gefährdende Signal enthalten ist, besitzt die Projektierungsvariante "Zugstraße in Nahbedienungsbezirk zulässig" und</w:t>
        <w:br/>
        <w:t>• der Fahrweg der Fahrstraße führt in den Nahbedienbereich des gefährdenden Signals hinein, durch diesen hindurch oder aus diesem heraus und</w:t>
        <w:br/>
        <w:t xml:space="preserve">• die Nahbedienung der gefährdenden Signale (Flankenschutz und Gegenfahrt) aufgehoben werden </w:t>
        <w:lastRenderedPageBreak/>
        <w:t>darf (keine Freistellung des Signals).</w:t>
        <w:br/>
        <w:t>(13) Beginn der Fahrstraße ohne Schutzweg bei einem Schutzsignal und Ende einer anderen Fahrstraße bei diesem Schutzsignal mit einem Schutzweg. Dieser Ausschluss hat durch die Anlagenprojektierung zu erfolgen. Siehe hierzu &lt;05 Lastenheft Teilsystem DSTW-ZE&gt; 10.2.1 und zugehörige Bemerkung</w:t>
        <w:br/>
        <w:t>(14) Ein Schutzsignal alter Bauform als Zielsignal, welches bereits als Verschub-Start verwendet ist.</w:t>
        <w:br/>
        <w:t>(15) Abgrenzungs- und Flankenschutzweichen von gem. &lt;05 Lastenheft Teilsystem DSTW-ZE&gt; 10.2.1 freigegebenen Nahbedienbereichen, welche noch nicht für den Nahbedienbereich verschlossen sind und für die Nahbedienung in einer anderen Lage als für die Fahrstraße im Fahr- bzw. Schutzweg benötigt werden (analog (9)).</w:t>
        <w:br/>
        <w:t>(16) Ein auf die Zulässigkeit von Zugstraßen einwirkendes Universalelement in hemmender Stellung.</w:t>
        <w:br/>
        <w:t>(17) bereits überbrückte Befahrbarkeitssperren im Fahrweg (auch im ersten Blockabschnitt).</w:t>
        <w:br/>
        <w:t>(18) wenn in Gegenrichtung der einzustellenden Zugstraße ein Gegenfahrtschutz bei einem Zugstraßenziel aktiv ist.</w:t>
        <w:br/>
        <w:t>​​</w:t>
      </w:r>
    </w:p>
    <w:p w14:paraId="6B0F56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ECC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DA3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1F0B9" w14:textId="77777777">
            <w:r>
              <w:t>MDSTW-22690</w:t>
            </w:r>
          </w:p>
        </w:tc>
      </w:tr>
      <w:tr w14:paraId="68735D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93F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974D2" w14:textId="77777777">
            <w:r>
              <w:t>05_166</w:t>
            </w:r>
          </w:p>
        </w:tc>
      </w:tr>
      <w:tr w14:paraId="33CD26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78C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3994D" w14:textId="77777777">
            <w:r>
              <w:t>1777</w:t>
            </w:r>
          </w:p>
        </w:tc>
      </w:tr>
      <w:tr w14:paraId="264F5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705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A50EE" w14:textId="77777777">
            <w:r>
              <w:t>[24]</w:t>
            </w:r>
          </w:p>
        </w:tc>
      </w:tr>
      <w:tr w14:paraId="453B7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D7FD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C5D7D" w14:textId="77777777">
            <w:r>
              <w:t>Draft</w:t>
            </w:r>
          </w:p>
        </w:tc>
      </w:tr>
      <w:tr w14:paraId="6368A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3645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19406" w14:textId="77777777">
            <w:r>
              <w:t>Muss</w:t>
            </w:r>
          </w:p>
        </w:tc>
      </w:tr>
      <w:tr w14:paraId="77782E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660E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31B39" w14:textId="77777777">
            <w:r>
              <w:t>Funktion wird wie in der ELEKTRA 2 Baseline 29.40 realisiert zur Verfügung gestellt.</w:t>
            </w:r>
          </w:p>
        </w:tc>
      </w:tr>
      <w:tr w14:paraId="2F6F9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C7CF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32FDB" w14:textId="77777777"/>
        </w:tc>
      </w:tr>
      <w:tr w14:paraId="45E3DD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CB7F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9B9A6" w14:textId="77777777">
            <w:r>
              <w:t>PV GA DIL OBB 1.0.0</w:t>
            </w:r>
          </w:p>
        </w:tc>
      </w:tr>
    </w:tbl>
    <w:p w14:paraId="51A28F69" w14:textId="77777777">
      <w:pPr>
        <w:spacing w:after="0" w:line="96" w:lineRule="auto"/>
      </w:pPr>
    </w:p>
    <w:p w14:paraId="64648862" w14:textId="77777777">
      <w:r>
        <w:rPr>
          <w:vanish/>
        </w:rPr>
        <w:t>MLS_DSTW/MDSTW-22691</w:t>
      </w:r>
      <w:r>
        <w:t>6.6.2.0-2 &lt;Bild 3.2.1.2&gt;</w:t>
        <w:br/>
        <w:t>​​</w:t>
      </w:r>
    </w:p>
    <w:p w14:paraId="7FD0FE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201A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B6D79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A46F9" w14:textId="77777777">
            <w:r>
              <w:t>854</w:t>
            </w:r>
          </w:p>
        </w:tc>
      </w:tr>
      <w:tr w14:paraId="24989E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428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377D2" w14:textId="77777777">
            <w:r>
              <w:t>MDSTW-22691</w:t>
            </w:r>
          </w:p>
        </w:tc>
      </w:tr>
      <w:tr w14:paraId="02FB9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49F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53412" w14:textId="77777777">
            <w:r>
              <w:t>1778</w:t>
            </w:r>
          </w:p>
        </w:tc>
      </w:tr>
      <w:tr w14:paraId="54672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5EF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5A927" w14:textId="77777777">
            <w:r>
              <w:t>05_1275</w:t>
            </w:r>
          </w:p>
        </w:tc>
      </w:tr>
    </w:tbl>
    <w:p w14:paraId="15625594" w14:textId="77777777">
      <w:pPr>
        <w:spacing w:after="0" w:line="96" w:lineRule="auto"/>
      </w:pPr>
    </w:p>
    <w:p w14:paraId="7879C636" w14:textId="77777777">
      <w:r>
        <w:rPr>
          <w:vanish/>
        </w:rPr>
        <w:t>MLS_DSTW/MDSTW-22692</w:t>
      </w:r>
      <w:r>
        <w:t>6.6.2.0-3 Illustration zu 13) der obigen Anforderung 05_166:</w:t>
        <w:br/>
        <w:t>Einstellung der Fahrstraße A - Sch1 mit Schutzweg und Verlängerung mit der Fahrstraße Sch1 - R1 ohne Schutzweg würde beim Signalbegriff "Unbeschränkt" am Startsignal eine Fahrt auf das Signal R1 ohne dahinterliegendem Schutzweg ohne eine Geschwindigkeitsbeschränkung bedeuten und ist daher nicht zugelassen.</w:t>
        <w:br/>
        <w:t xml:space="preserve">Einstellung der Fahrstraße A - Sch1 mit Schutzweg und Verlängerung mit der Fahrstraße Sch1 - R1 ohne Schutzweg würde beim Signalbegriff "Unbeschränkt" am Startsignal eine Fahrt auf das Signal R1 ohne dahinterliegendem Schutzweg ohne eine Geschwindigkeitsbeschränkung bedeuten und ist </w:t>
        <w:lastRenderedPageBreak/>
        <w:t>daher nicht zugelassen.</w:t>
        <w:br/>
        <w:t>​​</w:t>
      </w:r>
    </w:p>
    <w:p w14:paraId="72B5EF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D38B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ABC1D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7F182" w14:textId="77777777">
            <w:r>
              <w:t>855</w:t>
            </w:r>
          </w:p>
        </w:tc>
      </w:tr>
      <w:tr w14:paraId="374EE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9CE48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85E85" w14:textId="77777777">
            <w:r>
              <w:t>MDSTW-22692</w:t>
            </w:r>
          </w:p>
        </w:tc>
      </w:tr>
      <w:tr w14:paraId="01152E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DCA8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F365B" w14:textId="77777777">
            <w:r>
              <w:t>1779</w:t>
            </w:r>
          </w:p>
        </w:tc>
      </w:tr>
      <w:tr w14:paraId="2C469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6D9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CD8D1" w14:textId="77777777">
            <w:r>
              <w:t>05_168</w:t>
            </w:r>
          </w:p>
        </w:tc>
      </w:tr>
    </w:tbl>
    <w:p w14:paraId="2A77754C" w14:textId="77777777">
      <w:pPr>
        <w:spacing w:after="0" w:line="96" w:lineRule="auto"/>
      </w:pPr>
    </w:p>
    <w:p w14:paraId="43DBBBA4" w14:textId="77777777">
      <w:pPr>
        <w:spacing w:after="0"/>
      </w:pPr>
      <w:r>
        <w:rPr>
          <w:vanish/>
        </w:rPr>
        <w:t>MLS_DSTW/MDSTW-22693</w:t>
      </w:r>
      <w:r>
        <w:rPr>
          <w:b/>
        </w:rPr>
        <w:t>6.6.2.0-4 Vollständig erhaltene oder teilweise aufgelöste Schutzwege am Ziel müs...</w:t>
      </w:r>
      <w:r>
        <w:br/>
        <w:t>6.6.2.0-4 Vollständig erhaltene oder teilweise aufgelöste Schutzwege am Ziel müssen in eine neue Fahrstraße übernommen und wie ein neu einzustellender Schutzweg behandelt werden können, sofern sie ident mit dem neu einzustellenden Schutzweg am Ziel sind.</w:t>
        <w:br/>
        <w:t>​​</w:t>
      </w:r>
    </w:p>
    <w:p w14:paraId="5FBA48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CEB8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479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E7C2D" w14:textId="77777777">
            <w:r>
              <w:t>MDSTW-22693</w:t>
            </w:r>
          </w:p>
        </w:tc>
      </w:tr>
      <w:tr w14:paraId="21334A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D14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1172F" w14:textId="77777777">
            <w:r>
              <w:t>05_169</w:t>
            </w:r>
          </w:p>
        </w:tc>
      </w:tr>
      <w:tr w14:paraId="7669D7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753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2FC67" w14:textId="77777777">
            <w:r>
              <w:t>1780</w:t>
            </w:r>
          </w:p>
        </w:tc>
      </w:tr>
      <w:tr w14:paraId="0E9E7B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793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04CC8" w14:textId="77777777"/>
        </w:tc>
      </w:tr>
      <w:tr w14:paraId="203F2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D59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96CCE4" w14:textId="77777777">
            <w:r>
              <w:t>Draft</w:t>
            </w:r>
          </w:p>
        </w:tc>
      </w:tr>
      <w:tr w14:paraId="25EA5D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179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E3594" w14:textId="77777777">
            <w:r>
              <w:t>Muss</w:t>
            </w:r>
          </w:p>
        </w:tc>
      </w:tr>
      <w:tr w14:paraId="3C9C4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0F0A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DE9B9" w14:textId="77777777">
            <w:r>
              <w:t>Funktion wird wie in der ELEKTRA 2 Baseline 29.40 realisiert zur Verfügung gestellt.</w:t>
            </w:r>
          </w:p>
        </w:tc>
      </w:tr>
      <w:tr w14:paraId="3859F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59D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A59F5" w14:textId="77777777"/>
        </w:tc>
      </w:tr>
      <w:tr w14:paraId="7C7AB2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75F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F0473" w14:textId="77777777">
            <w:r>
              <w:t>PV GA DIL OBB 1.0.0</w:t>
            </w:r>
          </w:p>
        </w:tc>
      </w:tr>
    </w:tbl>
    <w:p w14:paraId="0A0E7E50" w14:textId="77777777">
      <w:pPr>
        <w:spacing w:after="0" w:line="96" w:lineRule="auto"/>
      </w:pPr>
    </w:p>
    <w:p w14:paraId="69107CD4" w14:textId="77777777">
      <w:pPr>
        <w:spacing w:after="0"/>
      </w:pPr>
      <w:r>
        <w:rPr>
          <w:vanish/>
        </w:rPr>
        <w:t>MLS_DSTW/MDSTW-22694</w:t>
      </w:r>
      <w:r>
        <w:rPr>
          <w:b/>
        </w:rPr>
        <w:t>6.6.2.0-5 Eine Fahrstraßeneinstellung über freigegebene EKSA muss jederzeit mögl...</w:t>
      </w:r>
      <w:r>
        <w:br/>
        <w:t>6.6.2.0-5 Eine Fahrstraßeneinstellung über freigegebene EKSA muss jederzeit möglich sein.</w:t>
        <w:br/>
        <w:t>​​</w:t>
      </w:r>
    </w:p>
    <w:p w14:paraId="3891D2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7D4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640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3AD55" w14:textId="77777777">
            <w:r>
              <w:t>MDSTW-22694</w:t>
            </w:r>
          </w:p>
        </w:tc>
      </w:tr>
      <w:tr w14:paraId="0EBB06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00FE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FD429" w14:textId="77777777">
            <w:r>
              <w:t>05_170</w:t>
            </w:r>
          </w:p>
        </w:tc>
      </w:tr>
      <w:tr w14:paraId="6FD2D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F471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32D04" w14:textId="77777777">
            <w:r>
              <w:t>1781</w:t>
            </w:r>
          </w:p>
        </w:tc>
      </w:tr>
      <w:tr w14:paraId="540B74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53E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09E74" w14:textId="77777777"/>
        </w:tc>
      </w:tr>
      <w:tr w14:paraId="77B11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59AD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C34EC0" w14:textId="77777777">
            <w:r>
              <w:t>Draft</w:t>
            </w:r>
          </w:p>
        </w:tc>
      </w:tr>
      <w:tr w14:paraId="2BBB75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FD83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06E7D" w14:textId="77777777">
            <w:r>
              <w:t>Muss</w:t>
            </w:r>
          </w:p>
        </w:tc>
      </w:tr>
      <w:tr w14:paraId="2E7088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9EE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F1C61" w14:textId="77777777">
            <w:r>
              <w:t>Funktion wird wie in der ELEKTRA 2 Baseline 29.40 realisiert zur Verfügung gestellt.</w:t>
            </w:r>
          </w:p>
        </w:tc>
      </w:tr>
      <w:tr w14:paraId="559E3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1F90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7C5DC" w14:textId="77777777"/>
        </w:tc>
      </w:tr>
      <w:tr w14:paraId="3CD6B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B15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AE8951" w14:textId="77777777">
            <w:r>
              <w:t>PV GA DIL OBB 1.0.0</w:t>
            </w:r>
          </w:p>
        </w:tc>
      </w:tr>
    </w:tbl>
    <w:p w14:paraId="13919747" w14:textId="77777777">
      <w:pPr>
        <w:spacing w:after="0" w:line="96" w:lineRule="auto"/>
      </w:pPr>
    </w:p>
    <w:p w14:paraId="53653F01" w14:textId="77777777">
      <w:pPr>
        <w:spacing w:after="0"/>
      </w:pPr>
      <w:r>
        <w:rPr>
          <w:vanish/>
        </w:rPr>
        <w:t>MLS_DSTW/MDSTW-22695</w:t>
      </w:r>
      <w:r>
        <w:rPr>
          <w:b/>
        </w:rPr>
        <w:t>6.6.2.0-6 Wenn die Zulässigkeitsprüfung für die gesamte eingegebene Fahrstraße p...</w:t>
      </w:r>
      <w:r>
        <w:br/>
        <w:t>6.6.2.0-6 Wenn die Zulässigkeitsprüfung für die gesamte eingegebene Fahrstraße positiv verlaufen ist, ist zu überprüfen, ob Hinweisschilder zu quittieren sind. Zu überprüfen ist, ob</w:t>
        <w:br/>
        <w:t>• in einem Gleisabschnitt der Fahrstraße und</w:t>
        <w:br/>
        <w:lastRenderedPageBreak/>
        <w:t>• ob bei Fahrten auf die freie Strecke Hinweisschilder in einem Blockabschnitt bis zur Grenze des VSTW bzw. bis zu einer BÜA im eigenen VSTW ein oder mehrere Hinweisschilder gesetzt sind.</w:t>
        <w:br/>
        <w:br/>
        <w:t>Hinweisschilder im Schutzweg dürfen nicht berücksichtigt werden.</w:t>
        <w:br/>
        <w:t>​​</w:t>
      </w:r>
    </w:p>
    <w:p w14:paraId="6E2EFC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1E00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347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9617E" w14:textId="77777777">
            <w:r>
              <w:t>MDSTW-22695</w:t>
            </w:r>
          </w:p>
        </w:tc>
      </w:tr>
      <w:tr w14:paraId="7A4A4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B02D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9EB71" w14:textId="77777777">
            <w:r>
              <w:t>05_171</w:t>
            </w:r>
          </w:p>
        </w:tc>
      </w:tr>
      <w:tr w14:paraId="1F02EF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D76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22617F" w14:textId="77777777">
            <w:r>
              <w:t>1782</w:t>
            </w:r>
          </w:p>
        </w:tc>
      </w:tr>
      <w:tr w14:paraId="08B653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81F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A4F71" w14:textId="77777777"/>
        </w:tc>
      </w:tr>
      <w:tr w14:paraId="59FD08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D11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C7B87B" w14:textId="77777777">
            <w:r>
              <w:t>Draft</w:t>
            </w:r>
          </w:p>
        </w:tc>
      </w:tr>
      <w:tr w14:paraId="50954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DAF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8BA712" w14:textId="77777777">
            <w:r>
              <w:t>Muss</w:t>
            </w:r>
          </w:p>
        </w:tc>
      </w:tr>
      <w:tr w14:paraId="73A5E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490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D5D700" w14:textId="77777777">
            <w:r>
              <w:t>Funktion wird wie in der ELEKTRA 2 Baseline 29.40 realisiert zur Verfügung gestellt.</w:t>
            </w:r>
          </w:p>
        </w:tc>
      </w:tr>
      <w:tr w14:paraId="37892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50B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40965" w14:textId="77777777"/>
        </w:tc>
      </w:tr>
      <w:tr w14:paraId="2D57FE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591D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87331" w14:textId="77777777">
            <w:r>
              <w:t>PV GA DIL OBB 1.0.0</w:t>
            </w:r>
          </w:p>
        </w:tc>
      </w:tr>
    </w:tbl>
    <w:p w14:paraId="23C4F36C" w14:textId="77777777">
      <w:pPr>
        <w:spacing w:after="0" w:line="96" w:lineRule="auto"/>
      </w:pPr>
    </w:p>
    <w:p w14:paraId="55BB4954" w14:textId="77777777">
      <w:pPr>
        <w:spacing w:after="0"/>
      </w:pPr>
      <w:r>
        <w:rPr>
          <w:vanish/>
        </w:rPr>
        <w:t>MLS_DSTW/MDSTW-22696</w:t>
      </w:r>
      <w:r>
        <w:rPr>
          <w:b/>
        </w:rPr>
        <w:t>6.6.2.0-7 Wurden gesetzte Hinweisschilder gefunden, so muss der Bediener zum Qui...</w:t>
      </w:r>
      <w:r>
        <w:br/>
        <w:t>6.6.2.0-7 Wurden gesetzte Hinweisschilder gefunden, so muss der Bediener zum Quittieren dieser (pro Gleisabschnitt mit gesetzten Hinweisschildern gesondert) aufgefordert werden.</w:t>
        <w:br/>
        <w:t>​​</w:t>
      </w:r>
    </w:p>
    <w:p w14:paraId="0CF906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CC9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038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971BA" w14:textId="77777777">
            <w:r>
              <w:t>MDSTW-22696</w:t>
            </w:r>
          </w:p>
        </w:tc>
      </w:tr>
      <w:tr w14:paraId="6100D0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9850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0BC33" w14:textId="77777777">
            <w:r>
              <w:t>05_172</w:t>
            </w:r>
          </w:p>
        </w:tc>
      </w:tr>
      <w:tr w14:paraId="2BB3E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A5E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AD32A" w14:textId="77777777">
            <w:r>
              <w:t>1783</w:t>
            </w:r>
          </w:p>
        </w:tc>
      </w:tr>
      <w:tr w14:paraId="283678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E88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912E3" w14:textId="77777777"/>
        </w:tc>
      </w:tr>
      <w:tr w14:paraId="19E571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78D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971F4" w14:textId="77777777">
            <w:r>
              <w:t>Draft</w:t>
            </w:r>
          </w:p>
        </w:tc>
      </w:tr>
      <w:tr w14:paraId="675279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50C4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F8F8A" w14:textId="77777777">
            <w:r>
              <w:t>Muss</w:t>
            </w:r>
          </w:p>
        </w:tc>
      </w:tr>
      <w:tr w14:paraId="273717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F15C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48ECC" w14:textId="77777777">
            <w:r>
              <w:t>Funktion wird wie in der ELEKTRA 2 Baseline 29.40 realisiert zur Verfügung gestellt.</w:t>
            </w:r>
          </w:p>
        </w:tc>
      </w:tr>
      <w:tr w14:paraId="561A98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9F33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1343BE" w14:textId="77777777"/>
        </w:tc>
      </w:tr>
      <w:tr w14:paraId="3CB1D6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B52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587A7" w14:textId="77777777">
            <w:r>
              <w:t>PV GA DIL OBB 1.0.0</w:t>
            </w:r>
          </w:p>
        </w:tc>
      </w:tr>
    </w:tbl>
    <w:p w14:paraId="0D6E90E4" w14:textId="77777777">
      <w:pPr>
        <w:spacing w:after="0" w:line="96" w:lineRule="auto"/>
      </w:pPr>
    </w:p>
    <w:p w14:paraId="65B92336" w14:textId="77777777">
      <w:pPr>
        <w:spacing w:after="0"/>
      </w:pPr>
      <w:r>
        <w:rPr>
          <w:vanish/>
        </w:rPr>
        <w:t>MLS_DSTW/MDSTW-22697</w:t>
      </w:r>
      <w:r>
        <w:rPr>
          <w:b/>
        </w:rPr>
        <w:t>6.6.2.0-8 Wird ein Gleisabschnitt mit Hinweisschildern negativ quittiert, so mus...</w:t>
      </w:r>
      <w:r>
        <w:br/>
        <w:t>6.6.2.0-8 Wird ein Gleisabschnitt mit Hinweisschildern negativ quittiert, so muss es zum Abbruch der Zulässigkeitsprüfung kommen.</w:t>
        <w:br/>
        <w:t>​​</w:t>
      </w:r>
    </w:p>
    <w:p w14:paraId="0A88CB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E7FB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646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3B51D" w14:textId="77777777">
            <w:r>
              <w:t>MDSTW-22697</w:t>
            </w:r>
          </w:p>
        </w:tc>
      </w:tr>
      <w:tr w14:paraId="175B1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26D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ED701" w14:textId="77777777">
            <w:r>
              <w:t>05_173</w:t>
            </w:r>
          </w:p>
        </w:tc>
      </w:tr>
      <w:tr w14:paraId="76782E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EB9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6744B" w14:textId="77777777">
            <w:r>
              <w:t>1784</w:t>
            </w:r>
          </w:p>
        </w:tc>
      </w:tr>
      <w:tr w14:paraId="15423F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E43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EA024" w14:textId="77777777"/>
        </w:tc>
      </w:tr>
      <w:tr w14:paraId="04E7F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A24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A53A7" w14:textId="77777777">
            <w:r>
              <w:t>Draft</w:t>
            </w:r>
          </w:p>
        </w:tc>
      </w:tr>
      <w:tr w14:paraId="34F57D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80E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DC354C" w14:textId="77777777">
            <w:r>
              <w:t>Muss</w:t>
            </w:r>
          </w:p>
        </w:tc>
      </w:tr>
      <w:tr w14:paraId="11C688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D2D585"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61DEA" w14:textId="77777777">
            <w:r>
              <w:t>Funktion wird wie in der ELEKTRA 2 Baseline 29.40 realisiert zur Verfügung gestellt.</w:t>
            </w:r>
          </w:p>
        </w:tc>
      </w:tr>
      <w:tr w14:paraId="72FCCF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359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44AF7" w14:textId="77777777"/>
        </w:tc>
      </w:tr>
      <w:tr w14:paraId="6F8593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9E3B1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CF5FC" w14:textId="77777777">
            <w:r>
              <w:t>PV GA DIL OBB 1.0.0</w:t>
            </w:r>
          </w:p>
        </w:tc>
      </w:tr>
    </w:tbl>
    <w:p w14:paraId="726DC0E7" w14:textId="77777777">
      <w:pPr>
        <w:spacing w:after="0" w:line="96" w:lineRule="auto"/>
      </w:pPr>
    </w:p>
    <w:p w14:paraId="778E5DF8" w14:textId="77777777">
      <w:pPr>
        <w:spacing w:after="0"/>
      </w:pPr>
      <w:r>
        <w:rPr>
          <w:vanish/>
        </w:rPr>
        <w:t>MLS_DSTW/MDSTW-22698</w:t>
      </w:r>
      <w:r>
        <w:rPr>
          <w:b/>
        </w:rPr>
        <w:t>6.6.2.0-9 Wenn alle Gleisabschnitte mit gesetzten Hinweisschildern für die gewün...</w:t>
      </w:r>
      <w:r>
        <w:br/>
        <w:t>6.6.2.0-9 Wenn alle Gleisabschnitte mit gesetzten Hinweisschildern für die gewünschte Fahrstraße positiv quittiert sind, muss eine nochmalige Zulässigkeitsprüfung durchgeführt werden. Erst wenn diese Zulässigkeitsprüfung positiv beendet ist, darf mit der Bearbeitung der Fahrstraßeneinstellung fortgesetzt werden.</w:t>
        <w:br/>
        <w:t>​​</w:t>
      </w:r>
    </w:p>
    <w:p w14:paraId="2BB7DD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1EAA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062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BAF38F" w14:textId="77777777">
            <w:r>
              <w:t>MDSTW-22698</w:t>
            </w:r>
          </w:p>
        </w:tc>
      </w:tr>
      <w:tr w14:paraId="4B852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A7D7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C033C" w14:textId="77777777">
            <w:r>
              <w:t>05_174</w:t>
            </w:r>
          </w:p>
        </w:tc>
      </w:tr>
      <w:tr w14:paraId="029952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2FBF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EAB95" w14:textId="77777777">
            <w:r>
              <w:t>1785</w:t>
            </w:r>
          </w:p>
        </w:tc>
      </w:tr>
      <w:tr w14:paraId="38F60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ACD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15710" w14:textId="77777777"/>
        </w:tc>
      </w:tr>
      <w:tr w14:paraId="7B4A3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804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FA959A" w14:textId="77777777">
            <w:r>
              <w:t>Draft</w:t>
            </w:r>
          </w:p>
        </w:tc>
      </w:tr>
      <w:tr w14:paraId="76DE7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94C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16436" w14:textId="77777777">
            <w:r>
              <w:t>Muss</w:t>
            </w:r>
          </w:p>
        </w:tc>
      </w:tr>
      <w:tr w14:paraId="38B8DD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C3C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E64A2F" w14:textId="77777777">
            <w:r>
              <w:t>Funktion wird wie in der ELEKTRA 2 Baseline 29.40 realisiert zur Verfügung gestellt.</w:t>
            </w:r>
          </w:p>
        </w:tc>
      </w:tr>
      <w:tr w14:paraId="1F60D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1AC97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0D179" w14:textId="77777777"/>
        </w:tc>
      </w:tr>
      <w:tr w14:paraId="549E0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5C2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5244A" w14:textId="77777777">
            <w:r>
              <w:t>PV GA DIL OBB 1.0.0</w:t>
            </w:r>
          </w:p>
        </w:tc>
      </w:tr>
    </w:tbl>
    <w:p w14:paraId="4D08604D" w14:textId="77777777">
      <w:pPr>
        <w:spacing w:after="0" w:line="96" w:lineRule="auto"/>
      </w:pPr>
    </w:p>
    <w:p w14:paraId="55634A54" w14:textId="77777777">
      <w:pPr>
        <w:pStyle w:val="Heading5"/>
        <w:divId w:val="212"/>
      </w:pPr>
      <w:bookmarkStart w:name="_Toc242172788" w:id="181"/>
      <w:r>
        <w:t>6.6.3 Bildung einer Fahrstraße - Fahrstraßeneinstellung</w:t>
      </w:r>
      <w:bookmarkEnd w:id="181"/>
    </w:p>
    <w:p w14:paraId="5D2768FB" w14:textId="77777777">
      <w:pPr>
        <w:spacing w:after="0"/>
      </w:pPr>
      <w:r>
        <w:rPr>
          <w:vanish/>
        </w:rPr>
        <w:t>MLS_DSTW/MDSTW-22699</w:t>
      </w:r>
      <w:r>
        <w:rPr>
          <w:b/>
        </w:rPr>
        <w:t>6.6.3.0-1 Mit der Einstellung einer Fahrstraße darf nur begonnen werden, wenn di...</w:t>
      </w:r>
      <w:r>
        <w:br/>
        <w:t>6.6.3.0-1 Mit der Einstellung einer Fahrstraße darf nur begonnen werden, wenn die Zulässigkeitsprüfung für die gesamte, gemäß &lt;05 Lastenheft Teilsystem DSTW-ZE&gt; 6.6.1 eingegebene Fahrstraße positiv verlaufen ist.</w:t>
        <w:br/>
        <w:t>​​</w:t>
      </w:r>
    </w:p>
    <w:p w14:paraId="4BF357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2F3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750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08C9C" w14:textId="77777777">
            <w:r>
              <w:t>MDSTW-22699</w:t>
            </w:r>
          </w:p>
        </w:tc>
      </w:tr>
      <w:tr w14:paraId="6D920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AF4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5B1C7" w14:textId="77777777">
            <w:r>
              <w:t>05_176</w:t>
            </w:r>
          </w:p>
        </w:tc>
      </w:tr>
      <w:tr w14:paraId="19DD82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F4E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234B9" w14:textId="77777777">
            <w:r>
              <w:t>1787</w:t>
            </w:r>
          </w:p>
        </w:tc>
      </w:tr>
      <w:tr w14:paraId="17CBB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5E4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AA5EA" w14:textId="77777777"/>
        </w:tc>
      </w:tr>
      <w:tr w14:paraId="7E4CC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E17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B893D" w14:textId="77777777">
            <w:r>
              <w:t>Draft</w:t>
            </w:r>
          </w:p>
        </w:tc>
      </w:tr>
      <w:tr w14:paraId="2944E5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6EC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9E6B7" w14:textId="77777777">
            <w:r>
              <w:t>Muss</w:t>
            </w:r>
          </w:p>
        </w:tc>
      </w:tr>
      <w:tr w14:paraId="0B3363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EA24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3702D" w14:textId="77777777">
            <w:r>
              <w:t>Funktion wird wie in der ELEKTRA 2 Baseline 29.40 realisiert zur Verfügung gestellt.</w:t>
            </w:r>
          </w:p>
        </w:tc>
      </w:tr>
      <w:tr w14:paraId="7ADB4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A3C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BBF6A" w14:textId="77777777"/>
        </w:tc>
      </w:tr>
      <w:tr w14:paraId="2B007F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ABC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059C3" w14:textId="77777777">
            <w:r>
              <w:t>PV GA DIL OBB 1.0.0</w:t>
            </w:r>
          </w:p>
        </w:tc>
      </w:tr>
    </w:tbl>
    <w:p w14:paraId="4D36C61C" w14:textId="77777777">
      <w:pPr>
        <w:spacing w:after="0" w:line="96" w:lineRule="auto"/>
      </w:pPr>
    </w:p>
    <w:p w14:paraId="495B052D" w14:textId="77777777">
      <w:pPr>
        <w:spacing w:after="0"/>
      </w:pPr>
      <w:r>
        <w:rPr>
          <w:vanish/>
        </w:rPr>
        <w:t>MLS_DSTW/MDSTW-22700</w:t>
      </w:r>
      <w:r>
        <w:rPr>
          <w:b/>
        </w:rPr>
        <w:t>6.6.3.0-2 Selbsttätiges Stellen der für die Fahrstraße benötigten Einrichtungen...</w:t>
      </w:r>
      <w:r>
        <w:br/>
        <w:t xml:space="preserve">6.6.3.0-2 Selbsttätiges Stellen der für die Fahrstraße benötigten Einrichtungen in die geforderte </w:t>
        <w:lastRenderedPageBreak/>
        <w:t>Stellung muss realisiert werden.</w:t>
        <w:br/>
        <w:t>​​</w:t>
      </w:r>
    </w:p>
    <w:p w14:paraId="43E263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AEF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FB1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A23DE" w14:textId="77777777">
            <w:r>
              <w:t>MDSTW-22700</w:t>
            </w:r>
          </w:p>
        </w:tc>
      </w:tr>
      <w:tr w14:paraId="1E2D4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E8E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AB98E" w14:textId="77777777">
            <w:r>
              <w:t>05_177</w:t>
            </w:r>
          </w:p>
        </w:tc>
      </w:tr>
      <w:tr w14:paraId="35EF7C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148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B32FA" w14:textId="77777777">
            <w:r>
              <w:t>1788</w:t>
            </w:r>
          </w:p>
        </w:tc>
      </w:tr>
      <w:tr w14:paraId="67375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A930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8732D" w14:textId="77777777"/>
        </w:tc>
      </w:tr>
      <w:tr w14:paraId="512F9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B861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4B990" w14:textId="77777777">
            <w:r>
              <w:t>Draft</w:t>
            </w:r>
          </w:p>
        </w:tc>
      </w:tr>
      <w:tr w14:paraId="71825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554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65470" w14:textId="77777777">
            <w:r>
              <w:t>Muss</w:t>
            </w:r>
          </w:p>
        </w:tc>
      </w:tr>
      <w:tr w14:paraId="0E0598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ACC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1018E" w14:textId="77777777">
            <w:r>
              <w:t>Funktion wird wie in der ELEKTRA 2 Baseline 29.40 realisiert zur Verfügung gestellt.</w:t>
            </w:r>
          </w:p>
        </w:tc>
      </w:tr>
      <w:tr w14:paraId="431F73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69F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64CDC" w14:textId="77777777"/>
        </w:tc>
      </w:tr>
      <w:tr w14:paraId="4352E7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759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24DE3" w14:textId="77777777">
            <w:r>
              <w:t>PV GA DIL OBB 1.0.0</w:t>
            </w:r>
          </w:p>
        </w:tc>
      </w:tr>
    </w:tbl>
    <w:p w14:paraId="5E84A134" w14:textId="77777777">
      <w:pPr>
        <w:spacing w:after="0" w:line="96" w:lineRule="auto"/>
      </w:pPr>
    </w:p>
    <w:p w14:paraId="21291D9C" w14:textId="77777777">
      <w:pPr>
        <w:spacing w:after="0"/>
      </w:pPr>
      <w:r>
        <w:rPr>
          <w:vanish/>
        </w:rPr>
        <w:t>MLS_DSTW/MDSTW-22701</w:t>
      </w:r>
      <w:r>
        <w:rPr>
          <w:b/>
        </w:rPr>
        <w:t>6.6.3.0-3 Bei richtiger Ordnungsstellung muss der Verschluss aller für die Fahrs...</w:t>
      </w:r>
      <w:r>
        <w:br/>
        <w:t>6.6.3.0-3 Bei richtiger Ordnungsstellung muss der Verschluss aller für die Fahrstraße benötigten Einrichtungen erfolgen.</w:t>
        <w:br/>
        <w:t>​​</w:t>
      </w:r>
    </w:p>
    <w:p w14:paraId="4161BB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CCD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B57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0C119" w14:textId="77777777">
            <w:r>
              <w:t>MDSTW-22701</w:t>
            </w:r>
          </w:p>
        </w:tc>
      </w:tr>
      <w:tr w14:paraId="73DD5F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723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0FB16" w14:textId="77777777">
            <w:r>
              <w:t>05_178</w:t>
            </w:r>
          </w:p>
        </w:tc>
      </w:tr>
      <w:tr w14:paraId="2CB70D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2CE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CF6DA" w14:textId="77777777">
            <w:r>
              <w:t>1789</w:t>
            </w:r>
          </w:p>
        </w:tc>
      </w:tr>
      <w:tr w14:paraId="40EAE8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2F9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21421" w14:textId="77777777"/>
        </w:tc>
      </w:tr>
      <w:tr w14:paraId="0142A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E8D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B9366" w14:textId="77777777">
            <w:r>
              <w:t>Draft</w:t>
            </w:r>
          </w:p>
        </w:tc>
      </w:tr>
      <w:tr w14:paraId="0D04E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360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29EDB" w14:textId="77777777">
            <w:r>
              <w:t>Muss</w:t>
            </w:r>
          </w:p>
        </w:tc>
      </w:tr>
      <w:tr w14:paraId="21ECC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798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F682F" w14:textId="77777777">
            <w:r>
              <w:t>Funktion wird wie in der ELEKTRA 2 Baseline 29.40 realisiert zur Verfügung gestellt.</w:t>
            </w:r>
          </w:p>
        </w:tc>
      </w:tr>
      <w:tr w14:paraId="5EDE3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A96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4E2D0" w14:textId="77777777"/>
        </w:tc>
      </w:tr>
      <w:tr w14:paraId="260BFA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394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EA3BA" w14:textId="77777777">
            <w:r>
              <w:t>PV GA DIL OBB 1.0.0</w:t>
            </w:r>
          </w:p>
        </w:tc>
      </w:tr>
    </w:tbl>
    <w:p w14:paraId="34A24BD7" w14:textId="77777777">
      <w:pPr>
        <w:spacing w:after="0" w:line="96" w:lineRule="auto"/>
      </w:pPr>
    </w:p>
    <w:p w14:paraId="5144531E" w14:textId="77777777">
      <w:pPr>
        <w:spacing w:after="0"/>
      </w:pPr>
      <w:r>
        <w:rPr>
          <w:vanish/>
        </w:rPr>
        <w:t>MLS_DSTW/MDSTW-22702</w:t>
      </w:r>
      <w:r>
        <w:rPr>
          <w:b/>
        </w:rPr>
        <w:t>6.6.3.0-4 Bei Nichtzustandekommen der selbsttätigen Stellung bzw. des Verschluss...</w:t>
      </w:r>
      <w:r>
        <w:br/>
        <w:t>6.6.3.0-4 Bei Nichtzustandekommen der selbsttätigen Stellung bzw. des Verschlusses einer Weiche muss die Meldung "Stellauftrag" an die BFZ gesendet werden.</w:t>
        <w:br/>
        <w:t>​​</w:t>
      </w:r>
    </w:p>
    <w:p w14:paraId="453581D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242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2C3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DAF635" w14:textId="77777777">
            <w:r>
              <w:t>MDSTW-22702</w:t>
            </w:r>
          </w:p>
        </w:tc>
      </w:tr>
      <w:tr w14:paraId="554EF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1E315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7546E" w14:textId="77777777">
            <w:r>
              <w:t>05_179</w:t>
            </w:r>
          </w:p>
        </w:tc>
      </w:tr>
      <w:tr w14:paraId="0132D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F2E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B4E96" w14:textId="77777777">
            <w:r>
              <w:t>1790</w:t>
            </w:r>
          </w:p>
        </w:tc>
      </w:tr>
      <w:tr w14:paraId="1224CF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E3D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A1FDA" w14:textId="77777777"/>
        </w:tc>
      </w:tr>
      <w:tr w14:paraId="4758F8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E95D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63CD7" w14:textId="77777777">
            <w:r>
              <w:t>Draft</w:t>
            </w:r>
          </w:p>
        </w:tc>
      </w:tr>
      <w:tr w14:paraId="0235DB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CA0F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7D868" w14:textId="77777777">
            <w:r>
              <w:t>Muss</w:t>
            </w:r>
          </w:p>
        </w:tc>
      </w:tr>
      <w:tr w14:paraId="546EE0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044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9DAE2" w14:textId="77777777">
            <w:r>
              <w:t>Funktion wird wie in der ELEKTRA 2 Baseline 29.40 realisiert zur Verfügung gestellt.</w:t>
            </w:r>
          </w:p>
        </w:tc>
      </w:tr>
      <w:tr w14:paraId="31AD2C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5C3D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81B54" w14:textId="77777777"/>
        </w:tc>
      </w:tr>
      <w:tr w14:paraId="7221DE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B77CD"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FE570" w14:textId="77777777">
            <w:r>
              <w:t>PV GA DIL OBB 1.0.0</w:t>
            </w:r>
          </w:p>
        </w:tc>
      </w:tr>
    </w:tbl>
    <w:p w14:paraId="1852017C" w14:textId="77777777">
      <w:pPr>
        <w:spacing w:after="0" w:line="96" w:lineRule="auto"/>
      </w:pPr>
    </w:p>
    <w:p w14:paraId="1D0F9F88" w14:textId="77777777">
      <w:pPr>
        <w:spacing w:after="0"/>
      </w:pPr>
      <w:r>
        <w:rPr>
          <w:vanish/>
        </w:rPr>
        <w:t>MLS_DSTW/MDSTW-22703</w:t>
      </w:r>
      <w:r>
        <w:rPr>
          <w:b/>
        </w:rPr>
        <w:t>6.6.3.0-5 Rückwärtsverschluss für fernbediente Weichen darf nicht umgesetzt werd...</w:t>
      </w:r>
      <w:r>
        <w:br/>
        <w:t>6.6.3.0-5 Rückwärtsverschluss für fernbediente Weichen darf nicht umgesetzt werden.</w:t>
        <w:br/>
        <w:t>​​</w:t>
      </w:r>
    </w:p>
    <w:p w14:paraId="7B67E1B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33"/>
      </w:tblGrid>
      <w:tr w14:paraId="1732ED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A59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651712" w14:textId="77777777">
            <w:r>
              <w:t>MDSTW-22703</w:t>
            </w:r>
          </w:p>
        </w:tc>
      </w:tr>
      <w:tr w14:paraId="5B07E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C1B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5562E" w14:textId="77777777">
            <w:r>
              <w:t>05_180</w:t>
            </w:r>
          </w:p>
        </w:tc>
      </w:tr>
      <w:tr w14:paraId="3EC03D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F60C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0913B" w14:textId="77777777">
            <w:r>
              <w:t>1791</w:t>
            </w:r>
          </w:p>
        </w:tc>
      </w:tr>
      <w:tr w14:paraId="26D19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9CE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5D60D" w14:textId="77777777"/>
        </w:tc>
      </w:tr>
      <w:tr w14:paraId="54D418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C6E1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196211" w14:textId="77777777">
            <w:r>
              <w:t>Draft</w:t>
            </w:r>
          </w:p>
        </w:tc>
      </w:tr>
      <w:tr w14:paraId="1BE4AF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EA00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F419A" w14:textId="77777777">
            <w:r>
              <w:t>Muss</w:t>
            </w:r>
          </w:p>
        </w:tc>
      </w:tr>
      <w:tr w14:paraId="6EE2A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213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2D06C" w14:textId="77777777">
            <w:r>
              <w:t>Rückwärtsverschluss für fernbediente Weichen ist nicht vorgesehen.</w:t>
            </w:r>
          </w:p>
        </w:tc>
      </w:tr>
      <w:tr w14:paraId="4E25B3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5A9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DE922" w14:textId="77777777"/>
        </w:tc>
      </w:tr>
      <w:tr w14:paraId="066534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773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C533E8" w14:textId="77777777"/>
        </w:tc>
      </w:tr>
    </w:tbl>
    <w:p w14:paraId="73984DA0" w14:textId="77777777">
      <w:pPr>
        <w:spacing w:after="0" w:line="96" w:lineRule="auto"/>
      </w:pPr>
    </w:p>
    <w:p w14:paraId="34E6D6C8" w14:textId="77777777">
      <w:pPr>
        <w:pStyle w:val="Heading5"/>
        <w:divId w:val="213"/>
      </w:pPr>
      <w:bookmarkStart w:name="_Toc242172789" w:id="182"/>
      <w:r>
        <w:t>6.6.4 Bildung einer Fahrstraße -Fahrstraßenfestlegung</w:t>
      </w:r>
      <w:bookmarkEnd w:id="182"/>
    </w:p>
    <w:p w14:paraId="16CA809D" w14:textId="77777777">
      <w:pPr>
        <w:spacing w:after="0"/>
      </w:pPr>
      <w:r>
        <w:rPr>
          <w:vanish/>
        </w:rPr>
        <w:t>MLS_DSTW/MDSTW-22704</w:t>
      </w:r>
      <w:r>
        <w:rPr>
          <w:b/>
        </w:rPr>
        <w:t>6.6.4.0-1 Die Festlegung einer Fahrstraße darf nur zustande kommen, wenn:</w:t>
      </w:r>
      <w:r>
        <w:br/>
        <w:t>6.6.4.0-1 Die Festlegung einer Fahrstraße darf nur zustande kommen, wenn:</w:t>
        <w:br/>
        <w:t>• richtige Lage, Ordnungsstellung und Verschluss der Fahrwegweichen und ggf. Schutzwegweichen vorhanden sind (Flachkreuzungen, Schlüsselsperren analog),</w:t>
        <w:br/>
        <w:t>• alle Flankenschutzbedingungen erfüllt sind,</w:t>
        <w:br/>
        <w:t>• alle Fahrtausschlüsse zur eigenen Fahrstraße laut Zulässigkeitsprüfung sichergestellt sind,</w:t>
        <w:br/>
        <w:t>• im Fahrweg und bei Fahrten auf die Strecke im angrenzenden Blockabschnitt keine eingelegten, nicht überbrückten Befahrbarkeitssperren vorhanden sind,</w:t>
        <w:br/>
        <w:t>• ein auf die Festlegung von Zugstraßen einwirkendes Universalelement nicht in hemmender Stellung (punkt- oder linienförmige Überwachung projektierbar) ist. Bei linienförmiger Überwachung eines solchen Universalelements ist bei einer Änderung auf die hemmende bzw. gestörte Stellung die Überwachung zu löschen.</w:t>
        <w:br/>
        <w:t>​​</w:t>
      </w:r>
    </w:p>
    <w:p w14:paraId="71B4C53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07E5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F12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FDB2B" w14:textId="77777777">
            <w:r>
              <w:t>MDSTW-22704</w:t>
            </w:r>
          </w:p>
        </w:tc>
      </w:tr>
      <w:tr w14:paraId="2F4DBC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A00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A842E" w14:textId="77777777">
            <w:r>
              <w:t>05_182</w:t>
            </w:r>
          </w:p>
        </w:tc>
      </w:tr>
      <w:tr w14:paraId="6C73EA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02BF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30642" w14:textId="77777777">
            <w:r>
              <w:t>1793</w:t>
            </w:r>
          </w:p>
        </w:tc>
      </w:tr>
      <w:tr w14:paraId="06611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0804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40A6E" w14:textId="77777777"/>
        </w:tc>
      </w:tr>
      <w:tr w14:paraId="272960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BA6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BBFEC3" w14:textId="77777777">
            <w:r>
              <w:t>Draft</w:t>
            </w:r>
          </w:p>
        </w:tc>
      </w:tr>
      <w:tr w14:paraId="7715DB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10FB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3D457" w14:textId="77777777">
            <w:r>
              <w:t>Muss</w:t>
            </w:r>
          </w:p>
        </w:tc>
      </w:tr>
      <w:tr w14:paraId="5EE6B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C664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BE897" w14:textId="77777777">
            <w:r>
              <w:t>Funktion wird wie in der ELEKTRA 2 Baseline 29.40 realisiert zur Verfügung gestellt.</w:t>
            </w:r>
          </w:p>
        </w:tc>
      </w:tr>
      <w:tr w14:paraId="3BD9D9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EB6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ECC8B" w14:textId="77777777"/>
        </w:tc>
      </w:tr>
      <w:tr w14:paraId="7AD0C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77D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8FAF8" w14:textId="77777777">
            <w:r>
              <w:t>PV GA DIL OBB 1.0.0</w:t>
            </w:r>
          </w:p>
        </w:tc>
      </w:tr>
    </w:tbl>
    <w:p w14:paraId="366FFD3C" w14:textId="77777777">
      <w:pPr>
        <w:spacing w:after="0" w:line="96" w:lineRule="auto"/>
      </w:pPr>
    </w:p>
    <w:p w14:paraId="0152A85D" w14:textId="77777777">
      <w:r>
        <w:rPr>
          <w:vanish/>
        </w:rPr>
        <w:t>MLS_DSTW/MDSTW-22705</w:t>
      </w:r>
      <w:r>
        <w:t>6.6.4.0-2 absichtlich frei</w:t>
        <w:br/>
        <w:t>​​</w:t>
      </w:r>
    </w:p>
    <w:p w14:paraId="5B11A8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C6C6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51F4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DE08D" w14:textId="77777777">
            <w:r>
              <w:t>870</w:t>
            </w:r>
          </w:p>
        </w:tc>
      </w:tr>
      <w:tr w14:paraId="61F62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29B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40525" w14:textId="77777777">
            <w:r>
              <w:t>MDSTW-22705</w:t>
            </w:r>
          </w:p>
        </w:tc>
      </w:tr>
      <w:tr w14:paraId="20315A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B58D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D0DA6" w14:textId="77777777">
            <w:r>
              <w:t>1794</w:t>
            </w:r>
          </w:p>
        </w:tc>
      </w:tr>
      <w:tr w14:paraId="78ECB0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63AE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A5C1E" w14:textId="77777777">
            <w:r>
              <w:t>05_183</w:t>
            </w:r>
          </w:p>
        </w:tc>
      </w:tr>
    </w:tbl>
    <w:p w14:paraId="2B30BBC5" w14:textId="77777777">
      <w:pPr>
        <w:spacing w:after="0" w:line="96" w:lineRule="auto"/>
      </w:pPr>
    </w:p>
    <w:p w14:paraId="07A0383B" w14:textId="77777777">
      <w:pPr>
        <w:pStyle w:val="Heading5"/>
        <w:divId w:val="214"/>
      </w:pPr>
      <w:bookmarkStart w:name="_Toc242172790" w:id="183"/>
      <w:r>
        <w:t>6.6.5 Bildung einer Fahrstraße - Signalanschaltung</w:t>
      </w:r>
      <w:bookmarkEnd w:id="183"/>
    </w:p>
    <w:p w14:paraId="2899E3BC" w14:textId="77777777">
      <w:pPr>
        <w:spacing w:after="0"/>
      </w:pPr>
      <w:r>
        <w:rPr>
          <w:vanish/>
        </w:rPr>
        <w:t>MLS_DSTW/MDSTW-22706</w:t>
      </w:r>
      <w:r>
        <w:rPr>
          <w:b/>
        </w:rPr>
        <w:t>6.6.5.0-1 Wenn das Startsignal oder ein im Fahrweg überstelltes Signal zumindest</w:t>
      </w:r>
      <w:r>
        <w:br/>
        <w:t>6.6.5.0-1 Wenn das Startsignal oder ein im Fahrweg überstelltes Signal zumindest</w:t>
        <w:br/>
        <w:t>• einzelgesperrt, oder</w:t>
        <w:br/>
        <w:t>• als Flankenschutzelement verschlossen ist, oder</w:t>
        <w:br/>
        <w:t>• das Ersatzsignal/Vorsichtssignal/VVORS eingeschaltet ist,</w:t>
        <w:br/>
        <w:t>muss die Fahrstraßenbildung hier beendet und allfällige Aufträge zur Signalanschaltung zurückgenommen werden.</w:t>
        <w:br/>
        <w:t>​​</w:t>
      </w:r>
    </w:p>
    <w:p w14:paraId="32C274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CB8E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B47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72461" w14:textId="77777777">
            <w:r>
              <w:t>MDSTW-22706</w:t>
            </w:r>
          </w:p>
        </w:tc>
      </w:tr>
      <w:tr w14:paraId="074EF3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3902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E8272" w14:textId="77777777">
            <w:r>
              <w:t>05_185</w:t>
            </w:r>
          </w:p>
        </w:tc>
      </w:tr>
      <w:tr w14:paraId="261680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450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FC432" w14:textId="77777777">
            <w:r>
              <w:t>1796</w:t>
            </w:r>
          </w:p>
        </w:tc>
      </w:tr>
      <w:tr w14:paraId="341AC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6A76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22B0F" w14:textId="77777777"/>
        </w:tc>
      </w:tr>
      <w:tr w14:paraId="2023ED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2D1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F19F7" w14:textId="77777777">
            <w:r>
              <w:t>Draft</w:t>
            </w:r>
          </w:p>
        </w:tc>
      </w:tr>
      <w:tr w14:paraId="047AF8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EB1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FD3F86" w14:textId="77777777">
            <w:r>
              <w:t>Muss</w:t>
            </w:r>
          </w:p>
        </w:tc>
      </w:tr>
      <w:tr w14:paraId="64E4A0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8B9A7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27FFC" w14:textId="77777777">
            <w:r>
              <w:t>Funktion wird wie in der ELEKTRA 2 Baseline 29.40 realisiert zur Verfügung gestellt.</w:t>
            </w:r>
          </w:p>
        </w:tc>
      </w:tr>
      <w:tr w14:paraId="44267F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F29E7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64FF7" w14:textId="77777777"/>
        </w:tc>
      </w:tr>
      <w:tr w14:paraId="5F8B0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F880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5F454" w14:textId="77777777">
            <w:r>
              <w:t>PV GA DIL OBB 1.0.0</w:t>
            </w:r>
          </w:p>
        </w:tc>
      </w:tr>
    </w:tbl>
    <w:p w14:paraId="729C1B21" w14:textId="77777777">
      <w:pPr>
        <w:spacing w:after="0" w:line="96" w:lineRule="auto"/>
      </w:pPr>
    </w:p>
    <w:p w14:paraId="69C9B068" w14:textId="77777777">
      <w:pPr>
        <w:spacing w:after="0"/>
      </w:pPr>
      <w:r>
        <w:rPr>
          <w:vanish/>
        </w:rPr>
        <w:t>MLS_DSTW/MDSTW-22707</w:t>
      </w:r>
      <w:r>
        <w:rPr>
          <w:b/>
        </w:rPr>
        <w:t>6.6.5.0-2 Die Signalanschaltung darf nur bei Ordnungsstellung der unter &lt;05 Last...</w:t>
      </w:r>
      <w:r>
        <w:br/>
        <w:t>6.6.5.0-2 Die Signalanschaltung darf nur bei Ordnungsstellung der unter &lt;05 Lastenheft Teilsystem DSTW-ZE&gt; 6.6.4 festgelegten Fahrstraße und vorhandenem Auftrag zur Signalanschaltung erfolgen und bewirkt folgende Prüfvorgänge:</w:t>
        <w:br/>
        <w:br/>
        <w:t>Bei Einfahrzugstraßen und Zugstraßen im Bahnhof:</w:t>
        <w:br/>
        <w:t>• Freimeldung des Fahrweges einschließlich der Zielgleisabschnitte (im Fall gemäß &lt;05 Lastenheft Teilsystem DSTW-ZE&gt; 6.26 Fahrstraße mit einem Freimeldeabschnitt) zur Fahrstraßenauflösung im Fahrweg</w:t>
        <w:br/>
        <w:t>• Freimeldung des Fahrweges einschließlich der Zielgleisabschnitte</w:t>
        <w:br/>
        <w:t>• Freimeldung des Schutzweges</w:t>
        <w:br/>
        <w:br/>
        <w:t>Bei Ausfahrzugstraßen:</w:t>
        <w:br/>
        <w:t>• Freimeldung des Fahrweges zur Fahrstraßenauflösung im Fahrweg.</w:t>
        <w:br/>
        <w:t>• Freimeldung des Fahrweges.</w:t>
        <w:br/>
        <w:t>• Grundstellung des Streckenblockes</w:t>
        <w:br/>
        <w:lastRenderedPageBreak/>
        <w:t>• Freimeldung des Streckengleises und</w:t>
        <w:br/>
        <w:t>• Grundstellung der Streckenschlüsselsperre.</w:t>
        <w:br/>
        <w:t>​​</w:t>
      </w:r>
    </w:p>
    <w:p w14:paraId="798163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FB5C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3A1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F862E" w14:textId="77777777">
            <w:r>
              <w:t>MDSTW-22707</w:t>
            </w:r>
          </w:p>
        </w:tc>
      </w:tr>
      <w:tr w14:paraId="198695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7CB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0E0A2" w14:textId="77777777">
            <w:r>
              <w:t>05_186</w:t>
            </w:r>
          </w:p>
        </w:tc>
      </w:tr>
      <w:tr w14:paraId="66FF10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B93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B8020" w14:textId="77777777">
            <w:r>
              <w:t>1797</w:t>
            </w:r>
          </w:p>
        </w:tc>
      </w:tr>
      <w:tr w14:paraId="744154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6FCE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08594" w14:textId="77777777"/>
        </w:tc>
      </w:tr>
      <w:tr w14:paraId="52D594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642A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B84901" w14:textId="77777777">
            <w:r>
              <w:t>Draft</w:t>
            </w:r>
          </w:p>
        </w:tc>
      </w:tr>
      <w:tr w14:paraId="2261A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133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0524A" w14:textId="77777777">
            <w:r>
              <w:t>Muss</w:t>
            </w:r>
          </w:p>
        </w:tc>
      </w:tr>
      <w:tr w14:paraId="72892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A70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609F8" w14:textId="77777777">
            <w:r>
              <w:t>Funktion wird wie in der ELEKTRA 2 Baseline 29.40 realisiert zur Verfügung gestellt.</w:t>
            </w:r>
          </w:p>
        </w:tc>
      </w:tr>
      <w:tr w14:paraId="52B8DC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C9F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F6EC2" w14:textId="77777777"/>
        </w:tc>
      </w:tr>
      <w:tr w14:paraId="34CF2F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BF95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85E1C" w14:textId="77777777">
            <w:r>
              <w:t>PV GA DIL OBB 1.0.0</w:t>
            </w:r>
          </w:p>
        </w:tc>
      </w:tr>
    </w:tbl>
    <w:p w14:paraId="0B5133AE" w14:textId="77777777">
      <w:pPr>
        <w:spacing w:after="0" w:line="96" w:lineRule="auto"/>
      </w:pPr>
    </w:p>
    <w:p w14:paraId="45385062" w14:textId="77777777">
      <w:pPr>
        <w:spacing w:after="0"/>
      </w:pPr>
      <w:r>
        <w:rPr>
          <w:vanish/>
        </w:rPr>
        <w:t>MLS_DSTW/MDSTW-22708</w:t>
      </w:r>
      <w:r>
        <w:rPr>
          <w:b/>
        </w:rPr>
        <w:t>6.6.5.0-3 Wenn der Zielgleisabschnitt einer Einfahrzugstraße oder einer Zugstraß...</w:t>
      </w:r>
      <w:r>
        <w:br/>
        <w:t>6.6.5.0-3 Wenn der Zielgleisabschnitt einer Einfahrzugstraße oder einer Zugstraße im Bahnhof besetzt ist, muss die Signalanschaltung bestehen bleiben und es muss auf die Erfüllung der Bedingungen gewartet werden.</w:t>
        <w:br/>
        <w:t>​​</w:t>
      </w:r>
    </w:p>
    <w:p w14:paraId="1C70A5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2BD4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B60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38756" w14:textId="77777777">
            <w:r>
              <w:t>MDSTW-22708</w:t>
            </w:r>
          </w:p>
        </w:tc>
      </w:tr>
      <w:tr w14:paraId="6C0298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A89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CF83DE" w14:textId="77777777">
            <w:r>
              <w:t>05_187</w:t>
            </w:r>
          </w:p>
        </w:tc>
      </w:tr>
      <w:tr w14:paraId="75365F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280C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33008" w14:textId="77777777">
            <w:r>
              <w:t>1798</w:t>
            </w:r>
          </w:p>
        </w:tc>
      </w:tr>
      <w:tr w14:paraId="66FBA3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2CF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DF2E3" w14:textId="77777777"/>
        </w:tc>
      </w:tr>
      <w:tr w14:paraId="7A8141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CC9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B4FCE" w14:textId="77777777">
            <w:r>
              <w:t>Draft</w:t>
            </w:r>
          </w:p>
        </w:tc>
      </w:tr>
      <w:tr w14:paraId="74E26C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D26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F5A28" w14:textId="77777777">
            <w:r>
              <w:t>Muss</w:t>
            </w:r>
          </w:p>
        </w:tc>
      </w:tr>
      <w:tr w14:paraId="634925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704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6CED1" w14:textId="77777777">
            <w:r>
              <w:t>Die Funktion ist durch die Automatikfunktion der BFZ erfüllt.</w:t>
            </w:r>
          </w:p>
        </w:tc>
      </w:tr>
      <w:tr w14:paraId="0C8794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530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A4A0D" w14:textId="77777777">
            <w:r>
              <w:t>Die geforderte Funktion ist händisch (in ELEKTRA BL) nicht vorhanden. Die Funktion ist mit dem Automatikbetrieb (ARAMIS) umgesetzt.</w:t>
              <w:br/>
              <w:t>Selbststellbetrieb ist in ELEKTRA 4.0 nicht vorgesehen.</w:t>
            </w:r>
          </w:p>
        </w:tc>
      </w:tr>
      <w:tr w14:paraId="338E7D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2894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82635" w14:textId="77777777">
            <w:r>
              <w:t>PV GA DIL OBB 1.0.0</w:t>
            </w:r>
          </w:p>
        </w:tc>
      </w:tr>
    </w:tbl>
    <w:p w14:paraId="7C6F4F1C" w14:textId="77777777">
      <w:pPr>
        <w:spacing w:after="0" w:line="96" w:lineRule="auto"/>
      </w:pPr>
    </w:p>
    <w:p w14:paraId="553AD710" w14:textId="77777777">
      <w:pPr>
        <w:spacing w:after="0"/>
      </w:pPr>
      <w:r>
        <w:rPr>
          <w:vanish/>
        </w:rPr>
        <w:t>MLS_DSTW/MDSTW-22709</w:t>
      </w:r>
      <w:r>
        <w:rPr>
          <w:b/>
        </w:rPr>
        <w:t>6.6.5.0-4 Wenn der Schutzweg einer Einfahrzugstraße oder einer Zugstraße im Bahn...</w:t>
      </w:r>
      <w:r>
        <w:br/>
        <w:t>6.6.5.0-4 Wenn der Schutzweg einer Einfahrzugstraße oder einer Zugstraße im Bahnhof besetzt ist, muss die Signalanschaltung bestehen bleiben und es muss auf die Erfüllung der Bedingungen gewartet werden.</w:t>
        <w:br/>
        <w:t>​​</w:t>
      </w:r>
    </w:p>
    <w:p w14:paraId="4D595E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B282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184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6DFC0" w14:textId="77777777">
            <w:r>
              <w:t>MDSTW-22709</w:t>
            </w:r>
          </w:p>
        </w:tc>
      </w:tr>
      <w:tr w14:paraId="1727EA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BC39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C7B03" w14:textId="77777777">
            <w:r>
              <w:t>05_1283</w:t>
            </w:r>
          </w:p>
        </w:tc>
      </w:tr>
      <w:tr w14:paraId="464AD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4F69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A08A8" w14:textId="77777777">
            <w:r>
              <w:t>55355</w:t>
            </w:r>
          </w:p>
        </w:tc>
      </w:tr>
      <w:tr w14:paraId="03DC1D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E5B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B0783" w14:textId="77777777"/>
        </w:tc>
      </w:tr>
      <w:tr w14:paraId="4B775B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333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7E4706" w14:textId="77777777">
            <w:r>
              <w:t>Draft</w:t>
            </w:r>
          </w:p>
        </w:tc>
      </w:tr>
      <w:tr w14:paraId="4D0DF9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3230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27E8E" w14:textId="77777777">
            <w:r>
              <w:t>Muss</w:t>
            </w:r>
          </w:p>
        </w:tc>
      </w:tr>
      <w:tr w14:paraId="2355C9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3135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AA9653" w14:textId="77777777">
            <w:r>
              <w:t>Wenn der Schutzweg einer Zugstraße besetzt ist, bleibt die Signalanschaltung bestehen und es wird auf die Erfüllung der Bedingungen (Freisein aller Abschnitte im Schutzweg) gewartet.</w:t>
              <w:br/>
              <w:t>Wenn das Startsignal bereits freigestellt wurde und der Schutzweg eine Besetzung erfährt, wird das Signal haltgestellt.</w:t>
            </w:r>
          </w:p>
        </w:tc>
      </w:tr>
      <w:tr w14:paraId="7E3796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42A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DB78D" w14:textId="77777777"/>
        </w:tc>
      </w:tr>
      <w:tr w14:paraId="51F6D2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13CF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CD1BC" w14:textId="77777777">
            <w:r>
              <w:t>PV GA DIL OBB 2.0.0</w:t>
            </w:r>
          </w:p>
        </w:tc>
      </w:tr>
    </w:tbl>
    <w:p w14:paraId="04F22FE8" w14:textId="77777777">
      <w:pPr>
        <w:spacing w:after="0" w:line="96" w:lineRule="auto"/>
      </w:pPr>
    </w:p>
    <w:p w14:paraId="5A248822" w14:textId="77777777">
      <w:pPr>
        <w:spacing w:after="0"/>
      </w:pPr>
      <w:r>
        <w:rPr>
          <w:vanish/>
        </w:rPr>
        <w:t>MLS_DSTW/MDSTW-22710</w:t>
      </w:r>
      <w:r>
        <w:rPr>
          <w:b/>
        </w:rPr>
        <w:t>6.6.5.0-5 Die Signalanschaltung muss bis zur Erfüllung der Bedingungen bestehen...</w:t>
      </w:r>
      <w:r>
        <w:br/>
        <w:t>6.6.5.0-5 Die Signalanschaltung muss bis zur Erfüllung der Bedingungen bestehen bleiben, wenn zumindest eines der folgenden Argumente ein negatives Ergebnis liefert:</w:t>
        <w:br/>
        <w:t>• Grundstellungsprüfung des Streckenblocks,</w:t>
        <w:br/>
        <w:t>• Freimeldeüberprüfung des Streckengleises oder</w:t>
        <w:br/>
        <w:t>• Grundstellungsprüfung der Streckenschlüsselsperre einer Ausfahrzugstraße</w:t>
        <w:br/>
        <w:t>​​</w:t>
      </w:r>
    </w:p>
    <w:p w14:paraId="46876A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4033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43F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28A4B" w14:textId="77777777">
            <w:r>
              <w:t>MDSTW-22710</w:t>
            </w:r>
          </w:p>
        </w:tc>
      </w:tr>
      <w:tr w14:paraId="359FA8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7BCE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5EFDD" w14:textId="77777777">
            <w:r>
              <w:t>05_188</w:t>
            </w:r>
          </w:p>
        </w:tc>
      </w:tr>
      <w:tr w14:paraId="412206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EB7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EA0F7" w14:textId="77777777">
            <w:r>
              <w:t>1799</w:t>
            </w:r>
          </w:p>
        </w:tc>
      </w:tr>
      <w:tr w14:paraId="0D0CD7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28C3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91163" w14:textId="77777777"/>
        </w:tc>
      </w:tr>
      <w:tr w14:paraId="6CBF7E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F05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649F0" w14:textId="77777777">
            <w:r>
              <w:t>Draft</w:t>
            </w:r>
          </w:p>
        </w:tc>
      </w:tr>
      <w:tr w14:paraId="7C5CF7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317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F04EE" w14:textId="77777777">
            <w:r>
              <w:t>Muss</w:t>
            </w:r>
          </w:p>
        </w:tc>
      </w:tr>
      <w:tr w14:paraId="125DEB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9A54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AA752B" w14:textId="77777777">
            <w:r>
              <w:t>Funktion wird wie in der ELEKTRA 2 Baseline 29.40 realisiert zur Verfügung gestellt.</w:t>
            </w:r>
          </w:p>
        </w:tc>
      </w:tr>
      <w:tr w14:paraId="5FB66E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286D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CDC26" w14:textId="77777777"/>
        </w:tc>
      </w:tr>
      <w:tr w14:paraId="750D5F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8D72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35C6C" w14:textId="77777777">
            <w:r>
              <w:t>PV GA DIL OBB 1.0.0</w:t>
            </w:r>
          </w:p>
        </w:tc>
      </w:tr>
    </w:tbl>
    <w:p w14:paraId="1D26900C" w14:textId="77777777">
      <w:pPr>
        <w:spacing w:after="0" w:line="96" w:lineRule="auto"/>
      </w:pPr>
    </w:p>
    <w:p w14:paraId="6B70DA9F" w14:textId="77777777">
      <w:pPr>
        <w:spacing w:after="0"/>
      </w:pPr>
      <w:r>
        <w:rPr>
          <w:vanish/>
        </w:rPr>
        <w:t>MLS_DSTW/MDSTW-22711</w:t>
      </w:r>
      <w:r>
        <w:rPr>
          <w:b/>
        </w:rPr>
        <w:t>6.6.5.0-6 Existiert ein Abschnitt zwischen Verschubhalttafel und Einfahrsignal,...</w:t>
      </w:r>
      <w:r>
        <w:br/>
        <w:t>6.6.5.0-6 Existiert ein Abschnitt zwischen Verschubhalttafel und Einfahrsignal, muss der Auftrag zur Signalanschaltung automatisch zurückgenommen werden, wenn dieser Abschnitt besetzt ist.</w:t>
        <w:br/>
        <w:t>​​</w:t>
      </w:r>
    </w:p>
    <w:p w14:paraId="638003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D30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E4A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557B8" w14:textId="77777777">
            <w:r>
              <w:t>MDSTW-22711</w:t>
            </w:r>
          </w:p>
        </w:tc>
      </w:tr>
      <w:tr w14:paraId="74F20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FC9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0F920" w14:textId="77777777">
            <w:r>
              <w:t>05_189</w:t>
            </w:r>
          </w:p>
        </w:tc>
      </w:tr>
      <w:tr w14:paraId="21DF6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ACD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F3E8C" w14:textId="77777777">
            <w:r>
              <w:t>1800</w:t>
            </w:r>
          </w:p>
        </w:tc>
      </w:tr>
      <w:tr w14:paraId="6BB24C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41F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52111" w14:textId="77777777"/>
        </w:tc>
      </w:tr>
      <w:tr w14:paraId="50AC2F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048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CA328" w14:textId="77777777">
            <w:r>
              <w:t>Draft</w:t>
            </w:r>
          </w:p>
        </w:tc>
      </w:tr>
      <w:tr w14:paraId="67F14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66A7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FB937" w14:textId="77777777">
            <w:r>
              <w:t>Muss</w:t>
            </w:r>
          </w:p>
        </w:tc>
      </w:tr>
      <w:tr w14:paraId="68C239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1FF15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A8162" w14:textId="77777777">
            <w:r>
              <w:t>Funktion wird wie in der ELEKTRA 2 Baseline 29.40 realisiert zur Verfügung gestellt.</w:t>
            </w:r>
          </w:p>
        </w:tc>
      </w:tr>
      <w:tr w14:paraId="52C61B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27B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F4BA6" w14:textId="77777777"/>
        </w:tc>
      </w:tr>
      <w:tr w14:paraId="02644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297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FF9F1" w14:textId="77777777">
            <w:r>
              <w:t>PV GA DIL OBB 1.0.0</w:t>
            </w:r>
          </w:p>
        </w:tc>
      </w:tr>
    </w:tbl>
    <w:p w14:paraId="5C1E895E" w14:textId="77777777">
      <w:pPr>
        <w:spacing w:after="0" w:line="96" w:lineRule="auto"/>
      </w:pPr>
    </w:p>
    <w:p w14:paraId="1A88CCF8" w14:textId="77777777">
      <w:pPr>
        <w:spacing w:after="0"/>
      </w:pPr>
      <w:r>
        <w:rPr>
          <w:vanish/>
        </w:rPr>
        <w:lastRenderedPageBreak/>
        <w:t>MLS_DSTW/MDSTW-22712</w:t>
      </w:r>
      <w:r>
        <w:rPr>
          <w:b/>
        </w:rPr>
        <w:t>6.6.5.0-7 Ist bei einer Ausfahrzugstraße die Streckensicherung mittels Sbl-60A r...</w:t>
      </w:r>
      <w:r>
        <w:br/>
        <w:t>6.6.5.0-7 Ist bei einer Ausfahrzugstraße die Streckensicherung mittels Sbl-60A realisiert, so muss dieser angeschalten werden bevor die EKSA eingeschalten wird.</w:t>
        <w:br/>
        <w:t>​​</w:t>
      </w:r>
    </w:p>
    <w:p w14:paraId="0D2C0D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734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345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AA9DD" w14:textId="77777777">
            <w:r>
              <w:t>MDSTW-22712</w:t>
            </w:r>
          </w:p>
        </w:tc>
      </w:tr>
      <w:tr w14:paraId="2B480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8417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41C8D" w14:textId="77777777">
            <w:r>
              <w:t>05_190</w:t>
            </w:r>
          </w:p>
        </w:tc>
      </w:tr>
      <w:tr w14:paraId="4F93E5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B85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15B2E" w14:textId="77777777">
            <w:r>
              <w:t>1801</w:t>
            </w:r>
          </w:p>
        </w:tc>
      </w:tr>
      <w:tr w14:paraId="7820B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F02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91A3F" w14:textId="77777777"/>
        </w:tc>
      </w:tr>
      <w:tr w14:paraId="470B5F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E0E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BCBEF" w14:textId="77777777">
            <w:r>
              <w:t>Draft</w:t>
            </w:r>
          </w:p>
        </w:tc>
      </w:tr>
      <w:tr w14:paraId="6F3A3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7A2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45A55" w14:textId="77777777">
            <w:r>
              <w:t>Muss</w:t>
            </w:r>
          </w:p>
        </w:tc>
      </w:tr>
      <w:tr w14:paraId="610764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5B6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7D15B" w14:textId="77777777">
            <w:r>
              <w:t>Funktion wird wie in der ELEKTRA 2 Baseline 29.40 realisiert zur Verfügung gestellt.</w:t>
            </w:r>
          </w:p>
        </w:tc>
      </w:tr>
      <w:tr w14:paraId="25DD1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A497A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B4E72" w14:textId="77777777"/>
        </w:tc>
      </w:tr>
      <w:tr w14:paraId="5F2A74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FE38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8D2C3" w14:textId="77777777">
            <w:r>
              <w:t>PV GA DIL OBB 1.0.0</w:t>
            </w:r>
          </w:p>
        </w:tc>
      </w:tr>
    </w:tbl>
    <w:p w14:paraId="7AC187E2" w14:textId="77777777">
      <w:pPr>
        <w:spacing w:after="0" w:line="96" w:lineRule="auto"/>
      </w:pPr>
    </w:p>
    <w:p w14:paraId="6D86E6D4" w14:textId="77777777">
      <w:pPr>
        <w:spacing w:after="0"/>
      </w:pPr>
      <w:r>
        <w:rPr>
          <w:vanish/>
        </w:rPr>
        <w:t>MLS_DSTW/MDSTW-22713</w:t>
      </w:r>
      <w:r>
        <w:rPr>
          <w:b/>
        </w:rPr>
        <w:t>6.6.5.0-8 Der Einschaltauftrag bzw. die Wirksamschaltung von EKSA darf nur entwe...</w:t>
      </w:r>
      <w:r>
        <w:br/>
        <w:t>6.6.5.0-8 Der Einschaltauftrag bzw. die Wirksamschaltung von EKSA darf nur entweder:</w:t>
        <w:br/>
        <w:t>• nach erfolgreicher Sbl-60A Anschaltung oder</w:t>
        <w:br/>
        <w:t>• bei anderen Streckensicherungssystemen nach den vorab angeführten Prüfvorgängen</w:t>
        <w:br/>
        <w:t>erfolgen.</w:t>
        <w:br/>
        <w:br/>
        <w:t>Wenn die vorgegebenen EK-Bedingungen vorhanden sind muss der Streckenblock angeschalten werden, falls dies bauartbedingt noch nicht erfolgt ist.</w:t>
        <w:br/>
        <w:t>​​</w:t>
      </w:r>
    </w:p>
    <w:p w14:paraId="6B524B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3D50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46A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81729" w14:textId="77777777">
            <w:r>
              <w:t>MDSTW-22713</w:t>
            </w:r>
          </w:p>
        </w:tc>
      </w:tr>
      <w:tr w14:paraId="352BB2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103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21927" w14:textId="77777777">
            <w:r>
              <w:t>05_191</w:t>
            </w:r>
          </w:p>
        </w:tc>
      </w:tr>
      <w:tr w14:paraId="3E43B8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7C0C0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76CBE" w14:textId="77777777">
            <w:r>
              <w:t>1802</w:t>
            </w:r>
          </w:p>
        </w:tc>
      </w:tr>
      <w:tr w14:paraId="111BEE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21E7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69EEE" w14:textId="77777777"/>
        </w:tc>
      </w:tr>
      <w:tr w14:paraId="5923A1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817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E0ADD" w14:textId="77777777">
            <w:r>
              <w:t>Draft</w:t>
            </w:r>
          </w:p>
        </w:tc>
      </w:tr>
      <w:tr w14:paraId="29465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082E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9E581" w14:textId="77777777">
            <w:r>
              <w:t>Muss</w:t>
            </w:r>
          </w:p>
        </w:tc>
      </w:tr>
      <w:tr w14:paraId="07EF24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8C6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A3BA7" w14:textId="77777777">
            <w:r>
              <w:t>Funktion wird wie in der ELEKTRA 2 Baseline 29.40 realisiert zur Verfügung gestellt.</w:t>
            </w:r>
          </w:p>
        </w:tc>
      </w:tr>
      <w:tr w14:paraId="21D04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C8A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FDF25" w14:textId="77777777"/>
        </w:tc>
      </w:tr>
      <w:tr w14:paraId="67C7E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E226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B6252" w14:textId="77777777">
            <w:r>
              <w:t>PV GA DIL OBB 1.0.0</w:t>
            </w:r>
          </w:p>
        </w:tc>
      </w:tr>
    </w:tbl>
    <w:p w14:paraId="7A573AE2" w14:textId="77777777">
      <w:pPr>
        <w:spacing w:after="0" w:line="96" w:lineRule="auto"/>
      </w:pPr>
    </w:p>
    <w:p w14:paraId="7F7AE0F1" w14:textId="77777777">
      <w:pPr>
        <w:spacing w:after="0"/>
      </w:pPr>
      <w:r>
        <w:rPr>
          <w:vanish/>
        </w:rPr>
        <w:t>MLS_DSTW/MDSTW-22714</w:t>
      </w:r>
      <w:r>
        <w:rPr>
          <w:b/>
        </w:rPr>
        <w:t>6.6.5.0-9 Nach erfolgter Anschaltung des Streckenblocks muss eine Zeitverzögerun...</w:t>
      </w:r>
      <w:r>
        <w:br/>
        <w:t>6.6.5.0-9 Nach erfolgter Anschaltung des Streckenblocks muss eine Zeitverzögerung für die EKSA-Freistellverzögerung gestartet werden.</w:t>
        <w:br/>
        <w:t>​​</w:t>
      </w:r>
    </w:p>
    <w:p w14:paraId="28146C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3474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9C4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0E5735" w14:textId="77777777">
            <w:r>
              <w:t>MDSTW-22714</w:t>
            </w:r>
          </w:p>
        </w:tc>
      </w:tr>
      <w:tr w14:paraId="07303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420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95D62" w14:textId="77777777">
            <w:r>
              <w:t>05_192</w:t>
            </w:r>
          </w:p>
        </w:tc>
      </w:tr>
      <w:tr w14:paraId="44701D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BCAEC"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4B5D3" w14:textId="77777777">
            <w:r>
              <w:t>1803</w:t>
            </w:r>
          </w:p>
        </w:tc>
      </w:tr>
      <w:tr w14:paraId="4C0CFE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1991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A2FEA" w14:textId="77777777"/>
        </w:tc>
      </w:tr>
      <w:tr w14:paraId="097AC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89D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B71D4" w14:textId="77777777">
            <w:r>
              <w:t>Draft</w:t>
            </w:r>
          </w:p>
        </w:tc>
      </w:tr>
      <w:tr w14:paraId="3522E4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CCB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DB8AF" w14:textId="77777777">
            <w:r>
              <w:t>Muss</w:t>
            </w:r>
          </w:p>
        </w:tc>
      </w:tr>
      <w:tr w14:paraId="756B8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2BF3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E2D44" w14:textId="77777777">
            <w:r>
              <w:t>Funktion wird wie in der ELEKTRA 2 Baseline 29.40 realisiert zur Verfügung gestellt.</w:t>
            </w:r>
          </w:p>
        </w:tc>
      </w:tr>
      <w:tr w14:paraId="3953A0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FE8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7A4FC9" w14:textId="77777777"/>
        </w:tc>
      </w:tr>
      <w:tr w14:paraId="6B2E09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41B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9EE77" w14:textId="77777777">
            <w:r>
              <w:t>PV GA DIL OBB 1.0.0</w:t>
            </w:r>
          </w:p>
        </w:tc>
      </w:tr>
    </w:tbl>
    <w:p w14:paraId="602F24CD" w14:textId="77777777">
      <w:pPr>
        <w:spacing w:after="0" w:line="96" w:lineRule="auto"/>
      </w:pPr>
    </w:p>
    <w:p w14:paraId="0BA3BA65" w14:textId="77777777">
      <w:pPr>
        <w:spacing w:after="0"/>
      </w:pPr>
      <w:r>
        <w:rPr>
          <w:vanish/>
        </w:rPr>
        <w:t>MLS_DSTW/MDSTW-22715</w:t>
      </w:r>
      <w:r>
        <w:rPr>
          <w:b/>
        </w:rPr>
        <w:t>6.6.5.0-10 Der Wert der EKSA-Freistellverzögerung muss in Schritten von 1 s in e...</w:t>
      </w:r>
      <w:r>
        <w:br/>
        <w:t>6.6.5.0-10 Der Wert der EKSA-Freistellverzögerung muss in Schritten von 1 s in einem Zeitrahmen von 0 s bis 300 s projektierbar sein.</w:t>
        <w:br/>
        <w:t>​​</w:t>
      </w:r>
    </w:p>
    <w:p w14:paraId="23327A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3ABC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820C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1F181" w14:textId="77777777">
            <w:r>
              <w:t>MDSTW-22715</w:t>
            </w:r>
          </w:p>
        </w:tc>
      </w:tr>
      <w:tr w14:paraId="5B1889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DB7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86F74" w14:textId="77777777">
            <w:r>
              <w:t>05_193</w:t>
            </w:r>
          </w:p>
        </w:tc>
      </w:tr>
      <w:tr w14:paraId="762DE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D4E6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6830A" w14:textId="77777777">
            <w:r>
              <w:t>1804</w:t>
            </w:r>
          </w:p>
        </w:tc>
      </w:tr>
      <w:tr w14:paraId="3DCF43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9C54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235060" w14:textId="77777777"/>
        </w:tc>
      </w:tr>
      <w:tr w14:paraId="2B21E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1CA9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55B72" w14:textId="77777777">
            <w:r>
              <w:t>Draft</w:t>
            </w:r>
          </w:p>
        </w:tc>
      </w:tr>
      <w:tr w14:paraId="432DE2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4B9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32D4F" w14:textId="77777777">
            <w:r>
              <w:t>Muss</w:t>
            </w:r>
          </w:p>
        </w:tc>
      </w:tr>
      <w:tr w14:paraId="3F6879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5728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D8231" w14:textId="77777777">
            <w:r>
              <w:t>Funktion wird wie in der ELEKTRA 2 Baseline 29.40 realisiert zur Verfügung gestellt.</w:t>
            </w:r>
          </w:p>
        </w:tc>
      </w:tr>
      <w:tr w14:paraId="61F82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B4B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3E580" w14:textId="77777777"/>
        </w:tc>
      </w:tr>
      <w:tr w14:paraId="381E95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C7B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9B417" w14:textId="77777777">
            <w:r>
              <w:t>PV GA DIL OBB 1.0.0</w:t>
            </w:r>
          </w:p>
        </w:tc>
      </w:tr>
    </w:tbl>
    <w:p w14:paraId="08638D7E" w14:textId="77777777">
      <w:pPr>
        <w:spacing w:after="0" w:line="96" w:lineRule="auto"/>
      </w:pPr>
    </w:p>
    <w:p w14:paraId="6E37CABA" w14:textId="77777777">
      <w:r>
        <w:rPr>
          <w:vanish/>
        </w:rPr>
        <w:t>MLS_DSTW/MDSTW-22716</w:t>
      </w:r>
      <w:r>
        <w:t>6.6.5.0-11 Sonstige Bedingungen im Zusammenhang mit Flankenraumüberwachung sind im Kapitel &lt;05 Lastenheft Teilsystem DSTW-ZE&gt; 7.7 angeführt.</w:t>
        <w:br/>
        <w:t>​​</w:t>
      </w:r>
    </w:p>
    <w:p w14:paraId="6D6924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EA13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D4C5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266943" w14:textId="77777777">
            <w:r>
              <w:t>882</w:t>
            </w:r>
          </w:p>
        </w:tc>
      </w:tr>
      <w:tr w14:paraId="75E2E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C37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815692" w14:textId="77777777">
            <w:r>
              <w:t>MDSTW-22716</w:t>
            </w:r>
          </w:p>
        </w:tc>
      </w:tr>
      <w:tr w14:paraId="3B664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934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1DADE" w14:textId="77777777">
            <w:r>
              <w:t>1805</w:t>
            </w:r>
          </w:p>
        </w:tc>
      </w:tr>
      <w:tr w14:paraId="175BBE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456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98B8F" w14:textId="77777777">
            <w:r>
              <w:t>05_194</w:t>
            </w:r>
          </w:p>
        </w:tc>
      </w:tr>
    </w:tbl>
    <w:p w14:paraId="3598940F" w14:textId="77777777">
      <w:pPr>
        <w:spacing w:after="0" w:line="96" w:lineRule="auto"/>
      </w:pPr>
    </w:p>
    <w:p w14:paraId="3974C829" w14:textId="77777777">
      <w:pPr>
        <w:spacing w:after="0"/>
      </w:pPr>
      <w:r>
        <w:rPr>
          <w:vanish/>
        </w:rPr>
        <w:t>MLS_DSTW/MDSTW-22717</w:t>
      </w:r>
      <w:r>
        <w:rPr>
          <w:b/>
        </w:rPr>
        <w:t>6.6.5.0-12 Der Auftrag zur Signalanschaltung muss gelöscht werden, wenn ein Univ...</w:t>
      </w:r>
      <w:r>
        <w:br/>
        <w:t>6.6.5.0-12 Der Auftrag zur Signalanschaltung muss gelöscht werden, wenn ein Universalelement in hemmender Stellung mit einer Beeinflussung des Geschwindigkeitswertes auf 0 vorhanden ist.</w:t>
        <w:br/>
        <w:t>​​</w:t>
      </w:r>
    </w:p>
    <w:p w14:paraId="502F960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D880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B48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504DD" w14:textId="77777777">
            <w:r>
              <w:t>MDSTW-22717</w:t>
            </w:r>
          </w:p>
        </w:tc>
      </w:tr>
      <w:tr w14:paraId="5ED4F7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576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1F8DD" w14:textId="77777777">
            <w:r>
              <w:t>05_195</w:t>
            </w:r>
          </w:p>
        </w:tc>
      </w:tr>
      <w:tr w14:paraId="46065A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7F7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E3B51" w14:textId="77777777">
            <w:r>
              <w:t>1806</w:t>
            </w:r>
          </w:p>
        </w:tc>
      </w:tr>
      <w:tr w14:paraId="212D29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39CA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2CF7D9" w14:textId="77777777"/>
        </w:tc>
      </w:tr>
      <w:tr w14:paraId="2C1386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011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561BF" w14:textId="77777777">
            <w:r>
              <w:t>Draft</w:t>
            </w:r>
          </w:p>
        </w:tc>
      </w:tr>
      <w:tr w14:paraId="61A16A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CD25A"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E7168" w14:textId="77777777">
            <w:r>
              <w:t>Muss</w:t>
            </w:r>
          </w:p>
        </w:tc>
      </w:tr>
      <w:tr w14:paraId="01CB5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A903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B56BC" w14:textId="77777777">
            <w:r>
              <w:t>Funktion wird wie in der ELEKTRA 2 Baseline 29.40 realisiert zur Verfügung gestellt.</w:t>
            </w:r>
          </w:p>
        </w:tc>
      </w:tr>
      <w:tr w14:paraId="6F29D6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6CB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0E47A" w14:textId="77777777"/>
        </w:tc>
      </w:tr>
      <w:tr w14:paraId="1689BB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70BE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10F03" w14:textId="77777777">
            <w:r>
              <w:t>PV GA DIL OBB 1.0.0</w:t>
            </w:r>
          </w:p>
        </w:tc>
      </w:tr>
    </w:tbl>
    <w:p w14:paraId="3CE58706" w14:textId="77777777">
      <w:pPr>
        <w:spacing w:after="0" w:line="96" w:lineRule="auto"/>
      </w:pPr>
    </w:p>
    <w:p w14:paraId="4C79B969" w14:textId="77777777">
      <w:pPr>
        <w:pStyle w:val="Heading5"/>
        <w:divId w:val="215"/>
      </w:pPr>
      <w:bookmarkStart w:name="_Toc242172791" w:id="184"/>
      <w:r>
        <w:t>6.6.6 Bildung einer Fahrstraße - Freistellvorgang</w:t>
      </w:r>
      <w:bookmarkEnd w:id="184"/>
    </w:p>
    <w:p w14:paraId="74CACEE0" w14:textId="77777777">
      <w:pPr>
        <w:spacing w:after="0"/>
      </w:pPr>
      <w:r>
        <w:rPr>
          <w:vanish/>
        </w:rPr>
        <w:t>MLS_DSTW/MDSTW-22718</w:t>
      </w:r>
      <w:r>
        <w:rPr>
          <w:b/>
        </w:rPr>
        <w:t>6.6.6.0-1 Folgende Prüfvorgänge müssen vor Signalfreistellung erfolgreich abgesc...</w:t>
      </w:r>
      <w:r>
        <w:br/>
        <w:t>6.6.6.0-1 Folgende Prüfvorgänge müssen vor Signalfreistellung erfolgreich abgeschlossen sein:</w:t>
        <w:br/>
        <w:t>• Abschluss der unter &lt;05 Lastenheft Teilsystem DSTW-ZE&gt; 6.6.5 angeführten Prüfvorgänge</w:t>
        <w:br/>
        <w:t>• erfolgte Anschaltung des Streckenblocks</w:t>
        <w:br/>
        <w:t>• EKSA gebietet dem Straßenverkehr Halt bzw. Wirksamschaltung der EKSA erfolgt</w:t>
        <w:br/>
        <w:t>• die Zeitverzögerung der EKSA-Freistellverzögerung ist abgelaufen.</w:t>
        <w:br/>
        <w:t>• Danach erfolgt der Anstoß zur Signalfreistellung.</w:t>
        <w:br/>
        <w:t>​​</w:t>
      </w:r>
    </w:p>
    <w:p w14:paraId="236F70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47FD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B7B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21CCE" w14:textId="77777777">
            <w:r>
              <w:t>MDSTW-22718</w:t>
            </w:r>
          </w:p>
        </w:tc>
      </w:tr>
      <w:tr w14:paraId="2D323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D127D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251A0" w14:textId="77777777">
            <w:r>
              <w:t>05_196</w:t>
            </w:r>
          </w:p>
        </w:tc>
      </w:tr>
      <w:tr w14:paraId="1345A0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D3A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1F44B" w14:textId="77777777">
            <w:r>
              <w:t>1808</w:t>
            </w:r>
          </w:p>
        </w:tc>
      </w:tr>
      <w:tr w14:paraId="48844A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C3B3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8C682" w14:textId="77777777"/>
        </w:tc>
      </w:tr>
      <w:tr w14:paraId="5E304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BE8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AA3F2" w14:textId="77777777">
            <w:r>
              <w:t>Draft</w:t>
            </w:r>
          </w:p>
        </w:tc>
      </w:tr>
      <w:tr w14:paraId="4CAEF3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9FB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918F3" w14:textId="77777777">
            <w:r>
              <w:t>Muss</w:t>
            </w:r>
          </w:p>
        </w:tc>
      </w:tr>
      <w:tr w14:paraId="40B540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D6B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4AB1C" w14:textId="77777777">
            <w:r>
              <w:t>Funktion wird wie in der ELEKTRA 2 Baseline 29.40 realisiert zur Verfügung gestellt.</w:t>
            </w:r>
          </w:p>
        </w:tc>
      </w:tr>
      <w:tr w14:paraId="6583A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17E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85D64" w14:textId="77777777"/>
        </w:tc>
      </w:tr>
      <w:tr w14:paraId="11340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AEA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07CE3" w14:textId="77777777">
            <w:r>
              <w:t>PV GA DIL OBB 1.0.0</w:t>
            </w:r>
          </w:p>
        </w:tc>
      </w:tr>
    </w:tbl>
    <w:p w14:paraId="13B595B6" w14:textId="77777777">
      <w:pPr>
        <w:spacing w:after="0" w:line="96" w:lineRule="auto"/>
      </w:pPr>
    </w:p>
    <w:p w14:paraId="383D2EF9" w14:textId="77777777">
      <w:pPr>
        <w:spacing w:after="0"/>
      </w:pPr>
      <w:r>
        <w:rPr>
          <w:vanish/>
        </w:rPr>
        <w:t>MLS_DSTW/MDSTW-22719</w:t>
      </w:r>
      <w:r>
        <w:rPr>
          <w:b/>
        </w:rPr>
        <w:t>6.6.6.0-2 Befinden sich in einer Zugstraße zwischen Start- und Zielsignal weiter...</w:t>
      </w:r>
      <w:r>
        <w:br/>
        <w:t>6.6.6.0-2 Befinden sich in einer Zugstraße zwischen Start- und Zielsignal weitere Haupt- und/oder Schutzsignale ohne Zieleinstellung, müssen diese im jeweils rückgelegenen Signal auf Freisein überwacht werden.</w:t>
        <w:br/>
        <w:t>Die Signalfreistellung eines jeweils rückgelegenen Signals darf erst dann erfolgen, wenn ein eventuell vorgelegenes Signal ohne Zieleinstellung und evtl. zu überwachende GA oder GVA (vorgelegen oder am Mast) einen Freibegriff zeigen.</w:t>
        <w:br/>
        <w:t>​​</w:t>
      </w:r>
    </w:p>
    <w:p w14:paraId="1E3FE7B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CF01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928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2B7B9" w14:textId="77777777">
            <w:r>
              <w:t>MDSTW-22719</w:t>
            </w:r>
          </w:p>
        </w:tc>
      </w:tr>
      <w:tr w14:paraId="36CFFE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C4A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A4B1B" w14:textId="77777777">
            <w:r>
              <w:t>05_197</w:t>
            </w:r>
          </w:p>
        </w:tc>
      </w:tr>
      <w:tr w14:paraId="06C00C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4E7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FD234" w14:textId="77777777">
            <w:r>
              <w:t>1809</w:t>
            </w:r>
          </w:p>
        </w:tc>
      </w:tr>
      <w:tr w14:paraId="0EAC58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9D9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1349E" w14:textId="77777777"/>
        </w:tc>
      </w:tr>
      <w:tr w14:paraId="60AC4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1F4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D33E3" w14:textId="77777777">
            <w:r>
              <w:t>Draft</w:t>
            </w:r>
          </w:p>
        </w:tc>
      </w:tr>
      <w:tr w14:paraId="4861EA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CC2F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2137AE" w14:textId="77777777">
            <w:r>
              <w:t>Muss</w:t>
            </w:r>
          </w:p>
        </w:tc>
      </w:tr>
      <w:tr w14:paraId="196BD3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D477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C0FED" w14:textId="77777777">
            <w:r>
              <w:t>Funktion wird wie in der ELEKTRA 2 Baseline 29.40 realisiert zur Verfügung gestellt.</w:t>
            </w:r>
          </w:p>
        </w:tc>
      </w:tr>
      <w:tr w14:paraId="7D0F17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A2D4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3AD5F" w14:textId="77777777"/>
        </w:tc>
      </w:tr>
      <w:tr w14:paraId="5CBB55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8BBE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E0BE6" w14:textId="77777777">
            <w:r>
              <w:t>PV GA DIL OBB 1.0.0</w:t>
            </w:r>
          </w:p>
        </w:tc>
      </w:tr>
    </w:tbl>
    <w:p w14:paraId="19BD1C38" w14:textId="77777777">
      <w:pPr>
        <w:spacing w:after="0" w:line="96" w:lineRule="auto"/>
      </w:pPr>
    </w:p>
    <w:p w14:paraId="06F04C4A" w14:textId="77777777">
      <w:pPr>
        <w:spacing w:after="0"/>
      </w:pPr>
      <w:r>
        <w:rPr>
          <w:vanish/>
        </w:rPr>
        <w:t>MLS_DSTW/MDSTW-22720</w:t>
      </w:r>
      <w:r>
        <w:rPr>
          <w:b/>
        </w:rPr>
        <w:t>6.6.6.0-3 Ein Auftrag zur Signalanschaltung darf nur zu einem einmaligen Freiste...</w:t>
      </w:r>
      <w:r>
        <w:br/>
        <w:t>6.6.6.0-3 Ein Auftrag zur Signalanschaltung darf nur zu einem einmaligen Freistellvorgang führen.</w:t>
        <w:br/>
        <w:t>​​</w:t>
      </w:r>
    </w:p>
    <w:p w14:paraId="4BAB72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043B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E94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0059D" w14:textId="77777777">
            <w:r>
              <w:t>MDSTW-22720</w:t>
            </w:r>
          </w:p>
        </w:tc>
      </w:tr>
      <w:tr w14:paraId="3D81BF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87E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71947" w14:textId="77777777">
            <w:r>
              <w:t>05_198</w:t>
            </w:r>
          </w:p>
        </w:tc>
      </w:tr>
      <w:tr w14:paraId="59176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874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173E2" w14:textId="77777777">
            <w:r>
              <w:t>1810</w:t>
            </w:r>
          </w:p>
        </w:tc>
      </w:tr>
      <w:tr w14:paraId="35751D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01E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3CF44D" w14:textId="77777777"/>
        </w:tc>
      </w:tr>
      <w:tr w14:paraId="28A9D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9E3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9B822" w14:textId="77777777">
            <w:r>
              <w:t>Draft</w:t>
            </w:r>
          </w:p>
        </w:tc>
      </w:tr>
      <w:tr w14:paraId="54AEF7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34C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329FF" w14:textId="77777777">
            <w:r>
              <w:t>Muss</w:t>
            </w:r>
          </w:p>
        </w:tc>
      </w:tr>
      <w:tr w14:paraId="0EAD7C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6D7A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B1CD2" w14:textId="77777777">
            <w:r>
              <w:t>Funktion wird wie in der ELEKTRA 2 Baseline 29.40 realisiert zur Verfügung gestellt.</w:t>
            </w:r>
          </w:p>
        </w:tc>
      </w:tr>
      <w:tr w14:paraId="58D9A5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4AC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99A84" w14:textId="77777777"/>
        </w:tc>
      </w:tr>
      <w:tr w14:paraId="4DA3C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286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E4CC3" w14:textId="77777777">
            <w:r>
              <w:t>PV GA DIL OBB 1.0.0</w:t>
            </w:r>
          </w:p>
        </w:tc>
      </w:tr>
    </w:tbl>
    <w:p w14:paraId="205C223E" w14:textId="77777777">
      <w:pPr>
        <w:spacing w:after="0" w:line="96" w:lineRule="auto"/>
      </w:pPr>
    </w:p>
    <w:p w14:paraId="099A559B" w14:textId="77777777">
      <w:pPr>
        <w:spacing w:after="0"/>
      </w:pPr>
      <w:r>
        <w:rPr>
          <w:vanish/>
        </w:rPr>
        <w:t>MLS_DSTW/MDSTW-22721</w:t>
      </w:r>
      <w:r>
        <w:rPr>
          <w:b/>
        </w:rPr>
        <w:t>6.6.6.0-4 Existiert am Ziel einer Fahrstraße ohne Schutzweg ein Schutzweg von ei...</w:t>
      </w:r>
      <w:r>
        <w:br/>
        <w:t>6.6.6.0-4 Existiert am Ziel einer Fahrstraße ohne Schutzweg ein Schutzweg von einer vorhergehenden</w:t>
        <w:br/>
        <w:t>Fahrstraßeneinstellung, muss sich der Signalbegriff am Startsignal entsprechend der</w:t>
        <w:br/>
        <w:t>Fahrstraße ohne Schutzweg einstellen.</w:t>
        <w:br/>
        <w:t>​​</w:t>
      </w:r>
    </w:p>
    <w:p w14:paraId="00D2CD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A34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E68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66ED1D" w14:textId="77777777">
            <w:r>
              <w:t>MDSTW-22721</w:t>
            </w:r>
          </w:p>
        </w:tc>
      </w:tr>
      <w:tr w14:paraId="54311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04C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78974" w14:textId="77777777">
            <w:r>
              <w:t>05_199</w:t>
            </w:r>
          </w:p>
        </w:tc>
      </w:tr>
      <w:tr w14:paraId="19329B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6AE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34749" w14:textId="77777777">
            <w:r>
              <w:t>1811</w:t>
            </w:r>
          </w:p>
        </w:tc>
      </w:tr>
      <w:tr w14:paraId="65E998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5B0B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9247D" w14:textId="77777777"/>
        </w:tc>
      </w:tr>
      <w:tr w14:paraId="730C6B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24B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ECAF2" w14:textId="77777777">
            <w:r>
              <w:t>Draft</w:t>
            </w:r>
          </w:p>
        </w:tc>
      </w:tr>
      <w:tr w14:paraId="44022C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143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CB517E" w14:textId="77777777">
            <w:r>
              <w:t>Muss</w:t>
            </w:r>
          </w:p>
        </w:tc>
      </w:tr>
      <w:tr w14:paraId="578DA9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F7A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C7192" w14:textId="77777777">
            <w:r>
              <w:t>Funktion wird wie in der ELEKTRA 2 Baseline 29.40 realisiert zur Verfügung gestellt.</w:t>
            </w:r>
          </w:p>
        </w:tc>
      </w:tr>
      <w:tr w14:paraId="4BBBD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9989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42E95" w14:textId="77777777"/>
        </w:tc>
      </w:tr>
      <w:tr w14:paraId="7CDE6D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8483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7F8BD" w14:textId="77777777">
            <w:r>
              <w:t>PV GA DIL OBB 1.0.0</w:t>
            </w:r>
          </w:p>
        </w:tc>
      </w:tr>
    </w:tbl>
    <w:p w14:paraId="7C269B4C" w14:textId="77777777">
      <w:pPr>
        <w:spacing w:after="0" w:line="96" w:lineRule="auto"/>
      </w:pPr>
    </w:p>
    <w:p w14:paraId="7020A65F" w14:textId="77777777">
      <w:pPr>
        <w:pStyle w:val="Heading4"/>
        <w:divId w:val="216"/>
      </w:pPr>
      <w:bookmarkStart w:name="_Toc242172792" w:id="185"/>
      <w:r>
        <w:t>6.7 Bildung einer Verschubstraße</w:t>
      </w:r>
      <w:bookmarkEnd w:id="185"/>
    </w:p>
    <w:p w14:paraId="2F9B7CC7" w14:textId="77777777">
      <w:pPr>
        <w:spacing w:after="0"/>
      </w:pPr>
      <w:r>
        <w:rPr>
          <w:vanish/>
        </w:rPr>
        <w:t>MLS_DSTW/MDSTW-22722</w:t>
      </w:r>
      <w:r>
        <w:rPr>
          <w:b/>
        </w:rPr>
        <w:t>6.7.0-1 Verschubstraßen mit nicht isolierten Elementen im Fahrweg sind auszuschl...</w:t>
      </w:r>
      <w:r>
        <w:br/>
        <w:t>6.7.0-1 Verschubstraßen mit nicht isolierten Elementen im Fahrweg sind auszuschließen, außer diese nicht isolierten Elemente liegen nur am Ende der Verschubstraße.</w:t>
        <w:br/>
        <w:t>​​</w:t>
      </w:r>
    </w:p>
    <w:p w14:paraId="7B0EB8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F004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081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F0D5A" w14:textId="77777777">
            <w:r>
              <w:t>MDSTW-22722</w:t>
            </w:r>
          </w:p>
        </w:tc>
      </w:tr>
      <w:tr w14:paraId="60FE74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2DF10"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4542F" w14:textId="77777777">
            <w:r>
              <w:t>05_201</w:t>
            </w:r>
          </w:p>
        </w:tc>
      </w:tr>
      <w:tr w14:paraId="5964C6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7F7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B504F" w14:textId="77777777">
            <w:r>
              <w:t>1813</w:t>
            </w:r>
          </w:p>
        </w:tc>
      </w:tr>
      <w:tr w14:paraId="768F3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B75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FDEB2" w14:textId="77777777"/>
        </w:tc>
      </w:tr>
      <w:tr w14:paraId="432161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EA4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BEF8B" w14:textId="77777777">
            <w:r>
              <w:t>Draft</w:t>
            </w:r>
          </w:p>
        </w:tc>
      </w:tr>
      <w:tr w14:paraId="04F5BC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E88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B7098A" w14:textId="77777777">
            <w:r>
              <w:t>Muss</w:t>
            </w:r>
          </w:p>
        </w:tc>
      </w:tr>
      <w:tr w14:paraId="4BF41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85A1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83F8FE" w14:textId="77777777">
            <w:r>
              <w:t>Funktion wird wie in der ELEKTRA 2 Baseline 29.40 realisiert zur Verfügung gestellt.</w:t>
            </w:r>
          </w:p>
        </w:tc>
      </w:tr>
      <w:tr w14:paraId="6E393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31D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71FBB" w14:textId="77777777"/>
        </w:tc>
      </w:tr>
      <w:tr w14:paraId="39B7A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6AD4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1946B" w14:textId="77777777">
            <w:r>
              <w:t>PV GA DIL OBB 1.0.0</w:t>
            </w:r>
          </w:p>
        </w:tc>
      </w:tr>
    </w:tbl>
    <w:p w14:paraId="555E0778" w14:textId="77777777">
      <w:pPr>
        <w:spacing w:after="0" w:line="96" w:lineRule="auto"/>
      </w:pPr>
    </w:p>
    <w:p w14:paraId="13516F32" w14:textId="77777777">
      <w:pPr>
        <w:pStyle w:val="Heading5"/>
        <w:divId w:val="217"/>
      </w:pPr>
      <w:bookmarkStart w:name="_Toc242172793" w:id="186"/>
      <w:r>
        <w:t>6.7.1 Bildung einer Verschubstraße - Eingabe</w:t>
      </w:r>
      <w:bookmarkEnd w:id="186"/>
    </w:p>
    <w:p w14:paraId="36239A85" w14:textId="77777777">
      <w:r>
        <w:rPr>
          <w:vanish/>
        </w:rPr>
        <w:t>MLS_DSTW/MDSTW-22728</w:t>
      </w:r>
      <w:r>
        <w:t>6.7.1.0-1 Start-Zielbedienung auf der Bedienoberfläche führt zum Auftrag einer Verschubstraßeneinstellung mit gleichzeitigem Auftrag zur nachfolgenden Signalanschaltung. Diese Aufräge werden dem Stellwerk per X25oRaSTA oder SCI-CC übermittelt.</w:t>
        <w:br/>
        <w:t>​​</w:t>
      </w:r>
    </w:p>
    <w:p w14:paraId="0EEBB3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3A73C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518DB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66E02" w14:textId="77777777">
            <w:r>
              <w:t>892</w:t>
            </w:r>
          </w:p>
        </w:tc>
      </w:tr>
      <w:tr w14:paraId="331DC4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298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1E1BC" w14:textId="77777777">
            <w:r>
              <w:t>MDSTW-22728</w:t>
            </w:r>
          </w:p>
        </w:tc>
      </w:tr>
      <w:tr w14:paraId="589D47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3248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DB3F3" w14:textId="77777777">
            <w:r>
              <w:t>1815</w:t>
            </w:r>
          </w:p>
        </w:tc>
      </w:tr>
      <w:tr w14:paraId="313F0A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635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B1059" w14:textId="77777777">
            <w:r>
              <w:t>05_203</w:t>
            </w:r>
          </w:p>
        </w:tc>
      </w:tr>
    </w:tbl>
    <w:p w14:paraId="5A71D895" w14:textId="77777777">
      <w:pPr>
        <w:spacing w:after="0" w:line="96" w:lineRule="auto"/>
      </w:pPr>
    </w:p>
    <w:p w14:paraId="5C8EC4FD" w14:textId="77777777">
      <w:pPr>
        <w:spacing w:after="0"/>
      </w:pPr>
      <w:r>
        <w:rPr>
          <w:vanish/>
        </w:rPr>
        <w:t>MLS_DSTW/MDSTW-22729</w:t>
      </w:r>
      <w:r>
        <w:rPr>
          <w:b/>
        </w:rPr>
        <w:t>6.7.1.0-2 Start einer Verschubstraße müssen:</w:t>
      </w:r>
      <w:r>
        <w:br/>
        <w:t>6.7.1.0-2 Start einer Verschubstraße müssen:</w:t>
        <w:br/>
        <w:t>• Schutzsignale alter Bauart</w:t>
        <w:br/>
        <w:t>• Verschubsignale</w:t>
        <w:br/>
        <w:t>• Startpunkte</w:t>
        <w:br/>
        <w:t>• Zustimmungsfelder</w:t>
        <w:br/>
        <w:t>sein können.</w:t>
        <w:br/>
        <w:t>​​</w:t>
      </w:r>
    </w:p>
    <w:p w14:paraId="6C27F73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AFC0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433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1ED77" w14:textId="77777777">
            <w:r>
              <w:t>MDSTW-22729</w:t>
            </w:r>
          </w:p>
        </w:tc>
      </w:tr>
      <w:tr w14:paraId="14D5D0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8458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DCD9E" w14:textId="77777777">
            <w:r>
              <w:t>05_204</w:t>
            </w:r>
          </w:p>
        </w:tc>
      </w:tr>
      <w:tr w14:paraId="3E096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448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20BBE" w14:textId="77777777">
            <w:r>
              <w:t>1816</w:t>
            </w:r>
          </w:p>
        </w:tc>
      </w:tr>
      <w:tr w14:paraId="1CBB3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89F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75B55A" w14:textId="77777777"/>
        </w:tc>
      </w:tr>
      <w:tr w14:paraId="78E6E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E0B6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DC40D" w14:textId="77777777">
            <w:r>
              <w:t>Draft</w:t>
            </w:r>
          </w:p>
        </w:tc>
      </w:tr>
      <w:tr w14:paraId="7C8F71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917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91FA2" w14:textId="77777777">
            <w:r>
              <w:t>Muss</w:t>
            </w:r>
          </w:p>
        </w:tc>
      </w:tr>
      <w:tr w14:paraId="101E6A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F2D7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E8A59" w14:textId="77777777">
            <w:r>
              <w:t>Funktion wird wie in der ELEKTRA 2 Baseline 29.40 realisiert zur Verfügung gestellt.</w:t>
            </w:r>
          </w:p>
        </w:tc>
      </w:tr>
      <w:tr w14:paraId="43EBC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DEA2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C5453" w14:textId="77777777"/>
        </w:tc>
      </w:tr>
      <w:tr w14:paraId="7E0660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8E5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5107D" w14:textId="77777777">
            <w:r>
              <w:t>PV GA DIL OBB 1.0.0</w:t>
            </w:r>
          </w:p>
        </w:tc>
      </w:tr>
    </w:tbl>
    <w:p w14:paraId="55B20212" w14:textId="77777777">
      <w:pPr>
        <w:spacing w:after="0" w:line="96" w:lineRule="auto"/>
      </w:pPr>
    </w:p>
    <w:p w14:paraId="29063D17" w14:textId="77777777">
      <w:pPr>
        <w:spacing w:after="0"/>
      </w:pPr>
      <w:r>
        <w:rPr>
          <w:vanish/>
        </w:rPr>
        <w:t>MLS_DSTW/MDSTW-22730</w:t>
      </w:r>
      <w:r>
        <w:rPr>
          <w:b/>
        </w:rPr>
        <w:t>6.7.1.0-3 Ziel einer Verschubstraße müssen:</w:t>
      </w:r>
      <w:r>
        <w:br/>
        <w:t>6.7.1.0-3 Ziel einer Verschubstraße müssen:</w:t>
        <w:br/>
        <w:lastRenderedPageBreak/>
        <w:t>• Hauptsignal, wenn als Verschubziel projektiert</w:t>
        <w:br/>
        <w:t>• Schutzsignal neuer Bauart, wenn als Verschubziel projektiert</w:t>
        <w:br/>
        <w:t>• Schutzsignal alter Bauart</w:t>
        <w:br/>
        <w:t>• Verschubsignal</w:t>
        <w:br/>
        <w:t>• Zielpunkt</w:t>
        <w:br/>
        <w:t>• Zustimmungsfeld</w:t>
        <w:br/>
        <w:t>sein können.</w:t>
        <w:br/>
        <w:t>​​</w:t>
      </w:r>
    </w:p>
    <w:p w14:paraId="6F6258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7F59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FB21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48A6C" w14:textId="77777777">
            <w:r>
              <w:t>MDSTW-22730</w:t>
            </w:r>
          </w:p>
        </w:tc>
      </w:tr>
      <w:tr w14:paraId="0BB4F7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65A4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42F4C6" w14:textId="77777777">
            <w:r>
              <w:t>05_205</w:t>
            </w:r>
          </w:p>
        </w:tc>
      </w:tr>
      <w:tr w14:paraId="13CCCB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ED3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80FF3D" w14:textId="77777777">
            <w:r>
              <w:t>1817</w:t>
            </w:r>
          </w:p>
        </w:tc>
      </w:tr>
      <w:tr w14:paraId="01B818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2A4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FE530" w14:textId="77777777"/>
        </w:tc>
      </w:tr>
      <w:tr w14:paraId="1AB3F6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3BF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1EC52" w14:textId="77777777">
            <w:r>
              <w:t>Draft</w:t>
            </w:r>
          </w:p>
        </w:tc>
      </w:tr>
      <w:tr w14:paraId="126668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FB0E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BCA23" w14:textId="77777777">
            <w:r>
              <w:t>Muss</w:t>
            </w:r>
          </w:p>
        </w:tc>
      </w:tr>
      <w:tr w14:paraId="629CA0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209C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DFE2B" w14:textId="77777777">
            <w:r>
              <w:t>Funktion wird wie in der ELEKTRA 2 Baseline 29.40 realisiert zur Verfügung gestellt.</w:t>
            </w:r>
          </w:p>
        </w:tc>
      </w:tr>
      <w:tr w14:paraId="099FF5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C9D3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34E4F" w14:textId="77777777"/>
        </w:tc>
      </w:tr>
      <w:tr w14:paraId="0460FE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A3CAC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6E9B8" w14:textId="77777777">
            <w:r>
              <w:t>PV GA DIL OBB 1.0.0</w:t>
            </w:r>
          </w:p>
        </w:tc>
      </w:tr>
    </w:tbl>
    <w:p w14:paraId="181EB8B6" w14:textId="77777777">
      <w:pPr>
        <w:spacing w:after="0" w:line="96" w:lineRule="auto"/>
      </w:pPr>
    </w:p>
    <w:p w14:paraId="6DA0CFB8" w14:textId="77777777">
      <w:pPr>
        <w:spacing w:after="0"/>
      </w:pPr>
      <w:r>
        <w:rPr>
          <w:vanish/>
        </w:rPr>
        <w:t>MLS_DSTW/MDSTW-22731</w:t>
      </w:r>
      <w:r>
        <w:rPr>
          <w:b/>
        </w:rPr>
        <w:t>6.7.1.0-4 Alle gleismäßig möglichen Regel- und Umwegstraßen müssen projektierbar...</w:t>
      </w:r>
      <w:r>
        <w:br/>
        <w:t>6.7.1.0-4 Alle gleismäßig möglichen Regel- und Umwegstraßen müssen projektierbar sein.</w:t>
        <w:br/>
        <w:t>​​</w:t>
      </w:r>
    </w:p>
    <w:p w14:paraId="4D4DA9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84F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DFE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71E5F" w14:textId="77777777">
            <w:r>
              <w:t>MDSTW-22731</w:t>
            </w:r>
          </w:p>
        </w:tc>
      </w:tr>
      <w:tr w14:paraId="10ADA6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966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5139A" w14:textId="77777777">
            <w:r>
              <w:t>05_206</w:t>
            </w:r>
          </w:p>
        </w:tc>
      </w:tr>
      <w:tr w14:paraId="5C720F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404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7E0AD2" w14:textId="77777777">
            <w:r>
              <w:t>1818</w:t>
            </w:r>
          </w:p>
        </w:tc>
      </w:tr>
      <w:tr w14:paraId="7FEAFB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A39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0604B" w14:textId="77777777"/>
        </w:tc>
      </w:tr>
      <w:tr w14:paraId="48082A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111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0213E" w14:textId="77777777">
            <w:r>
              <w:t>Draft</w:t>
            </w:r>
          </w:p>
        </w:tc>
      </w:tr>
      <w:tr w14:paraId="72A1E2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22F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36337" w14:textId="77777777">
            <w:r>
              <w:t>Muss</w:t>
            </w:r>
          </w:p>
        </w:tc>
      </w:tr>
      <w:tr w14:paraId="09BE3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86D4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5DF25" w14:textId="77777777">
            <w:r>
              <w:t>Funktion wird wie in der ELEKTRA 2 Baseline 29.40 realisiert zur Verfügung gestellt.</w:t>
            </w:r>
          </w:p>
        </w:tc>
      </w:tr>
      <w:tr w14:paraId="12523E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1CF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19B5E" w14:textId="77777777"/>
        </w:tc>
      </w:tr>
      <w:tr w14:paraId="1F229C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042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87B64" w14:textId="77777777">
            <w:r>
              <w:t>PV GA DIL OBB 1.0.0</w:t>
            </w:r>
          </w:p>
        </w:tc>
      </w:tr>
    </w:tbl>
    <w:p w14:paraId="0DEDAB3F" w14:textId="77777777">
      <w:pPr>
        <w:spacing w:after="0" w:line="96" w:lineRule="auto"/>
      </w:pPr>
    </w:p>
    <w:p w14:paraId="71CF43BC" w14:textId="77777777">
      <w:pPr>
        <w:pStyle w:val="Heading5"/>
        <w:divId w:val="218"/>
      </w:pPr>
      <w:bookmarkStart w:name="_Toc242172794" w:id="187"/>
      <w:r>
        <w:t>6.7.2 Bildung einer Verschubstraße - Zulässigkeitsprüfung</w:t>
      </w:r>
      <w:bookmarkEnd w:id="187"/>
    </w:p>
    <w:p w14:paraId="376677D0" w14:textId="77777777">
      <w:pPr>
        <w:spacing w:after="0"/>
      </w:pPr>
      <w:r>
        <w:rPr>
          <w:vanish/>
        </w:rPr>
        <w:t>MLS_DSTW/MDSTW-22732</w:t>
      </w:r>
      <w:r>
        <w:rPr>
          <w:b/>
        </w:rPr>
        <w:t>6.7.2.0-1 Ausschließungsgründe für eine Verschubstraße sind:</w:t>
      </w:r>
      <w:r>
        <w:br/>
        <w:t>6.7.2.0-1 Ausschließungsgründe für eine Verschubstraße sind:</w:t>
        <w:br/>
        <w:t>(1) Fahrtausschlüsse zu Fahrstraßen (gemäß RW 13.01.01)</w:t>
        <w:br/>
        <w:t>Anm.: Verschubgegenfahrten (auch bei Dauerverschubstraßen) auf projektierte Gleisabschnitte sind zulässig, wenn ihre Startpunkte außerhalb des gemeinsamen Teils des Fahrwegs liegen und der überlappende Bereich eine Teilfahrstraße ist. Solch proj. Gleisabschnitte sind immer Teilfahrstraßen.</w:t>
        <w:br/>
        <w:t>(2) Freigefahrene, teilweise aufgelöste Fahrstraße gleicher Fahrtrichtung</w:t>
        <w:br/>
        <w:lastRenderedPageBreak/>
        <w:t>(3) Fahrstraßen bzw. teilweise aufgelöste Fahrstraßen gleicher Fahrtrichtung, sofern eine Auflösestörung vorliegt</w:t>
        <w:br/>
        <w:t>(4) Fahrtausschlüsse zu Schutzwegen (gemäß RW 13.01.01)</w:t>
        <w:br/>
        <w:t>(5) Verschub-Zielsperrung</w:t>
        <w:br/>
        <w:t>(6) Zur Nahbedienung gemäß &lt;05 Lastenheft Teilsystem DSTW-ZE&gt; 10.2 freigegebene Weichen</w:t>
        <w:br/>
        <w:t>(7) Zur Nahbedienung gemäß &lt;05 Lastenheft Teilsystem DSTW-ZE&gt; 10.2 freigegebene Signale in der Fahrstraße (Fahrt- und Gegenrichtung), ausgenommen solche am Ziel der Fahrstraße, sofern sie "Verschubverbot" bzw. "Fahrverbot" zeigen und die Projektierung "in der Nahbedienung als Verschubstraßenziel zugelassen" haben.</w:t>
        <w:br/>
        <w:t>(8) Zur Nahbedienung gemäß &lt;05 Lastenheft Teilsystem DSTW-ZE&gt; 10.2 freigegebene Signale in der Fahrstraße (Fahrt- und Gegenrichtung), ausgenommen solche am Ziel der Fahrstraße, sofern sie "Verschubverbot" zeigen und die Projektierung "in der Nahbedienung als Verschubstraßenziel zugelassen" haben.</w:t>
        <w:br/>
        <w:t>(9) Verschluss oder Einzelsperrung von Fahrwegweichen (allfällige Schutzweichen werden hier nicht geprüft) in der falschen Lage.</w:t>
        <w:br/>
        <w:t>(10) Ein Schutzsignal alter Bauform als Verschub-Startsignal, welches bereits als Zug-Ziel verwendet wird.</w:t>
        <w:br/>
        <w:t>(11) Wende-, Dauer- und sonstige Verschubstraßen schließen einander gegenseitig auch bei gleichem Verlauf aus.</w:t>
        <w:br/>
        <w:t>(12) Abgrenzungs- und Flankenschutzweichen von gem. &lt;05 Lastenheft Teilsystem DSTW-ZE&gt; 10.2 freigegebenen Nahbedienbereichen, welche noch nicht für den Nahbedienbereich verschlossen sind und für die Nahbedienung in einer anderen Lage als für die Fahrstraße im Fahrweg benötigt werden (analog (11)).</w:t>
        <w:br/>
        <w:t>(13) Ein auf die Zulässigkeit von Verschubstraßen einwirkendes Universalelement in hemmender Stellung.</w:t>
        <w:br/>
        <w:t>(14) wenn in Gegenrichtung der einzustellenden Verschubstraße ein Gegenfahrtschutz bei einem Zugstraßenziel aktiv ist.</w:t>
        <w:br/>
        <w:t>(15) Gleise mit eingestellten Verschubstraßen (bzw. Dauerverschubstraßen) in Gegenrichtung und gesetzter Befahrbarkeitssperre.</w:t>
        <w:br/>
        <w:t>​​</w:t>
      </w:r>
    </w:p>
    <w:p w14:paraId="710F2B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3CF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1A5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F5782" w14:textId="77777777">
            <w:r>
              <w:t>MDSTW-22732</w:t>
            </w:r>
          </w:p>
        </w:tc>
      </w:tr>
      <w:tr w14:paraId="1602D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578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E14DA" w14:textId="77777777">
            <w:r>
              <w:t>05_208</w:t>
            </w:r>
          </w:p>
        </w:tc>
      </w:tr>
      <w:tr w14:paraId="4A4763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879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BC9906" w14:textId="77777777">
            <w:r>
              <w:t>1820</w:t>
            </w:r>
          </w:p>
        </w:tc>
      </w:tr>
      <w:tr w14:paraId="6022D4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CE98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BE527" w14:textId="77777777">
            <w:r>
              <w:t>[24]</w:t>
            </w:r>
          </w:p>
        </w:tc>
      </w:tr>
      <w:tr w14:paraId="3B8404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C4D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53161D" w14:textId="77777777">
            <w:r>
              <w:t>Draft</w:t>
            </w:r>
          </w:p>
        </w:tc>
      </w:tr>
      <w:tr w14:paraId="1164F6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670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A308A" w14:textId="77777777">
            <w:r>
              <w:t>Muss</w:t>
            </w:r>
          </w:p>
        </w:tc>
      </w:tr>
      <w:tr w14:paraId="514066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7C01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190E6" w14:textId="77777777">
            <w:r>
              <w:t>Funktion wird wie in der ELEKTRA 2 Baseline 29.40 realisiert zur Verfügung gestellt.</w:t>
            </w:r>
          </w:p>
        </w:tc>
      </w:tr>
      <w:tr w14:paraId="1B611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4968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E6B23" w14:textId="77777777"/>
        </w:tc>
      </w:tr>
      <w:tr w14:paraId="707B99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B1BD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919B2" w14:textId="77777777">
            <w:r>
              <w:t>PV GA DIL OBB 1.0.0</w:t>
            </w:r>
          </w:p>
        </w:tc>
      </w:tr>
    </w:tbl>
    <w:p w14:paraId="50CA3861" w14:textId="77777777">
      <w:pPr>
        <w:spacing w:after="0" w:line="96" w:lineRule="auto"/>
      </w:pPr>
    </w:p>
    <w:p w14:paraId="78E1C890" w14:textId="77777777">
      <w:pPr>
        <w:spacing w:after="0"/>
      </w:pPr>
      <w:r>
        <w:rPr>
          <w:vanish/>
        </w:rPr>
        <w:lastRenderedPageBreak/>
        <w:t>MLS_DSTW/MDSTW-22733</w:t>
      </w:r>
      <w:r>
        <w:rPr>
          <w:b/>
        </w:rPr>
        <w:t>6.7.2.0-2 Eine Fahrstraßeneinstellung über eine freigegebene EKSA muss jederzeit...</w:t>
      </w:r>
      <w:r>
        <w:br/>
        <w:t>6.7.2.0-2 Eine Fahrstraßeneinstellung über eine freigegebene EKSA muss jederzeit möglich sein.</w:t>
        <w:br/>
        <w:t>​​</w:t>
      </w:r>
    </w:p>
    <w:p w14:paraId="08D828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0758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9CA8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7A73A" w14:textId="77777777">
            <w:r>
              <w:t>MDSTW-22733</w:t>
            </w:r>
          </w:p>
        </w:tc>
      </w:tr>
      <w:tr w14:paraId="714B17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082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E37B0" w14:textId="77777777">
            <w:r>
              <w:t>05_209</w:t>
            </w:r>
          </w:p>
        </w:tc>
      </w:tr>
      <w:tr w14:paraId="258B5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C1A0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DED482" w14:textId="77777777">
            <w:r>
              <w:t>1821</w:t>
            </w:r>
          </w:p>
        </w:tc>
      </w:tr>
      <w:tr w14:paraId="4CB23B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774C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520A5" w14:textId="77777777"/>
        </w:tc>
      </w:tr>
      <w:tr w14:paraId="540A3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8C4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619D8" w14:textId="77777777">
            <w:r>
              <w:t>Draft</w:t>
            </w:r>
          </w:p>
        </w:tc>
      </w:tr>
      <w:tr w14:paraId="1D4E89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C3DD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C92F4" w14:textId="77777777">
            <w:r>
              <w:t>Muss</w:t>
            </w:r>
          </w:p>
        </w:tc>
      </w:tr>
      <w:tr w14:paraId="17DAA2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F20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C0BBA" w14:textId="77777777">
            <w:r>
              <w:t>Funktion wird wie in der ELEKTRA 2 Baseline 29.40 realisiert zur Verfügung gestellt.</w:t>
            </w:r>
          </w:p>
        </w:tc>
      </w:tr>
      <w:tr w14:paraId="68CE4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AB4A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18F95" w14:textId="77777777"/>
        </w:tc>
      </w:tr>
      <w:tr w14:paraId="0BEF8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680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ACAB6" w14:textId="77777777">
            <w:r>
              <w:t>PV GA DIL OBB 1.0.0</w:t>
            </w:r>
          </w:p>
        </w:tc>
      </w:tr>
    </w:tbl>
    <w:p w14:paraId="7E5F256A" w14:textId="77777777">
      <w:pPr>
        <w:spacing w:after="0" w:line="96" w:lineRule="auto"/>
      </w:pPr>
    </w:p>
    <w:p w14:paraId="232B4B05" w14:textId="77777777">
      <w:pPr>
        <w:spacing w:after="0"/>
      </w:pPr>
      <w:r>
        <w:rPr>
          <w:vanish/>
        </w:rPr>
        <w:t>MLS_DSTW/MDSTW-22734</w:t>
      </w:r>
      <w:r>
        <w:rPr>
          <w:b/>
        </w:rPr>
        <w:t>6.7.2.0-3 Wenn die Zulässigkeitsprüfung für die gesamte eingegebene Verschubstra...</w:t>
      </w:r>
      <w:r>
        <w:br/>
        <w:t>6.7.2.0-3 Wenn die Zulässigkeitsprüfung für die gesamte eingegebene Verschubstraße positiv verlaufen ist, ist zu überprüfen, ob Hinweisschilder zu quittieren sind. Zu überprüfen ist, ob in einem Gleisabschnitt der Fahrstraße ein oder mehrere Hinweisschilder gesetzt sind.</w:t>
        <w:br/>
        <w:t>​​</w:t>
      </w:r>
    </w:p>
    <w:p w14:paraId="4EE9CDD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8C9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B895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02086" w14:textId="77777777">
            <w:r>
              <w:t>MDSTW-22734</w:t>
            </w:r>
          </w:p>
        </w:tc>
      </w:tr>
      <w:tr w14:paraId="1799E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382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E5AFE6" w14:textId="77777777">
            <w:r>
              <w:t>05_210</w:t>
            </w:r>
          </w:p>
        </w:tc>
      </w:tr>
      <w:tr w14:paraId="139A9A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A5D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6C61A" w14:textId="77777777">
            <w:r>
              <w:t>1822</w:t>
            </w:r>
          </w:p>
        </w:tc>
      </w:tr>
      <w:tr w14:paraId="0F9FB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23BC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C43BF" w14:textId="77777777"/>
        </w:tc>
      </w:tr>
      <w:tr w14:paraId="4D391D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A025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4212A" w14:textId="77777777">
            <w:r>
              <w:t>Draft</w:t>
            </w:r>
          </w:p>
        </w:tc>
      </w:tr>
      <w:tr w14:paraId="7BA6A1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172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02F610" w14:textId="77777777">
            <w:r>
              <w:t>Muss</w:t>
            </w:r>
          </w:p>
        </w:tc>
      </w:tr>
      <w:tr w14:paraId="6C3E8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EB9F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133D6" w14:textId="77777777">
            <w:r>
              <w:t>Funktion wird wie in der ELEKTRA 2 Baseline 29.40 realisiert zur Verfügung gestellt.</w:t>
            </w:r>
          </w:p>
        </w:tc>
      </w:tr>
      <w:tr w14:paraId="09359D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F92F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F5C28E" w14:textId="77777777"/>
        </w:tc>
      </w:tr>
      <w:tr w14:paraId="7C228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BD2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F80D49" w14:textId="77777777">
            <w:r>
              <w:t>PV GA DIL OBB 1.0.0</w:t>
            </w:r>
          </w:p>
        </w:tc>
      </w:tr>
    </w:tbl>
    <w:p w14:paraId="52F97363" w14:textId="77777777">
      <w:pPr>
        <w:spacing w:after="0" w:line="96" w:lineRule="auto"/>
      </w:pPr>
    </w:p>
    <w:p w14:paraId="46CC7934" w14:textId="77777777">
      <w:pPr>
        <w:spacing w:after="0"/>
      </w:pPr>
      <w:r>
        <w:rPr>
          <w:vanish/>
        </w:rPr>
        <w:t>MLS_DSTW/MDSTW-22735</w:t>
      </w:r>
      <w:r>
        <w:rPr>
          <w:b/>
        </w:rPr>
        <w:t>6.7.2.0-4 Wurden gesetzte Hinweisschilder gefunden, so wird der Bediener zum Qui...</w:t>
      </w:r>
      <w:r>
        <w:br/>
        <w:t>6.7.2.0-4 Wurden gesetzte Hinweisschilder gefunden, so wird der Bediener zum Quittieren dieser (pro Gleisabschnitt mit gesetzten Hinweisschildern gesondert) aufgefordert. Wird ein Gleisabschnitt mit Hinweisschildern nicht positiv quittiert, muss die Zulässigkeitsprüfung für die Verschubstraße abgebrochen werden.</w:t>
        <w:br/>
        <w:t>​​</w:t>
      </w:r>
    </w:p>
    <w:p w14:paraId="2D528A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E91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9327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0841C" w14:textId="77777777">
            <w:r>
              <w:t>MDSTW-22735</w:t>
            </w:r>
          </w:p>
        </w:tc>
      </w:tr>
      <w:tr w14:paraId="769B85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196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2E72C" w14:textId="77777777">
            <w:r>
              <w:t>05_211</w:t>
            </w:r>
          </w:p>
        </w:tc>
      </w:tr>
      <w:tr w14:paraId="64B03C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655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5EDCA" w14:textId="77777777">
            <w:r>
              <w:t>1823</w:t>
            </w:r>
          </w:p>
        </w:tc>
      </w:tr>
      <w:tr w14:paraId="2B5277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20D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DB2D5" w14:textId="77777777"/>
        </w:tc>
      </w:tr>
      <w:tr w14:paraId="4B9F9D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DBA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3B7D1" w14:textId="77777777">
            <w:r>
              <w:t>Draft</w:t>
            </w:r>
          </w:p>
        </w:tc>
      </w:tr>
      <w:tr w14:paraId="2C3FF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D2E02"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ACB8E" w14:textId="77777777">
            <w:r>
              <w:t>Muss</w:t>
            </w:r>
          </w:p>
        </w:tc>
      </w:tr>
      <w:tr w14:paraId="47882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1E2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F9447" w14:textId="77777777">
            <w:r>
              <w:t>Funktion wird wie in der ELEKTRA 2 Baseline 29.40 realisiert zur Verfügung gestellt.</w:t>
            </w:r>
          </w:p>
        </w:tc>
      </w:tr>
      <w:tr w14:paraId="2C74F1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19F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7D6B6" w14:textId="77777777"/>
        </w:tc>
      </w:tr>
      <w:tr w14:paraId="52325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67CF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67C7C" w14:textId="77777777">
            <w:r>
              <w:t>PV GA DIL OBB 1.0.0</w:t>
            </w:r>
          </w:p>
        </w:tc>
      </w:tr>
    </w:tbl>
    <w:p w14:paraId="716858C3" w14:textId="77777777">
      <w:pPr>
        <w:spacing w:after="0" w:line="96" w:lineRule="auto"/>
      </w:pPr>
    </w:p>
    <w:p w14:paraId="4B221937" w14:textId="77777777">
      <w:pPr>
        <w:spacing w:after="0"/>
      </w:pPr>
      <w:r>
        <w:rPr>
          <w:vanish/>
        </w:rPr>
        <w:t>MLS_DSTW/MDSTW-22736</w:t>
      </w:r>
      <w:r>
        <w:rPr>
          <w:b/>
        </w:rPr>
        <w:t>6.7.2.0-5 Wenn alle Gleisabschnitte mit gesetzten Hinweisschildern für die gewün...</w:t>
      </w:r>
      <w:r>
        <w:br/>
        <w:t>6.7.2.0-5 Wenn alle Gleisabschnitte mit gesetzten Hinweisschildern für die gewünschte Verschubstraße positiv</w:t>
        <w:br/>
        <w:t>quittiert sind, ist eine nochmalige Zulässigkeitsprüfung durchzuführen. Erst wenn diese Zulässigkeitsprüfung positiv beendet ist, darf mit der Bearbeitung der Fahrstraßeneinstellung fortgesetzt werden.</w:t>
        <w:br/>
        <w:t>​​</w:t>
      </w:r>
    </w:p>
    <w:p w14:paraId="762E2D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5A8E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284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4923A" w14:textId="77777777">
            <w:r>
              <w:t>MDSTW-22736</w:t>
            </w:r>
          </w:p>
        </w:tc>
      </w:tr>
      <w:tr w14:paraId="16FC8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B2B4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9541B" w14:textId="77777777">
            <w:r>
              <w:t>05_212</w:t>
            </w:r>
          </w:p>
        </w:tc>
      </w:tr>
      <w:tr w14:paraId="7E187F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6A1D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F958A" w14:textId="77777777">
            <w:r>
              <w:t>1824</w:t>
            </w:r>
          </w:p>
        </w:tc>
      </w:tr>
      <w:tr w14:paraId="72902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FF10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D6171" w14:textId="77777777"/>
        </w:tc>
      </w:tr>
      <w:tr w14:paraId="2C48E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523E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C6704" w14:textId="77777777">
            <w:r>
              <w:t>Draft</w:t>
            </w:r>
          </w:p>
        </w:tc>
      </w:tr>
      <w:tr w14:paraId="3DFAB0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847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8BB710" w14:textId="77777777">
            <w:r>
              <w:t>Muss</w:t>
            </w:r>
          </w:p>
        </w:tc>
      </w:tr>
      <w:tr w14:paraId="6630FE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BFB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8CB6D" w14:textId="77777777">
            <w:r>
              <w:t>Funktion wird wie in der ELEKTRA 2 Baseline 29.40 realisiert zur Verfügung gestellt.</w:t>
            </w:r>
          </w:p>
        </w:tc>
      </w:tr>
      <w:tr w14:paraId="0706DE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0D5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4E5F6" w14:textId="77777777"/>
        </w:tc>
      </w:tr>
      <w:tr w14:paraId="6C8B7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5E7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75E5B" w14:textId="77777777">
            <w:r>
              <w:t>PV GA DIL OBB 1.0.0</w:t>
            </w:r>
          </w:p>
        </w:tc>
      </w:tr>
    </w:tbl>
    <w:p w14:paraId="3DF0688C" w14:textId="77777777">
      <w:pPr>
        <w:spacing w:after="0" w:line="96" w:lineRule="auto"/>
      </w:pPr>
    </w:p>
    <w:p w14:paraId="4AE78C37" w14:textId="77777777">
      <w:pPr>
        <w:pStyle w:val="Heading5"/>
        <w:divId w:val="219"/>
      </w:pPr>
      <w:bookmarkStart w:name="_Toc242172795" w:id="188"/>
      <w:r>
        <w:t>6.7.3 Bildung einer Verschubstraße - Fahrstraßeneinstellung</w:t>
      </w:r>
      <w:bookmarkEnd w:id="188"/>
    </w:p>
    <w:p w14:paraId="2FFAED27" w14:textId="77777777">
      <w:pPr>
        <w:spacing w:after="0"/>
      </w:pPr>
      <w:r>
        <w:rPr>
          <w:vanish/>
        </w:rPr>
        <w:t>MLS_DSTW/MDSTW-22737</w:t>
      </w:r>
      <w:r>
        <w:rPr>
          <w:b/>
        </w:rPr>
        <w:t>6.7.3.0-1 Die Einstellung einer Verschubstraße darf nur begonnen werden, wenn di...</w:t>
      </w:r>
      <w:r>
        <w:br/>
        <w:t>6.7.3.0-1 Die Einstellung einer Verschubstraße darf nur begonnen werden, wenn die Zulässigkeitsprüfung für die gesamte, gemäß &lt;05 Lastenheft Teilsystem DSTW-ZE&gt; 6.7.1 eingegebene Fahrstraße positiv verlaufen ist.</w:t>
        <w:br/>
        <w:t>​​</w:t>
      </w:r>
    </w:p>
    <w:p w14:paraId="4868BC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A3FB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1336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E2CA7" w14:textId="77777777">
            <w:r>
              <w:t>MDSTW-22737</w:t>
            </w:r>
          </w:p>
        </w:tc>
      </w:tr>
      <w:tr w14:paraId="1EE397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F83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BF3C4" w14:textId="77777777">
            <w:r>
              <w:t>05_214</w:t>
            </w:r>
          </w:p>
        </w:tc>
      </w:tr>
      <w:tr w14:paraId="4BEB5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04E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BE9F5" w14:textId="77777777">
            <w:r>
              <w:t>1826</w:t>
            </w:r>
          </w:p>
        </w:tc>
      </w:tr>
      <w:tr w14:paraId="3F67A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E1D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629A0" w14:textId="77777777"/>
        </w:tc>
      </w:tr>
      <w:tr w14:paraId="1643C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687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63B75" w14:textId="77777777">
            <w:r>
              <w:t>Draft</w:t>
            </w:r>
          </w:p>
        </w:tc>
      </w:tr>
      <w:tr w14:paraId="5D8329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671E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01D633" w14:textId="77777777">
            <w:r>
              <w:t>Muss</w:t>
            </w:r>
          </w:p>
        </w:tc>
      </w:tr>
      <w:tr w14:paraId="28732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6D3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BC3CC" w14:textId="77777777">
            <w:r>
              <w:t>Funktion wird wie in der ELEKTRA 2 Baseline 29.40 realisiert zur Verfügung gestellt.</w:t>
            </w:r>
          </w:p>
        </w:tc>
      </w:tr>
      <w:tr w14:paraId="776C2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1C5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30F3C" w14:textId="77777777"/>
        </w:tc>
      </w:tr>
      <w:tr w14:paraId="52A688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59E3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26DAE" w14:textId="77777777">
            <w:r>
              <w:t>PV GA DIL OBB 1.0.0</w:t>
            </w:r>
          </w:p>
        </w:tc>
      </w:tr>
    </w:tbl>
    <w:p w14:paraId="59D60DDE" w14:textId="77777777">
      <w:pPr>
        <w:spacing w:after="0" w:line="96" w:lineRule="auto"/>
      </w:pPr>
    </w:p>
    <w:p w14:paraId="03DEE042" w14:textId="77777777">
      <w:pPr>
        <w:spacing w:after="0"/>
      </w:pPr>
      <w:r>
        <w:rPr>
          <w:vanish/>
        </w:rPr>
        <w:lastRenderedPageBreak/>
        <w:t>MLS_DSTW/MDSTW-22738</w:t>
      </w:r>
      <w:r>
        <w:rPr>
          <w:b/>
        </w:rPr>
        <w:t>6.7.3.0-2 Selbsttätiges Stellen der für die Fahrstraße benötigten Einrichtungen...</w:t>
      </w:r>
      <w:r>
        <w:br/>
        <w:t>6.7.3.0-2 Selbsttätiges Stellen der für die Fahrstraße benötigten Einrichtungen in die geforderte Stellung muss umgesetzt werden.</w:t>
        <w:br/>
        <w:t>​​</w:t>
      </w:r>
    </w:p>
    <w:p w14:paraId="184DF8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97F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46C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8C0C3" w14:textId="77777777">
            <w:r>
              <w:t>MDSTW-22738</w:t>
            </w:r>
          </w:p>
        </w:tc>
      </w:tr>
      <w:tr w14:paraId="2E18DB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BEA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DCDB0" w14:textId="77777777">
            <w:r>
              <w:t>05_215</w:t>
            </w:r>
          </w:p>
        </w:tc>
      </w:tr>
      <w:tr w14:paraId="3A93EA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C46E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935DA" w14:textId="77777777">
            <w:r>
              <w:t>1827</w:t>
            </w:r>
          </w:p>
        </w:tc>
      </w:tr>
      <w:tr w14:paraId="5822A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759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D1104" w14:textId="77777777"/>
        </w:tc>
      </w:tr>
      <w:tr w14:paraId="581D3E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B0D4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054AD" w14:textId="77777777">
            <w:r>
              <w:t>Draft</w:t>
            </w:r>
          </w:p>
        </w:tc>
      </w:tr>
      <w:tr w14:paraId="12C83E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149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C398B" w14:textId="77777777">
            <w:r>
              <w:t>Muss</w:t>
            </w:r>
          </w:p>
        </w:tc>
      </w:tr>
      <w:tr w14:paraId="638DF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1CEB0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145C2" w14:textId="77777777">
            <w:r>
              <w:t>Funktion wird wie in der ELEKTRA 2 Baseline 29.40 realisiert zur Verfügung gestellt.</w:t>
            </w:r>
          </w:p>
        </w:tc>
      </w:tr>
      <w:tr w14:paraId="491C96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B72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BB787" w14:textId="77777777"/>
        </w:tc>
      </w:tr>
      <w:tr w14:paraId="68F27D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877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42F96" w14:textId="77777777">
            <w:r>
              <w:t>PV GA DIL OBB 1.0.0</w:t>
            </w:r>
          </w:p>
        </w:tc>
      </w:tr>
    </w:tbl>
    <w:p w14:paraId="39B4941F" w14:textId="77777777">
      <w:pPr>
        <w:spacing w:after="0" w:line="96" w:lineRule="auto"/>
      </w:pPr>
    </w:p>
    <w:p w14:paraId="5FA343C6" w14:textId="77777777">
      <w:pPr>
        <w:spacing w:after="0"/>
      </w:pPr>
      <w:r>
        <w:rPr>
          <w:vanish/>
        </w:rPr>
        <w:t>MLS_DSTW/MDSTW-22739</w:t>
      </w:r>
      <w:r>
        <w:rPr>
          <w:b/>
        </w:rPr>
        <w:t>6.7.3.0-3 Bei richtiger Ordnungsstellung muss der Verschluss aller für die Versc...</w:t>
      </w:r>
      <w:r>
        <w:br/>
        <w:t>6.7.3.0-3 Bei richtiger Ordnungsstellung muss der Verschluss aller für die Verschubstraße benötigten Einrichtungen erfolgen.</w:t>
        <w:br/>
        <w:t>​​</w:t>
      </w:r>
    </w:p>
    <w:p w14:paraId="156BEC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851F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E27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6ACEE" w14:textId="77777777">
            <w:r>
              <w:t>MDSTW-22739</w:t>
            </w:r>
          </w:p>
        </w:tc>
      </w:tr>
      <w:tr w14:paraId="6E96D4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C86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6772E" w14:textId="77777777">
            <w:r>
              <w:t>05_216</w:t>
            </w:r>
          </w:p>
        </w:tc>
      </w:tr>
      <w:tr w14:paraId="17CD26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D38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E36E8" w14:textId="77777777">
            <w:r>
              <w:t>1828</w:t>
            </w:r>
          </w:p>
        </w:tc>
      </w:tr>
      <w:tr w14:paraId="7326B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F48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8BED97" w14:textId="77777777"/>
        </w:tc>
      </w:tr>
      <w:tr w14:paraId="338EAA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16A1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F05F8F" w14:textId="77777777">
            <w:r>
              <w:t>Draft</w:t>
            </w:r>
          </w:p>
        </w:tc>
      </w:tr>
      <w:tr w14:paraId="0931DB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0D0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91BF1" w14:textId="77777777">
            <w:r>
              <w:t>Muss</w:t>
            </w:r>
          </w:p>
        </w:tc>
      </w:tr>
      <w:tr w14:paraId="7578F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9AE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36F12" w14:textId="77777777">
            <w:r>
              <w:t>Funktion wird wie in der ELEKTRA 2 Baseline 29.40 realisiert zur Verfügung gestellt.</w:t>
            </w:r>
          </w:p>
        </w:tc>
      </w:tr>
      <w:tr w14:paraId="362ECF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93F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D583D1" w14:textId="77777777"/>
        </w:tc>
      </w:tr>
      <w:tr w14:paraId="4B947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2B5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14080" w14:textId="77777777">
            <w:r>
              <w:t>PV GA DIL OBB 1.0.0</w:t>
            </w:r>
          </w:p>
        </w:tc>
      </w:tr>
    </w:tbl>
    <w:p w14:paraId="1A4AAB6A" w14:textId="77777777">
      <w:pPr>
        <w:spacing w:after="0" w:line="96" w:lineRule="auto"/>
      </w:pPr>
    </w:p>
    <w:p w14:paraId="3D9EB9B4" w14:textId="77777777">
      <w:pPr>
        <w:spacing w:after="0"/>
      </w:pPr>
      <w:r>
        <w:rPr>
          <w:vanish/>
        </w:rPr>
        <w:t>MLS_DSTW/MDSTW-22740</w:t>
      </w:r>
      <w:r>
        <w:rPr>
          <w:b/>
        </w:rPr>
        <w:t>6.7.3.0-4 Bei Nichtzustandekommen der selbsttätigen Stellung bzw. des Verschluss...</w:t>
      </w:r>
      <w:r>
        <w:br/>
        <w:t>6.7.3.0-4 Bei Nichtzustandekommen der selbsttätigen Stellung bzw. des Verschlusses einer Weiche muss die Anzeige Stellauftrag an die BFZ übermittelt werden.</w:t>
        <w:br/>
        <w:t>​​</w:t>
      </w:r>
    </w:p>
    <w:p w14:paraId="0D4711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CC7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6C1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7614C" w14:textId="77777777">
            <w:r>
              <w:t>MDSTW-22740</w:t>
            </w:r>
          </w:p>
        </w:tc>
      </w:tr>
      <w:tr w14:paraId="37F6A8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7E9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D287A" w14:textId="77777777">
            <w:r>
              <w:t>05_217</w:t>
            </w:r>
          </w:p>
        </w:tc>
      </w:tr>
      <w:tr w14:paraId="02DE61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89B8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3E895" w14:textId="77777777">
            <w:r>
              <w:t>1829</w:t>
            </w:r>
          </w:p>
        </w:tc>
      </w:tr>
      <w:tr w14:paraId="119AC9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85F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B961D" w14:textId="77777777"/>
        </w:tc>
      </w:tr>
      <w:tr w14:paraId="41DF9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38B8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7B74A" w14:textId="77777777">
            <w:r>
              <w:t>Draft</w:t>
            </w:r>
          </w:p>
        </w:tc>
      </w:tr>
      <w:tr w14:paraId="2814AF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427B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55E06" w14:textId="77777777">
            <w:r>
              <w:t>Muss</w:t>
            </w:r>
          </w:p>
        </w:tc>
      </w:tr>
      <w:tr w14:paraId="772E6F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DBCDD"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332BD" w14:textId="77777777">
            <w:r>
              <w:t>Funktion wird wie in der ELEKTRA 2 Baseline 29.40 realisiert zur Verfügung gestellt.</w:t>
            </w:r>
          </w:p>
        </w:tc>
      </w:tr>
      <w:tr w14:paraId="49645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70B3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3A100" w14:textId="77777777"/>
        </w:tc>
      </w:tr>
      <w:tr w14:paraId="21634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BEE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E8A7A" w14:textId="77777777">
            <w:r>
              <w:t>PV GA DIL OBB 1.0.0</w:t>
            </w:r>
          </w:p>
        </w:tc>
      </w:tr>
    </w:tbl>
    <w:p w14:paraId="79431EAA" w14:textId="77777777">
      <w:pPr>
        <w:spacing w:after="0" w:line="96" w:lineRule="auto"/>
      </w:pPr>
    </w:p>
    <w:p w14:paraId="1EFC6402" w14:textId="77777777">
      <w:pPr>
        <w:spacing w:after="0"/>
      </w:pPr>
      <w:r>
        <w:rPr>
          <w:vanish/>
        </w:rPr>
        <w:t>MLS_DSTW/MDSTW-22741</w:t>
      </w:r>
      <w:r>
        <w:rPr>
          <w:b/>
        </w:rPr>
        <w:t>6.7.3.0-5 Für einzelne Weichen bzw. Teilfahrstraßen muss Flankenschutz projektie...</w:t>
      </w:r>
      <w:r>
        <w:br/>
        <w:t>6.7.3.0-5 Für einzelne Weichen bzw. Teilfahrstraßen muss Flankenschutz projektiert werden können.</w:t>
        <w:br/>
        <w:t>​​</w:t>
      </w:r>
    </w:p>
    <w:p w14:paraId="53956B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F45E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BB8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4A03E" w14:textId="77777777">
            <w:r>
              <w:t>MDSTW-22741</w:t>
            </w:r>
          </w:p>
        </w:tc>
      </w:tr>
      <w:tr w14:paraId="77A43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068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51284" w14:textId="77777777">
            <w:r>
              <w:t>05_218</w:t>
            </w:r>
          </w:p>
        </w:tc>
      </w:tr>
      <w:tr w14:paraId="5E037B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8D42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F476A" w14:textId="77777777">
            <w:r>
              <w:t>1830</w:t>
            </w:r>
          </w:p>
        </w:tc>
      </w:tr>
      <w:tr w14:paraId="18A54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047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B5840" w14:textId="77777777"/>
        </w:tc>
      </w:tr>
      <w:tr w14:paraId="086877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402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9CD5E" w14:textId="77777777">
            <w:r>
              <w:t>Draft</w:t>
            </w:r>
          </w:p>
        </w:tc>
      </w:tr>
      <w:tr w14:paraId="69677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2AB0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75BBF" w14:textId="77777777">
            <w:r>
              <w:t>Muss</w:t>
            </w:r>
          </w:p>
        </w:tc>
      </w:tr>
      <w:tr w14:paraId="542A76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4FA8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A9B74" w14:textId="77777777">
            <w:r>
              <w:t>Funktion wird wie in der ELEKTRA 2 Baseline 29.40 realisiert zur Verfügung gestellt.</w:t>
            </w:r>
          </w:p>
        </w:tc>
      </w:tr>
      <w:tr w14:paraId="7A3092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9348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1D121" w14:textId="77777777"/>
        </w:tc>
      </w:tr>
      <w:tr w14:paraId="7E3AB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570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F3B17" w14:textId="77777777">
            <w:r>
              <w:t>PV GA DIL OBB 1.0.0</w:t>
            </w:r>
          </w:p>
        </w:tc>
      </w:tr>
    </w:tbl>
    <w:p w14:paraId="2C8B7197" w14:textId="77777777">
      <w:pPr>
        <w:spacing w:after="0" w:line="96" w:lineRule="auto"/>
      </w:pPr>
    </w:p>
    <w:p w14:paraId="7C91770F" w14:textId="77777777">
      <w:pPr>
        <w:spacing w:after="0"/>
      </w:pPr>
      <w:r>
        <w:rPr>
          <w:vanish/>
        </w:rPr>
        <w:t>MLS_DSTW/MDSTW-22742</w:t>
      </w:r>
      <w:r>
        <w:rPr>
          <w:b/>
        </w:rPr>
        <w:t>6.7.3.0-6 Schlüsselsperren gemäß &lt;05 Lastenheft Teilsystem DSTW-ZE&gt; 14.13 müssen...</w:t>
      </w:r>
      <w:r>
        <w:br/>
        <w:t>6.7.3.0-6 Schlüsselsperren gemäß &lt;05 Lastenheft Teilsystem DSTW-ZE&gt; 14.13 müssen im Zuge der Einstellung einer Verschubstraße nicht betrachtet werden.</w:t>
        <w:br/>
        <w:t>​​</w:t>
      </w:r>
    </w:p>
    <w:p w14:paraId="739166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84D0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4ADE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06523" w14:textId="77777777">
            <w:r>
              <w:t>MDSTW-22742</w:t>
            </w:r>
          </w:p>
        </w:tc>
      </w:tr>
      <w:tr w14:paraId="44C91F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1B1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1968B" w14:textId="77777777">
            <w:r>
              <w:t>05_219</w:t>
            </w:r>
          </w:p>
        </w:tc>
      </w:tr>
      <w:tr w14:paraId="345A66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847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EB535" w14:textId="77777777">
            <w:r>
              <w:t>1831</w:t>
            </w:r>
          </w:p>
        </w:tc>
      </w:tr>
      <w:tr w14:paraId="398772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1A47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E9E9C" w14:textId="77777777"/>
        </w:tc>
      </w:tr>
      <w:tr w14:paraId="68456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803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A1431" w14:textId="77777777">
            <w:r>
              <w:t>Draft</w:t>
            </w:r>
          </w:p>
        </w:tc>
      </w:tr>
      <w:tr w14:paraId="1F880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BFB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E8103" w14:textId="77777777">
            <w:r>
              <w:t>Muss</w:t>
            </w:r>
          </w:p>
        </w:tc>
      </w:tr>
      <w:tr w14:paraId="52C6AB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0FF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A658C" w14:textId="77777777">
            <w:r>
              <w:t>Funktion wird wie in der ELEKTRA 2 Baseline 29.40 realisiert zur Verfügung gestellt.</w:t>
            </w:r>
          </w:p>
        </w:tc>
      </w:tr>
      <w:tr w14:paraId="08F65F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A6F4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C3266" w14:textId="77777777"/>
        </w:tc>
      </w:tr>
      <w:tr w14:paraId="4AED97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51E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73A20" w14:textId="77777777">
            <w:r>
              <w:t>PV GA DIL OBB 1.0.0</w:t>
            </w:r>
          </w:p>
        </w:tc>
      </w:tr>
    </w:tbl>
    <w:p w14:paraId="17D01984" w14:textId="77777777">
      <w:pPr>
        <w:spacing w:after="0" w:line="96" w:lineRule="auto"/>
      </w:pPr>
    </w:p>
    <w:p w14:paraId="256F9753" w14:textId="77777777">
      <w:pPr>
        <w:pStyle w:val="Heading5"/>
        <w:divId w:val="220"/>
      </w:pPr>
      <w:bookmarkStart w:name="_Toc242172796" w:id="189"/>
      <w:r>
        <w:t>6.7.4 Bildung einer Verschubstraße - Signalanschaltung</w:t>
      </w:r>
      <w:bookmarkEnd w:id="189"/>
    </w:p>
    <w:p w14:paraId="450D11BC" w14:textId="77777777">
      <w:pPr>
        <w:spacing w:after="0"/>
      </w:pPr>
      <w:r>
        <w:rPr>
          <w:vanish/>
        </w:rPr>
        <w:t>MLS_DSTW/MDSTW-22743</w:t>
      </w:r>
      <w:r>
        <w:rPr>
          <w:b/>
        </w:rPr>
        <w:t>6.7.4.0-1 Wenn das Startsignal einzelgesperrt oder als Flankenschutzelement vers...</w:t>
      </w:r>
      <w:r>
        <w:br/>
        <w:t>6.7.4.0-1 Wenn das Startsignal einzelgesperrt oder als Flankenschutzelement verschlossen ist, wird die Fahrstraßenbildung hier beendet und allfällige Aufträge zur Signalanschaltung</w:t>
        <w:br/>
        <w:t>zurückgenommen.</w:t>
        <w:br/>
        <w:t>​​</w:t>
      </w:r>
    </w:p>
    <w:p w14:paraId="216E372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397E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7D0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2E074" w14:textId="77777777">
            <w:r>
              <w:t>MDSTW-22743</w:t>
            </w:r>
          </w:p>
        </w:tc>
      </w:tr>
      <w:tr w14:paraId="64B1FF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C9132"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B1D5B" w14:textId="77777777">
            <w:r>
              <w:t>05_221</w:t>
            </w:r>
          </w:p>
        </w:tc>
      </w:tr>
      <w:tr w14:paraId="576836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0A6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41EE86" w14:textId="77777777">
            <w:r>
              <w:t>1833</w:t>
            </w:r>
          </w:p>
        </w:tc>
      </w:tr>
      <w:tr w14:paraId="43096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D43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4478B" w14:textId="77777777"/>
        </w:tc>
      </w:tr>
      <w:tr w14:paraId="0CF04A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A7E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DF4AD" w14:textId="77777777">
            <w:r>
              <w:t>Draft</w:t>
            </w:r>
          </w:p>
        </w:tc>
      </w:tr>
      <w:tr w14:paraId="053529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D0B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32669" w14:textId="77777777">
            <w:r>
              <w:t>Muss</w:t>
            </w:r>
          </w:p>
        </w:tc>
      </w:tr>
      <w:tr w14:paraId="470C7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BF1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0DAF4" w14:textId="77777777">
            <w:r>
              <w:t>Funktion wird wie in der ELEKTRA 2 Baseline 29.40 realisiert zur Verfügung gestellt.</w:t>
            </w:r>
          </w:p>
        </w:tc>
      </w:tr>
      <w:tr w14:paraId="33B501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6BF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D501DC" w14:textId="77777777"/>
        </w:tc>
      </w:tr>
      <w:tr w14:paraId="4BEB42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78EA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76505" w14:textId="77777777">
            <w:r>
              <w:t>PV GA DIL OBB 1.0.0</w:t>
            </w:r>
          </w:p>
        </w:tc>
      </w:tr>
    </w:tbl>
    <w:p w14:paraId="1B73CE07" w14:textId="77777777">
      <w:pPr>
        <w:spacing w:after="0" w:line="96" w:lineRule="auto"/>
      </w:pPr>
    </w:p>
    <w:p w14:paraId="44B3980B" w14:textId="77777777">
      <w:pPr>
        <w:spacing w:after="0"/>
      </w:pPr>
      <w:r>
        <w:rPr>
          <w:vanish/>
        </w:rPr>
        <w:t>MLS_DSTW/MDSTW-22744</w:t>
      </w:r>
      <w:r>
        <w:rPr>
          <w:b/>
        </w:rPr>
        <w:t>6.7.4.0-2 Die Signalanschaltung kommt nur bei vorhandenem Auftrag zur Signalansc...</w:t>
      </w:r>
      <w:r>
        <w:br/>
        <w:t>6.7.4.0-2 Die Signalanschaltung kommt nur bei vorhandenem Auftrag zur Signalanschaltung zustande, wenn:</w:t>
        <w:br/>
        <w:t>• richtige Lage, Ordnungsstellung und Verschluss der Fahrwegweichen vorhanden sind (Flachkreuzungen analog),</w:t>
        <w:br/>
        <w:t>• allfällige Flankenschutzbedingungen erfüllt sind,</w:t>
        <w:br/>
        <w:t>• alle Fahrtausschlüsse zur eigenen Fahrstraße laut Zulässigkeitsprüfung sichergestellt sind,</w:t>
        <w:br/>
        <w:t>• im Fahrweg keine eingelegten, nicht überbrückten Befahrbarkeitssperren vorhanden sind,</w:t>
        <w:br/>
        <w:t>• ein auf die Überwachung von Verschubstraßen einwirkendes Universalelement nicht in hemmender Stellung (punkt- oder linienförmige Überwachung projektierbar) ist. Bei linienförmiger Überwachung eines solchen Universalelements ist bei einer Änderung auf die hemmende bzw. gestörte Stellung die Signalanschaltung zu löschen.</w:t>
        <w:br/>
        <w:t>​​</w:t>
      </w:r>
    </w:p>
    <w:p w14:paraId="38DCAB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6482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F32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0E872C" w14:textId="77777777">
            <w:r>
              <w:t>MDSTW-22744</w:t>
            </w:r>
          </w:p>
        </w:tc>
      </w:tr>
      <w:tr w14:paraId="221E43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892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A02E8" w14:textId="77777777">
            <w:r>
              <w:t>05_222</w:t>
            </w:r>
          </w:p>
        </w:tc>
      </w:tr>
      <w:tr w14:paraId="4A14F5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992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071DF4" w14:textId="77777777">
            <w:r>
              <w:t>1834</w:t>
            </w:r>
          </w:p>
        </w:tc>
      </w:tr>
      <w:tr w14:paraId="61BDF9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CC48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BA10C" w14:textId="77777777"/>
        </w:tc>
      </w:tr>
      <w:tr w14:paraId="07D4BA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815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F388D2" w14:textId="77777777">
            <w:r>
              <w:t>Draft</w:t>
            </w:r>
          </w:p>
        </w:tc>
      </w:tr>
      <w:tr w14:paraId="483918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4F4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A9A95" w14:textId="77777777">
            <w:r>
              <w:t>Muss</w:t>
            </w:r>
          </w:p>
        </w:tc>
      </w:tr>
      <w:tr w14:paraId="0FDD47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CCBB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CF6186" w14:textId="77777777">
            <w:r>
              <w:t>Funktion wird wie in der ELEKTRA 2 Baseline 29.40 realisiert zur Verfügung gestellt.</w:t>
            </w:r>
          </w:p>
        </w:tc>
      </w:tr>
      <w:tr w14:paraId="4B1D98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00F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568AF5" w14:textId="77777777"/>
        </w:tc>
      </w:tr>
      <w:tr w14:paraId="6CCA5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DC8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F5B9D" w14:textId="77777777">
            <w:r>
              <w:t>PV GA DIL OBB 1.0.0</w:t>
            </w:r>
          </w:p>
        </w:tc>
      </w:tr>
    </w:tbl>
    <w:p w14:paraId="289B0AF1" w14:textId="77777777">
      <w:pPr>
        <w:spacing w:after="0" w:line="96" w:lineRule="auto"/>
      </w:pPr>
    </w:p>
    <w:p w14:paraId="5EFF968A" w14:textId="77777777">
      <w:pPr>
        <w:spacing w:after="0"/>
      </w:pPr>
      <w:r>
        <w:rPr>
          <w:vanish/>
        </w:rPr>
        <w:t>MLS_DSTW/MDSTW-22745</w:t>
      </w:r>
      <w:r>
        <w:rPr>
          <w:b/>
        </w:rPr>
        <w:t>6.7.4.0-3 Bei Vorliegen der vorab angeführten Bedingungen erfolgt der Einschalta...</w:t>
      </w:r>
      <w:r>
        <w:br/>
        <w:t>6.7.4.0-3 Bei Vorliegen der vorab angeführten Bedingungen erfolgt der Einschaltauftrag bzw. die Wirksamschaltung von EKSA mit nachfolgender Überprüfung des Vorhandenseins der vorgegebenen EK-Bedingungen.</w:t>
        <w:br/>
        <w:t>​​</w:t>
      </w:r>
    </w:p>
    <w:p w14:paraId="0E3F27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57CD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B18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972DA" w14:textId="77777777">
            <w:r>
              <w:t>MDSTW-22745</w:t>
            </w:r>
          </w:p>
        </w:tc>
      </w:tr>
      <w:tr w14:paraId="18A1BF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C782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49C89B" w14:textId="77777777">
            <w:r>
              <w:t>05_223</w:t>
            </w:r>
          </w:p>
        </w:tc>
      </w:tr>
      <w:tr w14:paraId="25F4A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5C9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72F76" w14:textId="77777777">
            <w:r>
              <w:t>1835</w:t>
            </w:r>
          </w:p>
        </w:tc>
      </w:tr>
      <w:tr w14:paraId="181F4F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A956F"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397B2" w14:textId="77777777"/>
        </w:tc>
      </w:tr>
      <w:tr w14:paraId="1E261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4C2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33E9E" w14:textId="77777777">
            <w:r>
              <w:t>Draft</w:t>
            </w:r>
          </w:p>
        </w:tc>
      </w:tr>
      <w:tr w14:paraId="7D108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C238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0C75D0" w14:textId="77777777">
            <w:r>
              <w:t>Muss</w:t>
            </w:r>
          </w:p>
        </w:tc>
      </w:tr>
      <w:tr w14:paraId="4CA5C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E125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56238" w14:textId="77777777">
            <w:r>
              <w:t>Funktion wird wie in der ELEKTRA 2 Baseline 29.40 realisiert zur Verfügung gestellt.</w:t>
            </w:r>
          </w:p>
        </w:tc>
      </w:tr>
      <w:tr w14:paraId="3AC5B4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9F8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CD2F4" w14:textId="77777777"/>
        </w:tc>
      </w:tr>
      <w:tr w14:paraId="79B72A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C84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97A56" w14:textId="77777777">
            <w:r>
              <w:t>PV GA DIL OBB 1.0.0</w:t>
            </w:r>
          </w:p>
        </w:tc>
      </w:tr>
    </w:tbl>
    <w:p w14:paraId="02DAFB90" w14:textId="77777777">
      <w:pPr>
        <w:spacing w:after="0" w:line="96" w:lineRule="auto"/>
      </w:pPr>
    </w:p>
    <w:p w14:paraId="25F181BB" w14:textId="77777777">
      <w:pPr>
        <w:spacing w:after="0"/>
      </w:pPr>
      <w:r>
        <w:rPr>
          <w:vanish/>
        </w:rPr>
        <w:t>MLS_DSTW/MDSTW-22746</w:t>
      </w:r>
      <w:r>
        <w:rPr>
          <w:b/>
        </w:rPr>
        <w:t>6.7.4.0-4 Eine Überwachung einer Schlüsselsperre gemäß &lt;05 Lastenheft Teilsystem...</w:t>
      </w:r>
      <w:r>
        <w:br/>
        <w:t>6.7.4.0-4 Eine Überwachung einer Schlüsselsperre gemäß &lt;05 Lastenheft Teilsystem DSTW-ZE&gt; 14.12. ist nicht vorzusehen.</w:t>
        <w:br/>
        <w:t>​​</w:t>
      </w:r>
    </w:p>
    <w:p w14:paraId="3D0AA2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AD5F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C6E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89371" w14:textId="77777777">
            <w:r>
              <w:t>MDSTW-22746</w:t>
            </w:r>
          </w:p>
        </w:tc>
      </w:tr>
      <w:tr w14:paraId="5AFCFC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59C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59EE1" w14:textId="77777777">
            <w:r>
              <w:t>05_224</w:t>
            </w:r>
          </w:p>
        </w:tc>
      </w:tr>
      <w:tr w14:paraId="27AFEF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ED1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E9251" w14:textId="77777777">
            <w:r>
              <w:t>1836</w:t>
            </w:r>
          </w:p>
        </w:tc>
      </w:tr>
      <w:tr w14:paraId="4A54C0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2B5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26761" w14:textId="77777777"/>
        </w:tc>
      </w:tr>
      <w:tr w14:paraId="06F4C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01E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3F1426" w14:textId="77777777">
            <w:r>
              <w:t>Draft</w:t>
            </w:r>
          </w:p>
        </w:tc>
      </w:tr>
      <w:tr w14:paraId="466D0C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401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CA544" w14:textId="77777777">
            <w:r>
              <w:t>Muss</w:t>
            </w:r>
          </w:p>
        </w:tc>
      </w:tr>
      <w:tr w14:paraId="10A195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A37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9DAF4" w14:textId="77777777">
            <w:r>
              <w:t>Funktion wird wie in der ELEKTRA 2 Baseline 29.40 realisiert zur Verfügung gestellt.</w:t>
            </w:r>
          </w:p>
        </w:tc>
      </w:tr>
      <w:tr w14:paraId="72F0EE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EB8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956B9" w14:textId="77777777"/>
        </w:tc>
      </w:tr>
      <w:tr w14:paraId="390A9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B776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195BE" w14:textId="77777777">
            <w:r>
              <w:t>PV GA DIL OBB 1.0.0</w:t>
            </w:r>
          </w:p>
        </w:tc>
      </w:tr>
    </w:tbl>
    <w:p w14:paraId="6580E39D" w14:textId="77777777">
      <w:pPr>
        <w:spacing w:after="0" w:line="96" w:lineRule="auto"/>
      </w:pPr>
    </w:p>
    <w:p w14:paraId="1CA8E4FD" w14:textId="77777777">
      <w:pPr>
        <w:pStyle w:val="Heading5"/>
        <w:divId w:val="221"/>
      </w:pPr>
      <w:bookmarkStart w:name="_Toc242172797" w:id="190"/>
      <w:r>
        <w:t>6.7.5 Bildung einer Verschubstraße - Freistellvorgang</w:t>
      </w:r>
      <w:bookmarkEnd w:id="190"/>
    </w:p>
    <w:p w14:paraId="1665876B" w14:textId="77777777">
      <w:pPr>
        <w:spacing w:after="0"/>
      </w:pPr>
      <w:r>
        <w:rPr>
          <w:vanish/>
        </w:rPr>
        <w:t>MLS_DSTW/MDSTW-22747</w:t>
      </w:r>
      <w:r>
        <w:rPr>
          <w:b/>
        </w:rPr>
        <w:t>6.7.5.0-1 Bei Vorliegen der Signalanschaltung und der vorgegebenen EK-Bedingunge...</w:t>
      </w:r>
      <w:r>
        <w:br/>
        <w:t>6.7.5.0-1 Bei Vorliegen der Signalanschaltung und der vorgegebenen EK-Bedingungen (die Zeitverzögerung der EKSA-Freistellverzögerung muss abgelaufen sein) kommt es zum Anstoß des Freistellvorgangs.</w:t>
        <w:br/>
        <w:t>​​</w:t>
      </w:r>
    </w:p>
    <w:p w14:paraId="5008CE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5C0C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B46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AE625" w14:textId="77777777">
            <w:r>
              <w:t>MDSTW-22747</w:t>
            </w:r>
          </w:p>
        </w:tc>
      </w:tr>
      <w:tr w14:paraId="455EF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B37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C0C41" w14:textId="77777777">
            <w:r>
              <w:t>05_226</w:t>
            </w:r>
          </w:p>
        </w:tc>
      </w:tr>
      <w:tr w14:paraId="7A577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EE6A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2DDE6" w14:textId="77777777">
            <w:r>
              <w:t>1838</w:t>
            </w:r>
          </w:p>
        </w:tc>
      </w:tr>
      <w:tr w14:paraId="058DB2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FF9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5586A" w14:textId="77777777"/>
        </w:tc>
      </w:tr>
      <w:tr w14:paraId="2C5714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A6E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05845" w14:textId="77777777">
            <w:r>
              <w:t>Draft</w:t>
            </w:r>
          </w:p>
        </w:tc>
      </w:tr>
      <w:tr w14:paraId="6891B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C100E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4B448D" w14:textId="77777777">
            <w:r>
              <w:t>Muss</w:t>
            </w:r>
          </w:p>
        </w:tc>
      </w:tr>
      <w:tr w14:paraId="2237D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EE6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ECA30C" w14:textId="77777777">
            <w:r>
              <w:t>Funktion wird wie in der ELEKTRA 2 Baseline 29.40 realisiert zur Verfügung gestellt.</w:t>
            </w:r>
          </w:p>
        </w:tc>
      </w:tr>
      <w:tr w14:paraId="5B1D6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DBF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CE0EA" w14:textId="77777777"/>
        </w:tc>
      </w:tr>
      <w:tr w14:paraId="76801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CF6A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2F3138" w14:textId="77777777">
            <w:r>
              <w:t>PV GA DIL OBB 1.0.0</w:t>
            </w:r>
          </w:p>
        </w:tc>
      </w:tr>
    </w:tbl>
    <w:p w14:paraId="2A480F97" w14:textId="77777777">
      <w:pPr>
        <w:spacing w:after="0" w:line="96" w:lineRule="auto"/>
      </w:pPr>
    </w:p>
    <w:p w14:paraId="298AE980" w14:textId="77777777">
      <w:pPr>
        <w:spacing w:after="0"/>
      </w:pPr>
      <w:r>
        <w:rPr>
          <w:vanish/>
        </w:rPr>
        <w:t>MLS_DSTW/MDSTW-22748</w:t>
      </w:r>
      <w:r>
        <w:rPr>
          <w:b/>
        </w:rPr>
        <w:t>6.7.5.0-2 Befinden sich in einer Verschubstraße zwischen Start- und Zielsignal w...</w:t>
      </w:r>
      <w:r>
        <w:br/>
        <w:t xml:space="preserve">6.7.5.0-2 Befinden sich in einer Verschubstraße zwischen Start- und Zielsignal weitere Verschub </w:t>
        <w:lastRenderedPageBreak/>
        <w:t>und/oder Schutzsignale ohne Zieleinstellung, so sind diese im jeweils rückgelegenen Signal auf Freisein zu überwachen. Die Signalfreistellung eines jeweils rückgelegenen Signals darf erst dann erfolgen, wenn ein eventuell vorgelegenes Signal ohne Zieleinstellung einen Freibegriff zeigen.</w:t>
        <w:br/>
        <w:t>​​</w:t>
      </w:r>
    </w:p>
    <w:p w14:paraId="512C9E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73D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C6DC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B64B9" w14:textId="77777777">
            <w:r>
              <w:t>MDSTW-22748</w:t>
            </w:r>
          </w:p>
        </w:tc>
      </w:tr>
      <w:tr w14:paraId="1141C7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6180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4D5FC" w14:textId="77777777">
            <w:r>
              <w:t>05_227</w:t>
            </w:r>
          </w:p>
        </w:tc>
      </w:tr>
      <w:tr w14:paraId="12B346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82C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759F8" w14:textId="77777777">
            <w:r>
              <w:t>1839</w:t>
            </w:r>
          </w:p>
        </w:tc>
      </w:tr>
      <w:tr w14:paraId="26D09E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47A5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5126B" w14:textId="77777777"/>
        </w:tc>
      </w:tr>
      <w:tr w14:paraId="468AA7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59352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57DB72" w14:textId="77777777">
            <w:r>
              <w:t>Draft</w:t>
            </w:r>
          </w:p>
        </w:tc>
      </w:tr>
      <w:tr w14:paraId="1D1C15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88D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785FC" w14:textId="77777777">
            <w:r>
              <w:t>Muss</w:t>
            </w:r>
          </w:p>
        </w:tc>
      </w:tr>
      <w:tr w14:paraId="01712F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19A3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59A66" w14:textId="77777777">
            <w:r>
              <w:t>Funktion wird wie in der ELEKTRA 2 Baseline 29.40 realisiert zur Verfügung gestellt.</w:t>
            </w:r>
          </w:p>
        </w:tc>
      </w:tr>
      <w:tr w14:paraId="21A948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F396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A7F10" w14:textId="77777777"/>
        </w:tc>
      </w:tr>
      <w:tr w14:paraId="08A7DB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5D9E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3029C" w14:textId="77777777">
            <w:r>
              <w:t>PV GA DIL OBB 1.0.0</w:t>
            </w:r>
          </w:p>
        </w:tc>
      </w:tr>
    </w:tbl>
    <w:p w14:paraId="2A9082FA" w14:textId="77777777">
      <w:pPr>
        <w:spacing w:after="0" w:line="96" w:lineRule="auto"/>
      </w:pPr>
    </w:p>
    <w:p w14:paraId="04FD7B31" w14:textId="77777777">
      <w:pPr>
        <w:spacing w:after="0"/>
      </w:pPr>
      <w:r>
        <w:rPr>
          <w:vanish/>
        </w:rPr>
        <w:t>MLS_DSTW/MDSTW-22749</w:t>
      </w:r>
      <w:r>
        <w:rPr>
          <w:b/>
        </w:rPr>
        <w:t>6.7.5.0-3 Ein Auftrag zur Signalanschaltung darf nur zu einem einmaligen Freiste...</w:t>
      </w:r>
      <w:r>
        <w:br/>
        <w:t>6.7.5.0-3 Ein Auftrag zur Signalanschaltung darf nur zu einem einmaligen Freistellvorgang führen.</w:t>
        <w:br/>
        <w:t>​​</w:t>
      </w:r>
    </w:p>
    <w:p w14:paraId="0B6BB1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FEC7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FC6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B14707" w14:textId="77777777">
            <w:r>
              <w:t>MDSTW-22749</w:t>
            </w:r>
          </w:p>
        </w:tc>
      </w:tr>
      <w:tr w14:paraId="583B8F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907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BADE8" w14:textId="77777777">
            <w:r>
              <w:t>05_228</w:t>
            </w:r>
          </w:p>
        </w:tc>
      </w:tr>
      <w:tr w14:paraId="60BA89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0487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FA35A" w14:textId="77777777">
            <w:r>
              <w:t>1840</w:t>
            </w:r>
          </w:p>
        </w:tc>
      </w:tr>
      <w:tr w14:paraId="14FE92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206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F8217" w14:textId="77777777"/>
        </w:tc>
      </w:tr>
      <w:tr w14:paraId="35478C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1E8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251C4" w14:textId="77777777">
            <w:r>
              <w:t>Draft</w:t>
            </w:r>
          </w:p>
        </w:tc>
      </w:tr>
      <w:tr w14:paraId="5B4EDD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B51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2D194" w14:textId="77777777">
            <w:r>
              <w:t>Muss</w:t>
            </w:r>
          </w:p>
        </w:tc>
      </w:tr>
      <w:tr w14:paraId="21F7BB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4189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027E8" w14:textId="77777777">
            <w:r>
              <w:t>Funktion wird wie in der ELEKTRA 2 Baseline 29.40 realisiert zur Verfügung gestellt.</w:t>
            </w:r>
          </w:p>
        </w:tc>
      </w:tr>
      <w:tr w14:paraId="61A67B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F14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895C5" w14:textId="77777777"/>
        </w:tc>
      </w:tr>
      <w:tr w14:paraId="1E4CBF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CD0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CC84B" w14:textId="77777777">
            <w:r>
              <w:t>PV GA DIL OBB 1.0.0</w:t>
            </w:r>
          </w:p>
        </w:tc>
      </w:tr>
    </w:tbl>
    <w:p w14:paraId="01514069" w14:textId="77777777">
      <w:pPr>
        <w:spacing w:after="0" w:line="96" w:lineRule="auto"/>
      </w:pPr>
    </w:p>
    <w:p w14:paraId="2520A6EE" w14:textId="77777777">
      <w:pPr>
        <w:pStyle w:val="Heading4"/>
        <w:divId w:val="222"/>
      </w:pPr>
      <w:bookmarkStart w:name="_Toc242172798" w:id="191"/>
      <w:r>
        <w:t>6.8 Schutzweg</w:t>
      </w:r>
      <w:bookmarkEnd w:id="191"/>
    </w:p>
    <w:p w14:paraId="70B0C76F" w14:textId="77777777">
      <w:pPr>
        <w:spacing w:after="0"/>
      </w:pPr>
      <w:r>
        <w:rPr>
          <w:vanish/>
        </w:rPr>
        <w:t>MLS_DSTW/MDSTW-22750</w:t>
      </w:r>
      <w:r>
        <w:rPr>
          <w:b/>
        </w:rPr>
        <w:t>6.8.0-1 Bei Zugstraßen müssen hinter dem Zielsignal unabhängig vom Startpunkt de...</w:t>
      </w:r>
      <w:r>
        <w:br/>
        <w:t>6.8.0-1 Bei Zugstraßen müssen hinter dem Zielsignal unabhängig vom Startpunkt der eingestellten Fahrstraße bis zu 2 Schutzwegeinstellungen und bis zu 4 Gefahrpunktabstände unterschiedlicher Richtungen projektierbar sein.</w:t>
        <w:br/>
        <w:t>​​</w:t>
      </w:r>
    </w:p>
    <w:p w14:paraId="48DFE3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FEB4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6C67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7DFB9" w14:textId="77777777">
            <w:r>
              <w:t>MDSTW-22750</w:t>
            </w:r>
          </w:p>
        </w:tc>
      </w:tr>
      <w:tr w14:paraId="5A80DA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4CE8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8AC90" w14:textId="77777777">
            <w:r>
              <w:t>05_230</w:t>
            </w:r>
          </w:p>
        </w:tc>
      </w:tr>
      <w:tr w14:paraId="0641AD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5C26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E38B1" w14:textId="77777777">
            <w:r>
              <w:t>1842</w:t>
            </w:r>
          </w:p>
        </w:tc>
      </w:tr>
      <w:tr w14:paraId="617836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E61A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145119" w14:textId="77777777"/>
        </w:tc>
      </w:tr>
      <w:tr w14:paraId="334680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D74C5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975BB" w14:textId="77777777">
            <w:r>
              <w:t>Draft</w:t>
            </w:r>
          </w:p>
        </w:tc>
      </w:tr>
      <w:tr w14:paraId="55CEF0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F661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B7330" w14:textId="77777777">
            <w:r>
              <w:t>Muss</w:t>
            </w:r>
          </w:p>
        </w:tc>
      </w:tr>
      <w:tr w14:paraId="70726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EF0B37"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E2D73" w14:textId="77777777">
            <w:r>
              <w:t>Funktion wird wie in der ELEKTRA 2 Baseline 29.40 realisiert zur Verfügung gestellt.</w:t>
            </w:r>
          </w:p>
        </w:tc>
      </w:tr>
      <w:tr w14:paraId="2ACDCF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F4C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AC4D4" w14:textId="77777777">
            <w:r>
              <w:t>2 Schutzwegeinstellungen (li+re) möglich (Bis zu 2 Weichen im Schutzweg).</w:t>
              <w:br/>
              <w:t>4 Gefahrpunktabstände unklar</w:t>
              <w:br/>
              <w:t>Rückfrage via Tender-Frage.</w:t>
            </w:r>
          </w:p>
        </w:tc>
      </w:tr>
      <w:tr w14:paraId="0381E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ABF26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F3E32" w14:textId="77777777">
            <w:r>
              <w:t>PV GA DIL OBB 1.0.0</w:t>
            </w:r>
          </w:p>
        </w:tc>
      </w:tr>
    </w:tbl>
    <w:p w14:paraId="29F1E9BC" w14:textId="77777777">
      <w:pPr>
        <w:spacing w:after="0" w:line="96" w:lineRule="auto"/>
      </w:pPr>
    </w:p>
    <w:p w14:paraId="40A0897E" w14:textId="77777777">
      <w:pPr>
        <w:spacing w:after="0"/>
      </w:pPr>
      <w:r>
        <w:rPr>
          <w:vanish/>
        </w:rPr>
        <w:t>MLS_DSTW/MDSTW-22751</w:t>
      </w:r>
      <w:r>
        <w:rPr>
          <w:b/>
        </w:rPr>
        <w:t>6.8.0-2 Die Weichen im Schutzweg und deren Flankenschutzeinrichtungen sind der F...</w:t>
      </w:r>
      <w:r>
        <w:br/>
        <w:t>6.8.0-2 Die Weichen im Schutzweg und deren Flankenschutzeinrichtungen sind der Fahrstraße starr zuzuordnen und bei der Fahrstraßeneinstellung zu verschließen.</w:t>
        <w:br/>
        <w:t>​​</w:t>
      </w:r>
    </w:p>
    <w:p w14:paraId="69C789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215E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109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4403F" w14:textId="77777777">
            <w:r>
              <w:t>MDSTW-22751</w:t>
            </w:r>
          </w:p>
        </w:tc>
      </w:tr>
      <w:tr w14:paraId="41EFB9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6BF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A294F" w14:textId="77777777">
            <w:r>
              <w:t>05_231</w:t>
            </w:r>
          </w:p>
        </w:tc>
      </w:tr>
      <w:tr w14:paraId="2FFB0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7E2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0EB2D" w14:textId="77777777">
            <w:r>
              <w:t>1843</w:t>
            </w:r>
          </w:p>
        </w:tc>
      </w:tr>
      <w:tr w14:paraId="6A0C50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B69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E13D9" w14:textId="77777777"/>
        </w:tc>
      </w:tr>
      <w:tr w14:paraId="2FCA98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4B6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62308" w14:textId="77777777">
            <w:r>
              <w:t>Draft</w:t>
            </w:r>
          </w:p>
        </w:tc>
      </w:tr>
      <w:tr w14:paraId="19FA12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8120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8A760" w14:textId="77777777">
            <w:r>
              <w:t>Muss</w:t>
            </w:r>
          </w:p>
        </w:tc>
      </w:tr>
      <w:tr w14:paraId="7988F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EBF9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7F258" w14:textId="77777777">
            <w:r>
              <w:t>Funktion wird wie in der ELEKTRA 2 Baseline 29.40 realisiert zur Verfügung gestellt.</w:t>
            </w:r>
          </w:p>
        </w:tc>
      </w:tr>
      <w:tr w14:paraId="08B171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3CD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E9330" w14:textId="77777777"/>
        </w:tc>
      </w:tr>
      <w:tr w14:paraId="6F5F9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901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1A97A" w14:textId="77777777">
            <w:r>
              <w:t>PV GA DIL OBB 1.0.0</w:t>
            </w:r>
          </w:p>
        </w:tc>
      </w:tr>
    </w:tbl>
    <w:p w14:paraId="41DEDE77" w14:textId="77777777">
      <w:pPr>
        <w:spacing w:after="0" w:line="96" w:lineRule="auto"/>
      </w:pPr>
    </w:p>
    <w:p w14:paraId="1E095346" w14:textId="77777777">
      <w:pPr>
        <w:spacing w:after="0"/>
      </w:pPr>
      <w:r>
        <w:rPr>
          <w:vanish/>
        </w:rPr>
        <w:t>MLS_DSTW/MDSTW-22752</w:t>
      </w:r>
      <w:r>
        <w:rPr>
          <w:b/>
        </w:rPr>
        <w:t>6.8.0-3 Bedingungen von EK im Schutzweg sind bei der Fahrstraßenbildung nicht zu...</w:t>
      </w:r>
      <w:r>
        <w:br/>
        <w:t>6.8.0-3 Bedingungen von EK im Schutzweg sind bei der Fahrstraßenbildung nicht zu behandeln.</w:t>
        <w:br/>
        <w:t>​​</w:t>
      </w:r>
    </w:p>
    <w:p w14:paraId="66CC68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58CF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AB4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07015" w14:textId="77777777">
            <w:r>
              <w:t>MDSTW-22752</w:t>
            </w:r>
          </w:p>
        </w:tc>
      </w:tr>
      <w:tr w14:paraId="137C7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EA8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2F34C" w14:textId="77777777">
            <w:r>
              <w:t>05_232</w:t>
            </w:r>
          </w:p>
        </w:tc>
      </w:tr>
      <w:tr w14:paraId="3E16ED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CE9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A630D" w14:textId="77777777">
            <w:r>
              <w:t>1844</w:t>
            </w:r>
          </w:p>
        </w:tc>
      </w:tr>
      <w:tr w14:paraId="56838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1B5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E9703C" w14:textId="77777777"/>
        </w:tc>
      </w:tr>
      <w:tr w14:paraId="380F3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749E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A62DB" w14:textId="77777777">
            <w:r>
              <w:t>Draft</w:t>
            </w:r>
          </w:p>
        </w:tc>
      </w:tr>
      <w:tr w14:paraId="588EB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89F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63AE9" w14:textId="77777777">
            <w:r>
              <w:t>Muss</w:t>
            </w:r>
          </w:p>
        </w:tc>
      </w:tr>
      <w:tr w14:paraId="5E2157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59AC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F99F0" w14:textId="77777777">
            <w:r>
              <w:t>Funktion wird wie in der ELEKTRA 2 Baseline 29.40 realisiert zur Verfügung gestellt.</w:t>
            </w:r>
          </w:p>
        </w:tc>
      </w:tr>
      <w:tr w14:paraId="29E149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085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0C0CD" w14:textId="77777777"/>
        </w:tc>
      </w:tr>
      <w:tr w14:paraId="59BB9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E087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B53D3" w14:textId="77777777">
            <w:r>
              <w:t>PV GA DIL OBB 1.0.0</w:t>
            </w:r>
          </w:p>
        </w:tc>
      </w:tr>
    </w:tbl>
    <w:p w14:paraId="0BA9500E" w14:textId="77777777">
      <w:pPr>
        <w:spacing w:after="0" w:line="96" w:lineRule="auto"/>
      </w:pPr>
    </w:p>
    <w:p w14:paraId="7970E673" w14:textId="77777777">
      <w:pPr>
        <w:spacing w:after="0"/>
      </w:pPr>
      <w:r>
        <w:rPr>
          <w:vanish/>
        </w:rPr>
        <w:t>MLS_DSTW/MDSTW-22753</w:t>
      </w:r>
      <w:r>
        <w:rPr>
          <w:b/>
        </w:rPr>
        <w:t>6.8.0-4 Sollte die Geschwindigkeit im Fahrweg durch Geschwindigkeitsanzeiger (Li...</w:t>
      </w:r>
      <w:r>
        <w:br/>
        <w:t>6.8.0-4 Sollte die Geschwindigkeit im Fahrweg durch Geschwindigkeitsanzeiger (Licht oder Form) verändert werden, so muss sich dies auf die Projektierung evtl. Schutzwege auswirken.</w:t>
        <w:br/>
        <w:t>​​</w:t>
      </w:r>
    </w:p>
    <w:p w14:paraId="7B45C0E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B51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06A3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C124FF" w14:textId="77777777">
            <w:r>
              <w:t>MDSTW-22753</w:t>
            </w:r>
          </w:p>
        </w:tc>
      </w:tr>
      <w:tr w14:paraId="47C53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B70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EA5A4" w14:textId="77777777">
            <w:r>
              <w:t>05_233</w:t>
            </w:r>
          </w:p>
        </w:tc>
      </w:tr>
      <w:tr w14:paraId="650DCF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53B83"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90FBF" w14:textId="77777777">
            <w:r>
              <w:t>1845</w:t>
            </w:r>
          </w:p>
        </w:tc>
      </w:tr>
      <w:tr w14:paraId="262FB2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6B0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445A0" w14:textId="77777777"/>
        </w:tc>
      </w:tr>
      <w:tr w14:paraId="29D8C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9C0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98B10" w14:textId="77777777">
            <w:r>
              <w:t>Draft</w:t>
            </w:r>
          </w:p>
        </w:tc>
      </w:tr>
      <w:tr w14:paraId="788D2C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9F4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7365C" w14:textId="77777777">
            <w:r>
              <w:t>Muss</w:t>
            </w:r>
          </w:p>
        </w:tc>
      </w:tr>
      <w:tr w14:paraId="791562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F9C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7BF5F" w14:textId="77777777">
            <w:r>
              <w:t>Funktion wird wie in der ELEKTRA 2 Baseline 29.40 realisiert zur Verfügung gestellt.</w:t>
            </w:r>
          </w:p>
        </w:tc>
      </w:tr>
      <w:tr w14:paraId="49AC3C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708AD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A1DF6" w14:textId="77777777"/>
        </w:tc>
      </w:tr>
      <w:tr w14:paraId="182EEA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569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DFF10" w14:textId="77777777">
            <w:r>
              <w:t>PV GA DIL OBB 1.0.0</w:t>
            </w:r>
          </w:p>
        </w:tc>
      </w:tr>
    </w:tbl>
    <w:p w14:paraId="5AE4E4E3" w14:textId="77777777">
      <w:pPr>
        <w:spacing w:after="0" w:line="96" w:lineRule="auto"/>
      </w:pPr>
    </w:p>
    <w:p w14:paraId="1A2DD1A0" w14:textId="77777777">
      <w:r>
        <w:rPr>
          <w:vanish/>
        </w:rPr>
        <w:t>MLS_DSTW/MDSTW-22754</w:t>
      </w:r>
      <w:r>
        <w:t>6.8.0-5 &lt;Bild 3.3-1&gt;</w:t>
        <w:br/>
        <w:t>​​</w:t>
      </w:r>
    </w:p>
    <w:p w14:paraId="6ACFB5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5C2CA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4086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39BF5" w14:textId="77777777">
            <w:r>
              <w:t>923</w:t>
            </w:r>
          </w:p>
        </w:tc>
      </w:tr>
      <w:tr w14:paraId="54F1F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EF7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CE2B5" w14:textId="77777777">
            <w:r>
              <w:t>MDSTW-22754</w:t>
            </w:r>
          </w:p>
        </w:tc>
      </w:tr>
      <w:tr w14:paraId="6D794F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39B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BA3D7" w14:textId="77777777">
            <w:r>
              <w:t>1846</w:t>
            </w:r>
          </w:p>
        </w:tc>
      </w:tr>
      <w:tr w14:paraId="5AD2E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2F1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8B70B" w14:textId="77777777">
            <w:r>
              <w:t>05_865</w:t>
            </w:r>
          </w:p>
        </w:tc>
      </w:tr>
    </w:tbl>
    <w:p w14:paraId="687DF17A" w14:textId="77777777">
      <w:pPr>
        <w:spacing w:after="0" w:line="96" w:lineRule="auto"/>
      </w:pPr>
    </w:p>
    <w:p w14:paraId="42A5BAA0" w14:textId="77777777">
      <w:r>
        <w:rPr>
          <w:vanish/>
        </w:rPr>
        <w:t>MLS_DSTW/MDSTW-22755</w:t>
      </w:r>
      <w:r>
        <w:t>6.8.0-6 Fahrstraße A - H2: Signal A zeigt "Frei mit 60 km/h", Schutzweg hinter H2: 0 m</w:t>
        <w:br/>
        <w:t>​​</w:t>
      </w:r>
    </w:p>
    <w:p w14:paraId="6AF555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AD845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8A25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A89E93" w14:textId="77777777">
            <w:r>
              <w:t>924</w:t>
            </w:r>
          </w:p>
        </w:tc>
      </w:tr>
      <w:tr w14:paraId="01B81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EA0A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EEB5D" w14:textId="77777777">
            <w:r>
              <w:t>MDSTW-22755</w:t>
            </w:r>
          </w:p>
        </w:tc>
      </w:tr>
      <w:tr w14:paraId="51A487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1CB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B38F3" w14:textId="77777777">
            <w:r>
              <w:t>1847</w:t>
            </w:r>
          </w:p>
        </w:tc>
      </w:tr>
      <w:tr w14:paraId="1F4CD1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AFF9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D2E0F" w14:textId="77777777">
            <w:r>
              <w:t>05_235</w:t>
            </w:r>
          </w:p>
        </w:tc>
      </w:tr>
    </w:tbl>
    <w:p w14:paraId="6103D831" w14:textId="77777777">
      <w:pPr>
        <w:spacing w:after="0" w:line="96" w:lineRule="auto"/>
      </w:pPr>
    </w:p>
    <w:p w14:paraId="6B89B121" w14:textId="77777777">
      <w:r>
        <w:rPr>
          <w:vanish/>
        </w:rPr>
        <w:t>MLS_DSTW/MDSTW-22756</w:t>
      </w:r>
      <w:r>
        <w:t>6.8.0-7 &lt;Bild 3.3-2&gt;</w:t>
        <w:br/>
        <w:t>​​</w:t>
      </w:r>
    </w:p>
    <w:p w14:paraId="1C5D3D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8D9BE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62FD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6BFD2" w14:textId="77777777">
            <w:r>
              <w:t>925</w:t>
            </w:r>
          </w:p>
        </w:tc>
      </w:tr>
      <w:tr w14:paraId="2080C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534E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A9771" w14:textId="77777777">
            <w:r>
              <w:t>MDSTW-22756</w:t>
            </w:r>
          </w:p>
        </w:tc>
      </w:tr>
      <w:tr w14:paraId="76D5E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818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C82E3" w14:textId="77777777">
            <w:r>
              <w:t>1848</w:t>
            </w:r>
          </w:p>
        </w:tc>
      </w:tr>
      <w:tr w14:paraId="05AE55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241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9B840" w14:textId="77777777">
            <w:r>
              <w:t>05_866</w:t>
            </w:r>
          </w:p>
        </w:tc>
      </w:tr>
    </w:tbl>
    <w:p w14:paraId="0C16D395" w14:textId="77777777">
      <w:pPr>
        <w:spacing w:after="0" w:line="96" w:lineRule="auto"/>
      </w:pPr>
    </w:p>
    <w:p w14:paraId="62BFBE6A" w14:textId="77777777">
      <w:r>
        <w:rPr>
          <w:vanish/>
        </w:rPr>
        <w:t>MLS_DSTW/MDSTW-22757</w:t>
      </w:r>
      <w:r>
        <w:t>6.8.0-8 Fahrstraße A - H2: Signal A zeigt "Frei mit 40 km/h", Schutzweg hinter H2: 50 m</w:t>
        <w:br/>
        <w:t>​​</w:t>
      </w:r>
    </w:p>
    <w:p w14:paraId="70F8C6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D83BB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EB5A8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BD769" w14:textId="77777777">
            <w:r>
              <w:t>926</w:t>
            </w:r>
          </w:p>
        </w:tc>
      </w:tr>
      <w:tr w14:paraId="18F9BB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D93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0A660C" w14:textId="77777777">
            <w:r>
              <w:t>MDSTW-22757</w:t>
            </w:r>
          </w:p>
        </w:tc>
      </w:tr>
      <w:tr w14:paraId="1EFA3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52D2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176E0" w14:textId="77777777">
            <w:r>
              <w:t>1849</w:t>
            </w:r>
          </w:p>
        </w:tc>
      </w:tr>
      <w:tr w14:paraId="504DE0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5E9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FA1C5" w14:textId="77777777">
            <w:r>
              <w:t>05_237</w:t>
            </w:r>
          </w:p>
        </w:tc>
      </w:tr>
    </w:tbl>
    <w:p w14:paraId="56B6F749" w14:textId="77777777">
      <w:pPr>
        <w:spacing w:after="0" w:line="96" w:lineRule="auto"/>
      </w:pPr>
    </w:p>
    <w:p w14:paraId="4439964B" w14:textId="77777777">
      <w:pPr>
        <w:pStyle w:val="Heading4"/>
        <w:divId w:val="223"/>
      </w:pPr>
      <w:bookmarkStart w:name="_Toc242172799" w:id="192"/>
      <w:r>
        <w:t>6.9 Flankenschutz - Allgemeines</w:t>
      </w:r>
      <w:bookmarkEnd w:id="192"/>
    </w:p>
    <w:p w14:paraId="70478EDD" w14:textId="77777777">
      <w:pPr>
        <w:spacing w:after="0"/>
      </w:pPr>
      <w:r>
        <w:rPr>
          <w:vanish/>
        </w:rPr>
        <w:t>MLS_DSTW/MDSTW-22758</w:t>
      </w:r>
      <w:r>
        <w:rPr>
          <w:b/>
        </w:rPr>
        <w:t>6.9.0-1 Der Fahrwegweiche, rückwärtsverschlossenen Weiche, Schutzwegweiche, Kreu...</w:t>
      </w:r>
      <w:r>
        <w:br/>
        <w:t xml:space="preserve">6.9.0-1 Der Fahrwegweiche, rückwärtsverschlossenen Weiche, Schutzwegweiche, Kreuzung bzw. </w:t>
        <w:lastRenderedPageBreak/>
        <w:t>Schlüsselsperre gemäß &lt;05 Lastenheft Teilsystem DSTW-ZE&gt; 14.12 einer Zugstraße und einer Verschubstraße (nicht für Schlüsselsperren) ist der projektierte Flankenschutz zuzuordnen.</w:t>
        <w:br/>
        <w:t>​​</w:t>
      </w:r>
    </w:p>
    <w:p w14:paraId="0440A9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A175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F84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33412" w14:textId="77777777">
            <w:r>
              <w:t>MDSTW-22758</w:t>
            </w:r>
          </w:p>
        </w:tc>
      </w:tr>
      <w:tr w14:paraId="2A226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5C1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701F1" w14:textId="77777777">
            <w:r>
              <w:t>05_239</w:t>
            </w:r>
          </w:p>
        </w:tc>
      </w:tr>
      <w:tr w14:paraId="7E4A5D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6563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591E2" w14:textId="77777777">
            <w:r>
              <w:t>1851</w:t>
            </w:r>
          </w:p>
        </w:tc>
      </w:tr>
      <w:tr w14:paraId="1425A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450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7B69F" w14:textId="77777777"/>
        </w:tc>
      </w:tr>
      <w:tr w14:paraId="7D235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8303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7D641" w14:textId="77777777">
            <w:r>
              <w:t>Draft</w:t>
            </w:r>
          </w:p>
        </w:tc>
      </w:tr>
      <w:tr w14:paraId="3D55BE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F19F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4BD79" w14:textId="77777777">
            <w:r>
              <w:t>Muss</w:t>
            </w:r>
          </w:p>
        </w:tc>
      </w:tr>
      <w:tr w14:paraId="1D891C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9EB9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4F2D48" w14:textId="77777777">
            <w:r>
              <w:t>Funktion wird wie in der ELEKTRA 2 Baseline 29.40 realisiert zur Verfügung gestellt.</w:t>
            </w:r>
          </w:p>
        </w:tc>
      </w:tr>
      <w:tr w14:paraId="66ABDA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71D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8A982" w14:textId="77777777"/>
        </w:tc>
      </w:tr>
      <w:tr w14:paraId="50C5AE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BD7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6C738" w14:textId="77777777">
            <w:r>
              <w:t>PV GA DIL OBB 1.0.0</w:t>
            </w:r>
          </w:p>
        </w:tc>
      </w:tr>
    </w:tbl>
    <w:p w14:paraId="4AD560A4" w14:textId="77777777">
      <w:pPr>
        <w:spacing w:after="0" w:line="96" w:lineRule="auto"/>
      </w:pPr>
    </w:p>
    <w:p w14:paraId="76E94E8A" w14:textId="77777777">
      <w:pPr>
        <w:spacing w:after="0"/>
      </w:pPr>
      <w:r>
        <w:rPr>
          <w:vanish/>
        </w:rPr>
        <w:t>MLS_DSTW/MDSTW-22759</w:t>
      </w:r>
      <w:r>
        <w:rPr>
          <w:b/>
        </w:rPr>
        <w:t>6.9.0-2 Den Abgrenzungselementen eines Nahbedienbereichs muss der projektierte F...</w:t>
      </w:r>
      <w:r>
        <w:br/>
        <w:t>6.9.0-2 Den Abgrenzungselementen eines Nahbedienbereichs muss der projektierte Flankenschutz zuzuordnen sein.</w:t>
        <w:br/>
        <w:t>​​</w:t>
      </w:r>
    </w:p>
    <w:p w14:paraId="6F76F1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887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F89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3E9AD" w14:textId="77777777">
            <w:r>
              <w:t>MDSTW-22759</w:t>
            </w:r>
          </w:p>
        </w:tc>
      </w:tr>
      <w:tr w14:paraId="2769C8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DDAC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DF196" w14:textId="77777777">
            <w:r>
              <w:t>05_240</w:t>
            </w:r>
          </w:p>
        </w:tc>
      </w:tr>
      <w:tr w14:paraId="3AC76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636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F1221" w14:textId="77777777">
            <w:r>
              <w:t>1852</w:t>
            </w:r>
          </w:p>
        </w:tc>
      </w:tr>
      <w:tr w14:paraId="44556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57AD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36B1F1" w14:textId="77777777"/>
        </w:tc>
      </w:tr>
      <w:tr w14:paraId="1D3E0C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548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A6268" w14:textId="77777777">
            <w:r>
              <w:t>Draft</w:t>
            </w:r>
          </w:p>
        </w:tc>
      </w:tr>
      <w:tr w14:paraId="3BFC3B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E45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2CBAB" w14:textId="77777777">
            <w:r>
              <w:t>Muss</w:t>
            </w:r>
          </w:p>
        </w:tc>
      </w:tr>
      <w:tr w14:paraId="72E68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E02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422086" w14:textId="77777777">
            <w:r>
              <w:t>Funktion wird wie in der ELEKTRA 2 Baseline 29.40 realisiert zur Verfügung gestellt.</w:t>
            </w:r>
          </w:p>
        </w:tc>
      </w:tr>
      <w:tr w14:paraId="78255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4B55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DB5D4" w14:textId="77777777"/>
        </w:tc>
      </w:tr>
      <w:tr w14:paraId="2D477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0CB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930F2" w14:textId="77777777">
            <w:r>
              <w:t>PV GA DIL OBB 1.0.0</w:t>
            </w:r>
          </w:p>
        </w:tc>
      </w:tr>
    </w:tbl>
    <w:p w14:paraId="2A4FF6BB" w14:textId="77777777">
      <w:pPr>
        <w:spacing w:after="0" w:line="96" w:lineRule="auto"/>
      </w:pPr>
    </w:p>
    <w:p w14:paraId="58B92B6A" w14:textId="77777777">
      <w:pPr>
        <w:spacing w:after="0"/>
      </w:pPr>
      <w:r>
        <w:rPr>
          <w:vanish/>
        </w:rPr>
        <w:t>MLS_DSTW/MDSTW-22760</w:t>
      </w:r>
      <w:r>
        <w:rPr>
          <w:b/>
        </w:rPr>
        <w:t>6.9.0-3 Die Flankenschutzelemente müssen für Verschubstraßen, Zugstraßen und Nah...</w:t>
      </w:r>
      <w:r>
        <w:br/>
        <w:t>6.9.0-3 Die Flankenschutzelemente müssen für Verschubstraßen, Zugstraßen und Nahbedienbereiche unterschiedlich projektierbar sein können.</w:t>
        <w:br/>
        <w:t>​​</w:t>
      </w:r>
    </w:p>
    <w:p w14:paraId="52C366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3C4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7E4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75ECA" w14:textId="77777777">
            <w:r>
              <w:t>MDSTW-22760</w:t>
            </w:r>
          </w:p>
        </w:tc>
      </w:tr>
      <w:tr w14:paraId="0E34BA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D85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D0AD0" w14:textId="77777777">
            <w:r>
              <w:t>05_241</w:t>
            </w:r>
          </w:p>
        </w:tc>
      </w:tr>
      <w:tr w14:paraId="7D04A2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E42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A80640" w14:textId="77777777">
            <w:r>
              <w:t>1853</w:t>
            </w:r>
          </w:p>
        </w:tc>
      </w:tr>
      <w:tr w14:paraId="22087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0C19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FD058" w14:textId="77777777"/>
        </w:tc>
      </w:tr>
      <w:tr w14:paraId="4EE3C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FC6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11B5E" w14:textId="77777777">
            <w:r>
              <w:t>Draft</w:t>
            </w:r>
          </w:p>
        </w:tc>
      </w:tr>
      <w:tr w14:paraId="202236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BB21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AED67" w14:textId="77777777">
            <w:r>
              <w:t>Muss</w:t>
            </w:r>
          </w:p>
        </w:tc>
      </w:tr>
      <w:tr w14:paraId="726951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FFA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AEE01" w14:textId="77777777">
            <w:r>
              <w:t>Funktion wird wie in der ELEKTRA 2 Baseline 29.40 realisiert zur Verfügung gestellt.</w:t>
            </w:r>
          </w:p>
        </w:tc>
      </w:tr>
      <w:tr w14:paraId="035FA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7F9E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C1147" w14:textId="77777777"/>
        </w:tc>
      </w:tr>
      <w:tr w14:paraId="4B7607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080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882FE" w14:textId="77777777">
            <w:r>
              <w:t>PV GA DIL OBB 1.0.0</w:t>
            </w:r>
          </w:p>
        </w:tc>
      </w:tr>
    </w:tbl>
    <w:p w14:paraId="0A0FEF5B" w14:textId="77777777">
      <w:pPr>
        <w:spacing w:after="0" w:line="96" w:lineRule="auto"/>
      </w:pPr>
    </w:p>
    <w:p w14:paraId="205E2232" w14:textId="77777777">
      <w:pPr>
        <w:pStyle w:val="Heading4"/>
        <w:divId w:val="224"/>
      </w:pPr>
      <w:bookmarkStart w:name="_Toc242172800" w:id="193"/>
      <w:r>
        <w:t>6.10 Flankenschutz - Signale</w:t>
      </w:r>
      <w:bookmarkEnd w:id="193"/>
    </w:p>
    <w:p w14:paraId="56528B1D" w14:textId="77777777">
      <w:pPr>
        <w:spacing w:after="0"/>
      </w:pPr>
      <w:r>
        <w:rPr>
          <w:vanish/>
        </w:rPr>
        <w:t>MLS_DSTW/MDSTW-22761</w:t>
      </w:r>
      <w:r>
        <w:rPr>
          <w:b/>
        </w:rPr>
        <w:t>6.10.0-1 Durch Projektierung müssen folgende Möglichkeiten gegeben sein:</w:t>
      </w:r>
      <w:r>
        <w:br/>
        <w:t>6.10.0-1 Durch Projektierung müssen folgende Möglichkeiten gegeben sein:</w:t>
        <w:br/>
        <w:t>• Ein Signal muss unbedingt Flankenschutz bieten.</w:t>
        <w:br/>
        <w:t>• Ein Signal bietet niemals Flankenschutz, aber Ersatzflankenschutz ist erforderlich.</w:t>
        <w:br/>
        <w:t>• Ein Signal bietet niemals Flankenschutz, Ersatzflankenschutz ist nicht erforderlich.</w:t>
        <w:br/>
        <w:t>​​</w:t>
      </w:r>
    </w:p>
    <w:p w14:paraId="37AFC5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0168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B5F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7E463" w14:textId="77777777">
            <w:r>
              <w:t>MDSTW-22761</w:t>
            </w:r>
          </w:p>
        </w:tc>
      </w:tr>
      <w:tr w14:paraId="73ABD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2B75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11411" w14:textId="77777777">
            <w:r>
              <w:t>05_243</w:t>
            </w:r>
          </w:p>
        </w:tc>
      </w:tr>
      <w:tr w14:paraId="1EAE28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465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0ED92B" w14:textId="77777777">
            <w:r>
              <w:t>1855</w:t>
            </w:r>
          </w:p>
        </w:tc>
      </w:tr>
      <w:tr w14:paraId="15E652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833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1C242" w14:textId="77777777"/>
        </w:tc>
      </w:tr>
      <w:tr w14:paraId="0FDB6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2F0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F959C" w14:textId="77777777">
            <w:r>
              <w:t>Draft</w:t>
            </w:r>
          </w:p>
        </w:tc>
      </w:tr>
      <w:tr w14:paraId="7D6B8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BD4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733D1" w14:textId="77777777">
            <w:r>
              <w:t>Muss</w:t>
            </w:r>
          </w:p>
        </w:tc>
      </w:tr>
      <w:tr w14:paraId="501C99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D2C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53204" w14:textId="77777777">
            <w:r>
              <w:t>Funktion wird wie in der ELEKTRA 2 Baseline 29.40 realisiert zur Verfügung gestellt.</w:t>
            </w:r>
          </w:p>
        </w:tc>
      </w:tr>
      <w:tr w14:paraId="2E720A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73F4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B3D7FF" w14:textId="77777777"/>
        </w:tc>
      </w:tr>
      <w:tr w14:paraId="52C38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9F1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1C1C5" w14:textId="77777777">
            <w:r>
              <w:t>PV GA DIL OBB 1.0.0</w:t>
            </w:r>
          </w:p>
        </w:tc>
      </w:tr>
    </w:tbl>
    <w:p w14:paraId="32D5B8F1" w14:textId="77777777">
      <w:pPr>
        <w:spacing w:after="0" w:line="96" w:lineRule="auto"/>
      </w:pPr>
    </w:p>
    <w:p w14:paraId="4C24CE1E" w14:textId="77777777">
      <w:r>
        <w:rPr>
          <w:vanish/>
        </w:rPr>
        <w:t>MLS_DSTW/MDSTW-22762</w:t>
      </w:r>
      <w:r>
        <w:t>6.10.0-2 Signale, die niemals Flankenschutz bieten, sind Signale, die auf Grund ihrer Bauform keinen Flankenschutz bieten können oder auf die bei der Projektierung als Flankenschutzeinrichtung verzichtet wurde.</w:t>
        <w:br/>
        <w:t>​​</w:t>
      </w:r>
    </w:p>
    <w:p w14:paraId="3B0423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A48E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72E4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6151A" w14:textId="77777777">
            <w:r>
              <w:t>933</w:t>
            </w:r>
          </w:p>
        </w:tc>
      </w:tr>
      <w:tr w14:paraId="0B776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EAF3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58620" w14:textId="77777777">
            <w:r>
              <w:t>MDSTW-22762</w:t>
            </w:r>
          </w:p>
        </w:tc>
      </w:tr>
      <w:tr w14:paraId="24F484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4AF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BCE6F0" w14:textId="77777777">
            <w:r>
              <w:t>1856</w:t>
            </w:r>
          </w:p>
        </w:tc>
      </w:tr>
      <w:tr w14:paraId="6B7EBC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A61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78A3B" w14:textId="77777777">
            <w:r>
              <w:t>05_244</w:t>
            </w:r>
          </w:p>
        </w:tc>
      </w:tr>
    </w:tbl>
    <w:p w14:paraId="781D9CE5" w14:textId="77777777">
      <w:pPr>
        <w:spacing w:after="0" w:line="96" w:lineRule="auto"/>
      </w:pPr>
    </w:p>
    <w:p w14:paraId="231905CA" w14:textId="77777777">
      <w:pPr>
        <w:spacing w:after="0"/>
      </w:pPr>
      <w:r>
        <w:rPr>
          <w:vanish/>
        </w:rPr>
        <w:t>MLS_DSTW/MDSTW-22763</w:t>
      </w:r>
      <w:r>
        <w:rPr>
          <w:b/>
        </w:rPr>
        <w:t>6.10.0-3 Verschubsignale als Flankenschutzeinrichtungen müssen verschlossen werd...</w:t>
      </w:r>
      <w:r>
        <w:br/>
        <w:t>6.10.0-3 Verschubsignale als Flankenschutzeinrichtungen müssen verschlossen werden.</w:t>
        <w:br/>
        <w:t>​​</w:t>
      </w:r>
    </w:p>
    <w:p w14:paraId="11FFCE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795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B345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9972D" w14:textId="77777777">
            <w:r>
              <w:t>MDSTW-22763</w:t>
            </w:r>
          </w:p>
        </w:tc>
      </w:tr>
      <w:tr w14:paraId="2458C5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8D4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936D1" w14:textId="77777777">
            <w:r>
              <w:t>05_245</w:t>
            </w:r>
          </w:p>
        </w:tc>
      </w:tr>
      <w:tr w14:paraId="237FD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979D8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24437" w14:textId="77777777">
            <w:r>
              <w:t>1857</w:t>
            </w:r>
          </w:p>
        </w:tc>
      </w:tr>
      <w:tr w14:paraId="081253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300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EE17C2" w14:textId="77777777"/>
        </w:tc>
      </w:tr>
      <w:tr w14:paraId="7D7EE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3EAA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D0252" w14:textId="77777777">
            <w:r>
              <w:t>Draft</w:t>
            </w:r>
          </w:p>
        </w:tc>
      </w:tr>
      <w:tr w14:paraId="14A71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DDC6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A9947" w14:textId="77777777">
            <w:r>
              <w:t>Muss</w:t>
            </w:r>
          </w:p>
        </w:tc>
      </w:tr>
      <w:tr w14:paraId="679233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B31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9F7BE" w14:textId="77777777">
            <w:r>
              <w:t>Funktion wird wie in der ELEKTRA 2 Baseline 29.40 realisiert zur Verfügung gestellt.</w:t>
            </w:r>
          </w:p>
        </w:tc>
      </w:tr>
      <w:tr w14:paraId="310FC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7E84B"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769BB" w14:textId="77777777"/>
        </w:tc>
      </w:tr>
      <w:tr w14:paraId="2BFE9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D0F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82DB6" w14:textId="77777777">
            <w:r>
              <w:t>PV GA DIL OBB 1.0.0</w:t>
            </w:r>
          </w:p>
        </w:tc>
      </w:tr>
    </w:tbl>
    <w:p w14:paraId="5FF11874" w14:textId="77777777">
      <w:pPr>
        <w:spacing w:after="0" w:line="96" w:lineRule="auto"/>
      </w:pPr>
    </w:p>
    <w:p w14:paraId="3F440A3C" w14:textId="77777777">
      <w:pPr>
        <w:spacing w:after="0"/>
      </w:pPr>
      <w:r>
        <w:rPr>
          <w:vanish/>
        </w:rPr>
        <w:t>MLS_DSTW/MDSTW-22764</w:t>
      </w:r>
      <w:r>
        <w:rPr>
          <w:b/>
        </w:rPr>
        <w:t>6.10.0-4 Ein freigestelltes Signal darf nicht als Flankenschutzelement verschlos...</w:t>
      </w:r>
      <w:r>
        <w:br/>
        <w:t>6.10.0-4 Ein freigestelltes Signal darf nicht als Flankenschutzelement verschlossen werden können.</w:t>
        <w:br/>
        <w:t>​​</w:t>
      </w:r>
    </w:p>
    <w:p w14:paraId="30496F7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7258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5457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723B9" w14:textId="77777777">
            <w:r>
              <w:t>MDSTW-22764</w:t>
            </w:r>
          </w:p>
        </w:tc>
      </w:tr>
      <w:tr w14:paraId="487D4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EC79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BB9A2" w14:textId="77777777">
            <w:r>
              <w:t>05_246</w:t>
            </w:r>
          </w:p>
        </w:tc>
      </w:tr>
      <w:tr w14:paraId="14B3E0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C97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2B76E" w14:textId="77777777">
            <w:r>
              <w:t>1858</w:t>
            </w:r>
          </w:p>
        </w:tc>
      </w:tr>
      <w:tr w14:paraId="25AD92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BC9E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71DC4" w14:textId="77777777"/>
        </w:tc>
      </w:tr>
      <w:tr w14:paraId="13A45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5C3E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C9F40D" w14:textId="77777777">
            <w:r>
              <w:t>Draft</w:t>
            </w:r>
          </w:p>
        </w:tc>
      </w:tr>
      <w:tr w14:paraId="539D89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B18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474B2" w14:textId="77777777">
            <w:r>
              <w:t>Muss</w:t>
            </w:r>
          </w:p>
        </w:tc>
      </w:tr>
      <w:tr w14:paraId="7AD59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0E23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132DED" w14:textId="77777777">
            <w:r>
              <w:t>Funktion wird wie in der ELEKTRA 2 Baseline 29.40 realisiert zur Verfügung gestellt.</w:t>
            </w:r>
          </w:p>
        </w:tc>
      </w:tr>
      <w:tr w14:paraId="65ADC2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F32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F07DF" w14:textId="77777777"/>
        </w:tc>
      </w:tr>
      <w:tr w14:paraId="53FA3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6472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43CB8" w14:textId="77777777">
            <w:r>
              <w:t>PV GA DIL OBB 1.0.0</w:t>
            </w:r>
          </w:p>
        </w:tc>
      </w:tr>
    </w:tbl>
    <w:p w14:paraId="41044741" w14:textId="77777777">
      <w:pPr>
        <w:spacing w:after="0" w:line="96" w:lineRule="auto"/>
      </w:pPr>
    </w:p>
    <w:p w14:paraId="5C2E6EAA" w14:textId="77777777">
      <w:pPr>
        <w:spacing w:after="0"/>
      </w:pPr>
      <w:r>
        <w:rPr>
          <w:vanish/>
        </w:rPr>
        <w:t>MLS_DSTW/MDSTW-22765</w:t>
      </w:r>
      <w:r>
        <w:rPr>
          <w:b/>
        </w:rPr>
        <w:t>6.10.0-5 Eine vorhandene Signalanschaltung muss durch den Flankenschutzverschlus...</w:t>
      </w:r>
      <w:r>
        <w:br/>
        <w:t>6.10.0-5 Eine vorhandene Signalanschaltung muss durch den Flankenschutzverschluss gelöscht werden.</w:t>
        <w:br/>
        <w:t>​​</w:t>
      </w:r>
    </w:p>
    <w:p w14:paraId="7C5858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B87C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0EA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2D8EC" w14:textId="77777777">
            <w:r>
              <w:t>MDSTW-22765</w:t>
            </w:r>
          </w:p>
        </w:tc>
      </w:tr>
      <w:tr w14:paraId="531B27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EE4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33EC0" w14:textId="77777777">
            <w:r>
              <w:t>05_247</w:t>
            </w:r>
          </w:p>
        </w:tc>
      </w:tr>
      <w:tr w14:paraId="09AF74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2E0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2878CE" w14:textId="77777777">
            <w:r>
              <w:t>1859</w:t>
            </w:r>
          </w:p>
        </w:tc>
      </w:tr>
      <w:tr w14:paraId="3D696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1F0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0EB8D" w14:textId="77777777"/>
        </w:tc>
      </w:tr>
      <w:tr w14:paraId="2B0982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BC11F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095B8A" w14:textId="77777777">
            <w:r>
              <w:t>Draft</w:t>
            </w:r>
          </w:p>
        </w:tc>
      </w:tr>
      <w:tr w14:paraId="4F5A6F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C62E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BA6CA" w14:textId="77777777">
            <w:r>
              <w:t>Muss</w:t>
            </w:r>
          </w:p>
        </w:tc>
      </w:tr>
      <w:tr w14:paraId="30FC2D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470B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547B2" w14:textId="77777777">
            <w:r>
              <w:t>Funktion wird wie in der ELEKTRA 2 Baseline 29.40 realisiert zur Verfügung gestellt.</w:t>
            </w:r>
          </w:p>
        </w:tc>
      </w:tr>
      <w:tr w14:paraId="61608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7B28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86E69" w14:textId="77777777"/>
        </w:tc>
      </w:tr>
      <w:tr w14:paraId="691D88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507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70C3E" w14:textId="77777777">
            <w:r>
              <w:t>PV GA DIL OBB 1.0.0</w:t>
            </w:r>
          </w:p>
        </w:tc>
      </w:tr>
    </w:tbl>
    <w:p w14:paraId="2D19F2B7" w14:textId="77777777">
      <w:pPr>
        <w:spacing w:after="0" w:line="96" w:lineRule="auto"/>
      </w:pPr>
    </w:p>
    <w:p w14:paraId="5781266E" w14:textId="77777777">
      <w:pPr>
        <w:spacing w:after="0"/>
      </w:pPr>
      <w:r>
        <w:rPr>
          <w:vanish/>
        </w:rPr>
        <w:t>MLS_DSTW/MDSTW-22766</w:t>
      </w:r>
      <w:r>
        <w:rPr>
          <w:b/>
        </w:rPr>
        <w:t>6.10.0-6 Alleinstehende Verschubsignale als Flankenschutzeinrichtung müssen in d...</w:t>
      </w:r>
      <w:r>
        <w:br/>
        <w:t>6.10.0-6 Alleinstehende Verschubsignale als Flankenschutzeinrichtung müssen in der Stellung "Verschubverbot" überwacht werden.</w:t>
        <w:br/>
        <w:t>​​</w:t>
      </w:r>
    </w:p>
    <w:p w14:paraId="10AC1C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8EB2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F6D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AFE26F" w14:textId="77777777">
            <w:r>
              <w:t>MDSTW-22766</w:t>
            </w:r>
          </w:p>
        </w:tc>
      </w:tr>
      <w:tr w14:paraId="6AA3B2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369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D2BBD" w14:textId="77777777">
            <w:r>
              <w:t>05_248</w:t>
            </w:r>
          </w:p>
        </w:tc>
      </w:tr>
      <w:tr w14:paraId="421A50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72AE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50555" w14:textId="77777777">
            <w:r>
              <w:t>1860</w:t>
            </w:r>
          </w:p>
        </w:tc>
      </w:tr>
      <w:tr w14:paraId="634433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1977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D0421" w14:textId="77777777"/>
        </w:tc>
      </w:tr>
      <w:tr w14:paraId="0738B9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A0E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A5842" w14:textId="77777777">
            <w:r>
              <w:t>Draft</w:t>
            </w:r>
          </w:p>
        </w:tc>
      </w:tr>
      <w:tr w14:paraId="11326A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0BE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FDF9D" w14:textId="77777777">
            <w:r>
              <w:t>Muss</w:t>
            </w:r>
          </w:p>
        </w:tc>
      </w:tr>
      <w:tr w14:paraId="04A46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10E6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291E9" w14:textId="77777777">
            <w:r>
              <w:t>Funktion wird wie in der ELEKTRA 2 Baseline 29.40 realisiert zur Verfügung gestellt.</w:t>
            </w:r>
          </w:p>
        </w:tc>
      </w:tr>
      <w:tr w14:paraId="73905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2AF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E70F7" w14:textId="77777777"/>
        </w:tc>
      </w:tr>
      <w:tr w14:paraId="2EA6A7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6749D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969A5" w14:textId="77777777">
            <w:r>
              <w:t>PV GA DIL OBB 1.0.0</w:t>
            </w:r>
          </w:p>
        </w:tc>
      </w:tr>
    </w:tbl>
    <w:p w14:paraId="4A84DF6D" w14:textId="77777777">
      <w:pPr>
        <w:spacing w:after="0" w:line="96" w:lineRule="auto"/>
      </w:pPr>
    </w:p>
    <w:p w14:paraId="667C3881" w14:textId="77777777">
      <w:pPr>
        <w:pStyle w:val="Heading4"/>
        <w:divId w:val="225"/>
      </w:pPr>
      <w:bookmarkStart w:name="_Toc242172801" w:id="194"/>
      <w:r>
        <w:t>6.11 Flankenschutz - Weichen</w:t>
      </w:r>
      <w:bookmarkEnd w:id="194"/>
    </w:p>
    <w:p w14:paraId="469099E2" w14:textId="77777777">
      <w:pPr>
        <w:spacing w:after="0"/>
      </w:pPr>
      <w:r>
        <w:rPr>
          <w:vanish/>
        </w:rPr>
        <w:t>MLS_DSTW/MDSTW-22767</w:t>
      </w:r>
      <w:r>
        <w:rPr>
          <w:b/>
        </w:rPr>
        <w:t>6.11.0-1 Durch Projektierung müssen folgende Möglichkeiten gegeben sein:</w:t>
      </w:r>
      <w:r>
        <w:br/>
        <w:t>6.11.0-1 Durch Projektierung müssen folgende Möglichkeiten gegeben sein:</w:t>
        <w:br/>
        <w:t>a) Flankenschutz fordernde Weiche (getrennt für beide Stränge):</w:t>
        <w:br/>
        <w:t>• Flankenschutz muss angefordert werden</w:t>
        <w:br/>
        <w:t>• Kein Flankenschutz erforderlich</w:t>
        <w:br/>
        <w:t>b) Weiche die niemals Flankenschutz bieten kann (getrennt für beide Stränge):</w:t>
        <w:br/>
        <w:t>• Flankenschutzanforderung muss weitergereicht werden</w:t>
        <w:br/>
        <w:t>• Flankenschutz aus diesem Strang nicht erforderlich</w:t>
        <w:br/>
        <w:t>c) Flankenschutz bietende Weiche:</w:t>
        <w:br/>
        <w:t>• Wenn es sich um eine Weiche handelt, deren Freimeldung von der Stellung einer Fahrweg- oder Schutzwegweiche abhängt oder die Freimeldung einer Fahrwegoder Schutzwegweiche von deren Freimeldung abhängt (WIG - Fall), soll, auch wenn sie eine Eigenzwieschutzweiche ist, unbedingt Flankenschutz geboten werden.</w:t>
        <w:br/>
        <w:t>• Wenn das Element eine Eigenzwieschutzweiche ist, bietet sie nur für ein beliebiges flankenschutzanforderndes Element der eingestellten Fahrstraße Flankenschutz. Eigenzwieschutzweichen laufen beim Abfahren der Fahrstraße</w:t>
        <w:br/>
        <w:t>• nicht um. Es kann projektiert werden, ob</w:t>
        <w:br/>
        <w:t>• ) Ersatzflankenschutz angefordert wird</w:t>
        <w:br/>
        <w:t>• ) kein Ersatzflankenschutz notwendig ist.</w:t>
        <w:br/>
        <w:t>• Ist eine Weiche topografisch bedingt in manchen Fällen Zwieschutzweiche und in manchen Fällen Eigenzwieschutzweiche, so ist bei der Projektierung zu entscheiden, ob die Weiche beim Abfahren der Fahrstraße umlaufen kann.</w:t>
        <w:br/>
        <w:t>• in allen anderen Fällen ist durch die Projektierung zu unterscheiden, ob (getrennt für Anforderungen aus beiden Strängen)</w:t>
        <w:br/>
        <w:t>• ) niemals Flankenschutz geboten wird und kein Ersatzflankenschutz</w:t>
        <w:br/>
        <w:t>• angefordert wird. --&gt; kF</w:t>
        <w:br/>
        <w:t>• ) niemals Flankenschutz geboten wird, aber Ersatzflankenschutz</w:t>
        <w:br/>
        <w:t>• erforderlich ist. --&gt; iEF</w:t>
        <w:br/>
        <w:t>• ) Flankenschutz geboten werden muss.</w:t>
        <w:br/>
        <w:t>• ) Kann das Element keinen Flankenschutz bieten und ist dies bereits bei der Flankenschutzanforderung erkennbar, wird Ersatzflankenschutz gefordert. Fällt das Hemmnis irgendwann weg, wird Flankenschutz geboten und der</w:t>
        <w:br/>
        <w:t>• angeforderte Ersatzflankenschutz wird freigegeben. --&gt; FoEF</w:t>
        <w:br/>
        <w:t xml:space="preserve">• ) Flankenschutz nach Möglichkeit geboten werden muss. D.h., wenn das Element aus irgendeinem Grund keinen Flankenschutz bieten kann, wird kein Ersatzflankenschutz gefordert. Fällt das Hemmnis </w:t>
        <w:lastRenderedPageBreak/>
        <w:t>irgendwann weg, wird Flankenschutz geboten. --&gt; mF</w:t>
        <w:br/>
        <w:t>• ) Das Element muss unbedingt Flankenschutz bieten. --&gt; iF</w:t>
        <w:br/>
        <w:t>• ) Flankenschutz geboten werden muss, der Flankenschutz aber weitergereicht werden kann. --&gt; FwE</w:t>
        <w:br/>
        <w:t>• Kann das Element keinen Flankenschutz bieten und ist dies bereits bei der Flankenschutzanforderung erkennbar, wird Ersatzflankenschutz gefordert. Ist das Element durch die Anforderung "FwE" verschlossen und erhält es aus dem anderen Strang eine Anforderung "iF", so wird versucht, den vorhandenen Flankenschutz in einen Ersatzflankenschutz umzuwandeln. Ist dies geschehen, so wird Flankenschutz für die zweite Anforderung (iF) geboten.</w:t>
        <w:br/>
        <w:t>• Fällt das Hemmnis irgendwann weg oder fällt die zweite Flankenschutzanforderung (iF) weg, wird die erste</w:t>
        <w:br/>
        <w:t>• Flankenschutzanforderung (FwE) erfüllt und der angeforderte Ersatzflankenschutz wird freigegeben.</w:t>
        <w:br/>
        <w:t>• ) Flankenschutz nach Möglichkeit geboten werden muss. --&gt; mFoE</w:t>
        <w:br/>
        <w:t>D.h., wenn das Element aus irgendeinem Grund keinen Flankenschutz bieten kann, wird kein Ersatzflankenschutz gefordert.</w:t>
        <w:br/>
        <w:t>Ist das Element durch die Anforderung "mFoE" verschlossen und erhält es aus dem anderen Strang eine Anforderung "iF", so wird der vorhandene Flankenschutz aufgelöst. Ist dies geschehen, so wird Flankenschutz für die zweite Anforderung (iF) geboten.</w:t>
        <w:br/>
        <w:t>Fällt das Hemmnis irgendwann weg oder fällt die zweite Flankenschutzanforderung (iF) weg, wird die erste Flankenschutzanforderung (mFoE) erfüllt.</w:t>
        <w:br/>
        <w:t>​​</w:t>
      </w:r>
    </w:p>
    <w:p w14:paraId="346C57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DC12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718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8B106" w14:textId="77777777">
            <w:r>
              <w:t>MDSTW-22767</w:t>
            </w:r>
          </w:p>
        </w:tc>
      </w:tr>
      <w:tr w14:paraId="7B09B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AFC1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6975C" w14:textId="77777777">
            <w:r>
              <w:t>05_250</w:t>
            </w:r>
          </w:p>
        </w:tc>
      </w:tr>
      <w:tr w14:paraId="499602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407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CBE1C" w14:textId="77777777">
            <w:r>
              <w:t>1862</w:t>
            </w:r>
          </w:p>
        </w:tc>
      </w:tr>
      <w:tr w14:paraId="48C0D2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F4A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8A14E" w14:textId="77777777"/>
        </w:tc>
      </w:tr>
      <w:tr w14:paraId="1B045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66B5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5C788" w14:textId="77777777">
            <w:r>
              <w:t>Draft</w:t>
            </w:r>
          </w:p>
        </w:tc>
      </w:tr>
      <w:tr w14:paraId="0F30A6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40A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C6738" w14:textId="77777777">
            <w:r>
              <w:t>Muss</w:t>
            </w:r>
          </w:p>
        </w:tc>
      </w:tr>
      <w:tr w14:paraId="44D16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1670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B2043" w14:textId="77777777">
            <w:r>
              <w:t>Funktion wird wie in der ELEKTRA 2 Baseline 29.40 realisiert zur Verfügung gestellt.</w:t>
            </w:r>
          </w:p>
        </w:tc>
      </w:tr>
      <w:tr w14:paraId="5421F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DD8F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86259" w14:textId="77777777"/>
        </w:tc>
      </w:tr>
      <w:tr w14:paraId="5E6619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0DD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B0546" w14:textId="77777777">
            <w:r>
              <w:t>PV GA DIL OBB 1.0.0</w:t>
            </w:r>
          </w:p>
        </w:tc>
      </w:tr>
    </w:tbl>
    <w:p w14:paraId="0DDF0ADE" w14:textId="77777777">
      <w:pPr>
        <w:spacing w:after="0" w:line="96" w:lineRule="auto"/>
      </w:pPr>
    </w:p>
    <w:p w14:paraId="40B08E23" w14:textId="77777777">
      <w:pPr>
        <w:spacing w:after="0"/>
      </w:pPr>
      <w:r>
        <w:rPr>
          <w:vanish/>
        </w:rPr>
        <w:t>MLS_DSTW/MDSTW-22768</w:t>
      </w:r>
      <w:r>
        <w:rPr>
          <w:b/>
        </w:rPr>
        <w:t>6.11.0-2 Eine Weiche, welche nicht unbedingt Flankenschutz bieten muss, kann sow...</w:t>
      </w:r>
      <w:r>
        <w:br/>
        <w:t>6.11.0-2 Eine Weiche, welche nicht unbedingt Flankenschutz bieten muss, kann sowohl aufgefahren als auch gestört sein.</w:t>
        <w:br/>
        <w:t>​​</w:t>
      </w:r>
    </w:p>
    <w:p w14:paraId="5049A3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FE67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501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71DC9" w14:textId="77777777">
            <w:r>
              <w:t>MDSTW-22768</w:t>
            </w:r>
          </w:p>
        </w:tc>
      </w:tr>
      <w:tr w14:paraId="6E309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E053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3FCA9" w14:textId="77777777">
            <w:r>
              <w:t>05_251</w:t>
            </w:r>
          </w:p>
        </w:tc>
      </w:tr>
      <w:tr w14:paraId="6A4A20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712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CCA50" w14:textId="77777777">
            <w:r>
              <w:t>1863</w:t>
            </w:r>
          </w:p>
        </w:tc>
      </w:tr>
      <w:tr w14:paraId="7DC93F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B111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BFE58" w14:textId="77777777"/>
        </w:tc>
      </w:tr>
      <w:tr w14:paraId="2A5214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3A6D7"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4620B" w14:textId="77777777">
            <w:r>
              <w:t>Draft</w:t>
            </w:r>
          </w:p>
        </w:tc>
      </w:tr>
      <w:tr w14:paraId="4AF88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B20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6F102" w14:textId="77777777">
            <w:r>
              <w:t>Muss</w:t>
            </w:r>
          </w:p>
        </w:tc>
      </w:tr>
      <w:tr w14:paraId="36BEA4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9D16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40B34" w14:textId="77777777">
            <w:r>
              <w:t>Funktion wird wie in der ELEKTRA 2 Baseline 29.40 realisiert zur Verfügung gestellt.</w:t>
            </w:r>
          </w:p>
        </w:tc>
      </w:tr>
      <w:tr w14:paraId="1F6F17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A6DF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93B28" w14:textId="77777777"/>
        </w:tc>
      </w:tr>
      <w:tr w14:paraId="6507B6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C6C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02BA9" w14:textId="77777777">
            <w:r>
              <w:t>PV GA DIL OBB 1.0.0</w:t>
            </w:r>
          </w:p>
        </w:tc>
      </w:tr>
    </w:tbl>
    <w:p w14:paraId="73E8B15C" w14:textId="77777777">
      <w:pPr>
        <w:spacing w:after="0" w:line="96" w:lineRule="auto"/>
      </w:pPr>
    </w:p>
    <w:p w14:paraId="40E90205" w14:textId="77777777">
      <w:pPr>
        <w:spacing w:after="0"/>
      </w:pPr>
      <w:r>
        <w:rPr>
          <w:vanish/>
        </w:rPr>
        <w:t>MLS_DSTW/MDSTW-22769</w:t>
      </w:r>
      <w:r>
        <w:rPr>
          <w:b/>
        </w:rPr>
        <w:t>6.11.0-3 Zwieschutzweichen haben keine Vorzugslage: eine Zwieschutzweiche muss a...</w:t>
      </w:r>
      <w:r>
        <w:br/>
        <w:t>6.11.0-3 Zwieschutzweichen haben keine Vorzugslage: eine Zwieschutzweiche muss abhängig von der Projektierung nach Wegfall einer der beiden Schutzanforderungen für die verbleibende Fahrstraße in die Schutzstellung umlaufen.</w:t>
        <w:br/>
        <w:t>​​</w:t>
      </w:r>
    </w:p>
    <w:p w14:paraId="45FF4D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F2CC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7B0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D84F7" w14:textId="77777777">
            <w:r>
              <w:t>MDSTW-22769</w:t>
            </w:r>
          </w:p>
        </w:tc>
      </w:tr>
      <w:tr w14:paraId="6C7FF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C67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43D49" w14:textId="77777777">
            <w:r>
              <w:t>05_252</w:t>
            </w:r>
          </w:p>
        </w:tc>
      </w:tr>
      <w:tr w14:paraId="6AA675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EFC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6FD0C" w14:textId="77777777">
            <w:r>
              <w:t>1864</w:t>
            </w:r>
          </w:p>
        </w:tc>
      </w:tr>
      <w:tr w14:paraId="1848AA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1F5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269FB" w14:textId="77777777"/>
        </w:tc>
      </w:tr>
      <w:tr w14:paraId="7774FF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CF8A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F761EF" w14:textId="77777777">
            <w:r>
              <w:t>Draft</w:t>
            </w:r>
          </w:p>
        </w:tc>
      </w:tr>
      <w:tr w14:paraId="12DCA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8AC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48E1C" w14:textId="77777777">
            <w:r>
              <w:t>Muss</w:t>
            </w:r>
          </w:p>
        </w:tc>
      </w:tr>
      <w:tr w14:paraId="77991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0FC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6005F" w14:textId="77777777">
            <w:r>
              <w:t>Funktion wird wie in der ELEKTRA 2 Baseline 29.40 realisiert zur Verfügung gestellt.</w:t>
            </w:r>
          </w:p>
        </w:tc>
      </w:tr>
      <w:tr w14:paraId="02F10D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215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C9732" w14:textId="77777777"/>
        </w:tc>
      </w:tr>
      <w:tr w14:paraId="6904E3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2E0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572E0" w14:textId="77777777">
            <w:r>
              <w:t>PV GA DIL OBB 1.0.0</w:t>
            </w:r>
          </w:p>
        </w:tc>
      </w:tr>
    </w:tbl>
    <w:p w14:paraId="7B90D856" w14:textId="77777777">
      <w:pPr>
        <w:spacing w:after="0" w:line="96" w:lineRule="auto"/>
      </w:pPr>
    </w:p>
    <w:p w14:paraId="7EC85380" w14:textId="77777777">
      <w:pPr>
        <w:spacing w:after="0"/>
      </w:pPr>
      <w:r>
        <w:rPr>
          <w:vanish/>
        </w:rPr>
        <w:t>MLS_DSTW/MDSTW-22770</w:t>
      </w:r>
      <w:r>
        <w:rPr>
          <w:b/>
        </w:rPr>
        <w:t>6.11.0-4 Bedingtweichen müssen nach Auflösung als Fahrwegweiche selbsttätig in d...</w:t>
      </w:r>
      <w:r>
        <w:br/>
        <w:t>6.11.0-4 Bedingtweichen müssen nach Auflösung als Fahrwegweiche selbsttätig in die Schutzstellung gelangen.</w:t>
        <w:br/>
        <w:t>​​</w:t>
      </w:r>
    </w:p>
    <w:p w14:paraId="663843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EB61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08A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E2919" w14:textId="77777777">
            <w:r>
              <w:t>MDSTW-22770</w:t>
            </w:r>
          </w:p>
        </w:tc>
      </w:tr>
      <w:tr w14:paraId="3E9544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1C90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A2049" w14:textId="77777777">
            <w:r>
              <w:t>05_253</w:t>
            </w:r>
          </w:p>
        </w:tc>
      </w:tr>
      <w:tr w14:paraId="5643DA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3BD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E93AA" w14:textId="77777777">
            <w:r>
              <w:t>1865</w:t>
            </w:r>
          </w:p>
        </w:tc>
      </w:tr>
      <w:tr w14:paraId="4C0DA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D1A8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E4583" w14:textId="77777777"/>
        </w:tc>
      </w:tr>
      <w:tr w14:paraId="0E947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439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89839" w14:textId="77777777">
            <w:r>
              <w:t>Draft</w:t>
            </w:r>
          </w:p>
        </w:tc>
      </w:tr>
      <w:tr w14:paraId="511C1B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B2AB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25537" w14:textId="77777777">
            <w:r>
              <w:t>Muss</w:t>
            </w:r>
          </w:p>
        </w:tc>
      </w:tr>
      <w:tr w14:paraId="341D2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0E5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8B4CF" w14:textId="77777777">
            <w:r>
              <w:t>Funktion wird wie in der ELEKTRA 2 Baseline 29.40 realisiert zur Verfügung gestellt.</w:t>
            </w:r>
          </w:p>
        </w:tc>
      </w:tr>
      <w:tr w14:paraId="7A98B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EFA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D51D2" w14:textId="77777777"/>
        </w:tc>
      </w:tr>
      <w:tr w14:paraId="3B2978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D2A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FBE6F" w14:textId="77777777">
            <w:r>
              <w:t>PV GA DIL OBB 1.0.0</w:t>
            </w:r>
          </w:p>
        </w:tc>
      </w:tr>
    </w:tbl>
    <w:p w14:paraId="4100879D" w14:textId="77777777">
      <w:pPr>
        <w:spacing w:after="0" w:line="96" w:lineRule="auto"/>
      </w:pPr>
    </w:p>
    <w:p w14:paraId="4C5F65F4" w14:textId="77777777">
      <w:pPr>
        <w:spacing w:after="0"/>
      </w:pPr>
      <w:r>
        <w:rPr>
          <w:vanish/>
        </w:rPr>
        <w:t>MLS_DSTW/MDSTW-22771</w:t>
      </w:r>
      <w:r>
        <w:rPr>
          <w:b/>
        </w:rPr>
        <w:t>6.11.0-5 Trifft eine Flankenschutzanforderung auf eine Fahrweg- oder Schutzwegwe...</w:t>
      </w:r>
      <w:r>
        <w:br/>
        <w:t>6.11.0-5 Trifft eine Flankenschutzanforderung auf eine Fahrweg- oder Schutzwegweiche der eigenen Fahrstraße, so gilt diese Anforderung in allen Fällen als erfüllt.</w:t>
        <w:br/>
        <w:t>​​</w:t>
      </w:r>
    </w:p>
    <w:p w14:paraId="02D72C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0021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9F264"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496F5" w14:textId="77777777">
            <w:r>
              <w:t>MDSTW-22771</w:t>
            </w:r>
          </w:p>
        </w:tc>
      </w:tr>
      <w:tr w14:paraId="2ABBF8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0F26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44159" w14:textId="77777777">
            <w:r>
              <w:t>05_254</w:t>
            </w:r>
          </w:p>
        </w:tc>
      </w:tr>
      <w:tr w14:paraId="1DED87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A0F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A67BF0" w14:textId="77777777">
            <w:r>
              <w:t>1866</w:t>
            </w:r>
          </w:p>
        </w:tc>
      </w:tr>
      <w:tr w14:paraId="2F346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610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415C7" w14:textId="77777777"/>
        </w:tc>
      </w:tr>
      <w:tr w14:paraId="7AD19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5D2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0134F" w14:textId="77777777">
            <w:r>
              <w:t>Draft</w:t>
            </w:r>
          </w:p>
        </w:tc>
      </w:tr>
      <w:tr w14:paraId="4D7630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8411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60623" w14:textId="77777777">
            <w:r>
              <w:t>Muss</w:t>
            </w:r>
          </w:p>
        </w:tc>
      </w:tr>
      <w:tr w14:paraId="3C1C80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7CD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9EED6" w14:textId="77777777">
            <w:r>
              <w:t>Funktion wird wie in der ELEKTRA 2 Baseline 29.40 realisiert zur Verfügung gestellt.</w:t>
            </w:r>
          </w:p>
        </w:tc>
      </w:tr>
      <w:tr w14:paraId="48ACC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D2E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8ECF1F" w14:textId="77777777"/>
        </w:tc>
      </w:tr>
      <w:tr w14:paraId="68098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67B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01103" w14:textId="77777777">
            <w:r>
              <w:t>PV GA DIL OBB 1.0.0</w:t>
            </w:r>
          </w:p>
        </w:tc>
      </w:tr>
    </w:tbl>
    <w:p w14:paraId="513DD2B0" w14:textId="77777777">
      <w:pPr>
        <w:spacing w:after="0" w:line="96" w:lineRule="auto"/>
      </w:pPr>
    </w:p>
    <w:p w14:paraId="4BC87CCF" w14:textId="77777777">
      <w:pPr>
        <w:pStyle w:val="Heading4"/>
        <w:divId w:val="226"/>
      </w:pPr>
      <w:bookmarkStart w:name="_Toc242172802" w:id="195"/>
      <w:r>
        <w:t>6.12 Flankenschutz - Flachkreuzungen</w:t>
      </w:r>
      <w:bookmarkEnd w:id="195"/>
    </w:p>
    <w:p w14:paraId="6568E6FD" w14:textId="77777777">
      <w:pPr>
        <w:spacing w:after="0"/>
      </w:pPr>
      <w:r>
        <w:rPr>
          <w:vanish/>
        </w:rPr>
        <w:t>MLS_DSTW/MDSTW-22772</w:t>
      </w:r>
      <w:r>
        <w:rPr>
          <w:b/>
        </w:rPr>
        <w:t>6.12.0-1 Flachkreuzungen dürfen niemals Flankenschutz bieten.</w:t>
      </w:r>
      <w:r>
        <w:br/>
        <w:t>6.12.0-1 Flachkreuzungen dürfen niemals Flankenschutz bieten.</w:t>
        <w:br/>
        <w:t>​​</w:t>
      </w:r>
    </w:p>
    <w:p w14:paraId="047277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DFC9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723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EB7D9" w14:textId="77777777">
            <w:r>
              <w:t>MDSTW-22772</w:t>
            </w:r>
          </w:p>
        </w:tc>
      </w:tr>
      <w:tr w14:paraId="55C511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52C8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DB93E1" w14:textId="77777777">
            <w:r>
              <w:t>05_256</w:t>
            </w:r>
          </w:p>
        </w:tc>
      </w:tr>
      <w:tr w14:paraId="576E3D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88C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7DA6A2" w14:textId="77777777">
            <w:r>
              <w:t>1868</w:t>
            </w:r>
          </w:p>
        </w:tc>
      </w:tr>
      <w:tr w14:paraId="5F8C8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5E3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54F6CB" w14:textId="77777777"/>
        </w:tc>
      </w:tr>
      <w:tr w14:paraId="222AC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C536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8726D" w14:textId="77777777">
            <w:r>
              <w:t>Draft</w:t>
            </w:r>
          </w:p>
        </w:tc>
      </w:tr>
      <w:tr w14:paraId="637152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D699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A8F2A3" w14:textId="77777777">
            <w:r>
              <w:t>Muss</w:t>
            </w:r>
          </w:p>
        </w:tc>
      </w:tr>
      <w:tr w14:paraId="7E029A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A3E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03A8A" w14:textId="77777777">
            <w:r>
              <w:t>Funktion wird wie in der ELEKTRA 2 Baseline 29.40 realisiert zur Verfügung gestellt.</w:t>
            </w:r>
          </w:p>
        </w:tc>
      </w:tr>
      <w:tr w14:paraId="7FD8D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DD6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02BAF" w14:textId="77777777"/>
        </w:tc>
      </w:tr>
      <w:tr w14:paraId="65C059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37F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D8125" w14:textId="77777777">
            <w:r>
              <w:t>PV GA DIL OBB 1.0.0</w:t>
            </w:r>
          </w:p>
        </w:tc>
      </w:tr>
    </w:tbl>
    <w:p w14:paraId="1F450D18" w14:textId="77777777">
      <w:pPr>
        <w:spacing w:after="0" w:line="96" w:lineRule="auto"/>
      </w:pPr>
    </w:p>
    <w:p w14:paraId="37140AF7" w14:textId="77777777">
      <w:pPr>
        <w:spacing w:after="0"/>
      </w:pPr>
      <w:r>
        <w:rPr>
          <w:vanish/>
        </w:rPr>
        <w:t>MLS_DSTW/MDSTW-22773</w:t>
      </w:r>
      <w:r>
        <w:rPr>
          <w:b/>
        </w:rPr>
        <w:t>6.12.0-2 Behandlung der Flachkreuzung bei einem WIG-Fall zwischen Flachkreuzung...</w:t>
      </w:r>
      <w:r>
        <w:br/>
        <w:t>6.12.0-2 Behandlung der Flachkreuzung bei einem WIG-Fall zwischen Flachkreuzung und Fahrweg bzw. Schutzweiche:</w:t>
        <w:br/>
        <w:t>Die Flachkreuzung wird in parallelführende Lage gestellt und kann verschlossen werden. Erreicht die Flachkreuzung nicht die erforderliche Lage, so ist ein Stellauftrag anzuzeigen. Die nicht erreicht geforderte Lage hat aber ebenso wie eine händische Umstellung der Flachkreuzung keine Auswirkung auf die Fahrstraße. Ein bei der Flachkreuzung angezeigter Stellauftrag wird durch eine Umstellung der Flachkreuzung gelöscht.</w:t>
        <w:br/>
        <w:t>​​</w:t>
      </w:r>
    </w:p>
    <w:p w14:paraId="16F576E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6471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E64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CA8531" w14:textId="77777777">
            <w:r>
              <w:t>MDSTW-22773</w:t>
            </w:r>
          </w:p>
        </w:tc>
      </w:tr>
      <w:tr w14:paraId="3AE60B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39C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7F605" w14:textId="77777777">
            <w:r>
              <w:t>05_257</w:t>
            </w:r>
          </w:p>
        </w:tc>
      </w:tr>
      <w:tr w14:paraId="12E9A7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757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D0EB1" w14:textId="77777777">
            <w:r>
              <w:t>1869</w:t>
            </w:r>
          </w:p>
        </w:tc>
      </w:tr>
      <w:tr w14:paraId="0FE534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7DF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8E063" w14:textId="77777777"/>
        </w:tc>
      </w:tr>
      <w:tr w14:paraId="072167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CA43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499E9" w14:textId="77777777">
            <w:r>
              <w:t>Draft</w:t>
            </w:r>
          </w:p>
        </w:tc>
      </w:tr>
      <w:tr w14:paraId="122D0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AA2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67C63D" w14:textId="77777777">
            <w:r>
              <w:t>Muss</w:t>
            </w:r>
          </w:p>
        </w:tc>
      </w:tr>
      <w:tr w14:paraId="13C5A3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0C7C7"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D0AD7" w14:textId="77777777">
            <w:r>
              <w:t>Funktion wird wie in der ELEKTRA 2 Baseline 29.40 realisiert zur Verfügung gestellt.</w:t>
            </w:r>
          </w:p>
        </w:tc>
      </w:tr>
      <w:tr w14:paraId="6CB60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B79D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D0497" w14:textId="77777777"/>
        </w:tc>
      </w:tr>
      <w:tr w14:paraId="454E4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64740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3F301" w14:textId="77777777">
            <w:r>
              <w:t>PV GA DIL OBB 1.0.0</w:t>
            </w:r>
          </w:p>
        </w:tc>
      </w:tr>
    </w:tbl>
    <w:p w14:paraId="67B7FFEE" w14:textId="77777777">
      <w:pPr>
        <w:spacing w:after="0" w:line="96" w:lineRule="auto"/>
      </w:pPr>
    </w:p>
    <w:p w14:paraId="18E24041" w14:textId="77777777">
      <w:pPr>
        <w:pStyle w:val="Heading4"/>
        <w:divId w:val="227"/>
      </w:pPr>
      <w:bookmarkStart w:name="_Toc242172803" w:id="196"/>
      <w:r>
        <w:t>6.13 Flankenschutz -Einfache und doppelte Kreuzungsweiche</w:t>
      </w:r>
      <w:bookmarkEnd w:id="196"/>
    </w:p>
    <w:p w14:paraId="3AC7BB94" w14:textId="77777777">
      <w:pPr>
        <w:spacing w:after="0"/>
      </w:pPr>
      <w:r>
        <w:rPr>
          <w:vanish/>
        </w:rPr>
        <w:t>MLS_DSTW/MDSTW-22774</w:t>
      </w:r>
      <w:r>
        <w:rPr>
          <w:b/>
        </w:rPr>
        <w:t>6.13.0-1 Einfache und doppelte Kreuzungsweichen müssen wie zwei getrennte Weiche...</w:t>
      </w:r>
      <w:r>
        <w:br/>
        <w:t>6.13.0-1 Einfache und doppelte Kreuzungsweichen müssen wie zwei getrennte Weichen behandelt werden.</w:t>
        <w:br/>
        <w:t>​​</w:t>
      </w:r>
    </w:p>
    <w:p w14:paraId="1B73FE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F1E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77B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E8570" w14:textId="77777777">
            <w:r>
              <w:t>MDSTW-22774</w:t>
            </w:r>
          </w:p>
        </w:tc>
      </w:tr>
      <w:tr w14:paraId="13101E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662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821944" w14:textId="77777777">
            <w:r>
              <w:t>05_259</w:t>
            </w:r>
          </w:p>
        </w:tc>
      </w:tr>
      <w:tr w14:paraId="19A21D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60B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EE7DF" w14:textId="77777777">
            <w:r>
              <w:t>1871</w:t>
            </w:r>
          </w:p>
        </w:tc>
      </w:tr>
      <w:tr w14:paraId="1CDD4A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0AE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2CB47" w14:textId="77777777"/>
        </w:tc>
      </w:tr>
      <w:tr w14:paraId="27A4FF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70CF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A0A2C" w14:textId="77777777">
            <w:r>
              <w:t>Draft</w:t>
            </w:r>
          </w:p>
        </w:tc>
      </w:tr>
      <w:tr w14:paraId="5AE880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3F9F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A09D8" w14:textId="77777777">
            <w:r>
              <w:t>Muss</w:t>
            </w:r>
          </w:p>
        </w:tc>
      </w:tr>
      <w:tr w14:paraId="453F8E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94CBF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0A24E" w14:textId="77777777">
            <w:r>
              <w:t>Funktion wird wie in der ELEKTRA 2 Baseline 29.40 realisiert zur Verfügung gestellt.</w:t>
            </w:r>
          </w:p>
        </w:tc>
      </w:tr>
      <w:tr w14:paraId="0E56CF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0BA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CB4F4" w14:textId="77777777"/>
        </w:tc>
      </w:tr>
      <w:tr w14:paraId="038B7E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8D5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29D5A" w14:textId="77777777">
            <w:r>
              <w:t>PV GA DIL OBB 1.0.0</w:t>
            </w:r>
          </w:p>
        </w:tc>
      </w:tr>
    </w:tbl>
    <w:p w14:paraId="196EC7F5" w14:textId="77777777">
      <w:pPr>
        <w:spacing w:after="0" w:line="96" w:lineRule="auto"/>
      </w:pPr>
    </w:p>
    <w:p w14:paraId="49F9CDAE" w14:textId="77777777">
      <w:pPr>
        <w:pStyle w:val="Heading4"/>
        <w:divId w:val="228"/>
      </w:pPr>
      <w:bookmarkStart w:name="_Toc242172804" w:id="197"/>
      <w:r>
        <w:t>6.14 Flankenschutz -Schlüsselsperre mit Sperrung in einem Strang</w:t>
      </w:r>
      <w:bookmarkEnd w:id="197"/>
    </w:p>
    <w:p w14:paraId="0F547796" w14:textId="77777777">
      <w:pPr>
        <w:spacing w:after="0"/>
      </w:pPr>
      <w:r>
        <w:rPr>
          <w:vanish/>
        </w:rPr>
        <w:t>MLS_DSTW/MDSTW-22775</w:t>
      </w:r>
      <w:r>
        <w:rPr>
          <w:b/>
        </w:rPr>
        <w:t>6.14.0-1 Trifft eine Flankenschutzanforderung in Richtung gegen die Spitze einer...</w:t>
      </w:r>
      <w:r>
        <w:br/>
        <w:t>6.14.0-1 Trifft eine Flankenschutzanforderung in Richtung gegen die Spitze einer durch eine Schlüsselsperre mit Sperrung in einem Strang gesicherte Weiche, so gilt: Die Flankenschutzanforderung für den nicht gesperrten Strang (Flankenschutz außerhalb des DSTW, z.B. durch A/C-Abhängigkeit) ist projektierbar durch den Verschluss der Schlüsselsperre zu gewährleisten, für den gesperrten Strang ist gemäß Weichenprojektierung die Flankenschutzanforderung weiter zu transportieren.</w:t>
        <w:br/>
        <w:t>​​</w:t>
      </w:r>
    </w:p>
    <w:p w14:paraId="367C74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6FB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010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5B14D" w14:textId="77777777">
            <w:r>
              <w:t>MDSTW-22775</w:t>
            </w:r>
          </w:p>
        </w:tc>
      </w:tr>
      <w:tr w14:paraId="5F2E9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F23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B433A9" w14:textId="77777777">
            <w:r>
              <w:t>05_261</w:t>
            </w:r>
          </w:p>
        </w:tc>
      </w:tr>
      <w:tr w14:paraId="7AC6D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A8F7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23C845" w14:textId="77777777">
            <w:r>
              <w:t>1873</w:t>
            </w:r>
          </w:p>
        </w:tc>
      </w:tr>
      <w:tr w14:paraId="2F913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708E7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67B9E" w14:textId="77777777"/>
        </w:tc>
      </w:tr>
      <w:tr w14:paraId="6AF165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A326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CB891" w14:textId="77777777">
            <w:r>
              <w:t>Draft</w:t>
            </w:r>
          </w:p>
        </w:tc>
      </w:tr>
      <w:tr w14:paraId="60ADE5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D62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AD79A" w14:textId="77777777">
            <w:r>
              <w:t>Muss</w:t>
            </w:r>
          </w:p>
        </w:tc>
      </w:tr>
      <w:tr w14:paraId="51044C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FB55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CE46F" w14:textId="77777777">
            <w:r>
              <w:t>Funktion wird wie in der ELEKTRA 2 Baseline 29.40 realisiert zur Verfügung gestellt.</w:t>
            </w:r>
          </w:p>
        </w:tc>
      </w:tr>
      <w:tr w14:paraId="397EE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D13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F0EFE" w14:textId="77777777"/>
        </w:tc>
      </w:tr>
      <w:tr w14:paraId="1B63B5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31C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EBB48" w14:textId="77777777">
            <w:r>
              <w:t>PV GA DIL OBB 1.0.0</w:t>
            </w:r>
          </w:p>
        </w:tc>
      </w:tr>
    </w:tbl>
    <w:p w14:paraId="5B26F777" w14:textId="77777777">
      <w:pPr>
        <w:spacing w:after="0" w:line="96" w:lineRule="auto"/>
      </w:pPr>
    </w:p>
    <w:p w14:paraId="00F06E58" w14:textId="77777777">
      <w:pPr>
        <w:spacing w:after="0"/>
      </w:pPr>
      <w:r>
        <w:rPr>
          <w:vanish/>
        </w:rPr>
        <w:lastRenderedPageBreak/>
        <w:t>MLS_DSTW/MDSTW-22776</w:t>
      </w:r>
      <w:r>
        <w:rPr>
          <w:b/>
        </w:rPr>
        <w:t>6.14.0-2 Trifft eine Flankenschutzanforderung in Richtung nach der Spitze auf ei...</w:t>
      </w:r>
      <w:r>
        <w:br/>
        <w:t>6.14.0-2 Trifft eine Flankenschutzanforderung in Richtung nach der Spitze auf eine durch eine Schlüsselsperre mit Sperrung in einem Strang gesicherte Weiche, so müssen es bei einer Anforderung, die auf den gesperrten Strang der Schlüsselsperre trifft, zwei projektierbare Varianten realisiert werden:</w:t>
        <w:br/>
        <w:t>• Flankenschutzanforderung muss weitergereicht werden</w:t>
        <w:br/>
        <w:t>• Flankenschutz in diesem Strang erfüllt</w:t>
        <w:br/>
        <w:t>​​</w:t>
      </w:r>
    </w:p>
    <w:p w14:paraId="22C5DE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1155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2B2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14503" w14:textId="77777777">
            <w:r>
              <w:t>MDSTW-22776</w:t>
            </w:r>
          </w:p>
        </w:tc>
      </w:tr>
      <w:tr w14:paraId="395312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CC3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6E3EF" w14:textId="77777777">
            <w:r>
              <w:t>05_262</w:t>
            </w:r>
          </w:p>
        </w:tc>
      </w:tr>
      <w:tr w14:paraId="48F173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EF2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A48E3C" w14:textId="77777777">
            <w:r>
              <w:t>1874</w:t>
            </w:r>
          </w:p>
        </w:tc>
      </w:tr>
      <w:tr w14:paraId="5C8C8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24E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D9688C" w14:textId="77777777"/>
        </w:tc>
      </w:tr>
      <w:tr w14:paraId="5B9F89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E35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CE6FB1" w14:textId="77777777">
            <w:r>
              <w:t>Draft</w:t>
            </w:r>
          </w:p>
        </w:tc>
      </w:tr>
      <w:tr w14:paraId="00B01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5BA6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7BB7A" w14:textId="77777777">
            <w:r>
              <w:t>Muss</w:t>
            </w:r>
          </w:p>
        </w:tc>
      </w:tr>
      <w:tr w14:paraId="6933BB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115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29ED2" w14:textId="77777777">
            <w:r>
              <w:t>Funktion wird wie in der ELEKTRA 2 Baseline 29.40 realisiert zur Verfügung gestellt.</w:t>
            </w:r>
          </w:p>
        </w:tc>
      </w:tr>
      <w:tr w14:paraId="398BA5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595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35689" w14:textId="77777777"/>
        </w:tc>
      </w:tr>
      <w:tr w14:paraId="68992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B55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7FF47" w14:textId="77777777">
            <w:r>
              <w:t>PV GA DIL OBB 1.0.0</w:t>
            </w:r>
          </w:p>
        </w:tc>
      </w:tr>
    </w:tbl>
    <w:p w14:paraId="560CD272" w14:textId="77777777">
      <w:pPr>
        <w:spacing w:after="0" w:line="96" w:lineRule="auto"/>
      </w:pPr>
    </w:p>
    <w:p w14:paraId="44F236EE" w14:textId="77777777">
      <w:pPr>
        <w:pStyle w:val="Heading4"/>
        <w:divId w:val="229"/>
      </w:pPr>
      <w:bookmarkStart w:name="_Toc242172805" w:id="198"/>
      <w:r>
        <w:t>6.15 Flankenschutz - Flankenschutzelemente in anderem Stellwerksbereich</w:t>
      </w:r>
      <w:bookmarkEnd w:id="198"/>
    </w:p>
    <w:p w14:paraId="1B32284C" w14:textId="77777777">
      <w:pPr>
        <w:spacing w:after="0"/>
      </w:pPr>
      <w:r>
        <w:rPr>
          <w:vanish/>
        </w:rPr>
        <w:t>MLS_DSTW/MDSTW-22777</w:t>
      </w:r>
      <w:r>
        <w:rPr>
          <w:b/>
        </w:rPr>
        <w:t>6.15.0-1 Ist ein Flankenschutzelement in einem Stellbereich eines anderen Stellw...</w:t>
      </w:r>
      <w:r>
        <w:br/>
        <w:t>6.15.0-1 Ist ein Flankenschutzelement in einem Stellbereich eines anderen Stellwerks, so muss dieses Flankenschutzelement unbedingt Flankenschutz bieten. Darüber hinaus muss es wie Flankenschutzelemente der eigenen Fahrstraße behandelt werden.</w:t>
      </w:r>
    </w:p>
    <w:p w14:paraId="6E40AB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947"/>
      </w:tblGrid>
      <w:tr w14:paraId="3A7577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86B9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41F66" w14:textId="77777777">
            <w:r>
              <w:t>MDSTW-22777</w:t>
            </w:r>
          </w:p>
        </w:tc>
      </w:tr>
      <w:tr w14:paraId="04A9A1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794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04E53" w14:textId="77777777">
            <w:r>
              <w:t>05_264</w:t>
            </w:r>
          </w:p>
        </w:tc>
      </w:tr>
      <w:tr w14:paraId="0E95F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6619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A7276" w14:textId="77777777">
            <w:r>
              <w:t>1876</w:t>
            </w:r>
          </w:p>
        </w:tc>
      </w:tr>
      <w:tr w14:paraId="7CBFDC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47DE8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30D09C" w14:textId="77777777"/>
        </w:tc>
      </w:tr>
      <w:tr w14:paraId="37C4A8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2169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A4CE5" w14:textId="77777777">
            <w:r>
              <w:t>Draft</w:t>
            </w:r>
          </w:p>
        </w:tc>
      </w:tr>
      <w:tr w14:paraId="41FDFB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124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A4E550" w14:textId="77777777">
            <w:r>
              <w:t>Muss</w:t>
            </w:r>
          </w:p>
        </w:tc>
      </w:tr>
      <w:tr w14:paraId="366EF8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390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8270E" w14:textId="77777777">
            <w:r>
              <w:t>Die Funktion ist mit Zustimmung umgesetzt.</w:t>
              <w:br/>
              <w:t>Eine andere Lösung ohne Zustimmung muss spezifiziert werden.</w:t>
            </w:r>
          </w:p>
        </w:tc>
      </w:tr>
      <w:tr w14:paraId="0491D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5FF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40CF4" w14:textId="77777777"/>
        </w:tc>
      </w:tr>
      <w:tr w14:paraId="4A3B3C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FEA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16DBA" w14:textId="77777777">
            <w:r>
              <w:t>PV GA DIL OBB 1.0.0</w:t>
            </w:r>
          </w:p>
        </w:tc>
      </w:tr>
    </w:tbl>
    <w:p w14:paraId="5D9F3CCD" w14:textId="77777777">
      <w:pPr>
        <w:spacing w:after="0" w:line="96" w:lineRule="auto"/>
      </w:pPr>
    </w:p>
    <w:p w14:paraId="40EC7996" w14:textId="77777777">
      <w:r>
        <w:rPr>
          <w:vanish/>
        </w:rPr>
        <w:t>MLS_DSTW/MDSTW-22778</w:t>
      </w:r>
      <w:r>
        <w:t>6.15.0-2 Projektierungshinweis: ein WIG-Fall zu einem Flankenschutzelement im Nachbar-Stellwerk ist nicht</w:t>
        <w:br/>
        <w:t>zulässig und ist durch entsprechende Ausführung der Gleisfreimeldung zu realisieren.</w:t>
        <w:br/>
        <w:t>​​</w:t>
      </w:r>
    </w:p>
    <w:p w14:paraId="4B0145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F1B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A39E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B9CF8" w14:textId="77777777">
            <w:r>
              <w:t>954</w:t>
            </w:r>
          </w:p>
        </w:tc>
      </w:tr>
      <w:tr w14:paraId="3EFEE3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92716"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D5627" w14:textId="77777777">
            <w:r>
              <w:t>MDSTW-22778</w:t>
            </w:r>
          </w:p>
        </w:tc>
      </w:tr>
      <w:tr w14:paraId="1004BA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8A3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F7628" w14:textId="77777777">
            <w:r>
              <w:t>1877</w:t>
            </w:r>
          </w:p>
        </w:tc>
      </w:tr>
      <w:tr w14:paraId="5BA27F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EC4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74803" w14:textId="77777777">
            <w:r>
              <w:t>05_265</w:t>
            </w:r>
          </w:p>
        </w:tc>
      </w:tr>
    </w:tbl>
    <w:p w14:paraId="03FF0E08" w14:textId="77777777">
      <w:pPr>
        <w:spacing w:after="0" w:line="96" w:lineRule="auto"/>
      </w:pPr>
    </w:p>
    <w:p w14:paraId="6AC9FA6E" w14:textId="77777777">
      <w:pPr>
        <w:pStyle w:val="Heading4"/>
        <w:divId w:val="230"/>
      </w:pPr>
      <w:bookmarkStart w:name="_Toc242172806" w:id="199"/>
      <w:r>
        <w:t>6.16 Fahrstraßenauflösung</w:t>
      </w:r>
      <w:bookmarkEnd w:id="199"/>
    </w:p>
    <w:p w14:paraId="619950A2" w14:textId="77777777">
      <w:pPr>
        <w:spacing w:after="0"/>
      </w:pPr>
      <w:r>
        <w:rPr>
          <w:vanish/>
        </w:rPr>
        <w:t>MLS_DSTW/MDSTW-22779</w:t>
      </w:r>
      <w:r>
        <w:rPr>
          <w:b/>
        </w:rPr>
        <w:t>6.16.0-1 Fahrtbewirkte Auflösungen müssen während der Zeitdauer einer fehlerhaft...</w:t>
      </w:r>
      <w:r>
        <w:br/>
        <w:t>6.16.0-1 Fahrtbewirkte Auflösungen müssen während der Zeitdauer einer fehlerhaften oder gestörten Gleisfreimeldung verhindert werden.</w:t>
        <w:br/>
        <w:t>​​</w:t>
      </w:r>
    </w:p>
    <w:p w14:paraId="51B74E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EBC8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194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B0E91C" w14:textId="77777777">
            <w:r>
              <w:t>MDSTW-22779</w:t>
            </w:r>
          </w:p>
        </w:tc>
      </w:tr>
      <w:tr w14:paraId="5B7742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AD8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4769D" w14:textId="77777777">
            <w:r>
              <w:t>05_267</w:t>
            </w:r>
          </w:p>
        </w:tc>
      </w:tr>
      <w:tr w14:paraId="398F7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3DE2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42581" w14:textId="77777777">
            <w:r>
              <w:t>1879</w:t>
            </w:r>
          </w:p>
        </w:tc>
      </w:tr>
      <w:tr w14:paraId="3BD23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325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A35E3" w14:textId="77777777"/>
        </w:tc>
      </w:tr>
      <w:tr w14:paraId="19835E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FE2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16599" w14:textId="77777777">
            <w:r>
              <w:t>Draft</w:t>
            </w:r>
          </w:p>
        </w:tc>
      </w:tr>
      <w:tr w14:paraId="78302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DB65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EC8F3" w14:textId="77777777">
            <w:r>
              <w:t>Muss</w:t>
            </w:r>
          </w:p>
        </w:tc>
      </w:tr>
      <w:tr w14:paraId="1742DF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5E32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581D6" w14:textId="77777777">
            <w:r>
              <w:t>Funktion wird wie in der ELEKTRA 2 Baseline 29.40 realisiert zur Verfügung gestellt.</w:t>
            </w:r>
          </w:p>
        </w:tc>
      </w:tr>
      <w:tr w14:paraId="47B3FD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3C59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FAEDB" w14:textId="77777777"/>
        </w:tc>
      </w:tr>
      <w:tr w14:paraId="1A368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3A7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013AB9" w14:textId="77777777">
            <w:r>
              <w:t>PV GA DIL OBB 1.0.0</w:t>
            </w:r>
          </w:p>
        </w:tc>
      </w:tr>
    </w:tbl>
    <w:p w14:paraId="3927FFEB" w14:textId="77777777">
      <w:pPr>
        <w:spacing w:after="0" w:line="96" w:lineRule="auto"/>
      </w:pPr>
    </w:p>
    <w:p w14:paraId="4E91A4A0" w14:textId="77777777">
      <w:pPr>
        <w:spacing w:after="0"/>
      </w:pPr>
      <w:r>
        <w:rPr>
          <w:vanish/>
        </w:rPr>
        <w:t>MLS_DSTW/MDSTW-22780</w:t>
      </w:r>
      <w:r>
        <w:rPr>
          <w:b/>
        </w:rPr>
        <w:t>6.16.0-2 Fahrtbewirkte Auflösungen müssen ab der Fahrstraßeneinstellung möglich...</w:t>
      </w:r>
      <w:r>
        <w:br/>
        <w:t>6.16.0-2 Fahrtbewirkte Auflösungen müssen ab der Fahrstraßeneinstellung möglich sein.</w:t>
        <w:br/>
        <w:t>​​</w:t>
      </w:r>
    </w:p>
    <w:p w14:paraId="446568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DB2C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5AE0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0C67B" w14:textId="77777777">
            <w:r>
              <w:t>MDSTW-22780</w:t>
            </w:r>
          </w:p>
        </w:tc>
      </w:tr>
      <w:tr w14:paraId="25FC9E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3521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49D8A" w14:textId="77777777">
            <w:r>
              <w:t>05_268</w:t>
            </w:r>
          </w:p>
        </w:tc>
      </w:tr>
      <w:tr w14:paraId="5310B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C5B5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A0222" w14:textId="77777777">
            <w:r>
              <w:t>1880</w:t>
            </w:r>
          </w:p>
        </w:tc>
      </w:tr>
      <w:tr w14:paraId="72E89B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EE9E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10710" w14:textId="77777777"/>
        </w:tc>
      </w:tr>
      <w:tr w14:paraId="3E1489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BCB4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30571" w14:textId="77777777">
            <w:r>
              <w:t>Draft</w:t>
            </w:r>
          </w:p>
        </w:tc>
      </w:tr>
      <w:tr w14:paraId="6D3BA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C4D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249A2D" w14:textId="77777777">
            <w:r>
              <w:t>Muss</w:t>
            </w:r>
          </w:p>
        </w:tc>
      </w:tr>
      <w:tr w14:paraId="34152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BD7C3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43229" w14:textId="77777777">
            <w:r>
              <w:t>Funktion wird wie in der ELEKTRA 2 Baseline 29.40 realisiert zur Verfügung gestellt.</w:t>
            </w:r>
          </w:p>
        </w:tc>
      </w:tr>
      <w:tr w14:paraId="3CB966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01C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95A49" w14:textId="77777777"/>
        </w:tc>
      </w:tr>
      <w:tr w14:paraId="7BBD0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D4C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A5509" w14:textId="77777777">
            <w:r>
              <w:t>PV GA DIL OBB 1.0.0</w:t>
            </w:r>
          </w:p>
        </w:tc>
      </w:tr>
    </w:tbl>
    <w:p w14:paraId="1ED63210" w14:textId="77777777">
      <w:pPr>
        <w:spacing w:after="0" w:line="96" w:lineRule="auto"/>
      </w:pPr>
    </w:p>
    <w:p w14:paraId="1A4B5593" w14:textId="77777777">
      <w:pPr>
        <w:spacing w:after="0"/>
      </w:pPr>
      <w:r>
        <w:rPr>
          <w:vanish/>
        </w:rPr>
        <w:t>MLS_DSTW/MDSTW-22781</w:t>
      </w:r>
      <w:r>
        <w:rPr>
          <w:b/>
        </w:rPr>
        <w:t>6.16.0-3 Fahrtbewirkte Auflösungen dürfen bei KL-Fahrstraßen nicht durchgeführt...</w:t>
      </w:r>
      <w:r>
        <w:br/>
        <w:t>6.16.0-3 Fahrtbewirkte Auflösungen dürfen bei KL-Fahrstraßen nicht durchgeführt werden.</w:t>
        <w:br/>
        <w:t>​​</w:t>
      </w:r>
    </w:p>
    <w:p w14:paraId="571EA00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664A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CF1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1CD85" w14:textId="77777777">
            <w:r>
              <w:t>MDSTW-22781</w:t>
            </w:r>
          </w:p>
        </w:tc>
      </w:tr>
      <w:tr w14:paraId="45D159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75D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11E029" w14:textId="77777777">
            <w:r>
              <w:t>05_269</w:t>
            </w:r>
          </w:p>
        </w:tc>
      </w:tr>
      <w:tr w14:paraId="0BB2F4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6BA3A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17C1B" w14:textId="77777777">
            <w:r>
              <w:t>1881</w:t>
            </w:r>
          </w:p>
        </w:tc>
      </w:tr>
      <w:tr w14:paraId="3E1DFA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C1AB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A97C9A" w14:textId="77777777"/>
        </w:tc>
      </w:tr>
      <w:tr w14:paraId="6C26E6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6E424"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B0761" w14:textId="77777777">
            <w:r>
              <w:t>Draft</w:t>
            </w:r>
          </w:p>
        </w:tc>
      </w:tr>
      <w:tr w14:paraId="4E1C9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733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4F30B" w14:textId="77777777">
            <w:r>
              <w:t>Muss</w:t>
            </w:r>
          </w:p>
        </w:tc>
      </w:tr>
      <w:tr w14:paraId="576210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D36D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E899D" w14:textId="77777777">
            <w:r>
              <w:t>Funktion wird wie in der ELEKTRA 2 Baseline 29.40 realisiert zur Verfügung gestellt.</w:t>
            </w:r>
          </w:p>
        </w:tc>
      </w:tr>
      <w:tr w14:paraId="54D740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EF84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6D85C" w14:textId="77777777"/>
        </w:tc>
      </w:tr>
      <w:tr w14:paraId="01DC8F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C6CB4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705794" w14:textId="77777777">
            <w:r>
              <w:t>PV GA DIL OBB 1.0.0</w:t>
            </w:r>
          </w:p>
        </w:tc>
      </w:tr>
    </w:tbl>
    <w:p w14:paraId="05884651" w14:textId="77777777">
      <w:pPr>
        <w:spacing w:after="0" w:line="96" w:lineRule="auto"/>
      </w:pPr>
    </w:p>
    <w:p w14:paraId="57FE3EE9" w14:textId="77777777">
      <w:pPr>
        <w:pStyle w:val="Heading4"/>
        <w:divId w:val="231"/>
      </w:pPr>
      <w:bookmarkStart w:name="_Toc242172807" w:id="200"/>
      <w:r>
        <w:t>6.17 Fahrtbewirkte Auflösung der Fahrstraße</w:t>
      </w:r>
      <w:bookmarkEnd w:id="200"/>
    </w:p>
    <w:p w14:paraId="4FC044EE" w14:textId="77777777">
      <w:pPr>
        <w:spacing w:after="0"/>
      </w:pPr>
      <w:r>
        <w:rPr>
          <w:vanish/>
        </w:rPr>
        <w:t>MLS_DSTW/MDSTW-22782</w:t>
      </w:r>
      <w:r>
        <w:rPr>
          <w:b/>
        </w:rPr>
        <w:t>6.17.0-1 Beim Befahren der Fahrstraße in der eingestellten Fahrtrichtung erfolgt...</w:t>
      </w:r>
      <w:r>
        <w:br/>
        <w:t>6.17.0-1 Beim Befahren der Fahrstraße in der eingestellten Fahrtrichtung erfolgt eine Teilfahrstraßenauflösung in Abhängigkeit vom nicht freizeigenden Startsignal (gilt nicht für Ersatzsignal/Vorsichtssignal/VVORS) bzw. von der Auflösung der vor dieser Teilfahrstraße befahrenen Teilfahrstraße. Die Teilfahrstraße muss sich in Auflösestellung befinden. Teilfahrstraßen mit aktiven Elementen müssen vor der Auflösung freigefahren sein.</w:t>
        <w:br/>
        <w:t>​​</w:t>
      </w:r>
    </w:p>
    <w:p w14:paraId="1E2136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3A0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C17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06F48" w14:textId="77777777">
            <w:r>
              <w:t>MDSTW-22782</w:t>
            </w:r>
          </w:p>
        </w:tc>
      </w:tr>
      <w:tr w14:paraId="42397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949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F6599" w14:textId="77777777">
            <w:r>
              <w:t>05_271</w:t>
            </w:r>
          </w:p>
        </w:tc>
      </w:tr>
      <w:tr w14:paraId="15CE79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400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56E1F" w14:textId="77777777">
            <w:r>
              <w:t>1883</w:t>
            </w:r>
          </w:p>
        </w:tc>
      </w:tr>
      <w:tr w14:paraId="179B41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170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65582" w14:textId="77777777"/>
        </w:tc>
      </w:tr>
      <w:tr w14:paraId="4636F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387F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36A03" w14:textId="77777777">
            <w:r>
              <w:t>Draft</w:t>
            </w:r>
          </w:p>
        </w:tc>
      </w:tr>
      <w:tr w14:paraId="4F1AF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7502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7BAFFB" w14:textId="77777777">
            <w:r>
              <w:t>Muss</w:t>
            </w:r>
          </w:p>
        </w:tc>
      </w:tr>
      <w:tr w14:paraId="6C4B6C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20F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8D999F" w14:textId="77777777">
            <w:r>
              <w:t>Funktion wird wie in der ELEKTRA 2 Baseline 29.40 realisiert zur Verfügung gestellt.</w:t>
            </w:r>
          </w:p>
        </w:tc>
      </w:tr>
      <w:tr w14:paraId="74A35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517C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E64F2" w14:textId="77777777"/>
        </w:tc>
      </w:tr>
      <w:tr w14:paraId="5766F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81F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42D35" w14:textId="77777777">
            <w:r>
              <w:t>PV GA DIL OBB 1.0.0</w:t>
            </w:r>
          </w:p>
        </w:tc>
      </w:tr>
    </w:tbl>
    <w:p w14:paraId="2477283D" w14:textId="77777777">
      <w:pPr>
        <w:spacing w:after="0" w:line="96" w:lineRule="auto"/>
      </w:pPr>
    </w:p>
    <w:p w14:paraId="0A4F6C27" w14:textId="77777777">
      <w:pPr>
        <w:spacing w:after="0"/>
      </w:pPr>
      <w:r>
        <w:rPr>
          <w:vanish/>
        </w:rPr>
        <w:t>MLS_DSTW/MDSTW-22783</w:t>
      </w:r>
      <w:r>
        <w:rPr>
          <w:b/>
        </w:rPr>
        <w:t>6.17.0-2 Die fahrtbewirkte Auflösung der ersten Teilfahrstraße einer Verschubstr...</w:t>
      </w:r>
      <w:r>
        <w:br/>
        <w:t>6.17.0-2 Die fahrtbewirkte Auflösung der ersten Teilfahrstraße einer Verschubstraße muss projektierbar davon abhängig gemacht werden können, dass kein Verschubstraßenziel beim Startsignal der Verschubstraße existiert (Realisierung möglich über Abhängigkeit der Auflösung der vorliegenden Fahrstraße oder mittels Verschubstraße über das gegenständliche Signal ohne Zieleinstellung bei diesem).</w:t>
        <w:br/>
        <w:t>​​</w:t>
      </w:r>
    </w:p>
    <w:p w14:paraId="23F4CC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687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E0E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2C3A6" w14:textId="77777777">
            <w:r>
              <w:t>MDSTW-22783</w:t>
            </w:r>
          </w:p>
        </w:tc>
      </w:tr>
      <w:tr w14:paraId="33EA0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2E3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96526" w14:textId="77777777">
            <w:r>
              <w:t>05_272</w:t>
            </w:r>
          </w:p>
        </w:tc>
      </w:tr>
      <w:tr w14:paraId="3BE1D7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1A6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37DE7" w14:textId="77777777">
            <w:r>
              <w:t>1884</w:t>
            </w:r>
          </w:p>
        </w:tc>
      </w:tr>
      <w:tr w14:paraId="3B69A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6B4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65EA5" w14:textId="77777777"/>
        </w:tc>
      </w:tr>
      <w:tr w14:paraId="45514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360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15B1D" w14:textId="77777777">
            <w:r>
              <w:t>Draft</w:t>
            </w:r>
          </w:p>
        </w:tc>
      </w:tr>
      <w:tr w14:paraId="16A3D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B65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2250B" w14:textId="77777777">
            <w:r>
              <w:t>Muss</w:t>
            </w:r>
          </w:p>
        </w:tc>
      </w:tr>
      <w:tr w14:paraId="3DED3E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BD7D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3721A" w14:textId="77777777">
            <w:r>
              <w:t>Funktion wird wie in der ELEKTRA 2 Baseline 29.40 realisiert zur Verfügung gestellt.</w:t>
            </w:r>
          </w:p>
        </w:tc>
      </w:tr>
      <w:tr w14:paraId="6C97BB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3229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2EB40" w14:textId="77777777"/>
        </w:tc>
      </w:tr>
      <w:tr w14:paraId="186A8B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FD77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6C041" w14:textId="77777777">
            <w:r>
              <w:t>PV GA DIL OBB 1.0.0</w:t>
            </w:r>
          </w:p>
        </w:tc>
      </w:tr>
    </w:tbl>
    <w:p w14:paraId="4A831490" w14:textId="77777777">
      <w:pPr>
        <w:spacing w:after="0" w:line="96" w:lineRule="auto"/>
      </w:pPr>
    </w:p>
    <w:p w14:paraId="21B8BC45" w14:textId="77777777">
      <w:r>
        <w:rPr>
          <w:vanish/>
        </w:rPr>
        <w:t>MLS_DSTW/MDSTW-22784</w:t>
      </w:r>
      <w:r>
        <w:t>6.17.0-3 &lt;Bild&gt;</w:t>
        <w:br/>
        <w:t>​​</w:t>
      </w:r>
    </w:p>
    <w:p w14:paraId="471B62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6FD0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A0FB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A79BD" w14:textId="77777777">
            <w:r>
              <w:t>962</w:t>
            </w:r>
          </w:p>
        </w:tc>
      </w:tr>
      <w:tr w14:paraId="2411D2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CDA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9AF2B" w14:textId="77777777">
            <w:r>
              <w:t>MDSTW-22784</w:t>
            </w:r>
          </w:p>
        </w:tc>
      </w:tr>
      <w:tr w14:paraId="49FDB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B9B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DE958" w14:textId="77777777">
            <w:r>
              <w:t>1885</w:t>
            </w:r>
          </w:p>
        </w:tc>
      </w:tr>
      <w:tr w14:paraId="73694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345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CF67F" w14:textId="77777777">
            <w:r>
              <w:t>05_867</w:t>
            </w:r>
          </w:p>
        </w:tc>
      </w:tr>
    </w:tbl>
    <w:p w14:paraId="2912BCC5" w14:textId="77777777">
      <w:pPr>
        <w:spacing w:after="0" w:line="96" w:lineRule="auto"/>
      </w:pPr>
    </w:p>
    <w:p w14:paraId="4EE0AB68" w14:textId="77777777">
      <w:r>
        <w:rPr>
          <w:vanish/>
        </w:rPr>
        <w:t>MLS_DSTW/MDSTW-22785</w:t>
      </w:r>
      <w:r>
        <w:t>6.17.0-4 Verschubfahrt V2 zu V3 darf erst dann auflösen, wenn bei V2 kein Verschubziel existiert.</w:t>
        <w:br/>
        <w:t>Realisierbar auch mittels Verschubfahrt V1 - V3 ohne Zieleinstellung bei V2.</w:t>
        <w:br/>
        <w:t>​​</w:t>
      </w:r>
    </w:p>
    <w:p w14:paraId="1C1C867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BB71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EE98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31D4A3" w14:textId="77777777">
            <w:r>
              <w:t>963</w:t>
            </w:r>
          </w:p>
        </w:tc>
      </w:tr>
      <w:tr w14:paraId="034354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B04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04567" w14:textId="77777777">
            <w:r>
              <w:t>MDSTW-22785</w:t>
            </w:r>
          </w:p>
        </w:tc>
      </w:tr>
      <w:tr w14:paraId="173D6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E50D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FC676" w14:textId="77777777">
            <w:r>
              <w:t>1886</w:t>
            </w:r>
          </w:p>
        </w:tc>
      </w:tr>
      <w:tr w14:paraId="04C95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849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F6A2F" w14:textId="77777777">
            <w:r>
              <w:t>05_274</w:t>
            </w:r>
          </w:p>
        </w:tc>
      </w:tr>
    </w:tbl>
    <w:p w14:paraId="3BDA4390" w14:textId="77777777">
      <w:pPr>
        <w:spacing w:after="0" w:line="96" w:lineRule="auto"/>
      </w:pPr>
    </w:p>
    <w:p w14:paraId="3F5EB890" w14:textId="77777777">
      <w:pPr>
        <w:spacing w:after="0"/>
      </w:pPr>
      <w:r>
        <w:rPr>
          <w:vanish/>
        </w:rPr>
        <w:t>MLS_DSTW/MDSTW-22786</w:t>
      </w:r>
      <w:r>
        <w:rPr>
          <w:b/>
        </w:rPr>
        <w:t>6.17.0-5 Beim Befahren der Fahrstraße in Gegenrichtung darf keine Teilfahrstraße...</w:t>
      </w:r>
      <w:r>
        <w:br/>
        <w:t>6.17.0-5 Beim Befahren der Fahrstraße in Gegenrichtung darf keine Teilfahrstraßenauflösung erfolgen.</w:t>
        <w:br/>
        <w:t>​​</w:t>
      </w:r>
    </w:p>
    <w:p w14:paraId="2FDB50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D89E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EA5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1DEB4C" w14:textId="77777777">
            <w:r>
              <w:t>MDSTW-22786</w:t>
            </w:r>
          </w:p>
        </w:tc>
      </w:tr>
      <w:tr w14:paraId="5BC3E7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735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8DF1C" w14:textId="77777777">
            <w:r>
              <w:t>05_275</w:t>
            </w:r>
          </w:p>
        </w:tc>
      </w:tr>
      <w:tr w14:paraId="061BC3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95DB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290D9" w14:textId="77777777">
            <w:r>
              <w:t>1887</w:t>
            </w:r>
          </w:p>
        </w:tc>
      </w:tr>
      <w:tr w14:paraId="3F025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3369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6A5317" w14:textId="77777777"/>
        </w:tc>
      </w:tr>
      <w:tr w14:paraId="29F6D2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53B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717BE" w14:textId="77777777">
            <w:r>
              <w:t>Draft</w:t>
            </w:r>
          </w:p>
        </w:tc>
      </w:tr>
      <w:tr w14:paraId="62F0B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1E93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5C247D" w14:textId="77777777">
            <w:r>
              <w:t>Muss</w:t>
            </w:r>
          </w:p>
        </w:tc>
      </w:tr>
      <w:tr w14:paraId="2F8D3F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0ABC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1AE342" w14:textId="77777777">
            <w:r>
              <w:t>Funktion wird wie in der ELEKTRA 2 Baseline 29.40 realisiert zur Verfügung gestellt.</w:t>
            </w:r>
          </w:p>
        </w:tc>
      </w:tr>
      <w:tr w14:paraId="3A7DB8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555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8A48F" w14:textId="77777777"/>
        </w:tc>
      </w:tr>
      <w:tr w14:paraId="5289D6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323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0304C" w14:textId="77777777">
            <w:r>
              <w:t>PV GA DIL OBB 1.0.0</w:t>
            </w:r>
          </w:p>
        </w:tc>
      </w:tr>
    </w:tbl>
    <w:p w14:paraId="0CF43FDC" w14:textId="77777777">
      <w:pPr>
        <w:spacing w:after="0" w:line="96" w:lineRule="auto"/>
      </w:pPr>
    </w:p>
    <w:p w14:paraId="1142A51B" w14:textId="77777777">
      <w:pPr>
        <w:spacing w:after="0"/>
      </w:pPr>
      <w:r>
        <w:rPr>
          <w:vanish/>
        </w:rPr>
        <w:t>MLS_DSTW/MDSTW-22787</w:t>
      </w:r>
      <w:r>
        <w:rPr>
          <w:b/>
        </w:rPr>
        <w:t>6.17.0-6 Eine Gesamtfahrstraßenauflösung ist nach vollständigem Befahren und Fre...</w:t>
      </w:r>
      <w:r>
        <w:br/>
        <w:t>6.17.0-6 Eine Gesamtfahrstraßenauflösung ist nach vollständigem Befahren und Freifahren dieser</w:t>
        <w:br/>
        <w:t>Fahrstraße in Gegenrichtung zulässig.</w:t>
        <w:br/>
        <w:t>​​</w:t>
      </w:r>
    </w:p>
    <w:p w14:paraId="44C4A9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1482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8FD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EA108" w14:textId="77777777">
            <w:r>
              <w:t>MDSTW-22787</w:t>
            </w:r>
          </w:p>
        </w:tc>
      </w:tr>
      <w:tr w14:paraId="2EE501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9E2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33F01" w14:textId="77777777">
            <w:r>
              <w:t>05_276</w:t>
            </w:r>
          </w:p>
        </w:tc>
      </w:tr>
      <w:tr w14:paraId="7A70DD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65F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37088" w14:textId="77777777">
            <w:r>
              <w:t>1888</w:t>
            </w:r>
          </w:p>
        </w:tc>
      </w:tr>
      <w:tr w14:paraId="6F8D96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F99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6126C" w14:textId="77777777"/>
        </w:tc>
      </w:tr>
      <w:tr w14:paraId="56868C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72B7F"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C7EBA" w14:textId="77777777">
            <w:r>
              <w:t>Draft</w:t>
            </w:r>
          </w:p>
        </w:tc>
      </w:tr>
      <w:tr w14:paraId="4474F3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C3FA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BAA67" w14:textId="77777777">
            <w:r>
              <w:t>Muss</w:t>
            </w:r>
          </w:p>
        </w:tc>
      </w:tr>
      <w:tr w14:paraId="2F7EA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734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CB452" w14:textId="77777777">
            <w:r>
              <w:t>Funktion wird wie in der ELEKTRA 2 Baseline 29.40 realisiert zur Verfügung gestellt.</w:t>
            </w:r>
          </w:p>
        </w:tc>
      </w:tr>
      <w:tr w14:paraId="2F25B7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612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EEEA3" w14:textId="77777777"/>
        </w:tc>
      </w:tr>
      <w:tr w14:paraId="3D7F0D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81D9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3E32D" w14:textId="77777777">
            <w:r>
              <w:t>PV GA DIL OBB 1.0.0</w:t>
            </w:r>
          </w:p>
        </w:tc>
      </w:tr>
    </w:tbl>
    <w:p w14:paraId="4E345915" w14:textId="77777777">
      <w:pPr>
        <w:spacing w:after="0" w:line="96" w:lineRule="auto"/>
      </w:pPr>
    </w:p>
    <w:p w14:paraId="494A6613" w14:textId="77777777">
      <w:pPr>
        <w:spacing w:after="0"/>
      </w:pPr>
      <w:r>
        <w:rPr>
          <w:vanish/>
        </w:rPr>
        <w:t>MLS_DSTW/MDSTW-22788</w:t>
      </w:r>
      <w:r>
        <w:rPr>
          <w:b/>
        </w:rPr>
        <w:t>6.17.0-7 Nach vollständigem Befahren (Besetzung aller Gleisfreimeldeabschnitte i...</w:t>
      </w:r>
      <w:r>
        <w:br/>
        <w:t>6.17.0-7 Nach vollständigem Befahren (Besetzung aller Gleisfreimeldeabschnitte in korrekter Reihenfolge) einer Teilverschubfahrstraße in der eingestellten Fahrtrichtung, ist die Richtung in der die Teilfahrstraße wieder freigefahren wird, für die Auflösung unerheblich (z.B. bei Abstoßbetrieb erforderlich).</w:t>
        <w:br/>
        <w:t>​​</w:t>
      </w:r>
    </w:p>
    <w:p w14:paraId="463AD2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A540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B8AB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44199" w14:textId="77777777">
            <w:r>
              <w:t>MDSTW-22788</w:t>
            </w:r>
          </w:p>
        </w:tc>
      </w:tr>
      <w:tr w14:paraId="2880C0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3B3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B2C56" w14:textId="77777777">
            <w:r>
              <w:t>05_277</w:t>
            </w:r>
          </w:p>
        </w:tc>
      </w:tr>
      <w:tr w14:paraId="6C516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480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9D732" w14:textId="77777777">
            <w:r>
              <w:t>1889</w:t>
            </w:r>
          </w:p>
        </w:tc>
      </w:tr>
      <w:tr w14:paraId="57D759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6D8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BDBAD" w14:textId="77777777"/>
        </w:tc>
      </w:tr>
      <w:tr w14:paraId="5DC8A3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D2B7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A840C" w14:textId="77777777">
            <w:r>
              <w:t>Draft</w:t>
            </w:r>
          </w:p>
        </w:tc>
      </w:tr>
      <w:tr w14:paraId="6B5EAF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958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BE8CC" w14:textId="77777777">
            <w:r>
              <w:t>Muss</w:t>
            </w:r>
          </w:p>
        </w:tc>
      </w:tr>
      <w:tr w14:paraId="4738E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C8B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FF0E3" w14:textId="77777777">
            <w:r>
              <w:t>Funktion wird wie in der ELEKTRA 2 Baseline 29.40 realisiert zur Verfügung gestellt.</w:t>
            </w:r>
          </w:p>
        </w:tc>
      </w:tr>
      <w:tr w14:paraId="002D80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476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BC125" w14:textId="77777777"/>
        </w:tc>
      </w:tr>
      <w:tr w14:paraId="643AD1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258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6B999" w14:textId="77777777">
            <w:r>
              <w:t>PV GA DIL OBB 1.0.0</w:t>
            </w:r>
          </w:p>
        </w:tc>
      </w:tr>
    </w:tbl>
    <w:p w14:paraId="3F809724" w14:textId="77777777">
      <w:pPr>
        <w:spacing w:after="0" w:line="96" w:lineRule="auto"/>
      </w:pPr>
    </w:p>
    <w:p w14:paraId="43330C6E" w14:textId="77777777">
      <w:pPr>
        <w:spacing w:after="0"/>
      </w:pPr>
      <w:r>
        <w:rPr>
          <w:vanish/>
        </w:rPr>
        <w:t>MLS_DSTW/MDSTW-22789</w:t>
      </w:r>
      <w:r>
        <w:rPr>
          <w:b/>
        </w:rPr>
        <w:t>6.17.0-8 Nachdem das letzte aktive Fahrwegelement des Fahrweges aufgelöst wurde,...</w:t>
      </w:r>
      <w:r>
        <w:br/>
        <w:t>6.17.0-8 Nachdem das letzte aktive Fahrwegelement des Fahrweges aufgelöst wurde, muss bei besetztem oder seit Zulässigkeitsprüfung besetzt gewesenem Zielgleisabschnitt die Fahrstraße auflösen, lediglich der Verschluss noch besetzter elektrisch gestellter Mittelweichen muss erhalten bleiben.</w:t>
        <w:br/>
        <w:t>​​</w:t>
      </w:r>
    </w:p>
    <w:p w14:paraId="1870B5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4296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8F11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4F0B2" w14:textId="77777777">
            <w:r>
              <w:t>MDSTW-22789</w:t>
            </w:r>
          </w:p>
        </w:tc>
      </w:tr>
      <w:tr w14:paraId="739B3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67C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F6464" w14:textId="77777777">
            <w:r>
              <w:t>05_278</w:t>
            </w:r>
          </w:p>
        </w:tc>
      </w:tr>
      <w:tr w14:paraId="303602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0A5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8C08AF" w14:textId="77777777">
            <w:r>
              <w:t>1890</w:t>
            </w:r>
          </w:p>
        </w:tc>
      </w:tr>
      <w:tr w14:paraId="498BD6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AB7A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50560" w14:textId="77777777"/>
        </w:tc>
      </w:tr>
      <w:tr w14:paraId="1DA783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9161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0D0D0" w14:textId="77777777">
            <w:r>
              <w:t>Draft</w:t>
            </w:r>
          </w:p>
        </w:tc>
      </w:tr>
      <w:tr w14:paraId="34391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6A1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53619" w14:textId="77777777">
            <w:r>
              <w:t>Muss</w:t>
            </w:r>
          </w:p>
        </w:tc>
      </w:tr>
      <w:tr w14:paraId="1200E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6F8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603E9" w14:textId="77777777">
            <w:r>
              <w:t>Funktion wird wie in der ELEKTRA 2 Baseline 29.40 realisiert zur Verfügung gestellt.</w:t>
            </w:r>
          </w:p>
        </w:tc>
      </w:tr>
      <w:tr w14:paraId="3091A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969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05B0B" w14:textId="77777777"/>
        </w:tc>
      </w:tr>
      <w:tr w14:paraId="7B848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019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FF1990" w14:textId="77777777">
            <w:r>
              <w:t>PV GA DIL OBB 1.0.0</w:t>
            </w:r>
          </w:p>
        </w:tc>
      </w:tr>
    </w:tbl>
    <w:p w14:paraId="267457A9" w14:textId="77777777">
      <w:pPr>
        <w:spacing w:after="0" w:line="96" w:lineRule="auto"/>
      </w:pPr>
    </w:p>
    <w:p w14:paraId="5853AFCE" w14:textId="77777777">
      <w:pPr>
        <w:spacing w:after="0"/>
      </w:pPr>
      <w:r>
        <w:rPr>
          <w:vanish/>
        </w:rPr>
        <w:lastRenderedPageBreak/>
        <w:t>MLS_DSTW/MDSTW-22790</w:t>
      </w:r>
      <w:r>
        <w:rPr>
          <w:b/>
        </w:rPr>
        <w:t>6.17.0-9 Per Projektierung muss festgelegt werden können, dass die Auflösung ers...</w:t>
      </w:r>
      <w:r>
        <w:br/>
        <w:t>6.17.0-9 Per Projektierung muss festgelegt werden können, dass die Auflösung erst dann stattfindet wenn der Zielgleisabschnitt wieder frei ist.</w:t>
        <w:br/>
        <w:t>​​</w:t>
      </w:r>
    </w:p>
    <w:p w14:paraId="1D8C61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F8A9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A37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4E2AC" w14:textId="77777777">
            <w:r>
              <w:t>MDSTW-22790</w:t>
            </w:r>
          </w:p>
        </w:tc>
      </w:tr>
      <w:tr w14:paraId="17A3E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7310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1A3C0" w14:textId="77777777">
            <w:r>
              <w:t>05_279</w:t>
            </w:r>
          </w:p>
        </w:tc>
      </w:tr>
      <w:tr w14:paraId="56DADB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DB0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E16BC" w14:textId="77777777">
            <w:r>
              <w:t>1891</w:t>
            </w:r>
          </w:p>
        </w:tc>
      </w:tr>
      <w:tr w14:paraId="27C599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90B0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7CB0D" w14:textId="77777777"/>
        </w:tc>
      </w:tr>
      <w:tr w14:paraId="22800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16CC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7CA7D" w14:textId="77777777">
            <w:r>
              <w:t>Draft</w:t>
            </w:r>
          </w:p>
        </w:tc>
      </w:tr>
      <w:tr w14:paraId="397B0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F81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EC8D3" w14:textId="77777777">
            <w:r>
              <w:t>Muss</w:t>
            </w:r>
          </w:p>
        </w:tc>
      </w:tr>
      <w:tr w14:paraId="512F56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960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F4E62E" w14:textId="77777777">
            <w:r>
              <w:t>Funktion wird wie in der ELEKTRA 2 Baseline 29.40 realisiert zur Verfügung gestellt.</w:t>
            </w:r>
          </w:p>
        </w:tc>
      </w:tr>
      <w:tr w14:paraId="5B421E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253D0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3D57E" w14:textId="77777777"/>
        </w:tc>
      </w:tr>
      <w:tr w14:paraId="0214A7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92A1B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370A2" w14:textId="77777777">
            <w:r>
              <w:t>PV GA DIL OBB 1.0.0</w:t>
            </w:r>
          </w:p>
        </w:tc>
      </w:tr>
    </w:tbl>
    <w:p w14:paraId="6D642F5C" w14:textId="77777777">
      <w:pPr>
        <w:spacing w:after="0" w:line="96" w:lineRule="auto"/>
      </w:pPr>
    </w:p>
    <w:p w14:paraId="3779C134" w14:textId="77777777">
      <w:pPr>
        <w:spacing w:after="0"/>
      </w:pPr>
      <w:r>
        <w:rPr>
          <w:vanish/>
        </w:rPr>
        <w:t>MLS_DSTW/MDSTW-22791</w:t>
      </w:r>
      <w:r>
        <w:rPr>
          <w:b/>
        </w:rPr>
        <w:t>6.17.0-10 Grundsätzlich ist bei fahrtbewirkter Fahrstraßenauflösung jeder Freime...</w:t>
      </w:r>
      <w:r>
        <w:br/>
        <w:t>6.17.0-10 Grundsätzlich ist bei fahrtbewirkter Fahrstraßenauflösung jeder Freimeldeabschnitt im Fahrweg auf Besetzung zu prüfen.</w:t>
        <w:br/>
        <w:t>​​</w:t>
      </w:r>
    </w:p>
    <w:p w14:paraId="54F5BE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2612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BFA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1DCF1" w14:textId="77777777">
            <w:r>
              <w:t>MDSTW-22791</w:t>
            </w:r>
          </w:p>
        </w:tc>
      </w:tr>
      <w:tr w14:paraId="2D1096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433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5C6162" w14:textId="77777777">
            <w:r>
              <w:t>05_280</w:t>
            </w:r>
          </w:p>
        </w:tc>
      </w:tr>
      <w:tr w14:paraId="652519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5E82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E7E02" w14:textId="77777777">
            <w:r>
              <w:t>1892</w:t>
            </w:r>
          </w:p>
        </w:tc>
      </w:tr>
      <w:tr w14:paraId="195C8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0FAD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B365FD" w14:textId="77777777"/>
        </w:tc>
      </w:tr>
      <w:tr w14:paraId="410191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CDD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11A79" w14:textId="77777777">
            <w:r>
              <w:t>Draft</w:t>
            </w:r>
          </w:p>
        </w:tc>
      </w:tr>
      <w:tr w14:paraId="5DA7E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A5E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6E6FA" w14:textId="77777777">
            <w:r>
              <w:t>Muss</w:t>
            </w:r>
          </w:p>
        </w:tc>
      </w:tr>
      <w:tr w14:paraId="18B431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0BD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72933" w14:textId="77777777">
            <w:r>
              <w:t>Funktion wird wie in der ELEKTRA 2 Baseline 29.40 realisiert zur Verfügung gestellt.</w:t>
            </w:r>
          </w:p>
        </w:tc>
      </w:tr>
      <w:tr w14:paraId="105C2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E940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261BC" w14:textId="77777777"/>
        </w:tc>
      </w:tr>
      <w:tr w14:paraId="5B0AEE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49D8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AD6B0" w14:textId="77777777">
            <w:r>
              <w:t>PV GA DIL OBB 1.0.0</w:t>
            </w:r>
          </w:p>
        </w:tc>
      </w:tr>
    </w:tbl>
    <w:p w14:paraId="4D7D2E3A" w14:textId="77777777">
      <w:pPr>
        <w:spacing w:after="0" w:line="96" w:lineRule="auto"/>
      </w:pPr>
    </w:p>
    <w:p w14:paraId="56633405" w14:textId="77777777">
      <w:pPr>
        <w:spacing w:after="0"/>
      </w:pPr>
      <w:r>
        <w:rPr>
          <w:vanish/>
        </w:rPr>
        <w:t>MLS_DSTW/MDSTW-22792</w:t>
      </w:r>
      <w:r>
        <w:rPr>
          <w:b/>
        </w:rPr>
        <w:t>6.17.0-11 Die Freimeldeabschnitte von Fahrwegelementen, welche nicht im Fahrweg...</w:t>
      </w:r>
      <w:r>
        <w:br/>
        <w:t>6.17.0-11 Die Freimeldeabschnitte von Fahrwegelementen, welche nicht im Fahrweg liegen, müssen für die Auflösung der Fahrstraße freigemeldet sein, außer deren Besetzung kam ausschließlich durch einen WIG-Eintrag gemäß &lt;05 Lastenheft Teilsystem DSTW-ZE&gt; 18.3 zustande.</w:t>
        <w:br/>
        <w:t>​​</w:t>
      </w:r>
    </w:p>
    <w:p w14:paraId="36CF92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0958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6639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8A546" w14:textId="77777777">
            <w:r>
              <w:t>MDSTW-22792</w:t>
            </w:r>
          </w:p>
        </w:tc>
      </w:tr>
      <w:tr w14:paraId="68143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334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5D946E" w14:textId="77777777">
            <w:r>
              <w:t>05_281</w:t>
            </w:r>
          </w:p>
        </w:tc>
      </w:tr>
      <w:tr w14:paraId="44CE4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D1C9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34FCAE" w14:textId="77777777">
            <w:r>
              <w:t>1893</w:t>
            </w:r>
          </w:p>
        </w:tc>
      </w:tr>
      <w:tr w14:paraId="0553BD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00D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727EF" w14:textId="77777777"/>
        </w:tc>
      </w:tr>
      <w:tr w14:paraId="599206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836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436AC" w14:textId="77777777">
            <w:r>
              <w:t>Draft</w:t>
            </w:r>
          </w:p>
        </w:tc>
      </w:tr>
      <w:tr w14:paraId="06CBAC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3280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41B64" w14:textId="77777777">
            <w:r>
              <w:t>Muss</w:t>
            </w:r>
          </w:p>
        </w:tc>
      </w:tr>
      <w:tr w14:paraId="017161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BA75C"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057B4" w14:textId="77777777">
            <w:r>
              <w:t>Funktion wird wie in der ELEKTRA 2 Baseline 29.40 realisiert zur Verfügung gestellt.</w:t>
            </w:r>
          </w:p>
        </w:tc>
      </w:tr>
      <w:tr w14:paraId="735B34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E94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5B9476" w14:textId="77777777"/>
        </w:tc>
      </w:tr>
      <w:tr w14:paraId="738261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737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126391" w14:textId="77777777">
            <w:r>
              <w:t>PV GA DIL OBB 1.0.0</w:t>
            </w:r>
          </w:p>
        </w:tc>
      </w:tr>
    </w:tbl>
    <w:p w14:paraId="6BD701B2" w14:textId="77777777">
      <w:pPr>
        <w:spacing w:after="0" w:line="96" w:lineRule="auto"/>
      </w:pPr>
    </w:p>
    <w:p w14:paraId="3268EE4B" w14:textId="77777777">
      <w:pPr>
        <w:spacing w:after="0"/>
      </w:pPr>
      <w:r>
        <w:rPr>
          <w:vanish/>
        </w:rPr>
        <w:t>MLS_DSTW/MDSTW-22793</w:t>
      </w:r>
      <w:r>
        <w:rPr>
          <w:b/>
        </w:rPr>
        <w:t>6.17.0-12 Ist ein Zielgleis in mehrere Freimeldeabschnitte unterteilt, so darf d...</w:t>
      </w:r>
      <w:r>
        <w:br/>
        <w:t>6.17.0-12 Ist ein Zielgleis in mehrere Freimeldeabschnitte unterteilt, so darf die Fahrstraße auf dieses Gleis nur dann komplett auflösen, wenn alle Freimeldeabschnitte, mit Ausnahme des vor dem Zielsignal liegenden, besetzt sind oder waren.</w:t>
        <w:br/>
        <w:t>​​</w:t>
      </w:r>
    </w:p>
    <w:p w14:paraId="7E8A8AF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EA27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02DA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CFC5C" w14:textId="77777777">
            <w:r>
              <w:t>MDSTW-22793</w:t>
            </w:r>
          </w:p>
        </w:tc>
      </w:tr>
      <w:tr w14:paraId="05677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A9D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A0966" w14:textId="77777777">
            <w:r>
              <w:t>05_282</w:t>
            </w:r>
          </w:p>
        </w:tc>
      </w:tr>
      <w:tr w14:paraId="209573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F9E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F69AA" w14:textId="77777777">
            <w:r>
              <w:t>1894</w:t>
            </w:r>
          </w:p>
        </w:tc>
      </w:tr>
      <w:tr w14:paraId="63F48F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160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269E0" w14:textId="77777777"/>
        </w:tc>
      </w:tr>
      <w:tr w14:paraId="420F1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4C0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82563" w14:textId="77777777">
            <w:r>
              <w:t>Draft</w:t>
            </w:r>
          </w:p>
        </w:tc>
      </w:tr>
      <w:tr w14:paraId="73368D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81A6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D1335" w14:textId="77777777">
            <w:r>
              <w:t>Muss</w:t>
            </w:r>
          </w:p>
        </w:tc>
      </w:tr>
      <w:tr w14:paraId="6135E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1F42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02DB3" w14:textId="77777777">
            <w:r>
              <w:t>Funktion wird wie in der ELEKTRA 2 Baseline 29.40 realisiert zur Verfügung gestellt.</w:t>
            </w:r>
          </w:p>
        </w:tc>
      </w:tr>
      <w:tr w14:paraId="0300B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B054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5EC8C" w14:textId="77777777"/>
        </w:tc>
      </w:tr>
      <w:tr w14:paraId="2C3F9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E31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AEEFF" w14:textId="77777777">
            <w:r>
              <w:t>PV GA DIL OBB 1.0.0</w:t>
            </w:r>
          </w:p>
        </w:tc>
      </w:tr>
    </w:tbl>
    <w:p w14:paraId="1DDA13B1" w14:textId="77777777">
      <w:pPr>
        <w:spacing w:after="0" w:line="96" w:lineRule="auto"/>
      </w:pPr>
    </w:p>
    <w:p w14:paraId="5232257F" w14:textId="77777777">
      <w:pPr>
        <w:spacing w:after="0"/>
      </w:pPr>
      <w:r>
        <w:rPr>
          <w:vanish/>
        </w:rPr>
        <w:t>MLS_DSTW/MDSTW-22794</w:t>
      </w:r>
      <w:r>
        <w:rPr>
          <w:b/>
        </w:rPr>
        <w:t>6.17.0-13 Bei Fahrstraßen aus einem solchen Gleis darf die Fahrstraße nur dann a...</w:t>
      </w:r>
      <w:r>
        <w:br/>
        <w:t>6.17.0-13 Bei Fahrstraßen aus einem solchen Gleis darf die Fahrstraße nur dann auflösen, wenn der vor dem Startsignal liegende Freimeldeabschnitt besetzt ist oder war (gilt nicht bei Einfahrzugstraßen). Ist die Prüfung dieses Abschnittes vor dem Signal auf Grund fehlender Fahrstraßen nicht möglich, so muss er bei der Fahrt auf dieses Gleis auf Besetztsein überprüft werden.</w:t>
        <w:br/>
        <w:t>​​</w:t>
      </w:r>
    </w:p>
    <w:p w14:paraId="68D55BD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6622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043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01443" w14:textId="77777777">
            <w:r>
              <w:t>MDSTW-22794</w:t>
            </w:r>
          </w:p>
        </w:tc>
      </w:tr>
      <w:tr w14:paraId="4B85D4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2E8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83569" w14:textId="77777777">
            <w:r>
              <w:t>05_283</w:t>
            </w:r>
          </w:p>
        </w:tc>
      </w:tr>
      <w:tr w14:paraId="051A88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4D6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2CFCC" w14:textId="77777777">
            <w:r>
              <w:t>1895</w:t>
            </w:r>
          </w:p>
        </w:tc>
      </w:tr>
      <w:tr w14:paraId="5538C2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0A8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3DBAEC" w14:textId="77777777"/>
        </w:tc>
      </w:tr>
      <w:tr w14:paraId="2FE79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BAA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E7691" w14:textId="77777777">
            <w:r>
              <w:t>Draft</w:t>
            </w:r>
          </w:p>
        </w:tc>
      </w:tr>
      <w:tr w14:paraId="3F7953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ECF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D3EA7" w14:textId="77777777">
            <w:r>
              <w:t>Muss</w:t>
            </w:r>
          </w:p>
        </w:tc>
      </w:tr>
      <w:tr w14:paraId="2DDEF7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8BC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B4B28" w14:textId="77777777">
            <w:r>
              <w:t>Funktion wird wie in der ELEKTRA 2 Baseline 29.40 realisiert zur Verfügung gestellt.</w:t>
            </w:r>
          </w:p>
        </w:tc>
      </w:tr>
      <w:tr w14:paraId="509803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63FA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3E57E" w14:textId="77777777"/>
        </w:tc>
      </w:tr>
      <w:tr w14:paraId="471AE9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B6D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73437" w14:textId="77777777">
            <w:r>
              <w:t>PV GA DIL OBB 1.0.0</w:t>
            </w:r>
          </w:p>
        </w:tc>
      </w:tr>
    </w:tbl>
    <w:p w14:paraId="6E7E1884" w14:textId="77777777">
      <w:pPr>
        <w:spacing w:after="0" w:line="96" w:lineRule="auto"/>
      </w:pPr>
    </w:p>
    <w:p w14:paraId="767F616F" w14:textId="77777777">
      <w:pPr>
        <w:spacing w:after="0"/>
      </w:pPr>
      <w:r>
        <w:rPr>
          <w:vanish/>
        </w:rPr>
        <w:t>MLS_DSTW/MDSTW-22795</w:t>
      </w:r>
      <w:r>
        <w:rPr>
          <w:b/>
        </w:rPr>
        <w:t>6.17.0-14 Bei Ausfahrten mit einem Abschnitt zwischen Verschubhalttafel und Einf...</w:t>
      </w:r>
      <w:r>
        <w:br/>
        <w:t xml:space="preserve">6.17.0-14 Bei Ausfahrten mit einem Abschnitt zwischen Verschubhalttafel und Einfahrsignal, wirkt dieser Abschnitt nicht auf die Fahrstraßenauflösung ein. Die Prüfung des Abschnitts auf Besetzung </w:t>
        <w:lastRenderedPageBreak/>
        <w:t>erfolgt bei der Einfahrt.</w:t>
        <w:br/>
        <w:t>​​</w:t>
      </w:r>
    </w:p>
    <w:p w14:paraId="0FC9C5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F5D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2FD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2D302" w14:textId="77777777">
            <w:r>
              <w:t>MDSTW-22795</w:t>
            </w:r>
          </w:p>
        </w:tc>
      </w:tr>
      <w:tr w14:paraId="73521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D8F9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A6719" w14:textId="77777777">
            <w:r>
              <w:t>05_284</w:t>
            </w:r>
          </w:p>
        </w:tc>
      </w:tr>
      <w:tr w14:paraId="2153D8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081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6C016" w14:textId="77777777">
            <w:r>
              <w:t>1896</w:t>
            </w:r>
          </w:p>
        </w:tc>
      </w:tr>
      <w:tr w14:paraId="385BE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3A46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B7B308" w14:textId="77777777"/>
        </w:tc>
      </w:tr>
      <w:tr w14:paraId="0E64AF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A19C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AF062" w14:textId="77777777">
            <w:r>
              <w:t>Draft</w:t>
            </w:r>
          </w:p>
        </w:tc>
      </w:tr>
      <w:tr w14:paraId="35E9D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6E7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FBC5B" w14:textId="77777777">
            <w:r>
              <w:t>Muss</w:t>
            </w:r>
          </w:p>
        </w:tc>
      </w:tr>
      <w:tr w14:paraId="66189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A982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B5640" w14:textId="77777777">
            <w:r>
              <w:t>Funktion wird wie in der ELEKTRA 2 Baseline 29.40 realisiert zur Verfügung gestellt.</w:t>
            </w:r>
          </w:p>
        </w:tc>
      </w:tr>
      <w:tr w14:paraId="501A2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A9120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68DC9" w14:textId="77777777"/>
        </w:tc>
      </w:tr>
      <w:tr w14:paraId="0180F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DAD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051DA" w14:textId="77777777">
            <w:r>
              <w:t>PV GA DIL OBB 1.0.0</w:t>
            </w:r>
          </w:p>
        </w:tc>
      </w:tr>
    </w:tbl>
    <w:p w14:paraId="4AB2765D" w14:textId="77777777">
      <w:pPr>
        <w:spacing w:after="0" w:line="96" w:lineRule="auto"/>
      </w:pPr>
    </w:p>
    <w:p w14:paraId="3B73AE25" w14:textId="77777777">
      <w:pPr>
        <w:pStyle w:val="Heading4"/>
        <w:divId w:val="232"/>
      </w:pPr>
      <w:bookmarkStart w:name="_Toc242172808" w:id="201"/>
      <w:r>
        <w:t>6.18 Fahrtbewirkte und automatische Auflösung des Schutzweges - Allgemeines</w:t>
      </w:r>
      <w:bookmarkEnd w:id="201"/>
    </w:p>
    <w:p w14:paraId="5FEC9702" w14:textId="77777777">
      <w:pPr>
        <w:spacing w:after="0"/>
      </w:pPr>
      <w:r>
        <w:rPr>
          <w:vanish/>
        </w:rPr>
        <w:t>MLS_DSTW/MDSTW-22796</w:t>
      </w:r>
      <w:r>
        <w:rPr>
          <w:b/>
        </w:rPr>
        <w:t>6.18.0-1 Es darf keine Auflösung eines Schutzwegs erfolgen, solange die dem Schu...</w:t>
      </w:r>
      <w:r>
        <w:br/>
        <w:t>6.18.0-1 Es darf keine Auflösung eines Schutzwegs erfolgen, solange die dem Schutzweg zugeordnete Fahrstraße existiert.</w:t>
        <w:br/>
        <w:t>​​</w:t>
      </w:r>
    </w:p>
    <w:p w14:paraId="126A12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2918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90CA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6A873" w14:textId="77777777">
            <w:r>
              <w:t>MDSTW-22796</w:t>
            </w:r>
          </w:p>
        </w:tc>
      </w:tr>
      <w:tr w14:paraId="31C98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BB0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1E98C" w14:textId="77777777">
            <w:r>
              <w:t>05_286</w:t>
            </w:r>
          </w:p>
        </w:tc>
      </w:tr>
      <w:tr w14:paraId="43065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C6C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CAFF0" w14:textId="77777777">
            <w:r>
              <w:t>1898</w:t>
            </w:r>
          </w:p>
        </w:tc>
      </w:tr>
      <w:tr w14:paraId="14E32A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0049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C84E5" w14:textId="77777777"/>
        </w:tc>
      </w:tr>
      <w:tr w14:paraId="2ED8E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353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496C5" w14:textId="77777777">
            <w:r>
              <w:t>Draft</w:t>
            </w:r>
          </w:p>
        </w:tc>
      </w:tr>
      <w:tr w14:paraId="3042E8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229FE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D1D8A" w14:textId="77777777">
            <w:r>
              <w:t>Muss</w:t>
            </w:r>
          </w:p>
        </w:tc>
      </w:tr>
      <w:tr w14:paraId="644D3B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E197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AC250" w14:textId="77777777">
            <w:r>
              <w:t>Funktion wird wie in der ELEKTRA 2 Baseline 29.40 realisiert zur Verfügung gestellt.</w:t>
            </w:r>
          </w:p>
        </w:tc>
      </w:tr>
      <w:tr w14:paraId="78D66D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3E51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8A8F4" w14:textId="77777777"/>
        </w:tc>
      </w:tr>
      <w:tr w14:paraId="360DEE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C6A4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62C4B" w14:textId="77777777">
            <w:r>
              <w:t>PV GA DIL OBB 1.0.0</w:t>
            </w:r>
          </w:p>
        </w:tc>
      </w:tr>
    </w:tbl>
    <w:p w14:paraId="4F8163E7" w14:textId="77777777">
      <w:pPr>
        <w:spacing w:after="0" w:line="96" w:lineRule="auto"/>
      </w:pPr>
    </w:p>
    <w:p w14:paraId="31E2829D" w14:textId="77777777">
      <w:pPr>
        <w:spacing w:after="0"/>
      </w:pPr>
      <w:r>
        <w:rPr>
          <w:vanish/>
        </w:rPr>
        <w:t>MLS_DSTW/MDSTW-22797</w:t>
      </w:r>
      <w:r>
        <w:rPr>
          <w:b/>
        </w:rPr>
        <w:t>6.18.0-2 Ein Schutzweg muss aus mehreren Teilfahrstraßen bestehen können. Bei ei...</w:t>
      </w:r>
      <w:r>
        <w:br/>
        <w:t>6.18.0-2 Ein Schutzweg muss aus mehreren Teilfahrstraßen bestehen können. Bei einer nur teilweisen Auflösung des Schutzwegs muss eine Rücknahme nach wie vor möglich sein.</w:t>
        <w:br/>
        <w:t>​​</w:t>
      </w:r>
    </w:p>
    <w:p w14:paraId="59B997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7FB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45A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5FB20" w14:textId="77777777">
            <w:r>
              <w:t>MDSTW-22797</w:t>
            </w:r>
          </w:p>
        </w:tc>
      </w:tr>
      <w:tr w14:paraId="7B5D9A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A38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27921" w14:textId="77777777">
            <w:r>
              <w:t>05_287</w:t>
            </w:r>
          </w:p>
        </w:tc>
      </w:tr>
      <w:tr w14:paraId="39E127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F2F9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271B7" w14:textId="77777777">
            <w:r>
              <w:t>1899</w:t>
            </w:r>
          </w:p>
        </w:tc>
      </w:tr>
      <w:tr w14:paraId="6EAD6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92E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EE0A8" w14:textId="77777777"/>
        </w:tc>
      </w:tr>
      <w:tr w14:paraId="596870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FCE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A602D" w14:textId="77777777">
            <w:r>
              <w:t>Draft</w:t>
            </w:r>
          </w:p>
        </w:tc>
      </w:tr>
      <w:tr w14:paraId="1B2EEE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E493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B447A" w14:textId="77777777">
            <w:r>
              <w:t>Muss</w:t>
            </w:r>
          </w:p>
        </w:tc>
      </w:tr>
      <w:tr w14:paraId="11C7F4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E0A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6BFCA3" w14:textId="77777777">
            <w:r>
              <w:t>Funktion wird wie in der ELEKTRA 2 Baseline 29.40 realisiert zur Verfügung gestellt.</w:t>
            </w:r>
          </w:p>
        </w:tc>
      </w:tr>
      <w:tr w14:paraId="1A43C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F1899"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F6C89" w14:textId="77777777"/>
        </w:tc>
      </w:tr>
      <w:tr w14:paraId="70789C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618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71E55B" w14:textId="77777777">
            <w:r>
              <w:t>PV GA DIL OBB 1.0.0</w:t>
            </w:r>
          </w:p>
        </w:tc>
      </w:tr>
    </w:tbl>
    <w:p w14:paraId="5E1EFFF8" w14:textId="77777777">
      <w:pPr>
        <w:spacing w:after="0" w:line="96" w:lineRule="auto"/>
      </w:pPr>
    </w:p>
    <w:p w14:paraId="664EC19B" w14:textId="77777777">
      <w:pPr>
        <w:spacing w:after="0"/>
      </w:pPr>
      <w:r>
        <w:rPr>
          <w:vanish/>
        </w:rPr>
        <w:t>MLS_DSTW/MDSTW-22798</w:t>
      </w:r>
      <w:r>
        <w:rPr>
          <w:b/>
        </w:rPr>
        <w:t>6.18.0-3 Ein Schutzweg muss aus mehreren Teilfahrstraßen bestehen kännen. Bei ei...</w:t>
      </w:r>
      <w:r>
        <w:br/>
        <w:t>6.18.0-3 Ein Schutzweg muss aus mehreren Teilfahrstraßen bestehen kännen. Bei einer nur teilweisen Auflösung des Schutzwegs muss eine Hilfsrücknahme nach wie vor möglich sein.</w:t>
        <w:br/>
        <w:t>​​</w:t>
      </w:r>
    </w:p>
    <w:p w14:paraId="766642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C320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052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DBE88" w14:textId="77777777">
            <w:r>
              <w:t>MDSTW-22798</w:t>
            </w:r>
          </w:p>
        </w:tc>
      </w:tr>
      <w:tr w14:paraId="2AD4F0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178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60CC6" w14:textId="77777777">
            <w:r>
              <w:t>05_288</w:t>
            </w:r>
          </w:p>
        </w:tc>
      </w:tr>
      <w:tr w14:paraId="2F007C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83B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8B8A5" w14:textId="77777777">
            <w:r>
              <w:t>1900</w:t>
            </w:r>
          </w:p>
        </w:tc>
      </w:tr>
      <w:tr w14:paraId="3B330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30B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A23FB" w14:textId="77777777"/>
        </w:tc>
      </w:tr>
      <w:tr w14:paraId="17D331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995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EA33D5" w14:textId="77777777">
            <w:r>
              <w:t>Draft</w:t>
            </w:r>
          </w:p>
        </w:tc>
      </w:tr>
      <w:tr w14:paraId="50ABD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1BF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3F71C" w14:textId="77777777">
            <w:r>
              <w:t>Muss</w:t>
            </w:r>
          </w:p>
        </w:tc>
      </w:tr>
      <w:tr w14:paraId="201C4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99D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32B99" w14:textId="77777777">
            <w:r>
              <w:t>Funktion wird wie in der ELEKTRA 2 Baseline 29.40 realisiert zur Verfügung gestellt.</w:t>
            </w:r>
          </w:p>
        </w:tc>
      </w:tr>
      <w:tr w14:paraId="27723D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C4A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2C668" w14:textId="77777777"/>
        </w:tc>
      </w:tr>
      <w:tr w14:paraId="159CD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5E5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33C4B" w14:textId="77777777">
            <w:r>
              <w:t>PV GA DIL OBB 1.0.0</w:t>
            </w:r>
          </w:p>
        </w:tc>
      </w:tr>
    </w:tbl>
    <w:p w14:paraId="3C175351" w14:textId="77777777">
      <w:pPr>
        <w:spacing w:after="0" w:line="96" w:lineRule="auto"/>
      </w:pPr>
    </w:p>
    <w:p w14:paraId="65E40F0F" w14:textId="77777777">
      <w:pPr>
        <w:spacing w:after="0"/>
      </w:pPr>
      <w:r>
        <w:rPr>
          <w:vanish/>
        </w:rPr>
        <w:t>MLS_DSTW/MDSTW-22799</w:t>
      </w:r>
      <w:r>
        <w:rPr>
          <w:b/>
        </w:rPr>
        <w:t>6.18.0-4 Ein Schutzweg gilt dann auch noch als vollständig erhalten, wenn die Rü...</w:t>
      </w:r>
      <w:r>
        <w:br/>
        <w:t>6.18.0-4 Ein Schutzweg gilt dann auch noch als vollständig erhalten, wenn die Rücknahmeaufforderung existiert oder die Zeitverzögerung für die Auflösung bereits läuft.</w:t>
        <w:br/>
        <w:t>​​</w:t>
      </w:r>
    </w:p>
    <w:p w14:paraId="79229A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E4F0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02B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667B1" w14:textId="77777777">
            <w:r>
              <w:t>MDSTW-22799</w:t>
            </w:r>
          </w:p>
        </w:tc>
      </w:tr>
      <w:tr w14:paraId="12527C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EC55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3C752" w14:textId="77777777">
            <w:r>
              <w:t>05_289</w:t>
            </w:r>
          </w:p>
        </w:tc>
      </w:tr>
      <w:tr w14:paraId="200A3B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BD07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F8420A" w14:textId="77777777">
            <w:r>
              <w:t>1901</w:t>
            </w:r>
          </w:p>
        </w:tc>
      </w:tr>
      <w:tr w14:paraId="0D0B9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AA8E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2985B" w14:textId="77777777"/>
        </w:tc>
      </w:tr>
      <w:tr w14:paraId="49FCC4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187D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40E7F" w14:textId="77777777">
            <w:r>
              <w:t>Draft</w:t>
            </w:r>
          </w:p>
        </w:tc>
      </w:tr>
      <w:tr w14:paraId="66283F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6EC8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D0868" w14:textId="77777777">
            <w:r>
              <w:t>Muss</w:t>
            </w:r>
          </w:p>
        </w:tc>
      </w:tr>
      <w:tr w14:paraId="0F0C9F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9F4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12B73" w14:textId="77777777">
            <w:r>
              <w:t>Funktion wird wie in der ELEKTRA 2 Baseline 29.40 realisiert zur Verfügung gestellt.</w:t>
            </w:r>
          </w:p>
        </w:tc>
      </w:tr>
      <w:tr w14:paraId="32B1D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F47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85DC2" w14:textId="77777777"/>
        </w:tc>
      </w:tr>
      <w:tr w14:paraId="2357B0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4F7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7E98E" w14:textId="77777777">
            <w:r>
              <w:t>PV GA DIL OBB 1.0.0</w:t>
            </w:r>
          </w:p>
        </w:tc>
      </w:tr>
    </w:tbl>
    <w:p w14:paraId="7616FB4A" w14:textId="77777777">
      <w:pPr>
        <w:spacing w:after="0" w:line="96" w:lineRule="auto"/>
      </w:pPr>
    </w:p>
    <w:p w14:paraId="6AB33599" w14:textId="77777777">
      <w:pPr>
        <w:spacing w:after="0"/>
      </w:pPr>
      <w:r>
        <w:rPr>
          <w:vanish/>
        </w:rPr>
        <w:t>MLS_DSTW/MDSTW-22800</w:t>
      </w:r>
      <w:r>
        <w:rPr>
          <w:b/>
        </w:rPr>
        <w:t>6.18.0-5 Die Bedingungen der Punkte fahrtbewirkte Auflösung des Schutzwegs und a...</w:t>
      </w:r>
      <w:r>
        <w:br/>
        <w:t>6.18.0-5 Die Bedingungen der Punkte fahrtbewirkte Auflösung des Schutzwegs und automatische Auflösung des Schutzwegs gelten unabhängig davon, ob die zugehörige Fahrstraße festgelegt ist oder nicht.</w:t>
        <w:br/>
        <w:t>​​</w:t>
      </w:r>
    </w:p>
    <w:p w14:paraId="781C28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BC5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3EB2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24776" w14:textId="77777777">
            <w:r>
              <w:t>MDSTW-22800</w:t>
            </w:r>
          </w:p>
        </w:tc>
      </w:tr>
      <w:tr w14:paraId="086FDB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F0A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4EB9E" w14:textId="77777777">
            <w:r>
              <w:t>05_290</w:t>
            </w:r>
          </w:p>
        </w:tc>
      </w:tr>
      <w:tr w14:paraId="27B154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9F6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F8DD7" w14:textId="77777777">
            <w:r>
              <w:t>1902</w:t>
            </w:r>
          </w:p>
        </w:tc>
      </w:tr>
      <w:tr w14:paraId="7698B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626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67C3B" w14:textId="77777777"/>
        </w:tc>
      </w:tr>
      <w:tr w14:paraId="4DA16E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A97B6"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B1496" w14:textId="77777777">
            <w:r>
              <w:t>Draft</w:t>
            </w:r>
          </w:p>
        </w:tc>
      </w:tr>
      <w:tr w14:paraId="6FC37B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6EED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5AFBC" w14:textId="77777777">
            <w:r>
              <w:t>Muss</w:t>
            </w:r>
          </w:p>
        </w:tc>
      </w:tr>
      <w:tr w14:paraId="2A3962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7597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E4EFE" w14:textId="77777777">
            <w:r>
              <w:t>Funktion wird wie in der ELEKTRA 2 Baseline 29.40 realisiert zur Verfügung gestellt.</w:t>
            </w:r>
          </w:p>
        </w:tc>
      </w:tr>
      <w:tr w14:paraId="50788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94F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C40A3" w14:textId="77777777"/>
        </w:tc>
      </w:tr>
      <w:tr w14:paraId="13D987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A7A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708CE" w14:textId="77777777">
            <w:r>
              <w:t>PV GA DIL OBB 1.0.0</w:t>
            </w:r>
          </w:p>
        </w:tc>
      </w:tr>
    </w:tbl>
    <w:p w14:paraId="1B32E9D9" w14:textId="77777777">
      <w:pPr>
        <w:spacing w:after="0" w:line="96" w:lineRule="auto"/>
      </w:pPr>
    </w:p>
    <w:p w14:paraId="0B41DC56" w14:textId="77777777">
      <w:pPr>
        <w:pStyle w:val="Heading4"/>
        <w:divId w:val="233"/>
      </w:pPr>
      <w:bookmarkStart w:name="_Toc242172809" w:id="202"/>
      <w:r>
        <w:t>6.19 Fahrtbewirkte Auflösung des Schutzweges</w:t>
      </w:r>
      <w:bookmarkEnd w:id="202"/>
    </w:p>
    <w:p w14:paraId="78AE930D" w14:textId="77777777">
      <w:pPr>
        <w:spacing w:after="0"/>
      </w:pPr>
      <w:r>
        <w:rPr>
          <w:vanish/>
        </w:rPr>
        <w:t>MLS_DSTW/MDSTW-22801</w:t>
      </w:r>
      <w:r>
        <w:rPr>
          <w:b/>
        </w:rPr>
        <w:t>6.19.0-1 Ein Schutzweg darf fahrtbewirkt nur dann auflösen, wenn er im Zuge eine...</w:t>
      </w:r>
      <w:r>
        <w:br/>
        <w:t>6.19.0-1 Ein Schutzweg darf fahrtbewirkt nur dann auflösen, wenn er im Zuge einer Zug- oder Verschubfahrt bei nicht mehr bestehender zugehöriger Fahrstraße abgefahren wird.</w:t>
        <w:br/>
        <w:t>​​</w:t>
      </w:r>
    </w:p>
    <w:p w14:paraId="5C4C42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5C75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933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9D566" w14:textId="77777777">
            <w:r>
              <w:t>MDSTW-22801</w:t>
            </w:r>
          </w:p>
        </w:tc>
      </w:tr>
      <w:tr w14:paraId="608F4F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4D2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3C1D0" w14:textId="77777777">
            <w:r>
              <w:t>05_292</w:t>
            </w:r>
          </w:p>
        </w:tc>
      </w:tr>
      <w:tr w14:paraId="7E4344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FB4C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B3F823" w14:textId="77777777">
            <w:r>
              <w:t>1904</w:t>
            </w:r>
          </w:p>
        </w:tc>
      </w:tr>
      <w:tr w14:paraId="799115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866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104C7" w14:textId="77777777"/>
        </w:tc>
      </w:tr>
      <w:tr w14:paraId="503C0E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EC9C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25178" w14:textId="77777777">
            <w:r>
              <w:t>Draft</w:t>
            </w:r>
          </w:p>
        </w:tc>
      </w:tr>
      <w:tr w14:paraId="105A6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0E7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EAA5C" w14:textId="77777777">
            <w:r>
              <w:t>Muss</w:t>
            </w:r>
          </w:p>
        </w:tc>
      </w:tr>
      <w:tr w14:paraId="2C818A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D8F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6E73A" w14:textId="77777777">
            <w:r>
              <w:t>Funktion wird wie in der ELEKTRA 2 Baseline 29.40 realisiert zur Verfügung gestellt.</w:t>
            </w:r>
          </w:p>
        </w:tc>
      </w:tr>
      <w:tr w14:paraId="08BCA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459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D5236C" w14:textId="77777777"/>
        </w:tc>
      </w:tr>
      <w:tr w14:paraId="6A130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C03D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11DDB" w14:textId="77777777">
            <w:r>
              <w:t>PV GA DIL OBB 1.0.0</w:t>
            </w:r>
          </w:p>
        </w:tc>
      </w:tr>
    </w:tbl>
    <w:p w14:paraId="76B83054" w14:textId="77777777">
      <w:pPr>
        <w:spacing w:after="0" w:line="96" w:lineRule="auto"/>
      </w:pPr>
    </w:p>
    <w:p w14:paraId="1322FDF4" w14:textId="77777777">
      <w:pPr>
        <w:spacing w:after="0"/>
      </w:pPr>
      <w:r>
        <w:rPr>
          <w:vanish/>
        </w:rPr>
        <w:t>MLS_DSTW/MDSTW-22802</w:t>
      </w:r>
      <w:r>
        <w:rPr>
          <w:b/>
        </w:rPr>
        <w:t>6.19.0-2 Wurde ein Schutzweg durch eine Fahrstraße gleicher Richtung überstellt,...</w:t>
      </w:r>
      <w:r>
        <w:br/>
        <w:t>6.19.0-2 Wurde ein Schutzweg durch eine Fahrstraße gleicher Richtung überstellt, dann ist der Schutzweg im Zuge der Auflösung dieser Fahrstraße fahrtbewirkt aufzulösen, wenn auch die Fahrstraße, welcher der Schutzweg zugeordnet war, schon aufgelöst ist (ausgenommen Mittelweichen).</w:t>
        <w:br/>
        <w:t>​​</w:t>
      </w:r>
    </w:p>
    <w:p w14:paraId="407541C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B70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A05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04941" w14:textId="77777777">
            <w:r>
              <w:t>MDSTW-22802</w:t>
            </w:r>
          </w:p>
        </w:tc>
      </w:tr>
      <w:tr w14:paraId="3A2E4B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047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34DD8" w14:textId="77777777">
            <w:r>
              <w:t>05_293</w:t>
            </w:r>
          </w:p>
        </w:tc>
      </w:tr>
      <w:tr w14:paraId="52F65F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069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C97766" w14:textId="77777777">
            <w:r>
              <w:t>1905</w:t>
            </w:r>
          </w:p>
        </w:tc>
      </w:tr>
      <w:tr w14:paraId="5D3E7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C1E8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B440D" w14:textId="77777777"/>
        </w:tc>
      </w:tr>
      <w:tr w14:paraId="401747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24A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A153C3" w14:textId="77777777">
            <w:r>
              <w:t>Draft</w:t>
            </w:r>
          </w:p>
        </w:tc>
      </w:tr>
      <w:tr w14:paraId="465C5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7C2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79498" w14:textId="77777777">
            <w:r>
              <w:t>Muss</w:t>
            </w:r>
          </w:p>
        </w:tc>
      </w:tr>
      <w:tr w14:paraId="6D1BA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884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FB411" w14:textId="77777777">
            <w:r>
              <w:t>Funktion wird wie in der ELEKTRA 2 Baseline 29.40 realisiert zur Verfügung gestellt.</w:t>
            </w:r>
          </w:p>
        </w:tc>
      </w:tr>
      <w:tr w14:paraId="3CF7EC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98A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A3A35" w14:textId="77777777"/>
        </w:tc>
      </w:tr>
      <w:tr w14:paraId="3E6D67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8381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D23A7" w14:textId="77777777">
            <w:r>
              <w:t>PV GA DIL OBB 1.0.0</w:t>
            </w:r>
          </w:p>
        </w:tc>
      </w:tr>
    </w:tbl>
    <w:p w14:paraId="0635FA27" w14:textId="77777777">
      <w:pPr>
        <w:spacing w:after="0" w:line="96" w:lineRule="auto"/>
      </w:pPr>
    </w:p>
    <w:p w14:paraId="5FCA697B" w14:textId="77777777">
      <w:pPr>
        <w:spacing w:after="0"/>
      </w:pPr>
      <w:r>
        <w:rPr>
          <w:vanish/>
        </w:rPr>
        <w:t>MLS_DSTW/MDSTW-22803</w:t>
      </w:r>
      <w:r>
        <w:rPr>
          <w:b/>
        </w:rPr>
        <w:t>6.19.0-3 Schutzwege aller Fahrstraßen dürfen nicht fahrtbewirkt auflösen, wenn s...</w:t>
      </w:r>
      <w:r>
        <w:br/>
        <w:t>6.19.0-3 Schutzwege aller Fahrstraßen dürfen nicht fahrtbewirkt auflösen, wenn sie mit KL-</w:t>
        <w:lastRenderedPageBreak/>
        <w:t>Fahrstraßen überstellt wurden.</w:t>
        <w:br/>
        <w:t>​​</w:t>
      </w:r>
    </w:p>
    <w:p w14:paraId="733D80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9FF1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B3F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277EF" w14:textId="77777777">
            <w:r>
              <w:t>MDSTW-22803</w:t>
            </w:r>
          </w:p>
        </w:tc>
      </w:tr>
      <w:tr w14:paraId="423D58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387D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025F8" w14:textId="77777777">
            <w:r>
              <w:t>05_294</w:t>
            </w:r>
          </w:p>
        </w:tc>
      </w:tr>
      <w:tr w14:paraId="473FE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BF8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BF983" w14:textId="77777777">
            <w:r>
              <w:t>1906</w:t>
            </w:r>
          </w:p>
        </w:tc>
      </w:tr>
      <w:tr w14:paraId="27E068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9E1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E5E31" w14:textId="77777777"/>
        </w:tc>
      </w:tr>
      <w:tr w14:paraId="30F93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2E3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A61826" w14:textId="77777777">
            <w:r>
              <w:t>Draft</w:t>
            </w:r>
          </w:p>
        </w:tc>
      </w:tr>
      <w:tr w14:paraId="424CF9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B4A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C12E1" w14:textId="77777777">
            <w:r>
              <w:t>Muss</w:t>
            </w:r>
          </w:p>
        </w:tc>
      </w:tr>
      <w:tr w14:paraId="3E116A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A48A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15547" w14:textId="77777777">
            <w:r>
              <w:t>Funktion wird wie in der ELEKTRA 2 Baseline 29.40 realisiert zur Verfügung gestellt.</w:t>
            </w:r>
          </w:p>
        </w:tc>
      </w:tr>
      <w:tr w14:paraId="11BA0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5CAA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B50DC" w14:textId="77777777"/>
        </w:tc>
      </w:tr>
      <w:tr w14:paraId="1F362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0C5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A9A16" w14:textId="77777777">
            <w:r>
              <w:t>PV GA DIL OBB 1.0.0</w:t>
            </w:r>
          </w:p>
        </w:tc>
      </w:tr>
    </w:tbl>
    <w:p w14:paraId="7C84725C" w14:textId="77777777">
      <w:pPr>
        <w:spacing w:after="0" w:line="96" w:lineRule="auto"/>
      </w:pPr>
    </w:p>
    <w:p w14:paraId="00242C10" w14:textId="77777777">
      <w:pPr>
        <w:pStyle w:val="Heading4"/>
        <w:divId w:val="234"/>
      </w:pPr>
      <w:bookmarkStart w:name="_Toc242172810" w:id="203"/>
      <w:r>
        <w:t>6.20 Automatische Auflösung des Schutzweges</w:t>
      </w:r>
      <w:bookmarkEnd w:id="203"/>
    </w:p>
    <w:p w14:paraId="06BB0003" w14:textId="77777777">
      <w:pPr>
        <w:spacing w:after="0"/>
      </w:pPr>
      <w:r>
        <w:rPr>
          <w:vanish/>
        </w:rPr>
        <w:t>MLS_DSTW/MDSTW-22804</w:t>
      </w:r>
      <w:r>
        <w:rPr>
          <w:b/>
        </w:rPr>
        <w:t>6.20.0-1 Die Zeit für die automatische Schutzwegrücknahme muss gestartet werden,...</w:t>
      </w:r>
      <w:r>
        <w:br/>
        <w:t>6.20.0-1 Die Zeit für die automatische Schutzwegrücknahme muss gestartet werden, wenn der Zielgleisabschnitt besetzt wird.</w:t>
        <w:br/>
        <w:t>​​</w:t>
      </w:r>
    </w:p>
    <w:p w14:paraId="4EFC2E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7813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87B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3079D" w14:textId="77777777">
            <w:r>
              <w:t>MDSTW-22804</w:t>
            </w:r>
          </w:p>
        </w:tc>
      </w:tr>
      <w:tr w14:paraId="4BE94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2FE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64BE66" w14:textId="77777777">
            <w:r>
              <w:t>05_296</w:t>
            </w:r>
          </w:p>
        </w:tc>
      </w:tr>
      <w:tr w14:paraId="38A236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16F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6137AF" w14:textId="77777777">
            <w:r>
              <w:t>1908</w:t>
            </w:r>
          </w:p>
        </w:tc>
      </w:tr>
      <w:tr w14:paraId="356E0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EC53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FE196" w14:textId="77777777"/>
        </w:tc>
      </w:tr>
      <w:tr w14:paraId="5A1DA5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C48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58C8D" w14:textId="77777777">
            <w:r>
              <w:t>Draft</w:t>
            </w:r>
          </w:p>
        </w:tc>
      </w:tr>
      <w:tr w14:paraId="7AB5B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587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04A0D" w14:textId="77777777">
            <w:r>
              <w:t>Muss</w:t>
            </w:r>
          </w:p>
        </w:tc>
      </w:tr>
      <w:tr w14:paraId="48B263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148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69F19" w14:textId="77777777">
            <w:r>
              <w:t>Funktion wird wie in der ELEKTRA 2 Baseline 29.40 realisiert zur Verfügung gestellt.</w:t>
            </w:r>
          </w:p>
        </w:tc>
      </w:tr>
      <w:tr w14:paraId="40B1AC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551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48FE9" w14:textId="77777777"/>
        </w:tc>
      </w:tr>
      <w:tr w14:paraId="06E312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3F55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8949DB" w14:textId="77777777">
            <w:r>
              <w:t>PV GA DIL OBB 1.0.0</w:t>
            </w:r>
          </w:p>
        </w:tc>
      </w:tr>
    </w:tbl>
    <w:p w14:paraId="5040FEB7" w14:textId="77777777">
      <w:pPr>
        <w:spacing w:after="0" w:line="96" w:lineRule="auto"/>
      </w:pPr>
    </w:p>
    <w:p w14:paraId="687892E9" w14:textId="77777777">
      <w:pPr>
        <w:spacing w:after="0"/>
      </w:pPr>
      <w:r>
        <w:rPr>
          <w:vanish/>
        </w:rPr>
        <w:t>MLS_DSTW/MDSTW-22805</w:t>
      </w:r>
      <w:r>
        <w:rPr>
          <w:b/>
        </w:rPr>
        <w:t>6.20.0-2 Die Zeit für eine automatische Auflösung des Schutzweges muss projektie...</w:t>
      </w:r>
      <w:r>
        <w:br/>
        <w:t>6.20.0-2 Die Zeit für eine automatische Auflösung des Schutzweges muss projektierbar in Sekundenschritten von 0 bis 255 s projektierbar sein.</w:t>
        <w:br/>
        <w:t>​​</w:t>
      </w:r>
    </w:p>
    <w:p w14:paraId="74A8EC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C0C3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5A9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F99B1F" w14:textId="77777777">
            <w:r>
              <w:t>MDSTW-22805</w:t>
            </w:r>
          </w:p>
        </w:tc>
      </w:tr>
      <w:tr w14:paraId="3E254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B7E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A3BA0C" w14:textId="77777777">
            <w:r>
              <w:t>05_297</w:t>
            </w:r>
          </w:p>
        </w:tc>
      </w:tr>
      <w:tr w14:paraId="56ACF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775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492B5" w14:textId="77777777">
            <w:r>
              <w:t>1909</w:t>
            </w:r>
          </w:p>
        </w:tc>
      </w:tr>
      <w:tr w14:paraId="175793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6EA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F2412" w14:textId="77777777"/>
        </w:tc>
      </w:tr>
      <w:tr w14:paraId="37AB0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691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F4948" w14:textId="77777777">
            <w:r>
              <w:t>Draft</w:t>
            </w:r>
          </w:p>
        </w:tc>
      </w:tr>
      <w:tr w14:paraId="25D16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133F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2AB46" w14:textId="77777777">
            <w:r>
              <w:t>Muss</w:t>
            </w:r>
          </w:p>
        </w:tc>
      </w:tr>
      <w:tr w14:paraId="39EFA8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761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37D03" w14:textId="77777777">
            <w:r>
              <w:t>Funktion wird wie in der ELEKTRA 2 Baseline 29.40 realisiert zur Verfügung gestellt.</w:t>
            </w:r>
          </w:p>
        </w:tc>
      </w:tr>
      <w:tr w14:paraId="077F5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DD46A"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AA66C" w14:textId="77777777"/>
        </w:tc>
      </w:tr>
      <w:tr w14:paraId="3A1C10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3299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F1F2F" w14:textId="77777777">
            <w:r>
              <w:t>PV GA DIL OBB 1.0.0</w:t>
            </w:r>
          </w:p>
        </w:tc>
      </w:tr>
    </w:tbl>
    <w:p w14:paraId="61B8F5C5" w14:textId="77777777">
      <w:pPr>
        <w:spacing w:after="0" w:line="96" w:lineRule="auto"/>
      </w:pPr>
    </w:p>
    <w:p w14:paraId="0FB96B80" w14:textId="77777777">
      <w:pPr>
        <w:spacing w:after="0"/>
      </w:pPr>
      <w:r>
        <w:rPr>
          <w:vanish/>
        </w:rPr>
        <w:t>MLS_DSTW/MDSTW-22806</w:t>
      </w:r>
      <w:r>
        <w:rPr>
          <w:b/>
        </w:rPr>
        <w:t>6.20.0-3 Der Schutzweg darf erst dann auflösen, wenn auch alle anderen Bedingung...</w:t>
      </w:r>
      <w:r>
        <w:br/>
        <w:t>6.20.0-3 Der Schutzweg darf erst dann auflösen, wenn auch alle anderen Bedingungen gemäß &lt;05 Lastenheft Teilsystem DSTW-ZE&gt; 6.18 zum Auflösen des Schutzwegs gegeben sind. Ist zu diesem Zeitpunkt die Zeit für die automatische Schutzwegrücknahme bereits abgelaufen, so löst der Schutzweg sofort mit der Fahrstraße auf.</w:t>
        <w:br/>
        <w:t>​​</w:t>
      </w:r>
    </w:p>
    <w:p w14:paraId="575DB4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725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B3E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F3BBA4" w14:textId="77777777">
            <w:r>
              <w:t>MDSTW-22806</w:t>
            </w:r>
          </w:p>
        </w:tc>
      </w:tr>
      <w:tr w14:paraId="19F52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543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90942" w14:textId="77777777">
            <w:r>
              <w:t>05_298</w:t>
            </w:r>
          </w:p>
        </w:tc>
      </w:tr>
      <w:tr w14:paraId="059E02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4FF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A5DD1" w14:textId="77777777">
            <w:r>
              <w:t>1910</w:t>
            </w:r>
          </w:p>
        </w:tc>
      </w:tr>
      <w:tr w14:paraId="25E1C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D4BD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68AA6" w14:textId="77777777"/>
        </w:tc>
      </w:tr>
      <w:tr w14:paraId="5FDD4B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ECA9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0F953E" w14:textId="77777777">
            <w:r>
              <w:t>Draft</w:t>
            </w:r>
          </w:p>
        </w:tc>
      </w:tr>
      <w:tr w14:paraId="36FA2F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207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03E7E" w14:textId="77777777">
            <w:r>
              <w:t>Muss</w:t>
            </w:r>
          </w:p>
        </w:tc>
      </w:tr>
      <w:tr w14:paraId="4F13E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AB4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5F20F" w14:textId="77777777">
            <w:r>
              <w:t>Funktion wird wie in der ELEKTRA 2 Baseline 29.40 realisiert zur Verfügung gestellt.</w:t>
            </w:r>
          </w:p>
        </w:tc>
      </w:tr>
      <w:tr w14:paraId="1FEE1B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2A86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40E86" w14:textId="77777777"/>
        </w:tc>
      </w:tr>
      <w:tr w14:paraId="67484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3EB8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EC213" w14:textId="77777777">
            <w:r>
              <w:t>PV GA DIL OBB 1.0.0</w:t>
            </w:r>
          </w:p>
        </w:tc>
      </w:tr>
    </w:tbl>
    <w:p w14:paraId="5B3ED4D9" w14:textId="77777777">
      <w:pPr>
        <w:spacing w:after="0" w:line="96" w:lineRule="auto"/>
      </w:pPr>
    </w:p>
    <w:p w14:paraId="14787DB9" w14:textId="77777777">
      <w:pPr>
        <w:pStyle w:val="Heading4"/>
        <w:divId w:val="235"/>
      </w:pPr>
      <w:bookmarkStart w:name="_Toc242172811" w:id="204"/>
      <w:r>
        <w:t>6.21 Mittelweichenauflösung</w:t>
      </w:r>
      <w:bookmarkEnd w:id="204"/>
    </w:p>
    <w:p w14:paraId="6D7BE378" w14:textId="77777777">
      <w:pPr>
        <w:spacing w:after="0"/>
      </w:pPr>
      <w:r>
        <w:rPr>
          <w:vanish/>
        </w:rPr>
        <w:t>MLS_DSTW/MDSTW-22807</w:t>
      </w:r>
      <w:r>
        <w:rPr>
          <w:b/>
        </w:rPr>
        <w:t>6.21.0-1 Der Mittelweichenverschluss wird erst nach Freifahren der betreffenden...</w:t>
      </w:r>
      <w:r>
        <w:br/>
        <w:t>6.21.0-1 Der Mittelweichenverschluss wird erst nach Freifahren der betreffenden Weiche, in beliebiger Richtung, aufgehoben.</w:t>
        <w:br/>
        <w:t>​​</w:t>
      </w:r>
    </w:p>
    <w:p w14:paraId="44D254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EEC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EA2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58511" w14:textId="77777777">
            <w:r>
              <w:t>MDSTW-22807</w:t>
            </w:r>
          </w:p>
        </w:tc>
      </w:tr>
      <w:tr w14:paraId="6E9A85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803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9FE17E" w14:textId="77777777">
            <w:r>
              <w:t>05_300</w:t>
            </w:r>
          </w:p>
        </w:tc>
      </w:tr>
      <w:tr w14:paraId="035C84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D7A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AA443" w14:textId="77777777">
            <w:r>
              <w:t>1912</w:t>
            </w:r>
          </w:p>
        </w:tc>
      </w:tr>
      <w:tr w14:paraId="6B4FE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6D8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895A08" w14:textId="77777777"/>
        </w:tc>
      </w:tr>
      <w:tr w14:paraId="6F584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56A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103F47" w14:textId="77777777">
            <w:r>
              <w:t>Draft</w:t>
            </w:r>
          </w:p>
        </w:tc>
      </w:tr>
      <w:tr w14:paraId="3AF91E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3D7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F79417" w14:textId="77777777">
            <w:r>
              <w:t>Muss</w:t>
            </w:r>
          </w:p>
        </w:tc>
      </w:tr>
      <w:tr w14:paraId="38D77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1427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E2F3F" w14:textId="77777777">
            <w:r>
              <w:t>Funktion wird wie in der ELEKTRA 2 Baseline 29.40 realisiert zur Verfügung gestellt.</w:t>
            </w:r>
          </w:p>
        </w:tc>
      </w:tr>
      <w:tr w14:paraId="20349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F6C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F0EB9" w14:textId="77777777"/>
        </w:tc>
      </w:tr>
      <w:tr w14:paraId="689EB8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422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BDD89" w14:textId="77777777">
            <w:r>
              <w:t>PV GA DIL OBB 1.0.0</w:t>
            </w:r>
          </w:p>
        </w:tc>
      </w:tr>
    </w:tbl>
    <w:p w14:paraId="2C0C3CF0" w14:textId="77777777">
      <w:pPr>
        <w:spacing w:after="0" w:line="96" w:lineRule="auto"/>
      </w:pPr>
    </w:p>
    <w:p w14:paraId="6C8A8B91" w14:textId="77777777">
      <w:pPr>
        <w:spacing w:after="0"/>
      </w:pPr>
      <w:r>
        <w:rPr>
          <w:vanish/>
        </w:rPr>
        <w:t>MLS_DSTW/MDSTW-22808</w:t>
      </w:r>
      <w:r>
        <w:rPr>
          <w:b/>
        </w:rPr>
        <w:t>6.21.0-2 Schlossgesperrte Mittelweichen mit Projektierung Mittelweiche:</w:t>
      </w:r>
      <w:r>
        <w:br/>
        <w:t>6.21.0-2 Schlossgesperrte Mittelweichen mit Projektierung Mittelweiche:</w:t>
        <w:br/>
        <w:t>• Die Auflösung des Fahrstraßenverschlusses hat bei Zugstraßen wie eine elektrisch gestellte Mittelweiche zu funktionieren, wobei die Funktion Mittelweichenverschluss nicht zur Anwendung kommt.</w:t>
        <w:br/>
        <w:t xml:space="preserve">• Bei Verschubstraßen muss der der Schlüsselsperre zugeordnete Freimeldeabschnitt vor Auflösung </w:t>
        <w:lastRenderedPageBreak/>
        <w:t>des Fahrstraßenverschlusses nicht freigefahren sein.</w:t>
        <w:br/>
        <w:t>​​</w:t>
      </w:r>
    </w:p>
    <w:p w14:paraId="1A1925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EEB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AA1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2A55C" w14:textId="77777777">
            <w:r>
              <w:t>MDSTW-22808</w:t>
            </w:r>
          </w:p>
        </w:tc>
      </w:tr>
      <w:tr w14:paraId="0FAC81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BE39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5E12F" w14:textId="77777777">
            <w:r>
              <w:t>05_301</w:t>
            </w:r>
          </w:p>
        </w:tc>
      </w:tr>
      <w:tr w14:paraId="64BA7D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857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9929E" w14:textId="77777777">
            <w:r>
              <w:t>1913</w:t>
            </w:r>
          </w:p>
        </w:tc>
      </w:tr>
      <w:tr w14:paraId="50F435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FE41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5D50DF" w14:textId="77777777"/>
        </w:tc>
      </w:tr>
      <w:tr w14:paraId="1C5B57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C36A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8A2287" w14:textId="77777777">
            <w:r>
              <w:t>Draft</w:t>
            </w:r>
          </w:p>
        </w:tc>
      </w:tr>
      <w:tr w14:paraId="570C7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44D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20FFF" w14:textId="77777777">
            <w:r>
              <w:t>Muss</w:t>
            </w:r>
          </w:p>
        </w:tc>
      </w:tr>
      <w:tr w14:paraId="5C979C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5685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97EF0" w14:textId="77777777">
            <w:r>
              <w:t>Funktion wird wie in der ELEKTRA 2 Baseline 29.40 realisiert zur Verfügung gestellt.</w:t>
            </w:r>
          </w:p>
        </w:tc>
      </w:tr>
      <w:tr w14:paraId="66726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6CCF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DF9BB" w14:textId="77777777"/>
        </w:tc>
      </w:tr>
      <w:tr w14:paraId="6760C4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DCE2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EC9018" w14:textId="77777777">
            <w:r>
              <w:t>PV GA DIL OBB 1.0.0</w:t>
            </w:r>
          </w:p>
        </w:tc>
      </w:tr>
    </w:tbl>
    <w:p w14:paraId="065116E9" w14:textId="77777777">
      <w:pPr>
        <w:spacing w:after="0" w:line="96" w:lineRule="auto"/>
      </w:pPr>
    </w:p>
    <w:p w14:paraId="6FE891DA" w14:textId="77777777">
      <w:pPr>
        <w:spacing w:after="0"/>
      </w:pPr>
      <w:r>
        <w:rPr>
          <w:vanish/>
        </w:rPr>
        <w:t>MLS_DSTW/MDSTW-22809</w:t>
      </w:r>
      <w:r>
        <w:rPr>
          <w:b/>
        </w:rPr>
        <w:t>6.21.0-3 Schlossgesperrte Mittelweichen ohne Projektierung Mittelweiche:</w:t>
      </w:r>
      <w:r>
        <w:br/>
        <w:t>6.21.0-3 Schlossgesperrte Mittelweichen ohne Projektierung Mittelweiche:</w:t>
        <w:br/>
        <w:t>• Die Auflösung des Fahrstraßenverschlusses muss bei Zugstraßen wie eine elektrisch gestellte Weiche funktionieren.</w:t>
        <w:br/>
        <w:t>• Bei Verschubstraßen muss der der Schlüsselsperre zugeordnete Freimeldeabschnitt vor Auflösung des Fahrstraßenverschlusses freigefahren sein. Dies entspricht dem Standardauflöseverhalten einer schlossgesperrten Weiche.</w:t>
        <w:br/>
        <w:t>​​</w:t>
      </w:r>
    </w:p>
    <w:p w14:paraId="483054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9F65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C59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9744D" w14:textId="77777777">
            <w:r>
              <w:t>MDSTW-22809</w:t>
            </w:r>
          </w:p>
        </w:tc>
      </w:tr>
      <w:tr w14:paraId="12EF33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FFCF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DB5AC" w14:textId="77777777">
            <w:r>
              <w:t>05_302</w:t>
            </w:r>
          </w:p>
        </w:tc>
      </w:tr>
      <w:tr w14:paraId="75288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92D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082D8" w14:textId="77777777">
            <w:r>
              <w:t>1914</w:t>
            </w:r>
          </w:p>
        </w:tc>
      </w:tr>
      <w:tr w14:paraId="6AC14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EE1D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A06BC" w14:textId="77777777"/>
        </w:tc>
      </w:tr>
      <w:tr w14:paraId="42BF8A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677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6F847" w14:textId="77777777">
            <w:r>
              <w:t>Draft</w:t>
            </w:r>
          </w:p>
        </w:tc>
      </w:tr>
      <w:tr w14:paraId="416F7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18D7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BEFE9" w14:textId="77777777">
            <w:r>
              <w:t>Muss</w:t>
            </w:r>
          </w:p>
        </w:tc>
      </w:tr>
      <w:tr w14:paraId="24CAA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017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43464" w14:textId="77777777">
            <w:r>
              <w:t>Funktion wird wie in der ELEKTRA 2 Baseline 29.40 realisiert zur Verfügung gestellt.</w:t>
            </w:r>
          </w:p>
        </w:tc>
      </w:tr>
      <w:tr w14:paraId="2DBF9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66B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85272" w14:textId="77777777"/>
        </w:tc>
      </w:tr>
      <w:tr w14:paraId="45480B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CE5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6EEE8" w14:textId="77777777">
            <w:r>
              <w:t>PV GA DIL OBB 1.0.0</w:t>
            </w:r>
          </w:p>
        </w:tc>
      </w:tr>
    </w:tbl>
    <w:p w14:paraId="77FC8928" w14:textId="77777777">
      <w:pPr>
        <w:spacing w:after="0" w:line="96" w:lineRule="auto"/>
      </w:pPr>
    </w:p>
    <w:p w14:paraId="2E26BC3E" w14:textId="77777777">
      <w:pPr>
        <w:spacing w:after="0"/>
      </w:pPr>
      <w:r>
        <w:rPr>
          <w:vanish/>
        </w:rPr>
        <w:t>MLS_DSTW/MDSTW-22810</w:t>
      </w:r>
      <w:r>
        <w:rPr>
          <w:b/>
        </w:rPr>
        <w:t>6.21.0-4 Die Einstellung einer Verschubstraße über die vorgegebene Lage einer fe...</w:t>
      </w:r>
      <w:r>
        <w:br/>
        <w:t>6.21.0-4 Die Einstellung einer Verschubstraße über die vorgegebene Lage einer ferngestellten durch Mittelweichenverschluss verschlossenen Mittelweiche muss möglich sein.</w:t>
        <w:br/>
        <w:t>​​</w:t>
      </w:r>
    </w:p>
    <w:p w14:paraId="1F1061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B2EE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B8A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503E3" w14:textId="77777777">
            <w:r>
              <w:t>MDSTW-22810</w:t>
            </w:r>
          </w:p>
        </w:tc>
      </w:tr>
      <w:tr w14:paraId="3C7A7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3EE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C1910" w14:textId="77777777">
            <w:r>
              <w:t>05_303</w:t>
            </w:r>
          </w:p>
        </w:tc>
      </w:tr>
      <w:tr w14:paraId="05C20E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466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88DBA" w14:textId="77777777">
            <w:r>
              <w:t>1915</w:t>
            </w:r>
          </w:p>
        </w:tc>
      </w:tr>
      <w:tr w14:paraId="12DEB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EE6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92AE1" w14:textId="77777777"/>
        </w:tc>
      </w:tr>
      <w:tr w14:paraId="0D13C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259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955F7" w14:textId="77777777">
            <w:r>
              <w:t>Draft</w:t>
            </w:r>
          </w:p>
        </w:tc>
      </w:tr>
      <w:tr w14:paraId="1B88BE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867E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6BD4B" w14:textId="77777777">
            <w:r>
              <w:t>Muss</w:t>
            </w:r>
          </w:p>
        </w:tc>
      </w:tr>
      <w:tr w14:paraId="57FAD8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CFFD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C09401" w14:textId="77777777">
            <w:r>
              <w:t>Funktion wird wie in der ELEKTRA 2 Baseline 29.40 realisiert zur Verfügung gestellt.</w:t>
            </w:r>
          </w:p>
        </w:tc>
      </w:tr>
      <w:tr w14:paraId="1F4CE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3AD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F7FF7" w14:textId="77777777"/>
        </w:tc>
      </w:tr>
      <w:tr w14:paraId="27CA9B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43D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8DFB2" w14:textId="77777777">
            <w:r>
              <w:t>PV GA DIL OBB 1.0.0</w:t>
            </w:r>
          </w:p>
        </w:tc>
      </w:tr>
    </w:tbl>
    <w:p w14:paraId="22B60CD5" w14:textId="77777777">
      <w:pPr>
        <w:spacing w:after="0" w:line="96" w:lineRule="auto"/>
      </w:pPr>
    </w:p>
    <w:p w14:paraId="3D171202" w14:textId="77777777">
      <w:pPr>
        <w:spacing w:after="0"/>
      </w:pPr>
      <w:r>
        <w:rPr>
          <w:vanish/>
        </w:rPr>
        <w:t>MLS_DSTW/MDSTW-22811</w:t>
      </w:r>
      <w:r>
        <w:rPr>
          <w:b/>
        </w:rPr>
        <w:t>6.21.0-5 Der Mittelweichenverschluss muss durch eine dokumentierte Bedienung auf...</w:t>
      </w:r>
      <w:r>
        <w:br/>
        <w:t>6.21.0-5 Der Mittelweichenverschluss muss durch eine dokumentierte Bedienung aufgehoben werden können, egal ob er nach einer Zugstraße oder Verschubstraße eingelegt wurde.</w:t>
        <w:br/>
        <w:t>​​</w:t>
      </w:r>
    </w:p>
    <w:p w14:paraId="391AAD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092D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7602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90887" w14:textId="77777777">
            <w:r>
              <w:t>MDSTW-22811</w:t>
            </w:r>
          </w:p>
        </w:tc>
      </w:tr>
      <w:tr w14:paraId="0EA80F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3C7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6675C" w14:textId="77777777">
            <w:r>
              <w:t>05_304</w:t>
            </w:r>
          </w:p>
        </w:tc>
      </w:tr>
      <w:tr w14:paraId="0B307E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BAF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FA883" w14:textId="77777777">
            <w:r>
              <w:t>1916</w:t>
            </w:r>
          </w:p>
        </w:tc>
      </w:tr>
      <w:tr w14:paraId="1A175F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40D0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5115A" w14:textId="77777777"/>
        </w:tc>
      </w:tr>
      <w:tr w14:paraId="5E3A7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BA2E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76CEC" w14:textId="77777777">
            <w:r>
              <w:t>Draft</w:t>
            </w:r>
          </w:p>
        </w:tc>
      </w:tr>
      <w:tr w14:paraId="0E42E6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EFF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9E3BF" w14:textId="77777777">
            <w:r>
              <w:t>Muss</w:t>
            </w:r>
          </w:p>
        </w:tc>
      </w:tr>
      <w:tr w14:paraId="74368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103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4236A0" w14:textId="77777777">
            <w:r>
              <w:t>Funktion wird wie in der ELEKTRA 2 Baseline 29.40 realisiert zur Verfügung gestellt.</w:t>
            </w:r>
          </w:p>
        </w:tc>
      </w:tr>
      <w:tr w14:paraId="7926E9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3466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CF8EF" w14:textId="77777777"/>
        </w:tc>
      </w:tr>
      <w:tr w14:paraId="1C73F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062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E6777" w14:textId="77777777">
            <w:r>
              <w:t>PV GA DIL OBB 1.0.0</w:t>
            </w:r>
          </w:p>
        </w:tc>
      </w:tr>
    </w:tbl>
    <w:p w14:paraId="27285AA0" w14:textId="77777777">
      <w:pPr>
        <w:spacing w:after="0" w:line="96" w:lineRule="auto"/>
      </w:pPr>
    </w:p>
    <w:p w14:paraId="52297ED8" w14:textId="77777777">
      <w:pPr>
        <w:spacing w:after="0"/>
      </w:pPr>
      <w:r>
        <w:rPr>
          <w:vanish/>
        </w:rPr>
        <w:t>MLS_DSTW/MDSTW-22812</w:t>
      </w:r>
      <w:r>
        <w:rPr>
          <w:b/>
        </w:rPr>
        <w:t>6.21.0-6 Die Auflösung einer elektrisch gestellten Mittelweiche in einem Bahnhof...</w:t>
      </w:r>
      <w:r>
        <w:br/>
        <w:t>6.21.0-6 Die Auflösung einer elektrisch gestellten Mittelweiche in einem Bahnhofsgleis bzw. Gleisabschnitt mit geteilter Freimeldung ohne Ergänzung durch Signale erfolgt erst nach Freifahren des gesamten Gleises. Eine solche Weiche ist als besetzt zu behandeln, solange das Bahnhofgleis bzw. einer der Gleisabschnitte besetzt ist.</w:t>
        <w:br/>
        <w:t>​​</w:t>
      </w:r>
    </w:p>
    <w:p w14:paraId="1CF412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D12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DCB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90E2A" w14:textId="77777777">
            <w:r>
              <w:t>MDSTW-22812</w:t>
            </w:r>
          </w:p>
        </w:tc>
      </w:tr>
      <w:tr w14:paraId="175E3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D8A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597EB2" w14:textId="77777777">
            <w:r>
              <w:t>05_305</w:t>
            </w:r>
          </w:p>
        </w:tc>
      </w:tr>
      <w:tr w14:paraId="096EAA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625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B851E" w14:textId="77777777">
            <w:r>
              <w:t>1917</w:t>
            </w:r>
          </w:p>
        </w:tc>
      </w:tr>
      <w:tr w14:paraId="6100A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227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11E812" w14:textId="77777777"/>
        </w:tc>
      </w:tr>
      <w:tr w14:paraId="1A12E5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12E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50DBF3" w14:textId="77777777">
            <w:r>
              <w:t>Draft</w:t>
            </w:r>
          </w:p>
        </w:tc>
      </w:tr>
      <w:tr w14:paraId="29227D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2D7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20A51" w14:textId="77777777">
            <w:r>
              <w:t>Muss</w:t>
            </w:r>
          </w:p>
        </w:tc>
      </w:tr>
      <w:tr w14:paraId="55E22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45F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484094" w14:textId="77777777">
            <w:r>
              <w:t>Funktion wird wie in der ELEKTRA 2 Baseline 29.40 realisiert zur Verfügung gestellt.</w:t>
            </w:r>
          </w:p>
        </w:tc>
      </w:tr>
      <w:tr w14:paraId="6A6150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145C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F7827" w14:textId="77777777"/>
        </w:tc>
      </w:tr>
      <w:tr w14:paraId="15493E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F95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D775F" w14:textId="77777777">
            <w:r>
              <w:t>PV GA DIL OBB 1.0.0</w:t>
            </w:r>
          </w:p>
        </w:tc>
      </w:tr>
    </w:tbl>
    <w:p w14:paraId="35EE5BF5" w14:textId="77777777">
      <w:pPr>
        <w:spacing w:after="0" w:line="96" w:lineRule="auto"/>
      </w:pPr>
    </w:p>
    <w:p w14:paraId="144AA218" w14:textId="77777777">
      <w:pPr>
        <w:spacing w:after="0"/>
      </w:pPr>
      <w:r>
        <w:rPr>
          <w:vanish/>
        </w:rPr>
        <w:t>MLS_DSTW/MDSTW-22813</w:t>
      </w:r>
      <w:r>
        <w:rPr>
          <w:b/>
        </w:rPr>
        <w:t>6.21.0-7 Die Auflösung elektrisch gestellter Mittelweichen in Verschubstraßen ha...</w:t>
      </w:r>
      <w:r>
        <w:br/>
        <w:t xml:space="preserve">6.21.0-7 Die Auflösung elektrisch gestellter Mittelweichen in Verschubstraßen hat nicht gemäß Bedingungen Mittelweiche sondern wie bei "Normalweichen" zu funktionieren. (Die Funktionalität </w:t>
        <w:lastRenderedPageBreak/>
        <w:t>Mittelweichenauflösung gilt nur für Zugstraßen</w:t>
        <w:br/>
        <w:t>​​</w:t>
      </w:r>
    </w:p>
    <w:p w14:paraId="0E392F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69F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6EE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C80E7" w14:textId="77777777">
            <w:r>
              <w:t>MDSTW-22813</w:t>
            </w:r>
          </w:p>
        </w:tc>
      </w:tr>
      <w:tr w14:paraId="5B3935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067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2A8F9" w14:textId="77777777">
            <w:r>
              <w:t>05_306</w:t>
            </w:r>
          </w:p>
        </w:tc>
      </w:tr>
      <w:tr w14:paraId="7089A0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5591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7014C" w14:textId="77777777">
            <w:r>
              <w:t>1918</w:t>
            </w:r>
          </w:p>
        </w:tc>
      </w:tr>
      <w:tr w14:paraId="52A999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B54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13E0F2" w14:textId="77777777"/>
        </w:tc>
      </w:tr>
      <w:tr w14:paraId="405082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077B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D569C" w14:textId="77777777">
            <w:r>
              <w:t>Draft</w:t>
            </w:r>
          </w:p>
        </w:tc>
      </w:tr>
      <w:tr w14:paraId="17535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EDA9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43EA0" w14:textId="77777777">
            <w:r>
              <w:t>Muss</w:t>
            </w:r>
          </w:p>
        </w:tc>
      </w:tr>
      <w:tr w14:paraId="61B5B1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75AC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A4500" w14:textId="77777777">
            <w:r>
              <w:t>Funktion wird wie in der ELEKTRA 2 Baseline 29.40 realisiert zur Verfügung gestellt.</w:t>
            </w:r>
          </w:p>
        </w:tc>
      </w:tr>
      <w:tr w14:paraId="230FCE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52E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2D26F" w14:textId="77777777"/>
        </w:tc>
      </w:tr>
      <w:tr w14:paraId="1301B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11C9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20FB6" w14:textId="77777777">
            <w:r>
              <w:t>PV GA DIL OBB 1.0.0</w:t>
            </w:r>
          </w:p>
        </w:tc>
      </w:tr>
    </w:tbl>
    <w:p w14:paraId="42ED5F05" w14:textId="77777777">
      <w:pPr>
        <w:spacing w:after="0" w:line="96" w:lineRule="auto"/>
      </w:pPr>
    </w:p>
    <w:p w14:paraId="27632460" w14:textId="77777777">
      <w:pPr>
        <w:spacing w:after="0"/>
      </w:pPr>
      <w:r>
        <w:rPr>
          <w:vanish/>
        </w:rPr>
        <w:t>MLS_DSTW/MDSTW-22814</w:t>
      </w:r>
      <w:r>
        <w:rPr>
          <w:b/>
        </w:rPr>
        <w:t>6.21.0-8 Die Auflösung des Verschlusses der Schutzeinrichtung zu einer Mittelwei...</w:t>
      </w:r>
      <w:r>
        <w:br/>
        <w:t>6.21.0-8 Die Auflösung des Verschlusses der Schutzeinrichtung zu einer Mittelweiche hat gleichzeitig mit der Auflösung des Verschlusses der Mittelweiche zu erfolgen.</w:t>
        <w:br/>
        <w:t>​​</w:t>
      </w:r>
    </w:p>
    <w:p w14:paraId="21773D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7CF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AAF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C4FC4" w14:textId="77777777">
            <w:r>
              <w:t>MDSTW-22814</w:t>
            </w:r>
          </w:p>
        </w:tc>
      </w:tr>
      <w:tr w14:paraId="1D8A02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0A7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10E9A" w14:textId="77777777">
            <w:r>
              <w:t>05_307</w:t>
            </w:r>
          </w:p>
        </w:tc>
      </w:tr>
      <w:tr w14:paraId="023CC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3AA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D3AFD" w14:textId="77777777">
            <w:r>
              <w:t>1919</w:t>
            </w:r>
          </w:p>
        </w:tc>
      </w:tr>
      <w:tr w14:paraId="3C1A0A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59A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3950E" w14:textId="77777777"/>
        </w:tc>
      </w:tr>
      <w:tr w14:paraId="51A0EE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6CC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BE083" w14:textId="77777777">
            <w:r>
              <w:t>Draft</w:t>
            </w:r>
          </w:p>
        </w:tc>
      </w:tr>
      <w:tr w14:paraId="52A37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A9C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00B04" w14:textId="77777777">
            <w:r>
              <w:t>Muss</w:t>
            </w:r>
          </w:p>
        </w:tc>
      </w:tr>
      <w:tr w14:paraId="3626B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2306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6F58C" w14:textId="77777777">
            <w:r>
              <w:t>Funktion wird wie in der ELEKTRA 2 Baseline 29.40 realisiert zur Verfügung gestellt.</w:t>
            </w:r>
          </w:p>
        </w:tc>
      </w:tr>
      <w:tr w14:paraId="6AF6A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8514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31843" w14:textId="77777777"/>
        </w:tc>
      </w:tr>
      <w:tr w14:paraId="26F32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8477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B2C66" w14:textId="77777777">
            <w:r>
              <w:t>PV GA DIL OBB 1.0.0</w:t>
            </w:r>
          </w:p>
        </w:tc>
      </w:tr>
    </w:tbl>
    <w:p w14:paraId="587C22C9" w14:textId="77777777">
      <w:pPr>
        <w:spacing w:after="0" w:line="96" w:lineRule="auto"/>
      </w:pPr>
    </w:p>
    <w:p w14:paraId="2D4F508A" w14:textId="77777777">
      <w:pPr>
        <w:spacing w:after="0"/>
      </w:pPr>
      <w:r>
        <w:rPr>
          <w:vanish/>
        </w:rPr>
        <w:t>MLS_DSTW/MDSTW-22815</w:t>
      </w:r>
      <w:r>
        <w:rPr>
          <w:b/>
        </w:rPr>
        <w:t>6.21.0-9 Der Verschluss einer Mittelweiche hat bei einer Fahrstraßenhilfsauflösu...</w:t>
      </w:r>
      <w:r>
        <w:br/>
        <w:t>6.21.0-9 Der Verschluss einer Mittelweiche hat bei einer Fahrstraßenhilfsauflösung bzw. Fahrstraßenrücknahme immer aufzulösen, solange der Verschluss noch kein Mittelweichenverschluss ist.</w:t>
        <w:br/>
        <w:t>​​</w:t>
      </w:r>
    </w:p>
    <w:p w14:paraId="56D177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7363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635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C039C" w14:textId="77777777">
            <w:r>
              <w:t>MDSTW-22815</w:t>
            </w:r>
          </w:p>
        </w:tc>
      </w:tr>
      <w:tr w14:paraId="1F1DEC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B20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D9AF2" w14:textId="77777777">
            <w:r>
              <w:t>05_308</w:t>
            </w:r>
          </w:p>
        </w:tc>
      </w:tr>
      <w:tr w14:paraId="7D8D30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96C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F86A5" w14:textId="77777777">
            <w:r>
              <w:t>1920</w:t>
            </w:r>
          </w:p>
        </w:tc>
      </w:tr>
      <w:tr w14:paraId="435245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9653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C4E3D" w14:textId="77777777"/>
        </w:tc>
      </w:tr>
      <w:tr w14:paraId="37E06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28E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6ABFB" w14:textId="77777777">
            <w:r>
              <w:t>Draft</w:t>
            </w:r>
          </w:p>
        </w:tc>
      </w:tr>
      <w:tr w14:paraId="7FEAD6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484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B5F11" w14:textId="77777777">
            <w:r>
              <w:t>Muss</w:t>
            </w:r>
          </w:p>
        </w:tc>
      </w:tr>
      <w:tr w14:paraId="75643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CAFA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C87D9" w14:textId="77777777">
            <w:r>
              <w:t>Funktion wird wie in der ELEKTRA 2 Baseline 29.40 realisiert zur Verfügung gestellt.</w:t>
            </w:r>
          </w:p>
        </w:tc>
      </w:tr>
      <w:tr w14:paraId="06F7A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F9495"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3E2FC" w14:textId="77777777"/>
        </w:tc>
      </w:tr>
      <w:tr w14:paraId="394F6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6E6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40CE5" w14:textId="77777777">
            <w:r>
              <w:t>PV GA DIL OBB 1.0.0</w:t>
            </w:r>
          </w:p>
        </w:tc>
      </w:tr>
    </w:tbl>
    <w:p w14:paraId="3530D250" w14:textId="77777777">
      <w:pPr>
        <w:spacing w:after="0" w:line="96" w:lineRule="auto"/>
      </w:pPr>
    </w:p>
    <w:p w14:paraId="2D010A93" w14:textId="77777777">
      <w:pPr>
        <w:spacing w:after="0"/>
      </w:pPr>
      <w:r>
        <w:rPr>
          <w:vanish/>
        </w:rPr>
        <w:t>MLS_DSTW/MDSTW-22816</w:t>
      </w:r>
      <w:r>
        <w:rPr>
          <w:b/>
        </w:rPr>
        <w:t>6.21.0-10 Der bestehende Mittelweichenverschluss einer Mittelweiche bzw. ihrer F...</w:t>
      </w:r>
      <w:r>
        <w:br/>
        <w:t>6.21.0-10 Der bestehende Mittelweichenverschluss einer Mittelweiche bzw. ihrer Flankenschutzeinrichtung muss auch dann bestehen bleiben, wenn eine Fahrstraße über diese Mittelweiche bzw. die Flankenschutzeinrichtung eingestellt und händisch wieder aufgelöst wurde.</w:t>
        <w:br/>
        <w:t>​​</w:t>
      </w:r>
    </w:p>
    <w:p w14:paraId="1BFF76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A26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3A9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6FBB0" w14:textId="77777777">
            <w:r>
              <w:t>MDSTW-22816</w:t>
            </w:r>
          </w:p>
        </w:tc>
      </w:tr>
      <w:tr w14:paraId="766FD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92C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640C6" w14:textId="77777777">
            <w:r>
              <w:t>05_309</w:t>
            </w:r>
          </w:p>
        </w:tc>
      </w:tr>
      <w:tr w14:paraId="6CBA52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EDDF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587E0" w14:textId="77777777">
            <w:r>
              <w:t>1921</w:t>
            </w:r>
          </w:p>
        </w:tc>
      </w:tr>
      <w:tr w14:paraId="06EB92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08B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47F12" w14:textId="77777777"/>
        </w:tc>
      </w:tr>
      <w:tr w14:paraId="2FC89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5C03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BF590" w14:textId="77777777">
            <w:r>
              <w:t>Draft</w:t>
            </w:r>
          </w:p>
        </w:tc>
      </w:tr>
      <w:tr w14:paraId="287966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741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5C312" w14:textId="77777777">
            <w:r>
              <w:t>Muss</w:t>
            </w:r>
          </w:p>
        </w:tc>
      </w:tr>
      <w:tr w14:paraId="75A81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F0C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E9071" w14:textId="77777777">
            <w:r>
              <w:t>Funktion wird wie in der ELEKTRA 2 Baseline 29.40 realisiert zur Verfügung gestellt.</w:t>
            </w:r>
          </w:p>
        </w:tc>
      </w:tr>
      <w:tr w14:paraId="5F3BF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DCD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D2BF4" w14:textId="77777777"/>
        </w:tc>
      </w:tr>
      <w:tr w14:paraId="5400D6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90C0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F2024" w14:textId="77777777">
            <w:r>
              <w:t>PV GA DIL OBB 1.0.0</w:t>
            </w:r>
          </w:p>
        </w:tc>
      </w:tr>
    </w:tbl>
    <w:p w14:paraId="3F2CFDC9" w14:textId="77777777">
      <w:pPr>
        <w:spacing w:after="0" w:line="96" w:lineRule="auto"/>
      </w:pPr>
    </w:p>
    <w:p w14:paraId="3C10EADA" w14:textId="77777777">
      <w:pPr>
        <w:pStyle w:val="Heading4"/>
        <w:divId w:val="236"/>
      </w:pPr>
      <w:bookmarkStart w:name="_Toc242172812" w:id="205"/>
      <w:r>
        <w:t>6.22 Händische Auflösung - Teilfahrstraßenauflösung</w:t>
      </w:r>
      <w:bookmarkEnd w:id="205"/>
    </w:p>
    <w:p w14:paraId="700E7712" w14:textId="77777777">
      <w:pPr>
        <w:spacing w:after="0"/>
      </w:pPr>
      <w:r>
        <w:rPr>
          <w:vanish/>
        </w:rPr>
        <w:t>MLS_DSTW/MDSTW-22817</w:t>
      </w:r>
      <w:r>
        <w:rPr>
          <w:b/>
        </w:rPr>
        <w:t>6.22.0-1 Es darf keine händische Teilfahrstraßenauflösung vorgesehen werden.</w:t>
      </w:r>
      <w:r>
        <w:br/>
        <w:t>6.22.0-1 Es darf keine händische Teilfahrstraßenauflösung vorgesehen werden.</w:t>
        <w:br/>
        <w:t>​​</w:t>
      </w:r>
    </w:p>
    <w:p w14:paraId="75FAF17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9B4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F1D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40B88" w14:textId="77777777">
            <w:r>
              <w:t>MDSTW-22817</w:t>
            </w:r>
          </w:p>
        </w:tc>
      </w:tr>
      <w:tr w14:paraId="574941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4A3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BCECC" w14:textId="77777777">
            <w:r>
              <w:t>05_311</w:t>
            </w:r>
          </w:p>
        </w:tc>
      </w:tr>
      <w:tr w14:paraId="7ED1BC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E19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9E7E4" w14:textId="77777777">
            <w:r>
              <w:t>1923</w:t>
            </w:r>
          </w:p>
        </w:tc>
      </w:tr>
      <w:tr w14:paraId="28A84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A3C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9F13B" w14:textId="77777777"/>
        </w:tc>
      </w:tr>
      <w:tr w14:paraId="71A60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3A3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FCADB" w14:textId="77777777">
            <w:r>
              <w:t>Draft</w:t>
            </w:r>
          </w:p>
        </w:tc>
      </w:tr>
      <w:tr w14:paraId="5752D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091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26D1FD" w14:textId="77777777">
            <w:r>
              <w:t>Muss</w:t>
            </w:r>
          </w:p>
        </w:tc>
      </w:tr>
      <w:tr w14:paraId="1560B9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86D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1F8C1" w14:textId="77777777">
            <w:r>
              <w:t>Funktion wird wie in der ELEKTRA 2 Baseline 29.40 realisiert zur Verfügung gestellt.</w:t>
            </w:r>
          </w:p>
        </w:tc>
      </w:tr>
      <w:tr w14:paraId="1F7DD0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BE9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569EF" w14:textId="77777777"/>
        </w:tc>
      </w:tr>
      <w:tr w14:paraId="6F7AA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2DD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32CCD" w14:textId="77777777">
            <w:r>
              <w:t>PV GA DIL OBB 1.0.0</w:t>
            </w:r>
          </w:p>
        </w:tc>
      </w:tr>
    </w:tbl>
    <w:p w14:paraId="4FFC7355" w14:textId="77777777">
      <w:pPr>
        <w:spacing w:after="0" w:line="96" w:lineRule="auto"/>
      </w:pPr>
    </w:p>
    <w:p w14:paraId="22E15BEC" w14:textId="77777777">
      <w:pPr>
        <w:spacing w:after="0"/>
      </w:pPr>
      <w:r>
        <w:rPr>
          <w:vanish/>
        </w:rPr>
        <w:t>MLS_DSTW/MDSTW-22818</w:t>
      </w:r>
      <w:r>
        <w:rPr>
          <w:b/>
        </w:rPr>
        <w:t>6.22.0-2 Bei Auflöseversagen einer Teilfahrstraße muss die restliche Fahrstraßen...</w:t>
      </w:r>
      <w:r>
        <w:br/>
        <w:t>6.22.0-2 Bei Auflöseversagen einer Teilfahrstraße muss die restliche Fahrstraßeneinstellung erhalten bleiben.</w:t>
        <w:br/>
        <w:t>​​</w:t>
      </w:r>
    </w:p>
    <w:p w14:paraId="3A9030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F2A9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A60C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4C4B54" w14:textId="77777777">
            <w:r>
              <w:t>MDSTW-22818</w:t>
            </w:r>
          </w:p>
        </w:tc>
      </w:tr>
      <w:tr w14:paraId="0CE62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C92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0ABA7" w14:textId="77777777">
            <w:r>
              <w:t>05_312</w:t>
            </w:r>
          </w:p>
        </w:tc>
      </w:tr>
      <w:tr w14:paraId="01468D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93D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98C41" w14:textId="77777777">
            <w:r>
              <w:t>1924</w:t>
            </w:r>
          </w:p>
        </w:tc>
      </w:tr>
      <w:tr w14:paraId="7690D9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BCD5E"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25056" w14:textId="77777777"/>
        </w:tc>
      </w:tr>
      <w:tr w14:paraId="6B1A5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9EA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CCBFB" w14:textId="77777777">
            <w:r>
              <w:t>Draft</w:t>
            </w:r>
          </w:p>
        </w:tc>
      </w:tr>
      <w:tr w14:paraId="5ACADA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12424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4700A" w14:textId="77777777">
            <w:r>
              <w:t>Muss</w:t>
            </w:r>
          </w:p>
        </w:tc>
      </w:tr>
      <w:tr w14:paraId="25A9D4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FC9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56252" w14:textId="77777777">
            <w:r>
              <w:t>Funktion wird wie in der ELEKTRA 2 Baseline 29.40 realisiert zur Verfügung gestellt.</w:t>
            </w:r>
          </w:p>
        </w:tc>
      </w:tr>
      <w:tr w14:paraId="60786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8147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76FA98" w14:textId="77777777"/>
        </w:tc>
      </w:tr>
      <w:tr w14:paraId="555ACB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F71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0E415" w14:textId="77777777">
            <w:r>
              <w:t>PV GA DIL OBB 1.0.0</w:t>
            </w:r>
          </w:p>
        </w:tc>
      </w:tr>
    </w:tbl>
    <w:p w14:paraId="173062A0" w14:textId="77777777">
      <w:pPr>
        <w:spacing w:after="0" w:line="96" w:lineRule="auto"/>
      </w:pPr>
    </w:p>
    <w:p w14:paraId="3644443B" w14:textId="77777777">
      <w:pPr>
        <w:pStyle w:val="Heading4"/>
        <w:divId w:val="237"/>
      </w:pPr>
      <w:bookmarkStart w:name="_Toc242172813" w:id="206"/>
      <w:r>
        <w:t>6.23 Händische Auflösung - Festgelegte Fahrstraßen (Hilfsauflösung)</w:t>
      </w:r>
      <w:bookmarkEnd w:id="206"/>
    </w:p>
    <w:p w14:paraId="73FA566F" w14:textId="77777777">
      <w:pPr>
        <w:spacing w:after="0"/>
      </w:pPr>
      <w:r>
        <w:rPr>
          <w:vanish/>
        </w:rPr>
        <w:t>MLS_DSTW/MDSTW-22819</w:t>
      </w:r>
      <w:r>
        <w:rPr>
          <w:b/>
        </w:rPr>
        <w:t>6.23.0-1 Die händische Auflösung einer festgelegten Fahrstraße ist dokumentation...</w:t>
      </w:r>
      <w:r>
        <w:br/>
        <w:t>6.23.0-1 Die händische Auflösung einer festgelegten Fahrstraße ist dokumentationspflichtig.</w:t>
        <w:br/>
        <w:t>​​</w:t>
      </w:r>
    </w:p>
    <w:p w14:paraId="65D2D9B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D993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6D8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BDDD1" w14:textId="77777777">
            <w:r>
              <w:t>MDSTW-22819</w:t>
            </w:r>
          </w:p>
        </w:tc>
      </w:tr>
      <w:tr w14:paraId="5BE1C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75F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E40D5F" w14:textId="77777777">
            <w:r>
              <w:t>05_314</w:t>
            </w:r>
          </w:p>
        </w:tc>
      </w:tr>
      <w:tr w14:paraId="3EB7B2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019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60918" w14:textId="77777777">
            <w:r>
              <w:t>1926</w:t>
            </w:r>
          </w:p>
        </w:tc>
      </w:tr>
      <w:tr w14:paraId="2F2A9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083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84ACE" w14:textId="77777777"/>
        </w:tc>
      </w:tr>
      <w:tr w14:paraId="3A869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0CF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99CF1" w14:textId="77777777">
            <w:r>
              <w:t>Draft</w:t>
            </w:r>
          </w:p>
        </w:tc>
      </w:tr>
      <w:tr w14:paraId="7A1AF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E14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60782" w14:textId="77777777">
            <w:r>
              <w:t>Muss</w:t>
            </w:r>
          </w:p>
        </w:tc>
      </w:tr>
      <w:tr w14:paraId="28F70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7FB0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74BE2" w14:textId="77777777">
            <w:r>
              <w:t>Funktion wird wie in der ELEKTRA 2 Baseline 29.40 realisiert zur Verfügung gestellt.</w:t>
            </w:r>
          </w:p>
        </w:tc>
      </w:tr>
      <w:tr w14:paraId="305734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7AB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1C88A" w14:textId="77777777"/>
        </w:tc>
      </w:tr>
      <w:tr w14:paraId="75436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5EC9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25929" w14:textId="77777777">
            <w:r>
              <w:t>PV GA DIL OBB 1.0.0</w:t>
            </w:r>
          </w:p>
        </w:tc>
      </w:tr>
    </w:tbl>
    <w:p w14:paraId="34E72E56" w14:textId="77777777">
      <w:pPr>
        <w:spacing w:after="0" w:line="96" w:lineRule="auto"/>
      </w:pPr>
    </w:p>
    <w:p w14:paraId="23E97A6D" w14:textId="77777777">
      <w:pPr>
        <w:spacing w:after="0"/>
      </w:pPr>
      <w:r>
        <w:rPr>
          <w:vanish/>
        </w:rPr>
        <w:t>MLS_DSTW/MDSTW-22820</w:t>
      </w:r>
      <w:r>
        <w:rPr>
          <w:b/>
        </w:rPr>
        <w:t>6.23.0-2 Fahrweg und zugehöriger Schutzweg müssen durch eine händische Auflösung...</w:t>
      </w:r>
      <w:r>
        <w:br/>
        <w:t>6.23.0-2 Fahrweg und zugehöriger Schutzweg müssen durch eine händische Auflösung gemeinsam aufgelöst werden.</w:t>
        <w:br/>
        <w:t>​​</w:t>
      </w:r>
    </w:p>
    <w:p w14:paraId="4F0A71A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EB2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5F2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A96E3" w14:textId="77777777">
            <w:r>
              <w:t>MDSTW-22820</w:t>
            </w:r>
          </w:p>
        </w:tc>
      </w:tr>
      <w:tr w14:paraId="7A1A4B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A88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AE46E" w14:textId="77777777">
            <w:r>
              <w:t>05_315</w:t>
            </w:r>
          </w:p>
        </w:tc>
      </w:tr>
      <w:tr w14:paraId="65503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2D4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10455" w14:textId="77777777">
            <w:r>
              <w:t>1927</w:t>
            </w:r>
          </w:p>
        </w:tc>
      </w:tr>
      <w:tr w14:paraId="37616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C5F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8D147" w14:textId="77777777"/>
        </w:tc>
      </w:tr>
      <w:tr w14:paraId="5914AE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1E6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27A5E9" w14:textId="77777777">
            <w:r>
              <w:t>Draft</w:t>
            </w:r>
          </w:p>
        </w:tc>
      </w:tr>
      <w:tr w14:paraId="73D88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7D3C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031F67" w14:textId="77777777">
            <w:r>
              <w:t>Muss</w:t>
            </w:r>
          </w:p>
        </w:tc>
      </w:tr>
      <w:tr w14:paraId="153572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31F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0BAA8" w14:textId="77777777">
            <w:r>
              <w:t>Funktion wird wie in der ELEKTRA 2 Baseline 29.40 realisiert zur Verfügung gestellt.</w:t>
            </w:r>
          </w:p>
        </w:tc>
      </w:tr>
      <w:tr w14:paraId="04B8F8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F56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6AC9E" w14:textId="77777777"/>
        </w:tc>
      </w:tr>
      <w:tr w14:paraId="31DD1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B9E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D3813" w14:textId="77777777">
            <w:r>
              <w:t>PV GA DIL OBB 1.0.0</w:t>
            </w:r>
          </w:p>
        </w:tc>
      </w:tr>
    </w:tbl>
    <w:p w14:paraId="09D7B6D8" w14:textId="77777777">
      <w:pPr>
        <w:spacing w:after="0" w:line="96" w:lineRule="auto"/>
      </w:pPr>
    </w:p>
    <w:p w14:paraId="338E2994" w14:textId="77777777">
      <w:pPr>
        <w:spacing w:after="0"/>
      </w:pPr>
      <w:r>
        <w:rPr>
          <w:vanish/>
        </w:rPr>
        <w:t>MLS_DSTW/MDSTW-22821</w:t>
      </w:r>
      <w:r>
        <w:rPr>
          <w:b/>
        </w:rPr>
        <w:t>6.23.0-3 Wird eine Fahrstraße hilfsaufgelöst und trifft dabei auf ein Signal, we...</w:t>
      </w:r>
      <w:r>
        <w:br/>
        <w:t>6.23.0-3 Wird eine Fahrstraße hilfsaufgelöst und trifft dabei auf ein Signal, welches keine Zielkennung hat, muss die Hilfsauflösung weitertransportiert werden.</w:t>
        <w:br/>
        <w:t>​​</w:t>
      </w:r>
    </w:p>
    <w:p w14:paraId="6FDDD3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8C4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AB3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89A18" w14:textId="77777777">
            <w:r>
              <w:t>MDSTW-22821</w:t>
            </w:r>
          </w:p>
        </w:tc>
      </w:tr>
      <w:tr w14:paraId="44315F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BD90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089C0" w14:textId="77777777">
            <w:r>
              <w:t>05_316</w:t>
            </w:r>
          </w:p>
        </w:tc>
      </w:tr>
      <w:tr w14:paraId="298C1A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4E5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101BA" w14:textId="77777777">
            <w:r>
              <w:t>1928</w:t>
            </w:r>
          </w:p>
        </w:tc>
      </w:tr>
      <w:tr w14:paraId="1A45BD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E859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E88511" w14:textId="77777777"/>
        </w:tc>
      </w:tr>
      <w:tr w14:paraId="7473E0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821B0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2C59D" w14:textId="77777777">
            <w:r>
              <w:t>Draft</w:t>
            </w:r>
          </w:p>
        </w:tc>
      </w:tr>
      <w:tr w14:paraId="1E9E82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9BA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909ED" w14:textId="77777777">
            <w:r>
              <w:t>Muss</w:t>
            </w:r>
          </w:p>
        </w:tc>
      </w:tr>
      <w:tr w14:paraId="6A182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23A1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B0BFF" w14:textId="77777777">
            <w:r>
              <w:t>Funktion wird wie in der ELEKTRA 2 Baseline 29.40 realisiert zur Verfügung gestellt.</w:t>
            </w:r>
          </w:p>
        </w:tc>
      </w:tr>
      <w:tr w14:paraId="28C76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1EAA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F7425" w14:textId="77777777"/>
        </w:tc>
      </w:tr>
      <w:tr w14:paraId="270454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162C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671B1" w14:textId="77777777">
            <w:r>
              <w:t>PV GA DIL OBB 1.0.0</w:t>
            </w:r>
          </w:p>
        </w:tc>
      </w:tr>
    </w:tbl>
    <w:p w14:paraId="6C3879A6" w14:textId="77777777">
      <w:pPr>
        <w:spacing w:after="0" w:line="96" w:lineRule="auto"/>
      </w:pPr>
    </w:p>
    <w:p w14:paraId="4D9FCD90" w14:textId="77777777">
      <w:pPr>
        <w:spacing w:after="0"/>
      </w:pPr>
      <w:r>
        <w:rPr>
          <w:vanish/>
        </w:rPr>
        <w:t>MLS_DSTW/MDSTW-22822</w:t>
      </w:r>
      <w:r>
        <w:rPr>
          <w:b/>
        </w:rPr>
        <w:t>6.23.0-4 Die händische Auflösung aneinandergereihter, gemeinsam eingestellter, F...</w:t>
      </w:r>
      <w:r>
        <w:br/>
        <w:t>6.23.0-4 Die händische Auflösung aneinandergereihter, gemeinsam eingestellter, Fahrstraßen gleicher Richtung darf nicht durch eine Bedienungshandlung möglich sein.</w:t>
        <w:br/>
        <w:t>​​</w:t>
      </w:r>
    </w:p>
    <w:p w14:paraId="069DFB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AC0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D31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D2B89" w14:textId="77777777">
            <w:r>
              <w:t>MDSTW-22822</w:t>
            </w:r>
          </w:p>
        </w:tc>
      </w:tr>
      <w:tr w14:paraId="07D34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819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79E5D" w14:textId="77777777">
            <w:r>
              <w:t>05_317</w:t>
            </w:r>
          </w:p>
        </w:tc>
      </w:tr>
      <w:tr w14:paraId="01B9F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118E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C54377" w14:textId="77777777">
            <w:r>
              <w:t>1929</w:t>
            </w:r>
          </w:p>
        </w:tc>
      </w:tr>
      <w:tr w14:paraId="2304B3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E0F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31FB9" w14:textId="77777777"/>
        </w:tc>
      </w:tr>
      <w:tr w14:paraId="4778C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8D8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EB740" w14:textId="77777777">
            <w:r>
              <w:t>Draft</w:t>
            </w:r>
          </w:p>
        </w:tc>
      </w:tr>
      <w:tr w14:paraId="3DABE7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DD88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923B7" w14:textId="77777777">
            <w:r>
              <w:t>Muss</w:t>
            </w:r>
          </w:p>
        </w:tc>
      </w:tr>
      <w:tr w14:paraId="613A4B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AB89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86368" w14:textId="77777777">
            <w:r>
              <w:t>Funktion wird wie in der ELEKTRA 2 Baseline 29.40 realisiert zur Verfügung gestellt.</w:t>
            </w:r>
          </w:p>
        </w:tc>
      </w:tr>
      <w:tr w14:paraId="3BA10B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F22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1C64C" w14:textId="77777777"/>
        </w:tc>
      </w:tr>
      <w:tr w14:paraId="172B85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B83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11E14" w14:textId="77777777">
            <w:r>
              <w:t>PV GA DIL OBB 1.0.0</w:t>
            </w:r>
          </w:p>
        </w:tc>
      </w:tr>
    </w:tbl>
    <w:p w14:paraId="7BBB2349" w14:textId="77777777">
      <w:pPr>
        <w:spacing w:after="0" w:line="96" w:lineRule="auto"/>
      </w:pPr>
    </w:p>
    <w:p w14:paraId="55459A9C" w14:textId="77777777">
      <w:pPr>
        <w:pStyle w:val="Heading4"/>
        <w:divId w:val="238"/>
      </w:pPr>
      <w:bookmarkStart w:name="_Toc242172814" w:id="207"/>
      <w:r>
        <w:t>6.24 Händische Auflösung - Nicht festgelegte Fahrstraßen (Rücknahme)</w:t>
      </w:r>
      <w:bookmarkEnd w:id="207"/>
    </w:p>
    <w:p w14:paraId="6A492C82" w14:textId="77777777">
      <w:pPr>
        <w:spacing w:after="0"/>
      </w:pPr>
      <w:r>
        <w:rPr>
          <w:vanish/>
        </w:rPr>
        <w:t>MLS_DSTW/MDSTW-22823</w:t>
      </w:r>
      <w:r>
        <w:rPr>
          <w:b/>
        </w:rPr>
        <w:t>6.24.0-1 Eine händische Auflösung einer nicht festgelegten Fahrstraße ist protok...</w:t>
      </w:r>
      <w:r>
        <w:br/>
        <w:t>6.24.0-1 Eine händische Auflösung einer nicht festgelegten Fahrstraße ist protokollierungspflichtig.</w:t>
        <w:br/>
        <w:t>​​</w:t>
      </w:r>
    </w:p>
    <w:p w14:paraId="143D6F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0DA5A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E236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5A7228" w14:textId="77777777">
            <w:r>
              <w:t>MDSTW-22823</w:t>
            </w:r>
          </w:p>
        </w:tc>
      </w:tr>
      <w:tr w14:paraId="63330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45E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1D131" w14:textId="77777777">
            <w:r>
              <w:t>05_319</w:t>
            </w:r>
          </w:p>
        </w:tc>
      </w:tr>
      <w:tr w14:paraId="09F09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B61E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0790D" w14:textId="77777777">
            <w:r>
              <w:t>1931</w:t>
            </w:r>
          </w:p>
        </w:tc>
      </w:tr>
      <w:tr w14:paraId="20BC49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651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200F9" w14:textId="77777777"/>
        </w:tc>
      </w:tr>
      <w:tr w14:paraId="1E084C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A02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85597" w14:textId="77777777">
            <w:r>
              <w:t>Draft</w:t>
            </w:r>
          </w:p>
        </w:tc>
      </w:tr>
      <w:tr w14:paraId="31AEEB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CA8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EEC5F" w14:textId="77777777">
            <w:r>
              <w:t>Muss</w:t>
            </w:r>
          </w:p>
        </w:tc>
      </w:tr>
      <w:tr w14:paraId="5FC27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CCC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53442" w14:textId="77777777">
            <w:r>
              <w:t>Funktion wird wie in der ELEKTRA 2 Baseline 29.40 realisiert zur Verfügung gestellt.</w:t>
            </w:r>
          </w:p>
        </w:tc>
      </w:tr>
      <w:tr w14:paraId="065C8E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F21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11F7D0" w14:textId="77777777"/>
        </w:tc>
      </w:tr>
      <w:tr w14:paraId="54997B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1F6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D5603" w14:textId="77777777">
            <w:r>
              <w:t>PV GA DIL OBB 1.0.0</w:t>
            </w:r>
          </w:p>
        </w:tc>
      </w:tr>
    </w:tbl>
    <w:p w14:paraId="1F334811" w14:textId="77777777">
      <w:pPr>
        <w:spacing w:after="0" w:line="96" w:lineRule="auto"/>
      </w:pPr>
    </w:p>
    <w:p w14:paraId="0D6068A1" w14:textId="77777777">
      <w:pPr>
        <w:spacing w:after="0"/>
      </w:pPr>
      <w:r>
        <w:rPr>
          <w:vanish/>
        </w:rPr>
        <w:lastRenderedPageBreak/>
        <w:t>MLS_DSTW/MDSTW-22824</w:t>
      </w:r>
      <w:r>
        <w:rPr>
          <w:b/>
        </w:rPr>
        <w:t>6.24.0-2 Fahrweg und zugehöriger Schutzweg müssen dadurch gemeinsam aufgelöst we...</w:t>
      </w:r>
      <w:r>
        <w:br/>
        <w:t>6.24.0-2 Fahrweg und zugehöriger Schutzweg müssen dadurch gemeinsam aufgelöst werden.</w:t>
        <w:br/>
        <w:t>​​</w:t>
      </w:r>
    </w:p>
    <w:p w14:paraId="469AA1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480E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89A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8ECC7F" w14:textId="77777777">
            <w:r>
              <w:t>MDSTW-22824</w:t>
            </w:r>
          </w:p>
        </w:tc>
      </w:tr>
      <w:tr w14:paraId="1520FF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DF4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5998F" w14:textId="77777777">
            <w:r>
              <w:t>05_320</w:t>
            </w:r>
          </w:p>
        </w:tc>
      </w:tr>
      <w:tr w14:paraId="339B42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787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55B46" w14:textId="77777777">
            <w:r>
              <w:t>1932</w:t>
            </w:r>
          </w:p>
        </w:tc>
      </w:tr>
      <w:tr w14:paraId="17E4C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B74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D3E87" w14:textId="77777777"/>
        </w:tc>
      </w:tr>
      <w:tr w14:paraId="5008C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E4BE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CDBCC" w14:textId="77777777">
            <w:r>
              <w:t>Draft</w:t>
            </w:r>
          </w:p>
        </w:tc>
      </w:tr>
      <w:tr w14:paraId="5F4FD8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AA0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DE6EDD" w14:textId="77777777">
            <w:r>
              <w:t>Muss</w:t>
            </w:r>
          </w:p>
        </w:tc>
      </w:tr>
      <w:tr w14:paraId="261A6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7B91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F35BED" w14:textId="77777777">
            <w:r>
              <w:t>Funktion wird wie in der ELEKTRA 2 Baseline 29.40 realisiert zur Verfügung gestellt.</w:t>
            </w:r>
          </w:p>
        </w:tc>
      </w:tr>
      <w:tr w14:paraId="3F101C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EEF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697F3" w14:textId="77777777"/>
        </w:tc>
      </w:tr>
      <w:tr w14:paraId="3A335F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9587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46996" w14:textId="77777777">
            <w:r>
              <w:t>PV GA DIL OBB 1.0.0</w:t>
            </w:r>
          </w:p>
        </w:tc>
      </w:tr>
    </w:tbl>
    <w:p w14:paraId="5FE2D02B" w14:textId="77777777">
      <w:pPr>
        <w:spacing w:after="0" w:line="96" w:lineRule="auto"/>
      </w:pPr>
    </w:p>
    <w:p w14:paraId="1B58DD56" w14:textId="77777777">
      <w:pPr>
        <w:spacing w:after="0"/>
      </w:pPr>
      <w:r>
        <w:rPr>
          <w:vanish/>
        </w:rPr>
        <w:t>MLS_DSTW/MDSTW-22825</w:t>
      </w:r>
      <w:r>
        <w:rPr>
          <w:b/>
        </w:rPr>
        <w:t>6.24.0-3 Rücknahme mehrerer gleichzeitig eingestellter Fahrstraßen gleicher Rich...</w:t>
      </w:r>
      <w:r>
        <w:br/>
        <w:t>6.24.0-3 Rücknahme mehrerer gleichzeitig eingestellter Fahrstraßen gleicher Richtung hat für jede dieser Fahrstraßen gesondert zu erfolgen.</w:t>
        <w:br/>
        <w:t>​​</w:t>
      </w:r>
    </w:p>
    <w:p w14:paraId="3B2FEC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A0FC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951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389FA" w14:textId="77777777">
            <w:r>
              <w:t>MDSTW-22825</w:t>
            </w:r>
          </w:p>
        </w:tc>
      </w:tr>
      <w:tr w14:paraId="797B7B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A51E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51AA2" w14:textId="77777777">
            <w:r>
              <w:t>05_321</w:t>
            </w:r>
          </w:p>
        </w:tc>
      </w:tr>
      <w:tr w14:paraId="687A0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30CA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8852E" w14:textId="77777777">
            <w:r>
              <w:t>1933</w:t>
            </w:r>
          </w:p>
        </w:tc>
      </w:tr>
      <w:tr w14:paraId="3A957B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41E5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CAE3E" w14:textId="77777777"/>
        </w:tc>
      </w:tr>
      <w:tr w14:paraId="0C96A9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9DBB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16118" w14:textId="77777777">
            <w:r>
              <w:t>Draft</w:t>
            </w:r>
          </w:p>
        </w:tc>
      </w:tr>
      <w:tr w14:paraId="33E2F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F99CB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DB3AE" w14:textId="77777777">
            <w:r>
              <w:t>Muss</w:t>
            </w:r>
          </w:p>
        </w:tc>
      </w:tr>
      <w:tr w14:paraId="7E26D1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A8C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31DB0" w14:textId="77777777">
            <w:r>
              <w:t>Funktion wird wie in der ELEKTRA 2 Baseline 29.40 realisiert zur Verfügung gestellt.</w:t>
            </w:r>
          </w:p>
        </w:tc>
      </w:tr>
      <w:tr w14:paraId="6C6168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3305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8D146" w14:textId="77777777"/>
        </w:tc>
      </w:tr>
      <w:tr w14:paraId="1E156A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5BE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539C0" w14:textId="77777777">
            <w:r>
              <w:t>PV GA DIL OBB 1.0.0</w:t>
            </w:r>
          </w:p>
        </w:tc>
      </w:tr>
    </w:tbl>
    <w:p w14:paraId="3691118A" w14:textId="77777777">
      <w:pPr>
        <w:spacing w:after="0" w:line="96" w:lineRule="auto"/>
      </w:pPr>
    </w:p>
    <w:p w14:paraId="765ABF29" w14:textId="77777777">
      <w:pPr>
        <w:spacing w:after="0"/>
      </w:pPr>
      <w:r>
        <w:rPr>
          <w:vanish/>
        </w:rPr>
        <w:t>MLS_DSTW/MDSTW-22826</w:t>
      </w:r>
      <w:r>
        <w:rPr>
          <w:b/>
        </w:rPr>
        <w:t>6.24.0-4 Nicht festgelegte Fahrstraßen müssen auch durch eine Hilfsauflösung gem...</w:t>
      </w:r>
      <w:r>
        <w:br/>
        <w:t>6.24.0-4 Nicht festgelegte Fahrstraßen müssen auch durch eine Hilfsauflösung gem. &lt;05 Lastenheft Teilsystem DSTW-ZE&gt; 6.23 aufgelöst werden können.</w:t>
        <w:br/>
        <w:t>​​</w:t>
      </w:r>
    </w:p>
    <w:p w14:paraId="126474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D17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7BAA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0A7C9" w14:textId="77777777">
            <w:r>
              <w:t>MDSTW-22826</w:t>
            </w:r>
          </w:p>
        </w:tc>
      </w:tr>
      <w:tr w14:paraId="5BDA40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6687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DC84E" w14:textId="77777777">
            <w:r>
              <w:t>05_322</w:t>
            </w:r>
          </w:p>
        </w:tc>
      </w:tr>
      <w:tr w14:paraId="7878F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D41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384C2" w14:textId="77777777">
            <w:r>
              <w:t>1934</w:t>
            </w:r>
          </w:p>
        </w:tc>
      </w:tr>
      <w:tr w14:paraId="42759B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4B2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7E5453" w14:textId="77777777"/>
        </w:tc>
      </w:tr>
      <w:tr w14:paraId="22F298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252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3C754" w14:textId="77777777">
            <w:r>
              <w:t>Draft</w:t>
            </w:r>
          </w:p>
        </w:tc>
      </w:tr>
      <w:tr w14:paraId="4FC85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920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7417D" w14:textId="77777777">
            <w:r>
              <w:t>Muss</w:t>
            </w:r>
          </w:p>
        </w:tc>
      </w:tr>
      <w:tr w14:paraId="2618F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7284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1EC0A" w14:textId="77777777">
            <w:r>
              <w:t>Funktion wird wie in der ELEKTRA 2 Baseline 29.40 realisiert zur Verfügung gestellt.</w:t>
            </w:r>
          </w:p>
        </w:tc>
      </w:tr>
      <w:tr w14:paraId="243909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280D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64745" w14:textId="77777777"/>
        </w:tc>
      </w:tr>
      <w:tr w14:paraId="6BDCBC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2CD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A5006" w14:textId="77777777">
            <w:r>
              <w:t>PV GA DIL OBB 1.0.0</w:t>
            </w:r>
          </w:p>
        </w:tc>
      </w:tr>
    </w:tbl>
    <w:p w14:paraId="0E2E43A2" w14:textId="77777777">
      <w:pPr>
        <w:spacing w:after="0" w:line="96" w:lineRule="auto"/>
      </w:pPr>
    </w:p>
    <w:p w14:paraId="1FE55ED1" w14:textId="77777777">
      <w:pPr>
        <w:pStyle w:val="Heading4"/>
        <w:divId w:val="239"/>
      </w:pPr>
      <w:bookmarkStart w:name="_Toc242172815" w:id="208"/>
      <w:r>
        <w:t>6.25 Händische Auflösung - Schutzweg</w:t>
      </w:r>
      <w:bookmarkEnd w:id="208"/>
    </w:p>
    <w:p w14:paraId="3D733DE9" w14:textId="77777777">
      <w:pPr>
        <w:spacing w:after="0"/>
      </w:pPr>
      <w:r>
        <w:rPr>
          <w:vanish/>
        </w:rPr>
        <w:t>MLS_DSTW/MDSTW-22827</w:t>
      </w:r>
      <w:r>
        <w:rPr>
          <w:b/>
        </w:rPr>
        <w:t>6.25.0-1 Die Hilfsauflösung eines alleinstehenden Schutzweges ist in gleicher We...</w:t>
      </w:r>
      <w:r>
        <w:br/>
        <w:t>6.25.0-1 Die Hilfsauflösung eines alleinstehenden Schutzweges ist in gleicher Weise wie die händische Auflösung einer festgelegten Fahrstraße durchzuführen.</w:t>
        <w:br/>
        <w:t>​​</w:t>
      </w:r>
    </w:p>
    <w:p w14:paraId="091AE0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60FA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5D6B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BEEB2" w14:textId="77777777">
            <w:r>
              <w:t>MDSTW-22827</w:t>
            </w:r>
          </w:p>
        </w:tc>
      </w:tr>
      <w:tr w14:paraId="0D675D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8755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E5B75" w14:textId="77777777">
            <w:r>
              <w:t>05_324</w:t>
            </w:r>
          </w:p>
        </w:tc>
      </w:tr>
      <w:tr w14:paraId="1BC5BD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8B0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EF766" w14:textId="77777777">
            <w:r>
              <w:t>1936</w:t>
            </w:r>
          </w:p>
        </w:tc>
      </w:tr>
      <w:tr w14:paraId="08A971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7839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08FCD" w14:textId="77777777"/>
        </w:tc>
      </w:tr>
      <w:tr w14:paraId="327941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B01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9E954" w14:textId="77777777">
            <w:r>
              <w:t>Draft</w:t>
            </w:r>
          </w:p>
        </w:tc>
      </w:tr>
      <w:tr w14:paraId="28923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C0EA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06652" w14:textId="77777777">
            <w:r>
              <w:t>Muss</w:t>
            </w:r>
          </w:p>
        </w:tc>
      </w:tr>
      <w:tr w14:paraId="7AEDCE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F33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E6F39" w14:textId="77777777">
            <w:r>
              <w:t>Funktion wird wie in der ELEKTRA 2 Baseline 29.40 realisiert zur Verfügung gestellt.</w:t>
            </w:r>
          </w:p>
        </w:tc>
      </w:tr>
      <w:tr w14:paraId="3A899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400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42E85" w14:textId="77777777"/>
        </w:tc>
      </w:tr>
      <w:tr w14:paraId="68417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77D6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3B848" w14:textId="77777777">
            <w:r>
              <w:t>PV GA DIL OBB 1.0.0</w:t>
            </w:r>
          </w:p>
        </w:tc>
      </w:tr>
    </w:tbl>
    <w:p w14:paraId="3327B858" w14:textId="77777777">
      <w:pPr>
        <w:spacing w:after="0" w:line="96" w:lineRule="auto"/>
      </w:pPr>
    </w:p>
    <w:p w14:paraId="15D7DBF7" w14:textId="77777777">
      <w:pPr>
        <w:spacing w:after="0"/>
      </w:pPr>
      <w:r>
        <w:rPr>
          <w:vanish/>
        </w:rPr>
        <w:t>MLS_DSTW/MDSTW-22828</w:t>
      </w:r>
      <w:r>
        <w:rPr>
          <w:b/>
        </w:rPr>
        <w:t>6.25.0-2 Rücknahme eines Schutzweges muss in gleicher Weise wie die händische Au...</w:t>
      </w:r>
      <w:r>
        <w:br/>
        <w:t>6.25.0-2 Rücknahme eines Schutzweges muss in gleicher Weise wie die händische Auflösung einer nicht festgelegten Fahrstraße erfolgen können.</w:t>
        <w:br/>
        <w:t>​​</w:t>
      </w:r>
    </w:p>
    <w:p w14:paraId="151E5D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CC52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767E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AECD4" w14:textId="77777777">
            <w:r>
              <w:t>MDSTW-22828</w:t>
            </w:r>
          </w:p>
        </w:tc>
      </w:tr>
      <w:tr w14:paraId="730DE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5A2F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98B969" w14:textId="77777777">
            <w:r>
              <w:t>05_325</w:t>
            </w:r>
          </w:p>
        </w:tc>
      </w:tr>
      <w:tr w14:paraId="3458FA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F6B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CF17C" w14:textId="77777777">
            <w:r>
              <w:t>1937</w:t>
            </w:r>
          </w:p>
        </w:tc>
      </w:tr>
      <w:tr w14:paraId="7938B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186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8F26A" w14:textId="77777777"/>
        </w:tc>
      </w:tr>
      <w:tr w14:paraId="1124EF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A82F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6B75B" w14:textId="77777777">
            <w:r>
              <w:t>Draft</w:t>
            </w:r>
          </w:p>
        </w:tc>
      </w:tr>
      <w:tr w14:paraId="33745C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232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540D0" w14:textId="77777777">
            <w:r>
              <w:t>Muss</w:t>
            </w:r>
          </w:p>
        </w:tc>
      </w:tr>
      <w:tr w14:paraId="202F4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12AC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2D481" w14:textId="77777777">
            <w:r>
              <w:t>Funktion wird wie in der ELEKTRA 2 Baseline 29.40 realisiert zur Verfügung gestellt.</w:t>
            </w:r>
          </w:p>
        </w:tc>
      </w:tr>
      <w:tr w14:paraId="75B8A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D28F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94CEB" w14:textId="77777777"/>
        </w:tc>
      </w:tr>
      <w:tr w14:paraId="63C930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200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934BD" w14:textId="77777777">
            <w:r>
              <w:t>PV GA DIL OBB 1.0.0</w:t>
            </w:r>
          </w:p>
        </w:tc>
      </w:tr>
    </w:tbl>
    <w:p w14:paraId="3856391A" w14:textId="77777777">
      <w:pPr>
        <w:spacing w:after="0" w:line="96" w:lineRule="auto"/>
      </w:pPr>
    </w:p>
    <w:p w14:paraId="5ED9606D" w14:textId="77777777">
      <w:pPr>
        <w:spacing w:after="0"/>
      </w:pPr>
      <w:r>
        <w:rPr>
          <w:vanish/>
        </w:rPr>
        <w:t>MLS_DSTW/MDSTW-22829</w:t>
      </w:r>
      <w:r>
        <w:rPr>
          <w:b/>
        </w:rPr>
        <w:t>6.25.0-3 Eine Rücknahme eines Schutzwegs darf nur möglich sein, wenn die zugehör...</w:t>
      </w:r>
      <w:r>
        <w:br/>
        <w:t>6.25.0-3 Eine Rücknahme eines Schutzwegs darf nur möglich sein, wenn die zugehörige Fahrstraße aufgelöst hat oder die zugehörige Fahrstraße noch nicht festgelegt ist und eine evtl. Zeit für die automatische Schutzwegrücknahme noch nicht gestartet ist.</w:t>
        <w:br/>
        <w:t>​​</w:t>
      </w:r>
    </w:p>
    <w:p w14:paraId="545528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C6AC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E22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1834A" w14:textId="77777777">
            <w:r>
              <w:t>MDSTW-22829</w:t>
            </w:r>
          </w:p>
        </w:tc>
      </w:tr>
      <w:tr w14:paraId="3B7C11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4F6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28A2F" w14:textId="77777777">
            <w:r>
              <w:t>05_326</w:t>
            </w:r>
          </w:p>
        </w:tc>
      </w:tr>
      <w:tr w14:paraId="6ACB4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FFE0F"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24CDB" w14:textId="77777777">
            <w:r>
              <w:t>1938</w:t>
            </w:r>
          </w:p>
        </w:tc>
      </w:tr>
      <w:tr w14:paraId="0BCECB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73E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3D63D" w14:textId="77777777"/>
        </w:tc>
      </w:tr>
      <w:tr w14:paraId="259A80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6A36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820AD" w14:textId="77777777">
            <w:r>
              <w:t>Draft</w:t>
            </w:r>
          </w:p>
        </w:tc>
      </w:tr>
      <w:tr w14:paraId="7F7E2D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A92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9EEE2" w14:textId="77777777">
            <w:r>
              <w:t>Muss</w:t>
            </w:r>
          </w:p>
        </w:tc>
      </w:tr>
      <w:tr w14:paraId="7D6188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A409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A10C0" w14:textId="77777777">
            <w:r>
              <w:t>Funktion wird wie in der ELEKTRA 2 Baseline 29.40 realisiert zur Verfügung gestellt.</w:t>
            </w:r>
          </w:p>
        </w:tc>
      </w:tr>
      <w:tr w14:paraId="08C187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AEBB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7A77F" w14:textId="77777777"/>
        </w:tc>
      </w:tr>
      <w:tr w14:paraId="31636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84D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529D25" w14:textId="77777777">
            <w:r>
              <w:t>PV GA DIL OBB 1.0.0</w:t>
            </w:r>
          </w:p>
        </w:tc>
      </w:tr>
    </w:tbl>
    <w:p w14:paraId="4E7392DD" w14:textId="77777777">
      <w:pPr>
        <w:spacing w:after="0" w:line="96" w:lineRule="auto"/>
      </w:pPr>
    </w:p>
    <w:p w14:paraId="42D5FC48" w14:textId="77777777">
      <w:pPr>
        <w:spacing w:after="0"/>
      </w:pPr>
      <w:r>
        <w:rPr>
          <w:vanish/>
        </w:rPr>
        <w:t>MLS_DSTW/MDSTW-22830</w:t>
      </w:r>
      <w:r>
        <w:rPr>
          <w:b/>
        </w:rPr>
        <w:t>6.25.0-4 Für alle Schutzwege hinter demselben Zielsignal ist nur entweder automa...</w:t>
      </w:r>
      <w:r>
        <w:br/>
        <w:t>6.25.0-4 Für alle Schutzwege hinter demselben Zielsignal ist nur entweder automatische zeitverzögerte Auflösung oder Rücknahme vorzusehen (projektierbar).</w:t>
        <w:br/>
        <w:t>​​</w:t>
      </w:r>
    </w:p>
    <w:p w14:paraId="263C21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E54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9948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3D66A" w14:textId="77777777">
            <w:r>
              <w:t>MDSTW-22830</w:t>
            </w:r>
          </w:p>
        </w:tc>
      </w:tr>
      <w:tr w14:paraId="37F82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8C9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4D851C" w14:textId="77777777">
            <w:r>
              <w:t>05_327</w:t>
            </w:r>
          </w:p>
        </w:tc>
      </w:tr>
      <w:tr w14:paraId="11F2EB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0C50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49708" w14:textId="77777777">
            <w:r>
              <w:t>1939</w:t>
            </w:r>
          </w:p>
        </w:tc>
      </w:tr>
      <w:tr w14:paraId="1D7EE5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C95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FDAF0" w14:textId="77777777"/>
        </w:tc>
      </w:tr>
      <w:tr w14:paraId="597262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EC88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0E1C7" w14:textId="77777777">
            <w:r>
              <w:t>Draft</w:t>
            </w:r>
          </w:p>
        </w:tc>
      </w:tr>
      <w:tr w14:paraId="072506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F9A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724A2" w14:textId="77777777">
            <w:r>
              <w:t>Muss</w:t>
            </w:r>
          </w:p>
        </w:tc>
      </w:tr>
      <w:tr w14:paraId="5A591A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7B6B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84197" w14:textId="77777777">
            <w:r>
              <w:t>Funktion wird wie in der ELEKTRA 2 Baseline 29.40 realisiert zur Verfügung gestellt.</w:t>
            </w:r>
          </w:p>
        </w:tc>
      </w:tr>
      <w:tr w14:paraId="06F4B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AA4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68477" w14:textId="77777777"/>
        </w:tc>
      </w:tr>
      <w:tr w14:paraId="34FE40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0EF9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84D578" w14:textId="77777777">
            <w:r>
              <w:t>PV GA DIL OBB 1.0.0</w:t>
            </w:r>
          </w:p>
        </w:tc>
      </w:tr>
    </w:tbl>
    <w:p w14:paraId="18EB0172" w14:textId="77777777">
      <w:pPr>
        <w:spacing w:after="0" w:line="96" w:lineRule="auto"/>
      </w:pPr>
    </w:p>
    <w:p w14:paraId="0AA32F09" w14:textId="77777777">
      <w:pPr>
        <w:spacing w:after="0"/>
      </w:pPr>
      <w:r>
        <w:rPr>
          <w:vanish/>
        </w:rPr>
        <w:t>MLS_DSTW/MDSTW-22831</w:t>
      </w:r>
      <w:r>
        <w:rPr>
          <w:b/>
        </w:rPr>
        <w:t>6.25.0-5 Die Hilfsauflösung bzw. Auflösung eines Schutzwegs durch Abfahren muss...</w:t>
      </w:r>
      <w:r>
        <w:br/>
        <w:t>6.25.0-5 Die Hilfsauflösung bzw. Auflösung eines Schutzwegs durch Abfahren muss immer möglich sein.</w:t>
        <w:br/>
        <w:t>​​</w:t>
      </w:r>
    </w:p>
    <w:p w14:paraId="31501D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EB9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117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4151CA" w14:textId="77777777">
            <w:r>
              <w:t>MDSTW-22831</w:t>
            </w:r>
          </w:p>
        </w:tc>
      </w:tr>
      <w:tr w14:paraId="3BC277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D5BB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E56E3A" w14:textId="77777777">
            <w:r>
              <w:t>05_328</w:t>
            </w:r>
          </w:p>
        </w:tc>
      </w:tr>
      <w:tr w14:paraId="08C3EF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3CC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37E60" w14:textId="77777777">
            <w:r>
              <w:t>1940</w:t>
            </w:r>
          </w:p>
        </w:tc>
      </w:tr>
      <w:tr w14:paraId="118ED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4FA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E0050" w14:textId="77777777"/>
        </w:tc>
      </w:tr>
      <w:tr w14:paraId="13ED9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94E5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42007" w14:textId="77777777">
            <w:r>
              <w:t>Draft</w:t>
            </w:r>
          </w:p>
        </w:tc>
      </w:tr>
      <w:tr w14:paraId="66BE3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038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C9CCAF" w14:textId="77777777">
            <w:r>
              <w:t>Muss</w:t>
            </w:r>
          </w:p>
        </w:tc>
      </w:tr>
      <w:tr w14:paraId="274E22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3AC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5125B" w14:textId="77777777">
            <w:r>
              <w:t>Funktion wird wie in der ELEKTRA 2 Baseline 29.40 realisiert zur Verfügung gestellt.</w:t>
            </w:r>
          </w:p>
        </w:tc>
      </w:tr>
      <w:tr w14:paraId="55D9E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BA6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20EAE" w14:textId="77777777"/>
        </w:tc>
      </w:tr>
      <w:tr w14:paraId="215F2E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E06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98FD1" w14:textId="77777777">
            <w:r>
              <w:t>PV GA DIL OBB 1.0.0</w:t>
            </w:r>
          </w:p>
        </w:tc>
      </w:tr>
    </w:tbl>
    <w:p w14:paraId="5B905B54" w14:textId="77777777">
      <w:pPr>
        <w:spacing w:after="0" w:line="96" w:lineRule="auto"/>
      </w:pPr>
    </w:p>
    <w:p w14:paraId="4C0C837A" w14:textId="77777777">
      <w:pPr>
        <w:pStyle w:val="Heading4"/>
        <w:divId w:val="240"/>
      </w:pPr>
      <w:bookmarkStart w:name="_Toc242172816" w:id="209"/>
      <w:r>
        <w:t>6.26 Händische Auflösung - Fahrstraßen mit nur einem Freimeldeabschnitt</w:t>
      </w:r>
      <w:bookmarkEnd w:id="209"/>
    </w:p>
    <w:p w14:paraId="171CB09F" w14:textId="77777777">
      <w:pPr>
        <w:spacing w:after="0"/>
      </w:pPr>
      <w:r>
        <w:rPr>
          <w:vanish/>
        </w:rPr>
        <w:t>MLS_DSTW/MDSTW-22832</w:t>
      </w:r>
      <w:r>
        <w:rPr>
          <w:b/>
        </w:rPr>
        <w:t>6.26.0-1 Besteht eine Fahrstraße (Zug- oder Verschubfahrstraße) aus nur einem Fr...</w:t>
      </w:r>
      <w:r>
        <w:br/>
        <w:t xml:space="preserve">6.26.0-1 Besteht eine Fahrstraße (Zug- oder Verschubfahrstraße) aus nur einem Freimeldeabschnitt, </w:t>
        <w:lastRenderedPageBreak/>
        <w:t>muss der Freimeldeabschnitt mittels Achszähler realisiert werden.</w:t>
        <w:br/>
        <w:t>​​</w:t>
      </w:r>
    </w:p>
    <w:p w14:paraId="42B07A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4710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10B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342A49" w14:textId="77777777">
            <w:r>
              <w:t>MDSTW-22832</w:t>
            </w:r>
          </w:p>
        </w:tc>
      </w:tr>
      <w:tr w14:paraId="54F40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1B0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1DBA4" w14:textId="77777777">
            <w:r>
              <w:t>05_330</w:t>
            </w:r>
          </w:p>
        </w:tc>
      </w:tr>
      <w:tr w14:paraId="65A784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87A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70781" w14:textId="77777777">
            <w:r>
              <w:t>1942</w:t>
            </w:r>
          </w:p>
        </w:tc>
      </w:tr>
      <w:tr w14:paraId="4C7A65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45B1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8232E" w14:textId="77777777"/>
        </w:tc>
      </w:tr>
      <w:tr w14:paraId="446C44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B0F5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740C2" w14:textId="77777777">
            <w:r>
              <w:t>Draft</w:t>
            </w:r>
          </w:p>
        </w:tc>
      </w:tr>
      <w:tr w14:paraId="245CF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7A7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4EC60" w14:textId="77777777">
            <w:r>
              <w:t>Muss</w:t>
            </w:r>
          </w:p>
        </w:tc>
      </w:tr>
      <w:tr w14:paraId="257F1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7214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45CF6" w14:textId="77777777">
            <w:r>
              <w:t>Funktion wird wie in der ELEKTRA 2 Baseline 29.40 realisiert zur Verfügung gestellt.</w:t>
            </w:r>
          </w:p>
        </w:tc>
      </w:tr>
      <w:tr w14:paraId="751674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4A3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C2077" w14:textId="77777777"/>
        </w:tc>
      </w:tr>
      <w:tr w14:paraId="7DC00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CF6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A44D9" w14:textId="77777777">
            <w:r>
              <w:t>PV GA DIL OBB 1.0.0</w:t>
            </w:r>
          </w:p>
        </w:tc>
      </w:tr>
    </w:tbl>
    <w:p w14:paraId="4AD8B655" w14:textId="77777777">
      <w:pPr>
        <w:spacing w:after="0" w:line="96" w:lineRule="auto"/>
      </w:pPr>
    </w:p>
    <w:p w14:paraId="76D7AB20" w14:textId="77777777">
      <w:pPr>
        <w:pStyle w:val="Heading4"/>
        <w:divId w:val="241"/>
      </w:pPr>
      <w:bookmarkStart w:name="_Toc242172817" w:id="210"/>
      <w:r>
        <w:t>6.27 Wendeverschubfahrten - Einstellung</w:t>
      </w:r>
      <w:bookmarkEnd w:id="210"/>
    </w:p>
    <w:p w14:paraId="4ACCD912" w14:textId="77777777">
      <w:pPr>
        <w:spacing w:after="0"/>
      </w:pPr>
      <w:r>
        <w:rPr>
          <w:vanish/>
        </w:rPr>
        <w:t>MLS_DSTW/MDSTW-22833</w:t>
      </w:r>
      <w:r>
        <w:rPr>
          <w:b/>
        </w:rPr>
        <w:t>6.27.0-1 Zu jeder Kombination Startsignal - Wendeverschubsignal gibt es genau ei...</w:t>
      </w:r>
      <w:r>
        <w:br/>
        <w:t>6.27.0-1 Zu jeder Kombination Startsignal - Wendeverschubsignal gibt es genau eine (beliebig projektierbare) Wendeverschubfahrt. Das Startsignal einer Wendeverschubfahrt kann selbst die Projektierung "Wendeverschubsignal" haben. Das erste markierte Signal ist das Startsignal.</w:t>
        <w:br/>
        <w:t>​​</w:t>
      </w:r>
    </w:p>
    <w:p w14:paraId="2FB057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4C8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928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60578" w14:textId="77777777">
            <w:r>
              <w:t>MDSTW-22833</w:t>
            </w:r>
          </w:p>
        </w:tc>
      </w:tr>
      <w:tr w14:paraId="0FDD46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2C9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CD829" w14:textId="77777777">
            <w:r>
              <w:t>05_332</w:t>
            </w:r>
          </w:p>
        </w:tc>
      </w:tr>
      <w:tr w14:paraId="04A50A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FEF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45D1D" w14:textId="77777777">
            <w:r>
              <w:t>1944</w:t>
            </w:r>
          </w:p>
        </w:tc>
      </w:tr>
      <w:tr w14:paraId="123B7C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869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01B7D" w14:textId="77777777"/>
        </w:tc>
      </w:tr>
      <w:tr w14:paraId="60755D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0929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740F22" w14:textId="77777777">
            <w:r>
              <w:t>Draft</w:t>
            </w:r>
          </w:p>
        </w:tc>
      </w:tr>
      <w:tr w14:paraId="455048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728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D54F1" w14:textId="77777777">
            <w:r>
              <w:t>Muss</w:t>
            </w:r>
          </w:p>
        </w:tc>
      </w:tr>
      <w:tr w14:paraId="215F2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975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0EB4A" w14:textId="77777777">
            <w:r>
              <w:t>Funktion wird wie in der ELEKTRA 2 Baseline 29.40 realisiert zur Verfügung gestellt.</w:t>
            </w:r>
          </w:p>
        </w:tc>
      </w:tr>
      <w:tr w14:paraId="495E2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DFF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299AC" w14:textId="77777777"/>
        </w:tc>
      </w:tr>
      <w:tr w14:paraId="78D7D2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C74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F5DACD" w14:textId="77777777">
            <w:r>
              <w:t>PV GA DIL OBB 1.0.0</w:t>
            </w:r>
          </w:p>
        </w:tc>
      </w:tr>
    </w:tbl>
    <w:p w14:paraId="0AC0A9A6" w14:textId="77777777">
      <w:pPr>
        <w:spacing w:after="0" w:line="96" w:lineRule="auto"/>
      </w:pPr>
    </w:p>
    <w:p w14:paraId="1C38FE7A" w14:textId="77777777">
      <w:pPr>
        <w:spacing w:after="0"/>
      </w:pPr>
      <w:r>
        <w:rPr>
          <w:vanish/>
        </w:rPr>
        <w:t>MLS_DSTW/MDSTW-22834</w:t>
      </w:r>
      <w:r>
        <w:rPr>
          <w:b/>
        </w:rPr>
        <w:t>6.27.0-2 Eine Wendeverschubfahrt muss nachgestellt, aber nicht aufgewertet werde...</w:t>
      </w:r>
      <w:r>
        <w:br/>
        <w:t>6.27.0-2 Eine Wendeverschubfahrt muss nachgestellt, aber nicht aufgewertet werden können.</w:t>
        <w:br/>
        <w:t>​​</w:t>
      </w:r>
    </w:p>
    <w:p w14:paraId="518758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AFD2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AF9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626EB" w14:textId="77777777">
            <w:r>
              <w:t>MDSTW-22834</w:t>
            </w:r>
          </w:p>
        </w:tc>
      </w:tr>
      <w:tr w14:paraId="7409A3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9030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6DF84" w14:textId="77777777">
            <w:r>
              <w:t>05_333</w:t>
            </w:r>
          </w:p>
        </w:tc>
      </w:tr>
      <w:tr w14:paraId="56287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E432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F428A" w14:textId="77777777">
            <w:r>
              <w:t>1945</w:t>
            </w:r>
          </w:p>
        </w:tc>
      </w:tr>
      <w:tr w14:paraId="74DCA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BEAE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30092B" w14:textId="77777777"/>
        </w:tc>
      </w:tr>
      <w:tr w14:paraId="3148F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F2B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0909F" w14:textId="77777777">
            <w:r>
              <w:t>Draft</w:t>
            </w:r>
          </w:p>
        </w:tc>
      </w:tr>
      <w:tr w14:paraId="7851DE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1799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33416" w14:textId="77777777">
            <w:r>
              <w:t>Muss</w:t>
            </w:r>
          </w:p>
        </w:tc>
      </w:tr>
      <w:tr w14:paraId="6524DE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CCCD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39DAE" w14:textId="77777777">
            <w:r>
              <w:t>Funktion wird wie in der ELEKTRA 2 Baseline 29.40 realisiert zur Verfügung gestellt.</w:t>
            </w:r>
          </w:p>
        </w:tc>
      </w:tr>
      <w:tr w14:paraId="2106B3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ACA3A"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CEFC2" w14:textId="77777777"/>
        </w:tc>
      </w:tr>
      <w:tr w14:paraId="30236F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D4C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2CBDC" w14:textId="77777777">
            <w:r>
              <w:t>PV GA DIL OBB 1.0.0</w:t>
            </w:r>
          </w:p>
        </w:tc>
      </w:tr>
    </w:tbl>
    <w:p w14:paraId="5A8A5328" w14:textId="77777777">
      <w:pPr>
        <w:spacing w:after="0" w:line="96" w:lineRule="auto"/>
      </w:pPr>
    </w:p>
    <w:p w14:paraId="07A500DF" w14:textId="77777777">
      <w:pPr>
        <w:pStyle w:val="Heading4"/>
        <w:divId w:val="242"/>
      </w:pPr>
      <w:bookmarkStart w:name="_Toc242172818" w:id="211"/>
      <w:r>
        <w:t>6.28 Wendeverschubfahrten - Zulässigkeitsprüfung</w:t>
      </w:r>
      <w:bookmarkEnd w:id="211"/>
    </w:p>
    <w:p w14:paraId="601F2E98" w14:textId="77777777">
      <w:pPr>
        <w:spacing w:after="0"/>
      </w:pPr>
      <w:r>
        <w:rPr>
          <w:vanish/>
        </w:rPr>
        <w:t>MLS_DSTW/MDSTW-22835</w:t>
      </w:r>
      <w:r>
        <w:rPr>
          <w:b/>
        </w:rPr>
        <w:t>6.28.0-1 Die Zulässigkeit einer Wendeverschubfahrt muss wie folgt geprüft werden...</w:t>
      </w:r>
      <w:r>
        <w:br/>
        <w:t>6.28.0-1 Die Zulässigkeit einer Wendeverschubfahrt muss wie folgt geprüft werden:</w:t>
        <w:br/>
        <w:t>• Zulässigkeitsprüfung analog Verschubfahrten mit folgender Ergänzung: Teilfahrstraße im Fahrweg der Wendeverschubstraße, die von einer Verschub- oder Dauerverschubstraße belegt ist.</w:t>
        <w:br/>
        <w:t>• Als Ausschlussgrund für die Wendeverschubstraße kann projektiert werden, dass das Freisein aller Freimeldeabschnitte zwischen Wendeverschubsignal und dem Ziel dieser Verschubstraße gegeben sein muss.</w:t>
        <w:br/>
        <w:t>Ist der letzte Gleisabschnitt ein Abschnitt ohne GFM so ist dieser als Frei zu betrachten.</w:t>
        <w:br/>
        <w:t>​​</w:t>
      </w:r>
    </w:p>
    <w:p w14:paraId="274B77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355E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BB4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8D7A3" w14:textId="77777777">
            <w:r>
              <w:t>MDSTW-22835</w:t>
            </w:r>
          </w:p>
        </w:tc>
      </w:tr>
      <w:tr w14:paraId="24935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672B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0F3BD" w14:textId="77777777">
            <w:r>
              <w:t>05_335</w:t>
            </w:r>
          </w:p>
        </w:tc>
      </w:tr>
      <w:tr w14:paraId="3E9C5B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9B15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4E405" w14:textId="77777777">
            <w:r>
              <w:t>1947</w:t>
            </w:r>
          </w:p>
        </w:tc>
      </w:tr>
      <w:tr w14:paraId="51249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BD7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6AF01" w14:textId="77777777"/>
        </w:tc>
      </w:tr>
      <w:tr w14:paraId="034B5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6F1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DC5D4" w14:textId="77777777">
            <w:r>
              <w:t>Draft</w:t>
            </w:r>
          </w:p>
        </w:tc>
      </w:tr>
      <w:tr w14:paraId="1D09D4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CD25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DF76D" w14:textId="77777777">
            <w:r>
              <w:t>Muss</w:t>
            </w:r>
          </w:p>
        </w:tc>
      </w:tr>
      <w:tr w14:paraId="573234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682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4B2F4" w14:textId="77777777">
            <w:r>
              <w:t>Funktion wird wie in der ELEKTRA 2 Baseline 29.40 realisiert zur Verfügung gestellt.</w:t>
            </w:r>
          </w:p>
        </w:tc>
      </w:tr>
      <w:tr w14:paraId="42A13F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086DA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36833" w14:textId="77777777"/>
        </w:tc>
      </w:tr>
      <w:tr w14:paraId="678B7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861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55CC4D" w14:textId="77777777">
            <w:r>
              <w:t>PV GA DIL OBB 1.0.0</w:t>
            </w:r>
          </w:p>
        </w:tc>
      </w:tr>
    </w:tbl>
    <w:p w14:paraId="6CC48AF7" w14:textId="77777777">
      <w:pPr>
        <w:spacing w:after="0" w:line="96" w:lineRule="auto"/>
      </w:pPr>
    </w:p>
    <w:p w14:paraId="4B142243" w14:textId="77777777">
      <w:pPr>
        <w:pStyle w:val="Heading4"/>
        <w:divId w:val="243"/>
      </w:pPr>
      <w:bookmarkStart w:name="_Toc242172819" w:id="212"/>
      <w:r>
        <w:t>6.29 Restfahrstraßenauflösung bei Wendefahrten</w:t>
      </w:r>
      <w:bookmarkEnd w:id="212"/>
    </w:p>
    <w:p w14:paraId="5E7339FB" w14:textId="77777777">
      <w:r>
        <w:rPr>
          <w:vanish/>
        </w:rPr>
        <w:t>MLS_DSTW/MDSTW-22836</w:t>
      </w:r>
      <w:r>
        <w:t>6.29.0-1 Unter "Restfahrstraße" ist der Teil einer Verschubfahrstraße zu verstehen, der zwischen dem Wendeverschubsignal und dem Zielsignal der Verschubstraße liegt.</w:t>
        <w:br/>
        <w:t>​​</w:t>
      </w:r>
    </w:p>
    <w:p w14:paraId="058443A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3FF77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32B1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9D724" w14:textId="77777777">
            <w:r>
              <w:t>1026</w:t>
            </w:r>
          </w:p>
        </w:tc>
      </w:tr>
      <w:tr w14:paraId="3326A5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BAA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57217" w14:textId="77777777">
            <w:r>
              <w:t>MDSTW-22836</w:t>
            </w:r>
          </w:p>
        </w:tc>
      </w:tr>
      <w:tr w14:paraId="3801FD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76A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44683" w14:textId="77777777">
            <w:r>
              <w:t>1949</w:t>
            </w:r>
          </w:p>
        </w:tc>
      </w:tr>
      <w:tr w14:paraId="5C691A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6750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6C4CE" w14:textId="77777777">
            <w:r>
              <w:t>05_337</w:t>
            </w:r>
          </w:p>
        </w:tc>
      </w:tr>
    </w:tbl>
    <w:p w14:paraId="473CEAAC" w14:textId="77777777">
      <w:pPr>
        <w:spacing w:after="0" w:line="96" w:lineRule="auto"/>
      </w:pPr>
    </w:p>
    <w:p w14:paraId="07039A03" w14:textId="77777777">
      <w:pPr>
        <w:spacing w:after="0"/>
      </w:pPr>
      <w:r>
        <w:rPr>
          <w:vanish/>
        </w:rPr>
        <w:t>MLS_DSTW/MDSTW-22837</w:t>
      </w:r>
      <w:r>
        <w:rPr>
          <w:b/>
        </w:rPr>
        <w:t>6.29.0-2 Die Restfahrstraße kann, in Richtung vom Start- zum Zielsignal gesehen,...</w:t>
      </w:r>
      <w:r>
        <w:br/>
        <w:t>6.29.0-2 Die Restfahrstraße kann, in Richtung vom Start- zum Zielsignal gesehen, über ein oder mehrere freizeigende Verschubsignale zwischen Wendeverschubsignal und Ziel reichen, d.h. die Wendefahrt insgesamt muss aus mehreren aneinandergereihten Verschubstraßen bestehen können, die gleichzeitig gestellt werden.</w:t>
        <w:br/>
        <w:t>​​</w:t>
      </w:r>
    </w:p>
    <w:p w14:paraId="30380A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BDD7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B5D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278B8" w14:textId="77777777">
            <w:r>
              <w:t>MDSTW-22837</w:t>
            </w:r>
          </w:p>
        </w:tc>
      </w:tr>
      <w:tr w14:paraId="785470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40D1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776B19" w14:textId="77777777">
            <w:r>
              <w:t>05_338</w:t>
            </w:r>
          </w:p>
        </w:tc>
      </w:tr>
      <w:tr w14:paraId="6251B0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E16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F796A" w14:textId="77777777">
            <w:r>
              <w:t>1950</w:t>
            </w:r>
          </w:p>
        </w:tc>
      </w:tr>
      <w:tr w14:paraId="3B3587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256F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E4C64" w14:textId="77777777"/>
        </w:tc>
      </w:tr>
      <w:tr w14:paraId="73CA71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A08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A4875" w14:textId="77777777">
            <w:r>
              <w:t>Draft</w:t>
            </w:r>
          </w:p>
        </w:tc>
      </w:tr>
      <w:tr w14:paraId="48908D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10D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FB4B9C" w14:textId="77777777">
            <w:r>
              <w:t>Muss</w:t>
            </w:r>
          </w:p>
        </w:tc>
      </w:tr>
      <w:tr w14:paraId="4E4D58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6663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D74F8" w14:textId="77777777">
            <w:r>
              <w:t>Funktion wird wie in der ELEKTRA 2 Baseline 29.40 realisiert zur Verfügung gestellt.</w:t>
            </w:r>
          </w:p>
        </w:tc>
      </w:tr>
      <w:tr w14:paraId="0A5028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879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4438C" w14:textId="77777777"/>
        </w:tc>
      </w:tr>
      <w:tr w14:paraId="09E5C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3089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9A403" w14:textId="77777777">
            <w:r>
              <w:t>PV GA DIL OBB 1.0.0</w:t>
            </w:r>
          </w:p>
        </w:tc>
      </w:tr>
    </w:tbl>
    <w:p w14:paraId="4ED9AB56" w14:textId="77777777">
      <w:pPr>
        <w:spacing w:after="0" w:line="96" w:lineRule="auto"/>
      </w:pPr>
    </w:p>
    <w:p w14:paraId="0F8EE3A7" w14:textId="77777777">
      <w:pPr>
        <w:spacing w:after="0"/>
      </w:pPr>
      <w:r>
        <w:rPr>
          <w:vanish/>
        </w:rPr>
        <w:t>MLS_DSTW/MDSTW-22838</w:t>
      </w:r>
      <w:r>
        <w:rPr>
          <w:b/>
        </w:rPr>
        <w:t>6.29.0-3 Die selbsttätige Auflösung der Restfahrstraße muss unter bestimmten Bed...</w:t>
      </w:r>
      <w:r>
        <w:br/>
        <w:t>6.29.0-3 Die selbsttätige Auflösung der Restfahrstraße muss unter bestimmten Bedingungen zustande kommen, die an Hand der Beispiele 1 bis 4 beschrieben werden.</w:t>
        <w:br/>
        <w:t>​​</w:t>
      </w:r>
    </w:p>
    <w:p w14:paraId="77C036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1D26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DA1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294A3" w14:textId="77777777">
            <w:r>
              <w:t>MDSTW-22838</w:t>
            </w:r>
          </w:p>
        </w:tc>
      </w:tr>
      <w:tr w14:paraId="251351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859E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EC61E" w14:textId="77777777">
            <w:r>
              <w:t>05_339</w:t>
            </w:r>
          </w:p>
        </w:tc>
      </w:tr>
      <w:tr w14:paraId="09F727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41F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82DEF" w14:textId="77777777">
            <w:r>
              <w:t>1951</w:t>
            </w:r>
          </w:p>
        </w:tc>
      </w:tr>
      <w:tr w14:paraId="02F567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1257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70B9D" w14:textId="77777777"/>
        </w:tc>
      </w:tr>
      <w:tr w14:paraId="6DE72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118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3649A" w14:textId="77777777">
            <w:r>
              <w:t>Draft</w:t>
            </w:r>
          </w:p>
        </w:tc>
      </w:tr>
      <w:tr w14:paraId="21D823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2FC8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DDC45" w14:textId="77777777">
            <w:r>
              <w:t>Muss</w:t>
            </w:r>
          </w:p>
        </w:tc>
      </w:tr>
      <w:tr w14:paraId="777DE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8575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C9BB2" w14:textId="77777777">
            <w:r>
              <w:t>Funktion wird wie in der ELEKTRA 2 Baseline 29.40 realisiert zur Verfügung gestellt.</w:t>
            </w:r>
          </w:p>
        </w:tc>
      </w:tr>
      <w:tr w14:paraId="75178D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973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4F4BB0" w14:textId="77777777"/>
        </w:tc>
      </w:tr>
      <w:tr w14:paraId="6E3157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337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A3B3B1" w14:textId="77777777">
            <w:r>
              <w:t>PV GA DIL OBB 1.0.0</w:t>
            </w:r>
          </w:p>
        </w:tc>
      </w:tr>
    </w:tbl>
    <w:p w14:paraId="76071C00" w14:textId="77777777">
      <w:pPr>
        <w:spacing w:after="0" w:line="96" w:lineRule="auto"/>
      </w:pPr>
    </w:p>
    <w:p w14:paraId="09CA246A" w14:textId="77777777">
      <w:pPr>
        <w:spacing w:after="0"/>
      </w:pPr>
      <w:r>
        <w:rPr>
          <w:vanish/>
        </w:rPr>
        <w:t>MLS_DSTW/MDSTW-22839</w:t>
      </w:r>
      <w:r>
        <w:rPr>
          <w:b/>
        </w:rPr>
        <w:t>6.29.0-4 Wenn ein oder mehrere Abschnitte zwischen Wendeverschubsignal und Ziels...</w:t>
      </w:r>
      <w:r>
        <w:br/>
        <w:t>6.29.0-4 Wenn ein oder mehrere Abschnitte zwischen Wendeverschubsignal und Zielsignal keine Gleisfreimeldung besitzen, müssen diese Abschnitte für die Restfahrstraßenauflösung als frei betrachtet werden.</w:t>
        <w:br/>
        <w:t>​​</w:t>
      </w:r>
    </w:p>
    <w:p w14:paraId="2AE3A6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A02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780F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A8D6B" w14:textId="77777777">
            <w:r>
              <w:t>MDSTW-22839</w:t>
            </w:r>
          </w:p>
        </w:tc>
      </w:tr>
      <w:tr w14:paraId="67731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D9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115EF" w14:textId="77777777">
            <w:r>
              <w:t>05_340</w:t>
            </w:r>
          </w:p>
        </w:tc>
      </w:tr>
      <w:tr w14:paraId="3151E7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FEA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9CFB2" w14:textId="77777777">
            <w:r>
              <w:t>1952</w:t>
            </w:r>
          </w:p>
        </w:tc>
      </w:tr>
      <w:tr w14:paraId="67BBC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258C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A751D" w14:textId="77777777"/>
        </w:tc>
      </w:tr>
      <w:tr w14:paraId="03D401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ED61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91769" w14:textId="77777777">
            <w:r>
              <w:t>Draft</w:t>
            </w:r>
          </w:p>
        </w:tc>
      </w:tr>
      <w:tr w14:paraId="23F3E6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DA9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706FD" w14:textId="77777777">
            <w:r>
              <w:t>Muss</w:t>
            </w:r>
          </w:p>
        </w:tc>
      </w:tr>
      <w:tr w14:paraId="6ABF55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938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93D3E" w14:textId="77777777">
            <w:r>
              <w:t>Funktion wird wie in der ELEKTRA 2 Baseline 29.40 realisiert zur Verfügung gestellt.</w:t>
            </w:r>
          </w:p>
        </w:tc>
      </w:tr>
      <w:tr w14:paraId="677F8C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10C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409F9" w14:textId="77777777"/>
        </w:tc>
      </w:tr>
      <w:tr w14:paraId="3C83F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E95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75CE8" w14:textId="77777777">
            <w:r>
              <w:t>PV GA DIL OBB 1.0.0</w:t>
            </w:r>
          </w:p>
        </w:tc>
      </w:tr>
    </w:tbl>
    <w:p w14:paraId="2DADD9A8" w14:textId="77777777">
      <w:pPr>
        <w:spacing w:after="0" w:line="96" w:lineRule="auto"/>
      </w:pPr>
    </w:p>
    <w:p w14:paraId="0183BBE1" w14:textId="77777777">
      <w:r>
        <w:rPr>
          <w:vanish/>
        </w:rPr>
        <w:lastRenderedPageBreak/>
        <w:t>MLS_DSTW/MDSTW-22840</w:t>
      </w:r>
      <w:r>
        <w:t>6.29.0-5 &lt;Beispiel 1&gt;</w:t>
        <w:br/>
        <w:t>​​</w:t>
      </w:r>
    </w:p>
    <w:p w14:paraId="35CB62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1421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E32A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A03D7" w14:textId="77777777">
            <w:r>
              <w:t>1030</w:t>
            </w:r>
          </w:p>
        </w:tc>
      </w:tr>
      <w:tr w14:paraId="141650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BF6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31E19" w14:textId="77777777">
            <w:r>
              <w:t>MDSTW-22840</w:t>
            </w:r>
          </w:p>
        </w:tc>
      </w:tr>
      <w:tr w14:paraId="148E09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DE4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AE131" w14:textId="77777777">
            <w:r>
              <w:t>1953</w:t>
            </w:r>
          </w:p>
        </w:tc>
      </w:tr>
      <w:tr w14:paraId="1F577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F2C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16FB6" w14:textId="77777777">
            <w:r>
              <w:t>05_868</w:t>
            </w:r>
          </w:p>
        </w:tc>
      </w:tr>
    </w:tbl>
    <w:p w14:paraId="79B6A91A" w14:textId="77777777">
      <w:pPr>
        <w:spacing w:after="0" w:line="96" w:lineRule="auto"/>
      </w:pPr>
    </w:p>
    <w:p w14:paraId="6F824C25" w14:textId="77777777">
      <w:r>
        <w:rPr>
          <w:vanish/>
        </w:rPr>
        <w:t>MLS_DSTW/MDSTW-22841</w:t>
      </w:r>
      <w:r>
        <w:t>6.29.0-6 Vs Startsignal</w:t>
        <w:br/>
        <w:t>Vw Wendesignal</w:t>
        <w:br/>
        <w:t>Vz Zielsignal</w:t>
        <w:br/>
        <w:t>Beim Einstellen wird eine Verschubstraße von Vs nach Vz gebildet.</w:t>
        <w:br/>
        <w:t>Nach Vorbeifahrt des Verschubteils am Wendesignal Vw mit allen Achsen löst die Teilfahrstraße von Vs bis Vw gemäß den Bedingungen &lt;05 Lastenheft Teilsystem DSTW-ZE&gt; 6.17 selbsttätig auf.</w:t>
        <w:br/>
        <w:t>Die selbsttätige Auflösung der Restfahrstraße bis Vz erfolgt erst dann, wenn</w:t>
        <w:br/>
        <w:t>• alle Teilfahrstraßen zwischen Vw und Vz frei sind</w:t>
        <w:br/>
        <w:t>• Vw Start für eine Verschubstraße ist und</w:t>
        <w:br/>
        <w:t>• die erste Teilfahrstraße hinter Vw besetzt ist.</w:t>
        <w:br/>
        <w:t>• Wenn die Garnitur im Zuge der 1.Fahrt Teilfahrstraßen zwischen Vw und Vz räumt oder vollständig über Vz hinaus fährt, so erfolgt keine Auflösung von Teilfahrstraßen zwischen Vw und Vz (Restfahrstraße).</w:t>
        <w:br/>
        <w:t>​​</w:t>
      </w:r>
    </w:p>
    <w:p w14:paraId="74B011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3A27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ADCF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BEEBC" w14:textId="77777777">
            <w:r>
              <w:t>1031</w:t>
            </w:r>
          </w:p>
        </w:tc>
      </w:tr>
      <w:tr w14:paraId="44FEE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1C4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3A005" w14:textId="77777777">
            <w:r>
              <w:t>MDSTW-22841</w:t>
            </w:r>
          </w:p>
        </w:tc>
      </w:tr>
      <w:tr w14:paraId="481138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A6A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183FC" w14:textId="77777777">
            <w:r>
              <w:t>1954</w:t>
            </w:r>
          </w:p>
        </w:tc>
      </w:tr>
      <w:tr w14:paraId="0E068C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350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59405A" w14:textId="77777777">
            <w:r>
              <w:t>05_343</w:t>
            </w:r>
          </w:p>
        </w:tc>
      </w:tr>
    </w:tbl>
    <w:p w14:paraId="2C59E7FF" w14:textId="77777777">
      <w:pPr>
        <w:spacing w:after="0" w:line="96" w:lineRule="auto"/>
      </w:pPr>
    </w:p>
    <w:p w14:paraId="1025F170" w14:textId="77777777">
      <w:r>
        <w:rPr>
          <w:vanish/>
        </w:rPr>
        <w:t>MLS_DSTW/MDSTW-22842</w:t>
      </w:r>
      <w:r>
        <w:t>6.29.0-7 &lt;Beispiel 2&gt;</w:t>
        <w:br/>
        <w:t>​​</w:t>
      </w:r>
    </w:p>
    <w:p w14:paraId="1AAC1A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B93F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AA45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E79D1" w14:textId="77777777">
            <w:r>
              <w:t>1032</w:t>
            </w:r>
          </w:p>
        </w:tc>
      </w:tr>
      <w:tr w14:paraId="6273F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857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12277" w14:textId="77777777">
            <w:r>
              <w:t>MDSTW-22842</w:t>
            </w:r>
          </w:p>
        </w:tc>
      </w:tr>
      <w:tr w14:paraId="0B7BA7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693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B878A" w14:textId="77777777">
            <w:r>
              <w:t>1955</w:t>
            </w:r>
          </w:p>
        </w:tc>
      </w:tr>
      <w:tr w14:paraId="4BCF02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489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D81F3" w14:textId="77777777">
            <w:r>
              <w:t>05_869</w:t>
            </w:r>
          </w:p>
        </w:tc>
      </w:tr>
    </w:tbl>
    <w:p w14:paraId="5FA74213" w14:textId="77777777">
      <w:pPr>
        <w:spacing w:after="0" w:line="96" w:lineRule="auto"/>
      </w:pPr>
    </w:p>
    <w:p w14:paraId="2E9EC3D2" w14:textId="77777777">
      <w:r>
        <w:rPr>
          <w:vanish/>
        </w:rPr>
        <w:t>MLS_DSTW/MDSTW-22843</w:t>
      </w:r>
      <w:r>
        <w:t>6.29.0-8 Vs Startsignal</w:t>
        <w:br/>
        <w:t>Vw Wendesignal</w:t>
        <w:br/>
        <w:t>Vz Zielsignal</w:t>
        <w:br/>
        <w:t>Bei Einstellung der Wendefahrt von Vs nach Vz wird eine Fahrstraße von Vs nach V1 und eine Fahrstraße von V1 nach Vz eingestellt. Das Auflöseverhalten der beiden Fahrstraßen entspricht dem Beispiel 1.</w:t>
        <w:br/>
        <w:t xml:space="preserve">Bei Weiterfahrt der Verschubabteilung im Zuge der 1.Fahrt wird V1 wie bei einer Verschubstraße </w:t>
        <w:lastRenderedPageBreak/>
        <w:t>gemäß &lt;05 Lastenheft Teilsystem DSTW-ZE&gt; 6.45 haltgestellt.Es erfolgt jedoch keine Teilfahrstraßenauflösung innerhalb der Restfahrstraßen, so lange nicht die Bedingungen gemäß Beispiel 1 erfüllt sind.</w:t>
        <w:br/>
        <w:t>​​</w:t>
      </w:r>
    </w:p>
    <w:p w14:paraId="1BCB1E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7A2E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6BDA6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589C3" w14:textId="77777777">
            <w:r>
              <w:t>1033</w:t>
            </w:r>
          </w:p>
        </w:tc>
      </w:tr>
      <w:tr w14:paraId="2E657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9E8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C563E" w14:textId="77777777">
            <w:r>
              <w:t>MDSTW-22843</w:t>
            </w:r>
          </w:p>
        </w:tc>
      </w:tr>
      <w:tr w14:paraId="6EADD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481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6573F" w14:textId="77777777">
            <w:r>
              <w:t>1956</w:t>
            </w:r>
          </w:p>
        </w:tc>
      </w:tr>
      <w:tr w14:paraId="7C05B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339A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C210A7" w14:textId="77777777">
            <w:r>
              <w:t>05_346</w:t>
            </w:r>
          </w:p>
        </w:tc>
      </w:tr>
    </w:tbl>
    <w:p w14:paraId="01821AB4" w14:textId="77777777">
      <w:pPr>
        <w:spacing w:after="0" w:line="96" w:lineRule="auto"/>
      </w:pPr>
    </w:p>
    <w:p w14:paraId="77472528" w14:textId="77777777">
      <w:r>
        <w:rPr>
          <w:vanish/>
        </w:rPr>
        <w:t>MLS_DSTW/MDSTW-22844</w:t>
      </w:r>
      <w:r>
        <w:t>6.29.0-9 &lt;Beispiel 3&gt;</w:t>
        <w:br/>
        <w:t>​​</w:t>
      </w:r>
    </w:p>
    <w:p w14:paraId="7F6971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CB51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32798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D4321" w14:textId="77777777">
            <w:r>
              <w:t>1034</w:t>
            </w:r>
          </w:p>
        </w:tc>
      </w:tr>
      <w:tr w14:paraId="47960C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F2D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C57ED" w14:textId="77777777">
            <w:r>
              <w:t>MDSTW-22844</w:t>
            </w:r>
          </w:p>
        </w:tc>
      </w:tr>
      <w:tr w14:paraId="0EFD36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BBF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AF530" w14:textId="77777777">
            <w:r>
              <w:t>1957</w:t>
            </w:r>
          </w:p>
        </w:tc>
      </w:tr>
      <w:tr w14:paraId="63D82C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0C9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A4A7B" w14:textId="77777777">
            <w:r>
              <w:t>05_870</w:t>
            </w:r>
          </w:p>
        </w:tc>
      </w:tr>
    </w:tbl>
    <w:p w14:paraId="771DA5C3" w14:textId="77777777">
      <w:pPr>
        <w:spacing w:after="0" w:line="96" w:lineRule="auto"/>
      </w:pPr>
    </w:p>
    <w:p w14:paraId="476D23E6" w14:textId="77777777">
      <w:r>
        <w:rPr>
          <w:vanish/>
        </w:rPr>
        <w:t>MLS_DSTW/MDSTW-22845</w:t>
      </w:r>
      <w:r>
        <w:t>6.29.0-10 Vs Startsignal</w:t>
        <w:br/>
        <w:t>Vw Wendesignal</w:t>
        <w:br/>
        <w:t>Vz Zielsignal</w:t>
        <w:br/>
        <w:t>Bei Einstellung der Wendefahrt läuft die Fahrtstraße von Vs nach Vz ein. Nach Vorbeifahrt des Verschubteils am Wendesignal Vw mit allen Achsen löst die Teilfahrstraße von Vs bis Vw gemäß den Bedingungen &lt;05 Lastenheft Teilsystem DSTW-ZE&gt; 6.17 selbsttätig auf.</w:t>
        <w:br/>
        <w:t>Wendet die Abteilung (ohne dass ihre 1.Achse Signal V11 erreicht hat) und fährt sie im Zuge der 2.Fahrt mit allen Achsen an Vw vorbei, so löst die Restfahrstraße zwischen Vw und Vz auf (analog Beispiel 1), wenn</w:t>
        <w:br/>
        <w:t>• alle Teilfahrstraßen zwischen Vw und Vz frei sind</w:t>
        <w:br/>
        <w:t>• Vw Start für eine Verschubstraße ist und</w:t>
        <w:br/>
        <w:t>• die erste Teilfahrstraße hinter Vw besetzt ist.</w:t>
        <w:br/>
        <w:t>• Ist die Abteilung vor dem Wenden nicht vollständig an V11 vorbeigefahren, so lösen die Teilfahrstraße zwischen Vw und Vz auf, wenn</w:t>
        <w:br/>
        <w:t>• alle Teilfahrstraßen zwischen Vw und Vz frei sind</w:t>
        <w:br/>
        <w:t>• Vw Start für eine Verschubstraße ist und</w:t>
        <w:br/>
        <w:t>• die erste Teilfahrstraße hinter Vw besetzt ist.</w:t>
        <w:br/>
        <w:t>• Fährt die Garnitur in Richtung zum Ziel weiter (1.Fahrt) und liegen die Auflösebedingungen gemäß &lt;05 Lastenheft Teilsystem DSTW-ZE&gt; 6.17 für alle Teilfahrstraßen zwischen Vw und V11 vor, so dürfen diese erst dann auflösen, wenn alle Teilfahrstraßen zwischen Vw und V11 frei sind. Die Restfahrstraße zwischen V11 und Vz bleibt bestehen.</w:t>
        <w:br/>
        <w:t xml:space="preserve">Wird jetzt vom Bediener eine Fahrstraße mit Startsignal V11 eingestellt (Richtung 2.Fahrt), so gelten für die Auflösung der Restfahrstraße zwischen V11 und Vz die Bedingungen des Beispiels 1, wobei V11 die Funktion des Wendeverschubsignals hat. Die Teilfahrstraße zwischen V11 und Vw wird </w:t>
        <w:lastRenderedPageBreak/>
        <w:t>aufgelöst entsprechend den Bedingungen für die fahrtbewirkte Auflösung &lt;05 Lastenheft Teilsystem DSTW-ZE&gt; 6.17.</w:t>
        <w:br/>
        <w:t>Fährt die Garnitur im Zuge der 1.Fahrt nach Vorbeifahrt an V11 weiter und räumt dabei Teilfahrstraßen zwischen V11 und Vz, so erfolgt keine Auflösung dieser Teilfahrstraßen. Die Restfahrstraße löst auch dann nicht selbsttätig auf, wenn die Verschubabteilung mit allen Achsen über Vz hinausgefahren ist.</w:t>
        <w:br/>
        <w:t>​​</w:t>
      </w:r>
    </w:p>
    <w:p w14:paraId="410704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F0562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EA35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D5F15" w14:textId="77777777">
            <w:r>
              <w:t>1035</w:t>
            </w:r>
          </w:p>
        </w:tc>
      </w:tr>
      <w:tr w14:paraId="1E6D6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55E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CC98F" w14:textId="77777777">
            <w:r>
              <w:t>MDSTW-22845</w:t>
            </w:r>
          </w:p>
        </w:tc>
      </w:tr>
      <w:tr w14:paraId="304344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C8E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10CADC" w14:textId="77777777">
            <w:r>
              <w:t>1958</w:t>
            </w:r>
          </w:p>
        </w:tc>
      </w:tr>
      <w:tr w14:paraId="6E87D3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0D4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591D0" w14:textId="77777777">
            <w:r>
              <w:t>05_349</w:t>
            </w:r>
          </w:p>
        </w:tc>
      </w:tr>
    </w:tbl>
    <w:p w14:paraId="6BBEF285" w14:textId="77777777">
      <w:pPr>
        <w:spacing w:after="0" w:line="96" w:lineRule="auto"/>
      </w:pPr>
    </w:p>
    <w:p w14:paraId="176AB6CE" w14:textId="77777777">
      <w:r>
        <w:rPr>
          <w:vanish/>
        </w:rPr>
        <w:t>MLS_DSTW/MDSTW-22846</w:t>
      </w:r>
      <w:r>
        <w:t>6.29.0-11 &lt;Beispiel 4&gt;</w:t>
        <w:br/>
        <w:t>​​</w:t>
      </w:r>
    </w:p>
    <w:p w14:paraId="73F3B2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5E5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A7B5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BCCD9" w14:textId="77777777">
            <w:r>
              <w:t>1036</w:t>
            </w:r>
          </w:p>
        </w:tc>
      </w:tr>
      <w:tr w14:paraId="578BC4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D4F9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3BAA3" w14:textId="77777777">
            <w:r>
              <w:t>MDSTW-22846</w:t>
            </w:r>
          </w:p>
        </w:tc>
      </w:tr>
      <w:tr w14:paraId="408DB0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DE3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F7D7A" w14:textId="77777777">
            <w:r>
              <w:t>1959</w:t>
            </w:r>
          </w:p>
        </w:tc>
      </w:tr>
      <w:tr w14:paraId="266A6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995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5012B" w14:textId="77777777">
            <w:r>
              <w:t>05_871</w:t>
            </w:r>
          </w:p>
        </w:tc>
      </w:tr>
    </w:tbl>
    <w:p w14:paraId="5C3F2B16" w14:textId="77777777">
      <w:pPr>
        <w:spacing w:after="0" w:line="96" w:lineRule="auto"/>
      </w:pPr>
    </w:p>
    <w:p w14:paraId="7E64D5D6" w14:textId="77777777">
      <w:r>
        <w:rPr>
          <w:vanish/>
        </w:rPr>
        <w:t>MLS_DSTW/MDSTW-22847</w:t>
      </w:r>
      <w:r>
        <w:t>6.29.0-12 Vs Startsignal</w:t>
        <w:br/>
        <w:t>Vw Wendesignal</w:t>
        <w:br/>
        <w:t>Vz Zielsignal</w:t>
        <w:br/>
        <w:t>Die Auflösung der Teilfahrstraßen zwischen den Verschubsignalen ist für jedes Signal analog den Fällen 2 und 3 zu behandeln. Die 2 Fahrstraßen Vs - V1 und V1 - Vz sind in Bezug auf die Auflösung der Wendeverschubfahrt wie eine Fahrstraße zu behandeln.</w:t>
        <w:br/>
        <w:t>Ist in einem Element der Restfahrstraße eine Auflösestörung eingetreten, wird die gesamte Restfahrstraße nicht aufgelöst. Dies gilt auch für Verschubstraßen, welche Teil der Wendefahrt sind, über das Signal hinaus. Es erfolgt kein Auflöseanstoß an Signale zwischen Vs und Vz.</w:t>
        <w:br/>
        <w:t>​​</w:t>
      </w:r>
    </w:p>
    <w:p w14:paraId="7D6C73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D2F6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9F3E5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879BC" w14:textId="77777777">
            <w:r>
              <w:t>1037</w:t>
            </w:r>
          </w:p>
        </w:tc>
      </w:tr>
      <w:tr w14:paraId="365F7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8A8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93DBAF" w14:textId="77777777">
            <w:r>
              <w:t>MDSTW-22847</w:t>
            </w:r>
          </w:p>
        </w:tc>
      </w:tr>
      <w:tr w14:paraId="223AB4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60D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22A5AD" w14:textId="77777777">
            <w:r>
              <w:t>1960</w:t>
            </w:r>
          </w:p>
        </w:tc>
      </w:tr>
      <w:tr w14:paraId="727A38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2452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7B18FC" w14:textId="77777777">
            <w:r>
              <w:t>05_352</w:t>
            </w:r>
          </w:p>
        </w:tc>
      </w:tr>
    </w:tbl>
    <w:p w14:paraId="55E639C8" w14:textId="77777777">
      <w:pPr>
        <w:spacing w:after="0" w:line="96" w:lineRule="auto"/>
      </w:pPr>
    </w:p>
    <w:p w14:paraId="7C43804C" w14:textId="77777777">
      <w:pPr>
        <w:pStyle w:val="Heading4"/>
        <w:divId w:val="244"/>
      </w:pPr>
      <w:bookmarkStart w:name="_Toc242172820" w:id="213"/>
      <w:r>
        <w:t>6.30 Wendeverschubfahrt mit Verschubsignalen ohne Zieleinstellung in der Wendefahrt</w:t>
      </w:r>
      <w:bookmarkEnd w:id="213"/>
    </w:p>
    <w:p w14:paraId="449DF139" w14:textId="77777777">
      <w:pPr>
        <w:spacing w:after="0"/>
      </w:pPr>
      <w:r>
        <w:rPr>
          <w:vanish/>
        </w:rPr>
        <w:t>MLS_DSTW/MDSTW-22848</w:t>
      </w:r>
      <w:r>
        <w:rPr>
          <w:b/>
        </w:rPr>
        <w:t>6.30.0-1 Erfolgt die Einstellung der Wendeverschubfahrt mit Verschubsignalen ohn...</w:t>
      </w:r>
      <w:r>
        <w:br/>
        <w:t>6.30.0-1 Erfolgt die Einstellung der Wendeverschubfahrt mit Verschubsignalen ohne Zieleinstellung in der Wendefahrt, gelten die Bedingungen der angeführten Beispiele unverändert.</w:t>
        <w:br/>
        <w:t>​​</w:t>
      </w:r>
    </w:p>
    <w:p w14:paraId="7A3BFD3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F8F2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EC55B"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616E4" w14:textId="77777777">
            <w:r>
              <w:t>MDSTW-22848</w:t>
            </w:r>
          </w:p>
        </w:tc>
      </w:tr>
      <w:tr w14:paraId="6B9225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3E7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EC96C" w14:textId="77777777">
            <w:r>
              <w:t>05_354</w:t>
            </w:r>
          </w:p>
        </w:tc>
      </w:tr>
      <w:tr w14:paraId="1AE819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F17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D5665" w14:textId="77777777">
            <w:r>
              <w:t>1962</w:t>
            </w:r>
          </w:p>
        </w:tc>
      </w:tr>
      <w:tr w14:paraId="4743B7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21D9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6276F" w14:textId="77777777"/>
        </w:tc>
      </w:tr>
      <w:tr w14:paraId="1891A5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92B8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8AEAC" w14:textId="77777777">
            <w:r>
              <w:t>Draft</w:t>
            </w:r>
          </w:p>
        </w:tc>
      </w:tr>
      <w:tr w14:paraId="784DE0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9713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EE5AD" w14:textId="77777777">
            <w:r>
              <w:t>Muss</w:t>
            </w:r>
          </w:p>
        </w:tc>
      </w:tr>
      <w:tr w14:paraId="76F962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A0351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217E5C" w14:textId="77777777">
            <w:r>
              <w:t>Funktion wird wie in der ELEKTRA 2 Baseline 29.40 realisiert zur Verfügung gestellt.</w:t>
            </w:r>
          </w:p>
        </w:tc>
      </w:tr>
      <w:tr w14:paraId="3D63FF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26C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40582" w14:textId="77777777"/>
        </w:tc>
      </w:tr>
      <w:tr w14:paraId="49C44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70E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0C23C1" w14:textId="77777777">
            <w:r>
              <w:t>PV GA DIL OBB 1.0.0</w:t>
            </w:r>
          </w:p>
        </w:tc>
      </w:tr>
    </w:tbl>
    <w:p w14:paraId="0A3547D0" w14:textId="77777777">
      <w:pPr>
        <w:spacing w:after="0" w:line="96" w:lineRule="auto"/>
      </w:pPr>
    </w:p>
    <w:p w14:paraId="39109B94" w14:textId="77777777">
      <w:pPr>
        <w:spacing w:after="0"/>
      </w:pPr>
      <w:r>
        <w:rPr>
          <w:vanish/>
        </w:rPr>
        <w:t>MLS_DSTW/MDSTW-22849</w:t>
      </w:r>
      <w:r>
        <w:rPr>
          <w:b/>
        </w:rPr>
        <w:t>6.30.0-2 Wenn im System ausgeschlossen ist, dass eine Wendeverschubfahrt aus meh...</w:t>
      </w:r>
      <w:r>
        <w:br/>
        <w:t>6.30.0-2 Wenn im System ausgeschlossen ist, dass eine Wendeverschubfahrt aus mehreren Verschubfahrstraßen bestehen kann, kann auf eine Realisierung durch Aneinanderreihen von Verschubstraßen verzichtet werden.</w:t>
        <w:br/>
        <w:t>​​</w:t>
      </w:r>
    </w:p>
    <w:p w14:paraId="4D2D4C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56C8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39B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DE6AA" w14:textId="77777777">
            <w:r>
              <w:t>MDSTW-22849</w:t>
            </w:r>
          </w:p>
        </w:tc>
      </w:tr>
      <w:tr w14:paraId="34F5D8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5C47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8E569" w14:textId="77777777">
            <w:r>
              <w:t>05_355</w:t>
            </w:r>
          </w:p>
        </w:tc>
      </w:tr>
      <w:tr w14:paraId="241A6C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6EE5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023CD" w14:textId="77777777">
            <w:r>
              <w:t>1963</w:t>
            </w:r>
          </w:p>
        </w:tc>
      </w:tr>
      <w:tr w14:paraId="58E75A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AF6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1D2F9" w14:textId="77777777"/>
        </w:tc>
      </w:tr>
      <w:tr w14:paraId="4DDC3A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746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A32D1" w14:textId="77777777">
            <w:r>
              <w:t>Draft</w:t>
            </w:r>
          </w:p>
        </w:tc>
      </w:tr>
      <w:tr w14:paraId="1FC039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E61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30194" w14:textId="77777777">
            <w:r>
              <w:t>Muss</w:t>
            </w:r>
          </w:p>
        </w:tc>
      </w:tr>
      <w:tr w14:paraId="19CBA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709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0D581" w14:textId="77777777">
            <w:r>
              <w:t>Funktion wird wie in der ELEKTRA 2 Baseline 29.40 realisiert zur Verfügung gestellt.</w:t>
            </w:r>
          </w:p>
        </w:tc>
      </w:tr>
      <w:tr w14:paraId="7773F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8EC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417DC" w14:textId="77777777"/>
        </w:tc>
      </w:tr>
      <w:tr w14:paraId="67F2F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126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DBE1B" w14:textId="77777777">
            <w:r>
              <w:t>PV GA DIL OBB 1.0.0</w:t>
            </w:r>
          </w:p>
        </w:tc>
      </w:tr>
    </w:tbl>
    <w:p w14:paraId="6FDF1340" w14:textId="77777777">
      <w:pPr>
        <w:spacing w:after="0" w:line="96" w:lineRule="auto"/>
      </w:pPr>
    </w:p>
    <w:p w14:paraId="5BF26CB1" w14:textId="77777777">
      <w:pPr>
        <w:pStyle w:val="Heading4"/>
        <w:divId w:val="245"/>
      </w:pPr>
      <w:bookmarkStart w:name="_Toc242172821" w:id="214"/>
      <w:r>
        <w:t>6.31 Rücknahme der Wendefahrt</w:t>
      </w:r>
      <w:bookmarkEnd w:id="214"/>
    </w:p>
    <w:p w14:paraId="7E40B89C" w14:textId="77777777">
      <w:pPr>
        <w:spacing w:after="0"/>
      </w:pPr>
      <w:r>
        <w:rPr>
          <w:vanish/>
        </w:rPr>
        <w:t>MLS_DSTW/MDSTW-22850</w:t>
      </w:r>
      <w:r>
        <w:rPr>
          <w:b/>
        </w:rPr>
        <w:t>6.31.0-1 Die Rücknahme einer Wendeverschubstraße ist wie die Rücknahme der Versc...</w:t>
      </w:r>
      <w:r>
        <w:br/>
        <w:t>6.31.0-1 Die Rücknahme einer Wendeverschubstraße ist wie die Rücknahme der Verschubstraße vom Startsignal zum nächsten Verschub- bzw. Schutzsignal alter Bauform mit Zieleinstellung hinter dem Wendeverschubsignal zu behandeln.</w:t>
        <w:br/>
        <w:t>​​</w:t>
      </w:r>
    </w:p>
    <w:p w14:paraId="13F731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B2C8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6E7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53519" w14:textId="77777777">
            <w:r>
              <w:t>MDSTW-22850</w:t>
            </w:r>
          </w:p>
        </w:tc>
      </w:tr>
      <w:tr w14:paraId="777D4D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2E3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C27132" w14:textId="77777777">
            <w:r>
              <w:t>05_357</w:t>
            </w:r>
          </w:p>
        </w:tc>
      </w:tr>
      <w:tr w14:paraId="4EFD7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0D2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53ACC" w14:textId="77777777">
            <w:r>
              <w:t>1965</w:t>
            </w:r>
          </w:p>
        </w:tc>
      </w:tr>
      <w:tr w14:paraId="31F93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6C9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23147" w14:textId="77777777"/>
        </w:tc>
      </w:tr>
      <w:tr w14:paraId="10353C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923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836E90" w14:textId="77777777">
            <w:r>
              <w:t>Draft</w:t>
            </w:r>
          </w:p>
        </w:tc>
      </w:tr>
      <w:tr w14:paraId="59200B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E230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2AEFF" w14:textId="77777777">
            <w:r>
              <w:t>Muss</w:t>
            </w:r>
          </w:p>
        </w:tc>
      </w:tr>
      <w:tr w14:paraId="0806B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4AD2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289A1" w14:textId="77777777">
            <w:r>
              <w:t>Funktion wird wie in der ELEKTRA 2 Baseline 29.40 realisiert zur Verfügung gestellt.</w:t>
            </w:r>
          </w:p>
        </w:tc>
      </w:tr>
      <w:tr w14:paraId="6B5CC8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C5505"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265A23" w14:textId="77777777"/>
        </w:tc>
      </w:tr>
      <w:tr w14:paraId="3C6DC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15E3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8E8F5" w14:textId="77777777">
            <w:r>
              <w:t>PV GA DIL OBB 1.0.0</w:t>
            </w:r>
          </w:p>
        </w:tc>
      </w:tr>
    </w:tbl>
    <w:p w14:paraId="5B27DF08" w14:textId="77777777">
      <w:pPr>
        <w:spacing w:after="0" w:line="96" w:lineRule="auto"/>
      </w:pPr>
    </w:p>
    <w:p w14:paraId="23A40FD2" w14:textId="77777777">
      <w:pPr>
        <w:spacing w:after="0"/>
      </w:pPr>
      <w:r>
        <w:rPr>
          <w:vanish/>
        </w:rPr>
        <w:t>MLS_DSTW/MDSTW-22851</w:t>
      </w:r>
      <w:r>
        <w:rPr>
          <w:b/>
        </w:rPr>
        <w:t>6.31.0-2 Bei händischer Rücknahme eines Teils der Wendeverschubfahrt ist eine fa...</w:t>
      </w:r>
      <w:r>
        <w:br/>
        <w:t>6.31.0-2 Bei händischer Rücknahme eines Teils der Wendeverschubfahrt ist eine fahrtbewirkte Auflösung für den Rest der Wendeverschubfahrt zu unterbinden.</w:t>
        <w:br/>
        <w:t>​​</w:t>
      </w:r>
    </w:p>
    <w:p w14:paraId="67FFC3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9BD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C56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81289" w14:textId="77777777">
            <w:r>
              <w:t>MDSTW-22851</w:t>
            </w:r>
          </w:p>
        </w:tc>
      </w:tr>
      <w:tr w14:paraId="28D12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70F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3820E" w14:textId="77777777">
            <w:r>
              <w:t>05_358</w:t>
            </w:r>
          </w:p>
        </w:tc>
      </w:tr>
      <w:tr w14:paraId="38175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D85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982B0" w14:textId="77777777">
            <w:r>
              <w:t>1966</w:t>
            </w:r>
          </w:p>
        </w:tc>
      </w:tr>
      <w:tr w14:paraId="407B23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C9F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89BBB" w14:textId="77777777"/>
        </w:tc>
      </w:tr>
      <w:tr w14:paraId="48CC17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A86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A6104C" w14:textId="77777777">
            <w:r>
              <w:t>Draft</w:t>
            </w:r>
          </w:p>
        </w:tc>
      </w:tr>
      <w:tr w14:paraId="70E3E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C54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181F8" w14:textId="77777777">
            <w:r>
              <w:t>Muss</w:t>
            </w:r>
          </w:p>
        </w:tc>
      </w:tr>
      <w:tr w14:paraId="07B6DD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897E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5309D" w14:textId="77777777">
            <w:r>
              <w:t>Funktion wird wie in der ELEKTRA 2 Baseline 29.40 realisiert zur Verfügung gestellt.</w:t>
            </w:r>
          </w:p>
        </w:tc>
      </w:tr>
      <w:tr w14:paraId="2FD432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65C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311F2" w14:textId="77777777"/>
        </w:tc>
      </w:tr>
      <w:tr w14:paraId="2CB488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FA9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4C84A" w14:textId="77777777">
            <w:r>
              <w:t>PV GA DIL OBB 1.0.0</w:t>
            </w:r>
          </w:p>
        </w:tc>
      </w:tr>
    </w:tbl>
    <w:p w14:paraId="24F25E4C" w14:textId="77777777">
      <w:pPr>
        <w:spacing w:after="0" w:line="96" w:lineRule="auto"/>
      </w:pPr>
    </w:p>
    <w:p w14:paraId="01185A50" w14:textId="77777777">
      <w:pPr>
        <w:pStyle w:val="Heading4"/>
        <w:divId w:val="246"/>
      </w:pPr>
      <w:bookmarkStart w:name="_Toc242172822" w:id="215"/>
      <w:r>
        <w:t>6.32 Fahrstraßenkombinationen</w:t>
      </w:r>
      <w:bookmarkEnd w:id="215"/>
    </w:p>
    <w:p w14:paraId="1E4D543B" w14:textId="77777777">
      <w:pPr>
        <w:spacing w:after="0"/>
      </w:pPr>
      <w:r>
        <w:rPr>
          <w:vanish/>
        </w:rPr>
        <w:t>MLS_DSTW/MDSTW-22852</w:t>
      </w:r>
      <w:r>
        <w:rPr>
          <w:b/>
        </w:rPr>
        <w:t>6.32.0-1 &lt;Bild&gt;</w:t>
      </w:r>
      <w:r>
        <w:br/>
        <w:t>6.32.0-1 &lt;Bild&gt;</w:t>
        <w:br/>
        <w:t>​​</w:t>
      </w:r>
    </w:p>
    <w:p w14:paraId="17A512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9F16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3D79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35DB8" w14:textId="77777777">
            <w:r>
              <w:t>MDSTW-22852</w:t>
            </w:r>
          </w:p>
        </w:tc>
      </w:tr>
      <w:tr w14:paraId="7F50F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1FB2C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98D5C" w14:textId="77777777">
            <w:r>
              <w:t>05_872</w:t>
            </w:r>
          </w:p>
        </w:tc>
      </w:tr>
      <w:tr w14:paraId="04E43D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761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337E7" w14:textId="77777777">
            <w:r>
              <w:t>1968</w:t>
            </w:r>
          </w:p>
        </w:tc>
      </w:tr>
      <w:tr w14:paraId="6A17C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11CA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D0C26" w14:textId="77777777"/>
        </w:tc>
      </w:tr>
      <w:tr w14:paraId="4E303C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152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EC8ED4" w14:textId="77777777">
            <w:r>
              <w:t>Draft</w:t>
            </w:r>
          </w:p>
        </w:tc>
      </w:tr>
      <w:tr w14:paraId="24B9B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7FA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A18E4" w14:textId="77777777">
            <w:r>
              <w:t>Muss</w:t>
            </w:r>
          </w:p>
        </w:tc>
      </w:tr>
      <w:tr w14:paraId="075C3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7B3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99DA64" w14:textId="77777777">
            <w:r>
              <w:t>Funktion wird wie in der ELEKTRA 2 Baseline 29.40 realisiert zur Verfügung gestellt.</w:t>
            </w:r>
          </w:p>
        </w:tc>
      </w:tr>
      <w:tr w14:paraId="68000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D3BB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D4063C" w14:textId="77777777"/>
        </w:tc>
      </w:tr>
      <w:tr w14:paraId="08467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358C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52E5CA" w14:textId="77777777">
            <w:r>
              <w:t>PV GA DIL OBB 1.0.0</w:t>
            </w:r>
          </w:p>
        </w:tc>
      </w:tr>
    </w:tbl>
    <w:p w14:paraId="12150C1B" w14:textId="77777777">
      <w:pPr>
        <w:spacing w:after="0" w:line="96" w:lineRule="auto"/>
      </w:pPr>
    </w:p>
    <w:p w14:paraId="4C7E3249" w14:textId="77777777">
      <w:r>
        <w:rPr>
          <w:vanish/>
        </w:rPr>
        <w:t>MLS_DSTW/MDSTW-22853</w:t>
      </w:r>
      <w:r>
        <w:t>6.32.0-2 Das Signal R1 besitzt die Projektierung gemäß &lt;05 Lastenheft Teilsystem DSTW-ZE&gt; 16.16 e).</w:t>
        <w:br/>
        <w:t>​​</w:t>
      </w:r>
    </w:p>
    <w:p w14:paraId="205C09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8C53A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4DAA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A3FA47" w14:textId="77777777">
            <w:r>
              <w:t>1046</w:t>
            </w:r>
          </w:p>
        </w:tc>
      </w:tr>
      <w:tr w14:paraId="640050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50F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1E71CC" w14:textId="77777777">
            <w:r>
              <w:t>MDSTW-22853</w:t>
            </w:r>
          </w:p>
        </w:tc>
      </w:tr>
      <w:tr w14:paraId="552E8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819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E3545" w14:textId="77777777">
            <w:r>
              <w:t>1969</w:t>
            </w:r>
          </w:p>
        </w:tc>
      </w:tr>
      <w:tr w14:paraId="1C3D45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0C42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2B603" w14:textId="77777777">
            <w:r>
              <w:t>05_361</w:t>
            </w:r>
          </w:p>
        </w:tc>
      </w:tr>
    </w:tbl>
    <w:p w14:paraId="759EBECB" w14:textId="77777777">
      <w:pPr>
        <w:spacing w:after="0" w:line="96" w:lineRule="auto"/>
      </w:pPr>
    </w:p>
    <w:p w14:paraId="660A6668" w14:textId="77777777">
      <w:r>
        <w:rPr>
          <w:vanish/>
        </w:rPr>
        <w:lastRenderedPageBreak/>
        <w:t>MLS_DSTW/MDSTW-22854</w:t>
      </w:r>
      <w:r>
        <w:t>6.32.0-3 &lt;Tabelle&gt;</w:t>
        <w:br/>
        <w:t>​​</w:t>
      </w:r>
    </w:p>
    <w:p w14:paraId="38079C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91EDC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1C986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E7803" w14:textId="77777777">
            <w:r>
              <w:t>1047</w:t>
            </w:r>
          </w:p>
        </w:tc>
      </w:tr>
      <w:tr w14:paraId="2A1C3D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C7E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74419" w14:textId="77777777">
            <w:r>
              <w:t>MDSTW-22854</w:t>
            </w:r>
          </w:p>
        </w:tc>
      </w:tr>
      <w:tr w14:paraId="0D55F2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9E6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524EA" w14:textId="77777777">
            <w:r>
              <w:t>1970</w:t>
            </w:r>
          </w:p>
        </w:tc>
      </w:tr>
      <w:tr w14:paraId="4CD62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3129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E1EF4" w14:textId="77777777">
            <w:r>
              <w:t>05_873</w:t>
            </w:r>
          </w:p>
        </w:tc>
      </w:tr>
    </w:tbl>
    <w:p w14:paraId="4F42D0C2" w14:textId="77777777">
      <w:pPr>
        <w:spacing w:after="0" w:line="96" w:lineRule="auto"/>
      </w:pPr>
    </w:p>
    <w:p w14:paraId="514F8EE6" w14:textId="77777777">
      <w:pPr>
        <w:pStyle w:val="Heading4"/>
        <w:divId w:val="247"/>
      </w:pPr>
      <w:bookmarkStart w:name="_Toc242172823" w:id="216"/>
      <w:r>
        <w:t>6.33 Durchfahrtssperren</w:t>
      </w:r>
      <w:bookmarkEnd w:id="216"/>
    </w:p>
    <w:p w14:paraId="7429E106" w14:textId="77777777">
      <w:pPr>
        <w:spacing w:after="0"/>
      </w:pPr>
      <w:r>
        <w:rPr>
          <w:vanish/>
        </w:rPr>
        <w:t>MLS_DSTW/MDSTW-22855</w:t>
      </w:r>
      <w:r>
        <w:rPr>
          <w:b/>
        </w:rPr>
        <w:t>6.33.0-1 Durch die Projektierungsmöglichkeiten der Signale gemäß &lt;05 Lastenheft...</w:t>
      </w:r>
      <w:r>
        <w:br/>
        <w:t>6.33.0-1 Durch die Projektierungsmöglichkeiten der Signale gemäß &lt;05 Lastenheft Teilsystem DSTW-ZE&gt; 16.16 müssen Durchfahrten technisch verhindert werden können.</w:t>
        <w:br/>
        <w:t>​​</w:t>
      </w:r>
    </w:p>
    <w:p w14:paraId="05AA8A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A2C2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AA3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0E736" w14:textId="77777777">
            <w:r>
              <w:t>MDSTW-22855</w:t>
            </w:r>
          </w:p>
        </w:tc>
      </w:tr>
      <w:tr w14:paraId="0B7A2C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372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2BB59" w14:textId="77777777">
            <w:r>
              <w:t>05_364</w:t>
            </w:r>
          </w:p>
        </w:tc>
      </w:tr>
      <w:tr w14:paraId="73C06A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BF64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41182" w14:textId="77777777">
            <w:r>
              <w:t>1972</w:t>
            </w:r>
          </w:p>
        </w:tc>
      </w:tr>
      <w:tr w14:paraId="72F5AE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400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52578D" w14:textId="77777777"/>
        </w:tc>
      </w:tr>
      <w:tr w14:paraId="673E8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B2B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E89F0" w14:textId="77777777">
            <w:r>
              <w:t>Draft</w:t>
            </w:r>
          </w:p>
        </w:tc>
      </w:tr>
      <w:tr w14:paraId="08A77E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308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00B8A" w14:textId="77777777">
            <w:r>
              <w:t>Muss</w:t>
            </w:r>
          </w:p>
        </w:tc>
      </w:tr>
      <w:tr w14:paraId="69EE9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B5E1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15AF2F" w14:textId="77777777">
            <w:r>
              <w:t>Funktion wird wie in der ELEKTRA 2 Baseline 29.40 realisiert zur Verfügung gestellt.</w:t>
            </w:r>
          </w:p>
        </w:tc>
      </w:tr>
      <w:tr w14:paraId="407575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CD3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C8BA1" w14:textId="77777777"/>
        </w:tc>
      </w:tr>
      <w:tr w14:paraId="6C973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831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0B408" w14:textId="77777777">
            <w:r>
              <w:t>PV GA DIL OBB 1.0.0</w:t>
            </w:r>
          </w:p>
        </w:tc>
      </w:tr>
    </w:tbl>
    <w:p w14:paraId="00E57C1C" w14:textId="77777777">
      <w:pPr>
        <w:spacing w:after="0" w:line="96" w:lineRule="auto"/>
      </w:pPr>
    </w:p>
    <w:p w14:paraId="7ED6E2F5" w14:textId="77777777">
      <w:pPr>
        <w:pStyle w:val="Heading4"/>
        <w:divId w:val="248"/>
      </w:pPr>
      <w:bookmarkStart w:name="_Toc242172824" w:id="217"/>
      <w:r>
        <w:t>6.34 Einstellung mehrerer Fahrstraßen mit einer Bedienungshandlung</w:t>
      </w:r>
      <w:bookmarkEnd w:id="217"/>
    </w:p>
    <w:p w14:paraId="14CDD854" w14:textId="77777777">
      <w:pPr>
        <w:spacing w:after="0"/>
      </w:pPr>
      <w:r>
        <w:rPr>
          <w:vanish/>
        </w:rPr>
        <w:t>MLS_DSTW/MDSTW-22856</w:t>
      </w:r>
      <w:r>
        <w:rPr>
          <w:b/>
        </w:rPr>
        <w:t>6.34.0-1 Erfolgt die Einstellung mehrerer Fahrstraßen mit einer Bedienhandlung,...</w:t>
      </w:r>
      <w:r>
        <w:br/>
        <w:t>6.34.0-1 Erfolgt die Einstellung mehrerer Fahrstraßen mit einer Bedienhandlung, ist die Einstellung für die einzelnen Fahrstraßen nur zulässig, wenn die Zulässigkeitsprüfung für alle Fahrtstraßen positiv ist.</w:t>
        <w:br/>
        <w:t>​​</w:t>
      </w:r>
    </w:p>
    <w:p w14:paraId="37F0CF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409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8E82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003010" w14:textId="77777777">
            <w:r>
              <w:t>MDSTW-22856</w:t>
            </w:r>
          </w:p>
        </w:tc>
      </w:tr>
      <w:tr w14:paraId="0F2E75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43F2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A814B1" w14:textId="77777777">
            <w:r>
              <w:t>05_366</w:t>
            </w:r>
          </w:p>
        </w:tc>
      </w:tr>
      <w:tr w14:paraId="7B6271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545B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F1196" w14:textId="77777777">
            <w:r>
              <w:t>1974</w:t>
            </w:r>
          </w:p>
        </w:tc>
      </w:tr>
      <w:tr w14:paraId="0AB74E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427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CBEFA" w14:textId="77777777"/>
        </w:tc>
      </w:tr>
      <w:tr w14:paraId="4D0CB0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C50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4C1D4" w14:textId="77777777">
            <w:r>
              <w:t>Draft</w:t>
            </w:r>
          </w:p>
        </w:tc>
      </w:tr>
      <w:tr w14:paraId="5A977E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966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4601A" w14:textId="77777777">
            <w:r>
              <w:t>Muss</w:t>
            </w:r>
          </w:p>
        </w:tc>
      </w:tr>
      <w:tr w14:paraId="33F808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ECBD1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1DD16D" w14:textId="77777777">
            <w:r>
              <w:t>Funktion wird wie in der ELEKTRA 2 Baseline 29.40 realisiert zur Verfügung gestellt.</w:t>
            </w:r>
          </w:p>
        </w:tc>
      </w:tr>
      <w:tr w14:paraId="0F2E21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854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A5C27" w14:textId="77777777"/>
        </w:tc>
      </w:tr>
      <w:tr w14:paraId="255F5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49D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6AEDE" w14:textId="77777777">
            <w:r>
              <w:t>PV GA DIL OBB 1.0.0</w:t>
            </w:r>
          </w:p>
        </w:tc>
      </w:tr>
    </w:tbl>
    <w:p w14:paraId="56588426" w14:textId="77777777">
      <w:pPr>
        <w:spacing w:after="0" w:line="96" w:lineRule="auto"/>
      </w:pPr>
    </w:p>
    <w:p w14:paraId="1CD28916" w14:textId="77777777">
      <w:pPr>
        <w:pStyle w:val="Heading4"/>
        <w:divId w:val="249"/>
      </w:pPr>
      <w:bookmarkStart w:name="_Toc242172825" w:id="218"/>
      <w:r>
        <w:lastRenderedPageBreak/>
        <w:t>6.35 Aufwerten</w:t>
      </w:r>
      <w:bookmarkEnd w:id="218"/>
    </w:p>
    <w:p w14:paraId="53E1DE51" w14:textId="77777777">
      <w:pPr>
        <w:spacing w:after="0"/>
      </w:pPr>
      <w:r>
        <w:rPr>
          <w:vanish/>
        </w:rPr>
        <w:t>MLS_DSTW/MDSTW-22857</w:t>
      </w:r>
      <w:r>
        <w:rPr>
          <w:b/>
        </w:rPr>
        <w:t>6.35.0-1 Beim Aufwerten einer Verschubstraße muss der durch die Verschubstraßene...</w:t>
      </w:r>
      <w:r>
        <w:br/>
        <w:t>6.35.0-1 Beim Aufwerten einer Verschubstraße muss der durch die Verschubstraßeneinstellung bewirkte Verschluss von Fahrwegelementen erhalten bleiben. Bei Flankenschutzelementen, welche für die Zugstraße nicht mehr oder in einer anderen Stellung benötigt werden, ist der Verschluss aufzuheben.</w:t>
        <w:br/>
        <w:t>​​</w:t>
      </w:r>
    </w:p>
    <w:p w14:paraId="1B1AB4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743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11B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3E7E6" w14:textId="77777777">
            <w:r>
              <w:t>MDSTW-22857</w:t>
            </w:r>
          </w:p>
        </w:tc>
      </w:tr>
      <w:tr w14:paraId="03393D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722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FAD53" w14:textId="77777777">
            <w:r>
              <w:t>05_368</w:t>
            </w:r>
          </w:p>
        </w:tc>
      </w:tr>
      <w:tr w14:paraId="5BCEA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CAE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D637F" w14:textId="77777777">
            <w:r>
              <w:t>1976</w:t>
            </w:r>
          </w:p>
        </w:tc>
      </w:tr>
      <w:tr w14:paraId="211678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4B32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7A660" w14:textId="77777777"/>
        </w:tc>
      </w:tr>
      <w:tr w14:paraId="4EE436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B803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2FCAD" w14:textId="77777777">
            <w:r>
              <w:t>Draft</w:t>
            </w:r>
          </w:p>
        </w:tc>
      </w:tr>
      <w:tr w14:paraId="64006E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D6B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05D85" w14:textId="77777777">
            <w:r>
              <w:t>Muss</w:t>
            </w:r>
          </w:p>
        </w:tc>
      </w:tr>
      <w:tr w14:paraId="34C062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959D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90E8F" w14:textId="77777777">
            <w:r>
              <w:t>Funktion wird wie in der ELEKTRA 2 Baseline 29.40 realisiert zur Verfügung gestellt.</w:t>
            </w:r>
          </w:p>
        </w:tc>
      </w:tr>
      <w:tr w14:paraId="3295AC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758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323EB" w14:textId="77777777"/>
        </w:tc>
      </w:tr>
      <w:tr w14:paraId="299F5A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FA0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96CF65" w14:textId="77777777">
            <w:r>
              <w:t>PV GA DIL OBB 1.0.0</w:t>
            </w:r>
          </w:p>
        </w:tc>
      </w:tr>
    </w:tbl>
    <w:p w14:paraId="6155BC70" w14:textId="77777777">
      <w:pPr>
        <w:spacing w:after="0" w:line="96" w:lineRule="auto"/>
      </w:pPr>
    </w:p>
    <w:p w14:paraId="312AEC34" w14:textId="77777777">
      <w:pPr>
        <w:pStyle w:val="Heading4"/>
        <w:divId w:val="250"/>
      </w:pPr>
      <w:bookmarkStart w:name="_Toc242172826" w:id="219"/>
      <w:r>
        <w:t>6.36 Nachstellen</w:t>
      </w:r>
      <w:bookmarkEnd w:id="219"/>
    </w:p>
    <w:p w14:paraId="56B466B9" w14:textId="77777777">
      <w:pPr>
        <w:spacing w:after="0"/>
      </w:pPr>
      <w:r>
        <w:rPr>
          <w:vanish/>
        </w:rPr>
        <w:t>MLS_DSTW/MDSTW-22858</w:t>
      </w:r>
      <w:r>
        <w:rPr>
          <w:b/>
        </w:rPr>
        <w:t>6.36.0-1 Für das Nachstellen gelten die gleichen Bedingungen wie für eine erstma...</w:t>
      </w:r>
      <w:r>
        <w:br/>
        <w:t>6.36.0-1 Für das Nachstellen gelten die gleichen Bedingungen wie für eine erstmalige Einstellung.</w:t>
        <w:br/>
        <w:t>​​</w:t>
      </w:r>
    </w:p>
    <w:p w14:paraId="61D5AD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A5D1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4A5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F4778" w14:textId="77777777">
            <w:r>
              <w:t>MDSTW-22858</w:t>
            </w:r>
          </w:p>
        </w:tc>
      </w:tr>
      <w:tr w14:paraId="544245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71BE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E56BB" w14:textId="77777777">
            <w:r>
              <w:t>05_370</w:t>
            </w:r>
          </w:p>
        </w:tc>
      </w:tr>
      <w:tr w14:paraId="3DC996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641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A090B" w14:textId="77777777">
            <w:r>
              <w:t>1978</w:t>
            </w:r>
          </w:p>
        </w:tc>
      </w:tr>
      <w:tr w14:paraId="6DDC65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527D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6CEE7" w14:textId="77777777"/>
        </w:tc>
      </w:tr>
      <w:tr w14:paraId="668A51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7B3C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F8315B" w14:textId="77777777">
            <w:r>
              <w:t>Draft</w:t>
            </w:r>
          </w:p>
        </w:tc>
      </w:tr>
      <w:tr w14:paraId="4A8020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2E1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B2AC12" w14:textId="77777777">
            <w:r>
              <w:t>Muss</w:t>
            </w:r>
          </w:p>
        </w:tc>
      </w:tr>
      <w:tr w14:paraId="52D6D8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619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0FAEA" w14:textId="77777777">
            <w:r>
              <w:t>Funktion wird wie in der ELEKTRA 2 Baseline 29.40 realisiert zur Verfügung gestellt.</w:t>
            </w:r>
          </w:p>
        </w:tc>
      </w:tr>
      <w:tr w14:paraId="41DE1E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3B3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6D6C3D" w14:textId="77777777"/>
        </w:tc>
      </w:tr>
      <w:tr w14:paraId="3CA38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3B3E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89CDA8" w14:textId="77777777">
            <w:r>
              <w:t>PV GA DIL OBB 1.0.0</w:t>
            </w:r>
          </w:p>
        </w:tc>
      </w:tr>
    </w:tbl>
    <w:p w14:paraId="67BDE786" w14:textId="77777777">
      <w:pPr>
        <w:spacing w:after="0" w:line="96" w:lineRule="auto"/>
      </w:pPr>
    </w:p>
    <w:p w14:paraId="7B67F71D" w14:textId="77777777">
      <w:pPr>
        <w:pStyle w:val="Heading4"/>
        <w:divId w:val="251"/>
      </w:pPr>
      <w:bookmarkStart w:name="_Toc242172827" w:id="220"/>
      <w:r>
        <w:t>6.37 Fahrstraßen über mehrere Stellwerke</w:t>
      </w:r>
      <w:bookmarkEnd w:id="220"/>
    </w:p>
    <w:p w14:paraId="5E8001E7" w14:textId="77777777">
      <w:r>
        <w:rPr>
          <w:vanish/>
        </w:rPr>
        <w:t>MLS_DSTW/MDSTW-22859</w:t>
      </w:r>
      <w:r>
        <w:t>6.37.0-1 Für Sonderbedingungen in Bezug auf Flankenraumüberwachung siehe &lt;05 Lastenheft Teilsystem DSTW-ZE&gt; 7.11</w:t>
        <w:br/>
        <w:t>​​</w:t>
      </w:r>
    </w:p>
    <w:p w14:paraId="6FD5EA2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6B98D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86032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41FED" w14:textId="77777777">
            <w:r>
              <w:t>1057</w:t>
            </w:r>
          </w:p>
        </w:tc>
      </w:tr>
      <w:tr w14:paraId="79D76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748A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F18DBE" w14:textId="77777777">
            <w:r>
              <w:t>MDSTW-22859</w:t>
            </w:r>
          </w:p>
        </w:tc>
      </w:tr>
      <w:tr w14:paraId="325677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686B2"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A3F98" w14:textId="77777777">
            <w:r>
              <w:t>1980</w:t>
            </w:r>
          </w:p>
        </w:tc>
      </w:tr>
      <w:tr w14:paraId="480595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F3A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66821" w14:textId="77777777">
            <w:r>
              <w:t>05_372</w:t>
            </w:r>
          </w:p>
        </w:tc>
      </w:tr>
    </w:tbl>
    <w:p w14:paraId="1949FA96" w14:textId="77777777">
      <w:pPr>
        <w:spacing w:after="0" w:line="96" w:lineRule="auto"/>
      </w:pPr>
    </w:p>
    <w:p w14:paraId="461F0FB4" w14:textId="77777777">
      <w:pPr>
        <w:spacing w:after="0"/>
      </w:pPr>
      <w:r>
        <w:rPr>
          <w:vanish/>
        </w:rPr>
        <w:t>MLS_DSTW/MDSTW-22860</w:t>
      </w:r>
      <w:r>
        <w:rPr>
          <w:b/>
        </w:rPr>
        <w:t>6.37.0-2 Fahrstraßen über mehrere VSTW, einschließlich deren Flankenschutz, müss...</w:t>
      </w:r>
      <w:r>
        <w:br/>
        <w:t>6.37.0-2 Fahrstraßen über mehrere VSTW, einschließlich deren Flankenschutz, müssen sich wie eine Fahrstraße innerhalb eines einzigen VSTW verhalten (z.B. Fahrstraßenblock ohne Zustimmung).</w:t>
        <w:br/>
        <w:t>​​</w:t>
      </w:r>
    </w:p>
    <w:p w14:paraId="30AA43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90B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07B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3C607" w14:textId="77777777">
            <w:r>
              <w:t>MDSTW-22860</w:t>
            </w:r>
          </w:p>
        </w:tc>
      </w:tr>
      <w:tr w14:paraId="72548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BEF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127E6" w14:textId="77777777">
            <w:r>
              <w:t>05_373</w:t>
            </w:r>
          </w:p>
        </w:tc>
      </w:tr>
      <w:tr w14:paraId="77B49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EF80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24CAE" w14:textId="77777777">
            <w:r>
              <w:t>1981</w:t>
            </w:r>
          </w:p>
        </w:tc>
      </w:tr>
      <w:tr w14:paraId="72F45A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D58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11D0D" w14:textId="77777777"/>
        </w:tc>
      </w:tr>
      <w:tr w14:paraId="27A885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F5D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E6940" w14:textId="77777777">
            <w:r>
              <w:t>Draft</w:t>
            </w:r>
          </w:p>
        </w:tc>
      </w:tr>
      <w:tr w14:paraId="486685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D3E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DC9E2" w14:textId="77777777">
            <w:r>
              <w:t>Muss</w:t>
            </w:r>
          </w:p>
        </w:tc>
      </w:tr>
      <w:tr w14:paraId="086EFE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21DA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E8FC9" w14:textId="77777777">
            <w:r>
              <w:t>Anstelle dieser Anforderung wird die gleichwertige Anforderung 05_1282 vom AN umgesetzt.</w:t>
            </w:r>
          </w:p>
        </w:tc>
      </w:tr>
      <w:tr w14:paraId="1AC259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CA8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AFB2A" w14:textId="77777777"/>
        </w:tc>
      </w:tr>
      <w:tr w14:paraId="24EF3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B8A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D7931" w14:textId="77777777"/>
        </w:tc>
      </w:tr>
    </w:tbl>
    <w:p w14:paraId="0830F628" w14:textId="77777777">
      <w:pPr>
        <w:spacing w:after="0" w:line="96" w:lineRule="auto"/>
      </w:pPr>
    </w:p>
    <w:p w14:paraId="5960090A" w14:textId="77777777">
      <w:pPr>
        <w:spacing w:after="0"/>
      </w:pPr>
      <w:r>
        <w:rPr>
          <w:vanish/>
        </w:rPr>
        <w:t>MLS_DSTW/MDSTW-22861</w:t>
      </w:r>
      <w:r>
        <w:rPr>
          <w:b/>
        </w:rPr>
        <w:t>6.37.0-2.0-1 Sind Teile der Außenanlage außer Betrieb, muss das VSTW in der Lage...</w:t>
      </w:r>
      <w:r>
        <w:br/>
        <w:t>6.37.0-2.0-1 Sind Teile der Außenanlage außer Betrieb, muss das VSTW in der Lage sein auf dem in Betrieb bleibenden Teil der Außenanlage weiter ohne Einschränkungen Betrieb führen zu können.</w:t>
        <w:br/>
        <w:t>​​</w:t>
      </w:r>
    </w:p>
    <w:p w14:paraId="54479A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03F1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FC20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BF8C8" w14:textId="77777777">
            <w:r>
              <w:t>MDSTW-22861</w:t>
            </w:r>
          </w:p>
        </w:tc>
      </w:tr>
      <w:tr w14:paraId="621049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41F0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B66A14" w14:textId="77777777">
            <w:r>
              <w:t>05_1282</w:t>
            </w:r>
          </w:p>
        </w:tc>
      </w:tr>
      <w:tr w14:paraId="65C46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90A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40D70" w14:textId="77777777">
            <w:r>
              <w:t>55356</w:t>
            </w:r>
          </w:p>
        </w:tc>
      </w:tr>
      <w:tr w14:paraId="57AABA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35F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57EB5" w14:textId="77777777"/>
        </w:tc>
      </w:tr>
      <w:tr w14:paraId="086A8A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0457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5974F" w14:textId="77777777">
            <w:r>
              <w:t>Draft</w:t>
            </w:r>
          </w:p>
        </w:tc>
      </w:tr>
      <w:tr w14:paraId="0D23B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2A0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39DA5" w14:textId="77777777">
            <w:r>
              <w:t>Muss</w:t>
            </w:r>
          </w:p>
        </w:tc>
      </w:tr>
      <w:tr w14:paraId="463F06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9D09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315FB" w14:textId="77777777">
            <w:r>
              <w:t>Um Teile der Außenanlage außer Betrieb zu nehmen, wird ein neues elementspezifisches Kommando für Weichen, Sperrschuhe und Signale genutzt. Auf dem Teil der Anlage, der in Betrieb bleibt, kann weiter Betrieb geführt werden. Der Zustand „außer Betrieb“ mit definierter Lage bzw. Einzelsperre verbleibt dauerhaft bis zum</w:t>
              <w:br/>
              <w:t>Aufheben und kann für mehrere Fahrstraßen genutzt werden. Bedienhandlungen für Elemente die außer Betrieb genommen wurden, werden mit „nicht zulässig“ abgelehnt. Logische Kommandos (Befahrbarkeitssperre einlegen, Zielsperre einlegen) sind weiterhin möglich.</w:t>
            </w:r>
          </w:p>
        </w:tc>
      </w:tr>
      <w:tr w14:paraId="1B430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16D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B4AD8" w14:textId="77777777">
            <w:r>
              <w:t>Siehe Technische Konzepte Kapitel 13.10.</w:t>
            </w:r>
          </w:p>
        </w:tc>
      </w:tr>
      <w:tr w14:paraId="057E7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4BF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40EF5" w14:textId="77777777">
            <w:r>
              <w:t>PV GA DIL OBB 2.0.0</w:t>
            </w:r>
          </w:p>
        </w:tc>
      </w:tr>
    </w:tbl>
    <w:p w14:paraId="60A68545" w14:textId="77777777">
      <w:pPr>
        <w:spacing w:after="0" w:line="96" w:lineRule="auto"/>
      </w:pPr>
    </w:p>
    <w:p w14:paraId="6F53849A" w14:textId="77777777">
      <w:pPr>
        <w:spacing w:after="0"/>
      </w:pPr>
      <w:r>
        <w:rPr>
          <w:vanish/>
        </w:rPr>
        <w:t>MLS_DSTW/MDSTW-22862</w:t>
      </w:r>
      <w:r>
        <w:rPr>
          <w:b/>
        </w:rPr>
        <w:t>6.37.0-3 Eine Simulation außer Betrieb gegangener Außenanlage ist nicht zulässig...</w:t>
      </w:r>
      <w:r>
        <w:br/>
        <w:t>6.37.0-3 Eine Simulation außer Betrieb gegangener Außenanlage ist nicht zulässig.</w:t>
        <w:br/>
        <w:t>​​</w:t>
      </w:r>
    </w:p>
    <w:p w14:paraId="7212EE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F3B2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CB8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50C40" w14:textId="77777777">
            <w:r>
              <w:t>MDSTW-22862</w:t>
            </w:r>
          </w:p>
        </w:tc>
      </w:tr>
      <w:tr w14:paraId="02821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20B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83C68" w14:textId="77777777">
            <w:r>
              <w:t>05_374</w:t>
            </w:r>
          </w:p>
        </w:tc>
      </w:tr>
      <w:tr w14:paraId="42F4D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34B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B5E13" w14:textId="77777777">
            <w:r>
              <w:t>1982</w:t>
            </w:r>
          </w:p>
        </w:tc>
      </w:tr>
      <w:tr w14:paraId="02BCF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1B8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A174F" w14:textId="77777777"/>
        </w:tc>
      </w:tr>
      <w:tr w14:paraId="1F08B6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101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4D0D6B" w14:textId="77777777">
            <w:r>
              <w:t>Draft</w:t>
            </w:r>
          </w:p>
        </w:tc>
      </w:tr>
      <w:tr w14:paraId="163B0D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119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E302D" w14:textId="77777777">
            <w:r>
              <w:t>Muss</w:t>
            </w:r>
          </w:p>
        </w:tc>
      </w:tr>
      <w:tr w14:paraId="575913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AA1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40678" w14:textId="77777777">
            <w:r>
              <w:t>Für Elemente der Außenanlage, welche außer Betrieb genommen wurden, ist keine Simulation vorgesehen. Sobald ein Element außer Betrieb genommen wird, baut das VSTW (Komponente ECMUX) die Verbindung zum entsprechenden OC ab.</w:t>
            </w:r>
          </w:p>
        </w:tc>
      </w:tr>
      <w:tr w14:paraId="6679B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26F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B8A68" w14:textId="77777777">
            <w:r>
              <w:t>Siehe Technische Konzepte Kapitel 13.10.</w:t>
            </w:r>
          </w:p>
        </w:tc>
      </w:tr>
      <w:tr w14:paraId="1C7BAF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77D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41A8F" w14:textId="77777777">
            <w:r>
              <w:t>PV GA DIL OBB 2.0.0</w:t>
            </w:r>
          </w:p>
        </w:tc>
      </w:tr>
    </w:tbl>
    <w:p w14:paraId="50069DE7" w14:textId="77777777">
      <w:pPr>
        <w:spacing w:after="0" w:line="96" w:lineRule="auto"/>
      </w:pPr>
    </w:p>
    <w:p w14:paraId="28E47991" w14:textId="77777777">
      <w:pPr>
        <w:spacing w:after="0"/>
      </w:pPr>
      <w:r>
        <w:rPr>
          <w:vanish/>
        </w:rPr>
        <w:t>MLS_DSTW/MDSTW-22863</w:t>
      </w:r>
      <w:r>
        <w:rPr>
          <w:b/>
        </w:rPr>
        <w:t>6.37-1 Eine Veränderung der außer Betrieb genommenen Außenanlage (zum Beispiel U...</w:t>
      </w:r>
      <w:r>
        <w:br/>
        <w:t>6.37-1 Eine Veränderung der außer Betrieb genommenen Außenanlage (zum Beispiel Umbau) muss möglich sein.</w:t>
        <w:br/>
        <w:t>​​</w:t>
      </w:r>
    </w:p>
    <w:p w14:paraId="601870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9EB7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329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33BED" w14:textId="77777777">
            <w:r>
              <w:t>MDSTW-22863</w:t>
            </w:r>
          </w:p>
        </w:tc>
      </w:tr>
      <w:tr w14:paraId="0589C2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889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32C5D" w14:textId="77777777">
            <w:r>
              <w:t>05_1281</w:t>
            </w:r>
          </w:p>
        </w:tc>
      </w:tr>
      <w:tr w14:paraId="7682DF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F41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DB5C4" w14:textId="77777777">
            <w:r>
              <w:t>55357</w:t>
            </w:r>
          </w:p>
        </w:tc>
      </w:tr>
      <w:tr w14:paraId="12D00E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136E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538C8" w14:textId="77777777"/>
        </w:tc>
      </w:tr>
      <w:tr w14:paraId="0F1EA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66B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80BF0" w14:textId="77777777">
            <w:r>
              <w:t>Draft</w:t>
            </w:r>
          </w:p>
        </w:tc>
      </w:tr>
      <w:tr w14:paraId="03C06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9AA3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4201A" w14:textId="77777777">
            <w:r>
              <w:t>Muss</w:t>
            </w:r>
          </w:p>
        </w:tc>
      </w:tr>
      <w:tr w14:paraId="40E1C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89A3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06AE5" w14:textId="77777777">
            <w:r>
              <w:t>Elemente der Außenanlage, welche außer Betrieb genommen wurden, können umgebaut oder erweitert werden. Dabei ist jedoch Sorge zu tragen, dass der Flankenschutz für den in Betrieb befindlichen Teil nicht verletzt wird.</w:t>
              <w:br/>
              <w:t>Nach den Umbauten und ggf. nach entsprechender Konfigurationsänderung des VSTW, können die Elemente durch den Fahrdienstleiter wieder in Betrieb genommen werden.</w:t>
            </w:r>
          </w:p>
        </w:tc>
      </w:tr>
      <w:tr w14:paraId="501EDD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FFA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2DE81" w14:textId="77777777">
            <w:r>
              <w:t>Siehe Technische Konzepte Kapitel 13.10.</w:t>
            </w:r>
          </w:p>
        </w:tc>
      </w:tr>
      <w:tr w14:paraId="2A2AC4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040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94D64" w14:textId="77777777">
            <w:r>
              <w:t>PV GA DIL OBB 2.0.0</w:t>
            </w:r>
          </w:p>
        </w:tc>
      </w:tr>
    </w:tbl>
    <w:p w14:paraId="45C248A8" w14:textId="77777777">
      <w:pPr>
        <w:spacing w:after="0" w:line="96" w:lineRule="auto"/>
      </w:pPr>
    </w:p>
    <w:p w14:paraId="496A3829" w14:textId="77777777">
      <w:pPr>
        <w:pStyle w:val="Heading4"/>
        <w:divId w:val="252"/>
      </w:pPr>
      <w:bookmarkStart w:name="_Toc242172828" w:id="221"/>
      <w:r>
        <w:t>6.38 Zugfahrt in den Nachbarbereich ohne VSTW-Technologie</w:t>
      </w:r>
      <w:bookmarkEnd w:id="221"/>
    </w:p>
    <w:p w14:paraId="0AF962A7" w14:textId="77777777">
      <w:r>
        <w:rPr>
          <w:vanish/>
        </w:rPr>
        <w:t>MLS_DSTW/MDSTW-22864</w:t>
      </w:r>
      <w:r>
        <w:t>6.38.0-1 Für die folgenden Anforderungen gilt, dass das unmittelbar ohne Blocklogik angrenzende Nachbarstellwerk kein VSTW ist.</w:t>
        <w:br/>
        <w:t>​​</w:t>
      </w:r>
    </w:p>
    <w:p w14:paraId="1C4A476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B2F85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2371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89D83" w14:textId="77777777">
            <w:r>
              <w:t>1063</w:t>
            </w:r>
          </w:p>
        </w:tc>
      </w:tr>
      <w:tr w14:paraId="4AE4B5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EDF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4992A" w14:textId="77777777">
            <w:r>
              <w:t>MDSTW-22864</w:t>
            </w:r>
          </w:p>
        </w:tc>
      </w:tr>
      <w:tr w14:paraId="46C099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17AA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54E0F" w14:textId="77777777">
            <w:r>
              <w:t>1984</w:t>
            </w:r>
          </w:p>
        </w:tc>
      </w:tr>
      <w:tr w14:paraId="157D7B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DD1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CCEBC4" w14:textId="77777777">
            <w:r>
              <w:t>05_376</w:t>
            </w:r>
          </w:p>
        </w:tc>
      </w:tr>
    </w:tbl>
    <w:p w14:paraId="09F4A113" w14:textId="77777777">
      <w:pPr>
        <w:spacing w:after="0" w:line="96" w:lineRule="auto"/>
      </w:pPr>
    </w:p>
    <w:p w14:paraId="08D40A48" w14:textId="77777777">
      <w:pPr>
        <w:spacing w:after="0"/>
      </w:pPr>
      <w:r>
        <w:rPr>
          <w:vanish/>
        </w:rPr>
        <w:lastRenderedPageBreak/>
        <w:t>MLS_DSTW/MDSTW-22865</w:t>
      </w:r>
      <w:r>
        <w:rPr>
          <w:b/>
        </w:rPr>
        <w:t>6.38.0-2 Für die Zustimmung zu einer Zugfahrt in den anderen Bereich muss die Fa...</w:t>
      </w:r>
      <w:r>
        <w:br/>
        <w:t>6.38.0-2 Für die Zustimmung zu einer Zugfahrt in den anderen Bereich muss die Fahrstraßenfestlegung am Start der Zugfahrt in den anderen Bereich erreicht sein.</w:t>
        <w:br/>
        <w:t>​​</w:t>
      </w:r>
    </w:p>
    <w:p w14:paraId="499B1E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601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87D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BF4EE" w14:textId="77777777">
            <w:r>
              <w:t>MDSTW-22865</w:t>
            </w:r>
          </w:p>
        </w:tc>
      </w:tr>
      <w:tr w14:paraId="4075FC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502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4C492" w14:textId="77777777">
            <w:r>
              <w:t>05_377</w:t>
            </w:r>
          </w:p>
        </w:tc>
      </w:tr>
      <w:tr w14:paraId="7F826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6248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116BF" w14:textId="77777777">
            <w:r>
              <w:t>1985</w:t>
            </w:r>
          </w:p>
        </w:tc>
      </w:tr>
      <w:tr w14:paraId="35FF08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121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2A55F" w14:textId="77777777"/>
        </w:tc>
      </w:tr>
      <w:tr w14:paraId="0D5C22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E977F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B5155" w14:textId="77777777">
            <w:r>
              <w:t>Draft</w:t>
            </w:r>
          </w:p>
        </w:tc>
      </w:tr>
      <w:tr w14:paraId="69A08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7C6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F9B2B" w14:textId="77777777">
            <w:r>
              <w:t>Muss</w:t>
            </w:r>
          </w:p>
        </w:tc>
      </w:tr>
      <w:tr w14:paraId="293867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94C2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8B0B2C" w14:textId="77777777">
            <w:r>
              <w:t>Funktion wird wie in der ELEKTRA 2 Baseline 29.40 realisiert zur Verfügung gestellt.</w:t>
            </w:r>
          </w:p>
        </w:tc>
      </w:tr>
      <w:tr w14:paraId="0F435F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14F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5DCC6" w14:textId="77777777"/>
        </w:tc>
      </w:tr>
      <w:tr w14:paraId="22D1AA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A7845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BBCAB" w14:textId="77777777">
            <w:r>
              <w:t>PV GA DIL OBB 1.0.0</w:t>
            </w:r>
          </w:p>
        </w:tc>
      </w:tr>
    </w:tbl>
    <w:p w14:paraId="6079D004" w14:textId="77777777">
      <w:pPr>
        <w:spacing w:after="0" w:line="96" w:lineRule="auto"/>
      </w:pPr>
    </w:p>
    <w:p w14:paraId="3C2E2396" w14:textId="77777777">
      <w:pPr>
        <w:spacing w:after="0"/>
      </w:pPr>
      <w:r>
        <w:rPr>
          <w:vanish/>
        </w:rPr>
        <w:t>MLS_DSTW/MDSTW-22866</w:t>
      </w:r>
      <w:r>
        <w:rPr>
          <w:b/>
        </w:rPr>
        <w:t>6.38.0-3 Für den Entzug der Anforderung (Grundstellung) einer Zustimmung zu eine...</w:t>
      </w:r>
      <w:r>
        <w:br/>
        <w:t>6.38.0-3 Für den Entzug der Anforderung (Grundstellung) einer Zustimmung zu einer Zugfahrt in den anderen Bereich muss das Ziel der Zugfahrt in den anderen Bereich aufgelöst sein.</w:t>
        <w:br/>
        <w:t>​​</w:t>
      </w:r>
    </w:p>
    <w:p w14:paraId="51180E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E2C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4C8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1EB75" w14:textId="77777777">
            <w:r>
              <w:t>MDSTW-22866</w:t>
            </w:r>
          </w:p>
        </w:tc>
      </w:tr>
      <w:tr w14:paraId="049EB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4BA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4CD25" w14:textId="77777777">
            <w:r>
              <w:t>05_378</w:t>
            </w:r>
          </w:p>
        </w:tc>
      </w:tr>
      <w:tr w14:paraId="499DAF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3C01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0B934" w14:textId="77777777">
            <w:r>
              <w:t>1986</w:t>
            </w:r>
          </w:p>
        </w:tc>
      </w:tr>
      <w:tr w14:paraId="0377F1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8D5E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1407B2" w14:textId="77777777"/>
        </w:tc>
      </w:tr>
      <w:tr w14:paraId="2456A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04B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FAB2D" w14:textId="77777777">
            <w:r>
              <w:t>Draft</w:t>
            </w:r>
          </w:p>
        </w:tc>
      </w:tr>
      <w:tr w14:paraId="37EFCB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BBF5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883A9" w14:textId="77777777">
            <w:r>
              <w:t>Muss</w:t>
            </w:r>
          </w:p>
        </w:tc>
      </w:tr>
      <w:tr w14:paraId="093D04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BF7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1A17D" w14:textId="77777777">
            <w:r>
              <w:t>Funktion wird wie in der ELEKTRA 2 Baseline 29.40 realisiert zur Verfügung gestellt.</w:t>
            </w:r>
          </w:p>
        </w:tc>
      </w:tr>
      <w:tr w14:paraId="5CA20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86B1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1C791" w14:textId="77777777"/>
        </w:tc>
      </w:tr>
      <w:tr w14:paraId="32FBD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AA3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CDAA0" w14:textId="77777777">
            <w:r>
              <w:t>PV GA DIL OBB 1.0.0</w:t>
            </w:r>
          </w:p>
        </w:tc>
      </w:tr>
    </w:tbl>
    <w:p w14:paraId="036D6C3E" w14:textId="77777777">
      <w:pPr>
        <w:spacing w:after="0" w:line="96" w:lineRule="auto"/>
      </w:pPr>
    </w:p>
    <w:p w14:paraId="17DE39DA" w14:textId="77777777">
      <w:pPr>
        <w:spacing w:after="0"/>
      </w:pPr>
      <w:r>
        <w:rPr>
          <w:vanish/>
        </w:rPr>
        <w:t>MLS_DSTW/MDSTW-22867</w:t>
      </w:r>
      <w:r>
        <w:rPr>
          <w:b/>
        </w:rPr>
        <w:t>6.38.0-4 Eine empfangene Zustimmung zu einer Zugfahrt in den anderen Bereich kan...</w:t>
      </w:r>
      <w:r>
        <w:br/>
        <w:t>6.38.0-4 Eine empfangene Zustimmung zu einer Zugfahrt in den anderen Bereich kann dann nicht mehr ausgenützt werden (Wiederholsperre), wenn:</w:t>
        <w:br/>
        <w:t>• ein Haltstellen bzw. Haltfallen des eigenen Startsignals erfolgt.</w:t>
        <w:br/>
        <w:br/>
        <w:t>Nach dem Erreichen dieses Zustands ist die Ausnützbarkeit einer Zustimmung für eine Zugfahrt in den anderen Bereich erst dann wieder gegeben,</w:t>
        <w:br/>
        <w:t>• wenn die Zugstraße zur Fahrt in den anderen Bereich aufgelöst wurde und</w:t>
        <w:br/>
        <w:t>• die Zustimmung zur Fahrt in den Nachbarbereich entzogen und wieder erteilt wurde.</w:t>
        <w:br/>
        <w:t>​​</w:t>
      </w:r>
    </w:p>
    <w:p w14:paraId="435E23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D5F9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543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BBD32" w14:textId="77777777">
            <w:r>
              <w:t>MDSTW-22867</w:t>
            </w:r>
          </w:p>
        </w:tc>
      </w:tr>
      <w:tr w14:paraId="4CF195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32132"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D31F0" w14:textId="77777777">
            <w:r>
              <w:t>05_379</w:t>
            </w:r>
          </w:p>
        </w:tc>
      </w:tr>
      <w:tr w14:paraId="397062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372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90DB9" w14:textId="77777777">
            <w:r>
              <w:t>1987</w:t>
            </w:r>
          </w:p>
        </w:tc>
      </w:tr>
      <w:tr w14:paraId="4791B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C12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9BCEE" w14:textId="77777777"/>
        </w:tc>
      </w:tr>
      <w:tr w14:paraId="08DAA7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748D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3770B" w14:textId="77777777">
            <w:r>
              <w:t>Draft</w:t>
            </w:r>
          </w:p>
        </w:tc>
      </w:tr>
      <w:tr w14:paraId="0DFE4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0372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1476F" w14:textId="77777777">
            <w:r>
              <w:t>Muss</w:t>
            </w:r>
          </w:p>
        </w:tc>
      </w:tr>
      <w:tr w14:paraId="4C49A8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D75E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4BE6A" w14:textId="77777777">
            <w:r>
              <w:t>Funktion wird wie in der ELEKTRA 2 Baseline 29.40 realisiert zur Verfügung gestellt.</w:t>
            </w:r>
          </w:p>
        </w:tc>
      </w:tr>
      <w:tr w14:paraId="6D740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E04D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C36ED" w14:textId="77777777"/>
        </w:tc>
      </w:tr>
      <w:tr w14:paraId="799FFE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FBE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B6149" w14:textId="77777777">
            <w:r>
              <w:t>PV GA DIL OBB 1.0.0</w:t>
            </w:r>
          </w:p>
        </w:tc>
      </w:tr>
    </w:tbl>
    <w:p w14:paraId="09EB55BF" w14:textId="77777777">
      <w:pPr>
        <w:spacing w:after="0" w:line="96" w:lineRule="auto"/>
      </w:pPr>
    </w:p>
    <w:p w14:paraId="2445336A" w14:textId="77777777">
      <w:pPr>
        <w:spacing w:after="0"/>
      </w:pPr>
      <w:r>
        <w:rPr>
          <w:vanish/>
        </w:rPr>
        <w:t>MLS_DSTW/MDSTW-22868</w:t>
      </w:r>
      <w:r>
        <w:rPr>
          <w:b/>
        </w:rPr>
        <w:t>6.38.0-5 Nach dem Zustand "Keine aktuellen Zustandsdaten" der Zustimmung vom Nac...</w:t>
      </w:r>
      <w:r>
        <w:br/>
        <w:t>6.38.0-5 Nach dem Zustand "Keine aktuellen Zustandsdaten" der Zustimmung vom Nachbarbereich wird eine Zustimmung erst wieder ausnützbar, wenn sie den Zustand "keine Zustimmung zur Fahrt in den Nachbarbereich erteilt" eingenommen hat und wieder erteilt wurde.</w:t>
        <w:br/>
        <w:t>​​</w:t>
      </w:r>
    </w:p>
    <w:p w14:paraId="0DD237B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0C84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0F3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905B4" w14:textId="77777777">
            <w:r>
              <w:t>MDSTW-22868</w:t>
            </w:r>
          </w:p>
        </w:tc>
      </w:tr>
      <w:tr w14:paraId="3FC09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3B3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D27E7" w14:textId="77777777">
            <w:r>
              <w:t>05_380</w:t>
            </w:r>
          </w:p>
        </w:tc>
      </w:tr>
      <w:tr w14:paraId="4B909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FD57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27E9F" w14:textId="77777777">
            <w:r>
              <w:t>1988</w:t>
            </w:r>
          </w:p>
        </w:tc>
      </w:tr>
      <w:tr w14:paraId="54C76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058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9E0F1" w14:textId="77777777"/>
        </w:tc>
      </w:tr>
      <w:tr w14:paraId="7D5E70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7006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6E00E" w14:textId="77777777">
            <w:r>
              <w:t>Draft</w:t>
            </w:r>
          </w:p>
        </w:tc>
      </w:tr>
      <w:tr w14:paraId="256DC7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424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0B572" w14:textId="77777777">
            <w:r>
              <w:t>Muss</w:t>
            </w:r>
          </w:p>
        </w:tc>
      </w:tr>
      <w:tr w14:paraId="1CE584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336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A64B0" w14:textId="77777777">
            <w:r>
              <w:t>Funktion wird wie in der ELEKTRA 2 Baseline 29.40 realisiert zur Verfügung gestellt.</w:t>
            </w:r>
          </w:p>
        </w:tc>
      </w:tr>
      <w:tr w14:paraId="537A9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86D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A7EAE" w14:textId="77777777"/>
        </w:tc>
      </w:tr>
      <w:tr w14:paraId="1FC57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FCD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7F1D7" w14:textId="77777777">
            <w:r>
              <w:t>PV GA DIL OBB 1.0.0</w:t>
            </w:r>
          </w:p>
        </w:tc>
      </w:tr>
    </w:tbl>
    <w:p w14:paraId="766D7543" w14:textId="77777777">
      <w:pPr>
        <w:spacing w:after="0" w:line="96" w:lineRule="auto"/>
      </w:pPr>
    </w:p>
    <w:p w14:paraId="603887A5" w14:textId="77777777">
      <w:pPr>
        <w:spacing w:after="0"/>
      </w:pPr>
      <w:r>
        <w:rPr>
          <w:vanish/>
        </w:rPr>
        <w:t>MLS_DSTW/MDSTW-22869</w:t>
      </w:r>
      <w:r>
        <w:rPr>
          <w:b/>
        </w:rPr>
        <w:t>6.38.0-6 Vorgänge bei der Signalanschaltung bei Zugstraßen für eine Fahrt über e...</w:t>
      </w:r>
      <w:r>
        <w:br/>
        <w:t>6.38.0-6 Vorgänge bei der Signalanschaltung bei Zugstraßen für eine Fahrt über eine Zustimmung in den anderen Bereich:</w:t>
        <w:br/>
        <w:t>Bei der Signalanschaltung gemäß &lt;05 Lastenheft Teilsystem DSTW-ZE&gt; 6.6.5 werden vor einer evtl. Erteilung eines Einschaltauftrages bzw. vor einer evtl. Wirksamschaltung von EKSA folgende Aktivitäten gesetzt bzw. folgende Prüfungen durchgeführt:</w:t>
        <w:br/>
        <w:t>• Liegt zu diesem Zeitpunkt der Zustand "Zustimmung Zug empfangen, nicht ausnützbar" vor, so ist der Auftrag zur Signalanschaltung zurückzunehmen.</w:t>
        <w:br/>
        <w:t>• Liegt zu diesem Zeitpunkt der Zustand "Zustimmung zu einer Zugfahrt erteilt" nicht vor, so ist auf die Erteilung dieser Zustimmung zu warten.</w:t>
        <w:br/>
        <w:t>• Liegt bei vorhandener Signalanschaltung der Zustand "Zustimmung zu einer Zugfahrt erteilt" vor und ist diese ausnützbar, so ist mit der Signalanschaltung gemäß &lt;05 Lastenheft Teilsystem DSTW-ZE&gt; 6.6.5 fortzufahren.</w:t>
        <w:br/>
        <w:t>​​</w:t>
      </w:r>
    </w:p>
    <w:p w14:paraId="73B8AB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297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AA19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3ACD0" w14:textId="77777777">
            <w:r>
              <w:t>MDSTW-22869</w:t>
            </w:r>
          </w:p>
        </w:tc>
      </w:tr>
      <w:tr w14:paraId="034AD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14C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B8741A" w14:textId="77777777">
            <w:r>
              <w:t>05_381</w:t>
            </w:r>
          </w:p>
        </w:tc>
      </w:tr>
      <w:tr w14:paraId="7B5EA0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85417"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EDCF0" w14:textId="77777777">
            <w:r>
              <w:t>1989</w:t>
            </w:r>
          </w:p>
        </w:tc>
      </w:tr>
      <w:tr w14:paraId="0B6958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DB7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29BA1" w14:textId="77777777"/>
        </w:tc>
      </w:tr>
      <w:tr w14:paraId="445FF2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DD3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0DDF7" w14:textId="77777777">
            <w:r>
              <w:t>Draft</w:t>
            </w:r>
          </w:p>
        </w:tc>
      </w:tr>
      <w:tr w14:paraId="058990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23A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ACD0E" w14:textId="77777777">
            <w:r>
              <w:t>Muss</w:t>
            </w:r>
          </w:p>
        </w:tc>
      </w:tr>
      <w:tr w14:paraId="0FAB2B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335F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B29B1" w14:textId="77777777">
            <w:r>
              <w:t>Funktion wird wie in der ELEKTRA 2 Baseline 29.40 realisiert zur Verfügung gestellt.</w:t>
            </w:r>
          </w:p>
        </w:tc>
      </w:tr>
      <w:tr w14:paraId="3DDB3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6F3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B0C750" w14:textId="77777777"/>
        </w:tc>
      </w:tr>
      <w:tr w14:paraId="7FDED4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DB33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88B25" w14:textId="77777777">
            <w:r>
              <w:t>PV GA DIL OBB 1.0.0</w:t>
            </w:r>
          </w:p>
        </w:tc>
      </w:tr>
    </w:tbl>
    <w:p w14:paraId="22814B82" w14:textId="77777777">
      <w:pPr>
        <w:spacing w:after="0" w:line="96" w:lineRule="auto"/>
      </w:pPr>
    </w:p>
    <w:p w14:paraId="553A6CCD" w14:textId="77777777">
      <w:pPr>
        <w:spacing w:after="0"/>
      </w:pPr>
      <w:r>
        <w:rPr>
          <w:vanish/>
        </w:rPr>
        <w:t>MLS_DSTW/MDSTW-22870</w:t>
      </w:r>
      <w:r>
        <w:rPr>
          <w:b/>
        </w:rPr>
        <w:t>6.38.0-7 Zusätzlich zum Prüfvorgang zur Signalfreistellung gemäß &lt;05 Lastenheft...</w:t>
      </w:r>
      <w:r>
        <w:br/>
        <w:t>6.38.0-7 Zusätzlich zum Prüfvorgang zur Signalfreistellung gemäß &lt;05 Lastenheft Teilsystem DSTW-ZE&gt; 6.6.6 bei Zugstraßen für eine Fahrt über eine Zustimmung in den anderen Bereich muss die Zustimmung zu einer Zugfahrt in den anderen Bereich erteilt werden und diese Zustimmung muss ausnützbar sein.</w:t>
        <w:br/>
        <w:t>​​</w:t>
      </w:r>
    </w:p>
    <w:p w14:paraId="3D6CE5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213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19C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E3DAE" w14:textId="77777777">
            <w:r>
              <w:t>MDSTW-22870</w:t>
            </w:r>
          </w:p>
        </w:tc>
      </w:tr>
      <w:tr w14:paraId="08D99E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9091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4FCF9" w14:textId="77777777">
            <w:r>
              <w:t>05_382</w:t>
            </w:r>
          </w:p>
        </w:tc>
      </w:tr>
      <w:tr w14:paraId="4033F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2DD0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72FDC" w14:textId="77777777">
            <w:r>
              <w:t>1990</w:t>
            </w:r>
          </w:p>
        </w:tc>
      </w:tr>
      <w:tr w14:paraId="678123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AFA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B1E95" w14:textId="77777777"/>
        </w:tc>
      </w:tr>
      <w:tr w14:paraId="009A7A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6677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C9987" w14:textId="77777777">
            <w:r>
              <w:t>Draft</w:t>
            </w:r>
          </w:p>
        </w:tc>
      </w:tr>
      <w:tr w14:paraId="1999E7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4FE7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EB6DC" w14:textId="77777777">
            <w:r>
              <w:t>Muss</w:t>
            </w:r>
          </w:p>
        </w:tc>
      </w:tr>
      <w:tr w14:paraId="706DC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3AB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04401" w14:textId="77777777">
            <w:r>
              <w:t>Funktion wird wie in der ELEKTRA 2 Baseline 29.40 realisiert zur Verfügung gestellt.</w:t>
            </w:r>
          </w:p>
        </w:tc>
      </w:tr>
      <w:tr w14:paraId="501131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BF7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B60E5" w14:textId="77777777"/>
        </w:tc>
      </w:tr>
      <w:tr w14:paraId="3D742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821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3A880" w14:textId="77777777">
            <w:r>
              <w:t>PV GA DIL OBB 1.0.0</w:t>
            </w:r>
          </w:p>
        </w:tc>
      </w:tr>
    </w:tbl>
    <w:p w14:paraId="2C7ABF20" w14:textId="77777777">
      <w:pPr>
        <w:spacing w:after="0" w:line="96" w:lineRule="auto"/>
      </w:pPr>
    </w:p>
    <w:p w14:paraId="7C02F2A8" w14:textId="77777777">
      <w:pPr>
        <w:spacing w:after="0"/>
      </w:pPr>
      <w:r>
        <w:rPr>
          <w:vanish/>
        </w:rPr>
        <w:t>MLS_DSTW/MDSTW-22871</w:t>
      </w:r>
      <w:r>
        <w:rPr>
          <w:b/>
        </w:rPr>
        <w:t>6.38.0-8 Der am Startsignal angezeigte Geschwindigkeitsbegriff sowie der Begriff...</w:t>
      </w:r>
      <w:r>
        <w:br/>
        <w:t>6.38.0-8 Der am Startsignal angezeigte Geschwindigkeitsbegriff sowie der Begriff eines evtl. Vorsignals, GA oder GVA hängt auch von den an der Zustimmung vom Nachbarbereich übergebenen Geschwindigkeitsinformationen ab. Diese Informationen können mittels X25oRASTA-Schnittstelle, SCI-ILS oder in herkömmlicher Technik übertragen werden.</w:t>
        <w:br/>
        <w:t>​​</w:t>
      </w:r>
    </w:p>
    <w:p w14:paraId="182414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07B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4AF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212CA" w14:textId="77777777">
            <w:r>
              <w:t>MDSTW-22871</w:t>
            </w:r>
          </w:p>
        </w:tc>
      </w:tr>
      <w:tr w14:paraId="242A9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271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FD63D" w14:textId="77777777">
            <w:r>
              <w:t>05_383</w:t>
            </w:r>
          </w:p>
        </w:tc>
      </w:tr>
      <w:tr w14:paraId="0A988B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4C2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084EE" w14:textId="77777777">
            <w:r>
              <w:t>1991</w:t>
            </w:r>
          </w:p>
        </w:tc>
      </w:tr>
      <w:tr w14:paraId="4CB4D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D11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F39AF" w14:textId="77777777">
            <w:r>
              <w:t>[29]</w:t>
            </w:r>
          </w:p>
        </w:tc>
      </w:tr>
      <w:tr w14:paraId="69B300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1EB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A59C8" w14:textId="77777777">
            <w:r>
              <w:t>Draft</w:t>
            </w:r>
          </w:p>
        </w:tc>
      </w:tr>
      <w:tr w14:paraId="1F010E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CC89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793E1" w14:textId="77777777">
            <w:r>
              <w:t>Muss</w:t>
            </w:r>
          </w:p>
        </w:tc>
      </w:tr>
      <w:tr w14:paraId="58EAC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2D1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9D69B" w14:textId="77777777">
            <w:r>
              <w:t>Die Übertragung von Geschwindigkeitsbegriffen aus Nachbarbereichen ist über folgende Schnittstellen möglich:</w:t>
              <w:br/>
              <w:t>- X25oRASTA</w:t>
              <w:br/>
              <w:t>- SCI-ILS</w:t>
              <w:br/>
              <w:lastRenderedPageBreak/>
              <w:t>- IFC (Interface Converter - ZG62 + SBL60A)</w:t>
              <w:br/>
              <w:br/>
              <w:t>Die übertragene Geschwindigkeit für Zugfahrstraßen, die in den Nachbarbereich führen, wird in der Geschwindigkeitsberechnung des Startteils berücksichtigt.</w:t>
            </w:r>
          </w:p>
        </w:tc>
      </w:tr>
      <w:tr w14:paraId="5CDA7C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3CA81E"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A653C" w14:textId="77777777">
            <w:r>
              <w:t>SCI-ILS wird in RL 3 umgesetzt.</w:t>
              <w:br/>
              <w:t>IFC SBL60A wird in RL 2 umgesetzt.</w:t>
            </w:r>
          </w:p>
        </w:tc>
      </w:tr>
      <w:tr w14:paraId="108BC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9DB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9E9375" w14:textId="77777777">
            <w:r>
              <w:t>PV GA DIL OBB 1.0.0, PV GA DIL OBB 2.0.0, PV GA DIL OBB 3.0.0</w:t>
            </w:r>
          </w:p>
        </w:tc>
      </w:tr>
    </w:tbl>
    <w:p w14:paraId="5E6FFE5D" w14:textId="77777777">
      <w:pPr>
        <w:spacing w:after="0" w:line="96" w:lineRule="auto"/>
      </w:pPr>
    </w:p>
    <w:p w14:paraId="097E13F9" w14:textId="77777777">
      <w:pPr>
        <w:pStyle w:val="Heading4"/>
        <w:divId w:val="253"/>
      </w:pPr>
      <w:bookmarkStart w:name="_Toc242172829" w:id="222"/>
      <w:r>
        <w:t>6.39 Verschubfahrt in den Nachbarbereich ohne VSTW-Technologie</w:t>
      </w:r>
      <w:bookmarkEnd w:id="222"/>
    </w:p>
    <w:p w14:paraId="44D0F74C" w14:textId="77777777">
      <w:r>
        <w:rPr>
          <w:vanish/>
        </w:rPr>
        <w:t>MLS_DSTW/MDSTW-22872</w:t>
      </w:r>
      <w:r>
        <w:t>6.39.0-1 Für die folgenden Anforderungen gilt, dass das unmittelbar ohne Blocklogik angrenzende Nachbarstellwerk kein VSTW ist.</w:t>
        <w:br/>
        <w:t>​​</w:t>
      </w:r>
    </w:p>
    <w:p w14:paraId="1FABEF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07514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2B57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93BB9" w14:textId="77777777">
            <w:r>
              <w:t>1072</w:t>
            </w:r>
          </w:p>
        </w:tc>
      </w:tr>
      <w:tr w14:paraId="172DA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817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70311" w14:textId="77777777">
            <w:r>
              <w:t>MDSTW-22872</w:t>
            </w:r>
          </w:p>
        </w:tc>
      </w:tr>
      <w:tr w14:paraId="6E9B4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F49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19DB0" w14:textId="77777777">
            <w:r>
              <w:t>1993</w:t>
            </w:r>
          </w:p>
        </w:tc>
      </w:tr>
      <w:tr w14:paraId="2374E3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B68E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668F2" w14:textId="77777777">
            <w:r>
              <w:t>05_385</w:t>
            </w:r>
          </w:p>
        </w:tc>
      </w:tr>
    </w:tbl>
    <w:p w14:paraId="564B9289" w14:textId="77777777">
      <w:pPr>
        <w:spacing w:after="0" w:line="96" w:lineRule="auto"/>
      </w:pPr>
    </w:p>
    <w:p w14:paraId="2C416F95" w14:textId="77777777">
      <w:pPr>
        <w:spacing w:after="0"/>
      </w:pPr>
      <w:r>
        <w:rPr>
          <w:vanish/>
        </w:rPr>
        <w:t>MLS_DSTW/MDSTW-22873</w:t>
      </w:r>
      <w:r>
        <w:rPr>
          <w:b/>
        </w:rPr>
        <w:t>6.39.0-2 Für die Anforderung einer Zustimmung zu einer Verschubfahrt in den ande...</w:t>
      </w:r>
      <w:r>
        <w:br/>
        <w:t>6.39.0-2 Für die Anforderung einer Zustimmung zu einer Verschubfahrt in den anderen Bereich muss die Fahrstraßeneinstellung der Verschubfahrt zur Fahrt in den anderen Bereich erfolgreich abgeschlossen sein.</w:t>
        <w:br/>
        <w:t>​​</w:t>
      </w:r>
    </w:p>
    <w:p w14:paraId="65626A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D583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C229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6D064" w14:textId="77777777">
            <w:r>
              <w:t>MDSTW-22873</w:t>
            </w:r>
          </w:p>
        </w:tc>
      </w:tr>
      <w:tr w14:paraId="7FC1F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6FE7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D12AA" w14:textId="77777777">
            <w:r>
              <w:t>05_386</w:t>
            </w:r>
          </w:p>
        </w:tc>
      </w:tr>
      <w:tr w14:paraId="22DEEF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2A4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9D50C" w14:textId="77777777">
            <w:r>
              <w:t>1994</w:t>
            </w:r>
          </w:p>
        </w:tc>
      </w:tr>
      <w:tr w14:paraId="7280A6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94A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41403" w14:textId="77777777"/>
        </w:tc>
      </w:tr>
      <w:tr w14:paraId="443784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0A6F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20E32" w14:textId="77777777">
            <w:r>
              <w:t>Draft</w:t>
            </w:r>
          </w:p>
        </w:tc>
      </w:tr>
      <w:tr w14:paraId="66B4AA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F67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315B6" w14:textId="77777777">
            <w:r>
              <w:t>Muss</w:t>
            </w:r>
          </w:p>
        </w:tc>
      </w:tr>
      <w:tr w14:paraId="232B8A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BB0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55BB1" w14:textId="77777777">
            <w:r>
              <w:t>Funktion wird wie in der ELEKTRA 2 Baseline 29.40 realisiert zur Verfügung gestellt.</w:t>
            </w:r>
          </w:p>
        </w:tc>
      </w:tr>
      <w:tr w14:paraId="6CBC40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6FA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08A74" w14:textId="77777777"/>
        </w:tc>
      </w:tr>
      <w:tr w14:paraId="5CF3F2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2EA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93F73" w14:textId="77777777">
            <w:r>
              <w:t>PV GA DIL OBB 1.0.0</w:t>
            </w:r>
          </w:p>
        </w:tc>
      </w:tr>
    </w:tbl>
    <w:p w14:paraId="15BE00C6" w14:textId="77777777">
      <w:pPr>
        <w:spacing w:after="0" w:line="96" w:lineRule="auto"/>
      </w:pPr>
    </w:p>
    <w:p w14:paraId="35306121" w14:textId="77777777">
      <w:pPr>
        <w:spacing w:after="0"/>
      </w:pPr>
      <w:r>
        <w:rPr>
          <w:vanish/>
        </w:rPr>
        <w:t>MLS_DSTW/MDSTW-22874</w:t>
      </w:r>
      <w:r>
        <w:rPr>
          <w:b/>
        </w:rPr>
        <w:t>6.39.0-3 Für den Entzug der Anforderung (Grundstellung) einer Zustimmung zu eine...</w:t>
      </w:r>
      <w:r>
        <w:br/>
        <w:t>6.39.0-3 Für den Entzug der Anforderung (Grundstellung) einer Zustimmung zu einer Verschubfahrt in den anderen Bereich muss das Ziel der Verschubfahrt in den anderen Bereich aufgelöst sein.</w:t>
        <w:br/>
        <w:t>​​</w:t>
      </w:r>
    </w:p>
    <w:p w14:paraId="1C0B07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A864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AC10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B8D4B" w14:textId="77777777">
            <w:r>
              <w:t>MDSTW-22874</w:t>
            </w:r>
          </w:p>
        </w:tc>
      </w:tr>
      <w:tr w14:paraId="30573C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78B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F66CB" w14:textId="77777777">
            <w:r>
              <w:t>05_387</w:t>
            </w:r>
          </w:p>
        </w:tc>
      </w:tr>
      <w:tr w14:paraId="6582FE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ABB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D73DF" w14:textId="77777777">
            <w:r>
              <w:t>1995</w:t>
            </w:r>
          </w:p>
        </w:tc>
      </w:tr>
      <w:tr w14:paraId="50D32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993A9"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2B128" w14:textId="77777777"/>
        </w:tc>
      </w:tr>
      <w:tr w14:paraId="7BE484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DC5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458EE" w14:textId="77777777">
            <w:r>
              <w:t>Draft</w:t>
            </w:r>
          </w:p>
        </w:tc>
      </w:tr>
      <w:tr w14:paraId="331F36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4F9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040B5" w14:textId="77777777">
            <w:r>
              <w:t>Muss</w:t>
            </w:r>
          </w:p>
        </w:tc>
      </w:tr>
      <w:tr w14:paraId="526FE3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132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BDB7C" w14:textId="77777777">
            <w:r>
              <w:t>Funktion wird wie in der ELEKTRA 2 Baseline 29.40 realisiert zur Verfügung gestellt.</w:t>
            </w:r>
          </w:p>
        </w:tc>
      </w:tr>
      <w:tr w14:paraId="5479E2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DAC6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BB55F" w14:textId="77777777"/>
        </w:tc>
      </w:tr>
      <w:tr w14:paraId="3B9B8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276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73AE8" w14:textId="77777777">
            <w:r>
              <w:t>PV GA DIL OBB 1.0.0</w:t>
            </w:r>
          </w:p>
        </w:tc>
      </w:tr>
    </w:tbl>
    <w:p w14:paraId="598AA2F1" w14:textId="77777777">
      <w:pPr>
        <w:spacing w:after="0" w:line="96" w:lineRule="auto"/>
      </w:pPr>
    </w:p>
    <w:p w14:paraId="3699CAF2" w14:textId="77777777">
      <w:pPr>
        <w:spacing w:after="0"/>
      </w:pPr>
      <w:r>
        <w:rPr>
          <w:vanish/>
        </w:rPr>
        <w:t>MLS_DSTW/MDSTW-22875</w:t>
      </w:r>
      <w:r>
        <w:rPr>
          <w:b/>
        </w:rPr>
        <w:t>6.39.0-4 Eine empfangene Zustimmung zu einer Verschubfahrt in den anderen Bereic...</w:t>
      </w:r>
      <w:r>
        <w:br/>
        <w:t>6.39.0-4 Eine empfangene Zustimmung zu einer Verschubfahrt in den anderen Bereich darf dann nicht mehr ausgenützt werden (Wiederholsperre), wenn ein Haltstellen oder Haltfallen des eigenen Startsignals erfolgt.</w:t>
        <w:br/>
        <w:br/>
        <w:t>Nach dem Erreichen dieses Zustands darf die Ausnützbarkeit einer Zustimmung für eine Verschubfahrt in den anderen Bereich erst dann wieder gegeben sein,</w:t>
        <w:br/>
        <w:t>• wenn die Verschubfahrt zur Fahrt in den anderen Bereich aufgelöst wurde und</w:t>
        <w:br/>
        <w:t>• die Zustimmung zur Fahrt in den Nachbarbereich entzogen und wieder erteilt wurde.</w:t>
        <w:br/>
        <w:t>​​</w:t>
      </w:r>
    </w:p>
    <w:p w14:paraId="450B86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9F23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535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8D811E" w14:textId="77777777">
            <w:r>
              <w:t>MDSTW-22875</w:t>
            </w:r>
          </w:p>
        </w:tc>
      </w:tr>
      <w:tr w14:paraId="4AE81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5C4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52DBB" w14:textId="77777777">
            <w:r>
              <w:t>05_388</w:t>
            </w:r>
          </w:p>
        </w:tc>
      </w:tr>
      <w:tr w14:paraId="679C32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2A1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2419E" w14:textId="77777777">
            <w:r>
              <w:t>1996</w:t>
            </w:r>
          </w:p>
        </w:tc>
      </w:tr>
      <w:tr w14:paraId="6D21E8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3719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9AD16" w14:textId="77777777"/>
        </w:tc>
      </w:tr>
      <w:tr w14:paraId="4976E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F2A8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31B31" w14:textId="77777777">
            <w:r>
              <w:t>Draft</w:t>
            </w:r>
          </w:p>
        </w:tc>
      </w:tr>
      <w:tr w14:paraId="3D717C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D439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39BEC" w14:textId="77777777">
            <w:r>
              <w:t>Muss</w:t>
            </w:r>
          </w:p>
        </w:tc>
      </w:tr>
      <w:tr w14:paraId="565759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9182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023B9" w14:textId="77777777">
            <w:r>
              <w:t>Funktion wird wie in der ELEKTRA 2 Baseline 29.40 realisiert zur Verfügung gestellt.</w:t>
            </w:r>
          </w:p>
        </w:tc>
      </w:tr>
      <w:tr w14:paraId="00EC88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1945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78FF73" w14:textId="77777777"/>
        </w:tc>
      </w:tr>
      <w:tr w14:paraId="11488F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82A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DC558" w14:textId="77777777">
            <w:r>
              <w:t>PV GA DIL OBB 1.0.0</w:t>
            </w:r>
          </w:p>
        </w:tc>
      </w:tr>
    </w:tbl>
    <w:p w14:paraId="27BA0C2B" w14:textId="77777777">
      <w:pPr>
        <w:spacing w:after="0" w:line="96" w:lineRule="auto"/>
      </w:pPr>
    </w:p>
    <w:p w14:paraId="2771A5D0" w14:textId="77777777">
      <w:pPr>
        <w:spacing w:after="0"/>
      </w:pPr>
      <w:r>
        <w:rPr>
          <w:vanish/>
        </w:rPr>
        <w:t>MLS_DSTW/MDSTW-22876</w:t>
      </w:r>
      <w:r>
        <w:rPr>
          <w:b/>
        </w:rPr>
        <w:t>6.39.0-5 Nach dem Zustand "Keine aktuellen Zustandsdaten" der Zustimmung vom Nac...</w:t>
      </w:r>
      <w:r>
        <w:br/>
        <w:t>6.39.0-5 Nach dem Zustand "Keine aktuellen Zustandsdaten" der Zustimmung vom Nachbarbereich darf eine Zustimmung erst wieder ausnützbar sein, wenn sie den Zustand "keine Zustimmung zur Fahrt in den Nachbarbereich erteilt" eingenommen hat.</w:t>
        <w:br/>
        <w:t>​​</w:t>
      </w:r>
    </w:p>
    <w:p w14:paraId="4DF2EE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6BFE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00C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CCC72" w14:textId="77777777">
            <w:r>
              <w:t>MDSTW-22876</w:t>
            </w:r>
          </w:p>
        </w:tc>
      </w:tr>
      <w:tr w14:paraId="5D3018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EA5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E9327" w14:textId="77777777">
            <w:r>
              <w:t>05_389</w:t>
            </w:r>
          </w:p>
        </w:tc>
      </w:tr>
      <w:tr w14:paraId="4C05D6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C94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61CA5" w14:textId="77777777">
            <w:r>
              <w:t>1997</w:t>
            </w:r>
          </w:p>
        </w:tc>
      </w:tr>
      <w:tr w14:paraId="144341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F46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A93C1" w14:textId="77777777"/>
        </w:tc>
      </w:tr>
      <w:tr w14:paraId="41FE34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9BA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92647" w14:textId="77777777">
            <w:r>
              <w:t>Draft</w:t>
            </w:r>
          </w:p>
        </w:tc>
      </w:tr>
      <w:tr w14:paraId="3B582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D3F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E4EF6" w14:textId="77777777">
            <w:r>
              <w:t>Muss</w:t>
            </w:r>
          </w:p>
        </w:tc>
      </w:tr>
      <w:tr w14:paraId="6FB22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96FB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FACBB" w14:textId="77777777">
            <w:r>
              <w:t>Funktion wird wie in der ELEKTRA 2 Baseline 29.40 realisiert zur Verfügung gestellt.</w:t>
            </w:r>
          </w:p>
        </w:tc>
      </w:tr>
      <w:tr w14:paraId="144A5D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099F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E6EB7" w14:textId="77777777"/>
        </w:tc>
      </w:tr>
      <w:tr w14:paraId="4EC0D5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6CED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9C900" w14:textId="77777777">
            <w:r>
              <w:t>PV GA DIL OBB 1.0.0</w:t>
            </w:r>
          </w:p>
        </w:tc>
      </w:tr>
    </w:tbl>
    <w:p w14:paraId="56DE7F09" w14:textId="77777777">
      <w:pPr>
        <w:spacing w:after="0" w:line="96" w:lineRule="auto"/>
      </w:pPr>
    </w:p>
    <w:p w14:paraId="30BC6F96" w14:textId="77777777">
      <w:pPr>
        <w:spacing w:after="0"/>
      </w:pPr>
      <w:r>
        <w:rPr>
          <w:vanish/>
        </w:rPr>
        <w:t>MLS_DSTW/MDSTW-22877</w:t>
      </w:r>
      <w:r>
        <w:rPr>
          <w:b/>
        </w:rPr>
        <w:t>6.39.0-6 Vorgänge bei der Signalanschaltung bei Verschubstraßen für eine Fahrt ü...</w:t>
      </w:r>
      <w:r>
        <w:br/>
        <w:t>6.39.0-6 Vorgänge bei der Signalanschaltung bei Verschubstraßen für eine Fahrt über eine Zustimmung in den anderen Bereich:</w:t>
        <w:br/>
        <w:t>Bei der Signalanschaltung gemäß &lt;05 Lastenheft Teilsystem DSTW-ZE&gt; 6.7.4 müssen vor einer evtl. Erteilung eines Einschaltauftrages bzw. vor einer evtl. Wirksamschaltung von EKSA folgende Aktivitäten gesetzt bzw. folgende Prüfungen durchgeführt werden:</w:t>
        <w:br/>
        <w:t>• Liegt zu diesem Zeitpunkt der Zustand "Zustimmung Verschub nicht ausnützbar" vor, so ist der Auftrag zur Signalanschaltung zurückzunehmen.</w:t>
        <w:br/>
        <w:t>• Liegt zu diesem Zeitpunkt der Zustand "Zustimmung zu einer Verschubfahrt erteilt" nicht vor, so ist auf die Erteilung dieser Zustimmung zu warten.</w:t>
        <w:br/>
        <w:t>• Liegt bei vorhandener Signalanschaltung der Zustand "Zustimmung zu einer Verschubfahrt erteilt" vor und ist diese ausnützbar, so ist mit der Signalanschaltung gemäß &lt;05 Lastenheft Teilsystem DSTW-ZE&gt; 6.7.4 fortzufahren.</w:t>
        <w:br/>
        <w:t>​​</w:t>
      </w:r>
    </w:p>
    <w:p w14:paraId="481195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D9E9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F77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F4F17" w14:textId="77777777">
            <w:r>
              <w:t>MDSTW-22877</w:t>
            </w:r>
          </w:p>
        </w:tc>
      </w:tr>
      <w:tr w14:paraId="32CD4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D191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965A4" w14:textId="77777777">
            <w:r>
              <w:t>05_390</w:t>
            </w:r>
          </w:p>
        </w:tc>
      </w:tr>
      <w:tr w14:paraId="3E3FE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E933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2F222" w14:textId="77777777">
            <w:r>
              <w:t>1998</w:t>
            </w:r>
          </w:p>
        </w:tc>
      </w:tr>
      <w:tr w14:paraId="58C97C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7BF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CCDA1" w14:textId="77777777"/>
        </w:tc>
      </w:tr>
      <w:tr w14:paraId="189A36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A1E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60FD6" w14:textId="77777777">
            <w:r>
              <w:t>Draft</w:t>
            </w:r>
          </w:p>
        </w:tc>
      </w:tr>
      <w:tr w14:paraId="6A379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1DF18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6DDCB" w14:textId="77777777">
            <w:r>
              <w:t>Muss</w:t>
            </w:r>
          </w:p>
        </w:tc>
      </w:tr>
      <w:tr w14:paraId="2F56C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9C5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1C608" w14:textId="77777777">
            <w:r>
              <w:t>Funktion wird wie in der ELEKTRA 2 Baseline 29.40 realisiert zur Verfügung gestellt.</w:t>
            </w:r>
          </w:p>
        </w:tc>
      </w:tr>
      <w:tr w14:paraId="4C2EDA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C93C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D5411" w14:textId="77777777"/>
        </w:tc>
      </w:tr>
      <w:tr w14:paraId="6DB35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CE76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954637" w14:textId="77777777">
            <w:r>
              <w:t>PV GA DIL OBB 1.0.0</w:t>
            </w:r>
          </w:p>
        </w:tc>
      </w:tr>
    </w:tbl>
    <w:p w14:paraId="13BE300F" w14:textId="77777777">
      <w:pPr>
        <w:spacing w:after="0" w:line="96" w:lineRule="auto"/>
      </w:pPr>
    </w:p>
    <w:p w14:paraId="02467CB4" w14:textId="77777777">
      <w:pPr>
        <w:spacing w:after="0"/>
      </w:pPr>
      <w:r>
        <w:rPr>
          <w:vanish/>
        </w:rPr>
        <w:t>MLS_DSTW/MDSTW-22878</w:t>
      </w:r>
      <w:r>
        <w:rPr>
          <w:b/>
        </w:rPr>
        <w:t>6.39.0-7 Zusätzlicher Prüfvorgang zur Signalfreistellung gemäß &lt;05 Lastenheft Te...</w:t>
      </w:r>
      <w:r>
        <w:br/>
        <w:t>6.39.0-7 Zusätzlicher Prüfvorgang zur Signalfreistellung gemäß &lt;05 Lastenheft Teilsystem DSTW-ZE&gt; 6.7.5 bei Verschubstraßen für eine Fahrt über eine Zustimmung in den anderen Bereich:</w:t>
        <w:br/>
        <w:t>Zustimmung zu einer Verschubfahrt in den anderen Bereich ist erteilt und diese Zustimmung ist ausnützbar.</w:t>
        <w:br/>
        <w:t>​​</w:t>
      </w:r>
    </w:p>
    <w:p w14:paraId="652AC3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54C4C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27C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92EFB" w14:textId="77777777">
            <w:r>
              <w:t>MDSTW-22878</w:t>
            </w:r>
          </w:p>
        </w:tc>
      </w:tr>
      <w:tr w14:paraId="5A3CE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C7A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06484" w14:textId="77777777">
            <w:r>
              <w:t>05_391</w:t>
            </w:r>
          </w:p>
        </w:tc>
      </w:tr>
      <w:tr w14:paraId="04B954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3B9A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73C19" w14:textId="77777777">
            <w:r>
              <w:t>1999</w:t>
            </w:r>
          </w:p>
        </w:tc>
      </w:tr>
      <w:tr w14:paraId="2D93A7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91F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78063A" w14:textId="77777777"/>
        </w:tc>
      </w:tr>
      <w:tr w14:paraId="7CB481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192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23413" w14:textId="77777777">
            <w:r>
              <w:t>Draft</w:t>
            </w:r>
          </w:p>
        </w:tc>
      </w:tr>
      <w:tr w14:paraId="52D103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1AD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0E154" w14:textId="77777777">
            <w:r>
              <w:t>Muss</w:t>
            </w:r>
          </w:p>
        </w:tc>
      </w:tr>
      <w:tr w14:paraId="4B777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7936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44BA9" w14:textId="77777777">
            <w:r>
              <w:t>Funktion wird wie in der ELEKTRA 2 Baseline 29.40 realisiert zur Verfügung gestellt.</w:t>
            </w:r>
          </w:p>
        </w:tc>
      </w:tr>
      <w:tr w14:paraId="12E84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1FCF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327BC" w14:textId="77777777"/>
        </w:tc>
      </w:tr>
      <w:tr w14:paraId="76AD6B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E09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C7E12" w14:textId="77777777">
            <w:r>
              <w:t>PV GA DIL OBB 1.0.0</w:t>
            </w:r>
          </w:p>
        </w:tc>
      </w:tr>
    </w:tbl>
    <w:p w14:paraId="7603F974" w14:textId="77777777">
      <w:pPr>
        <w:spacing w:after="0" w:line="96" w:lineRule="auto"/>
      </w:pPr>
    </w:p>
    <w:p w14:paraId="1185D373" w14:textId="77777777">
      <w:pPr>
        <w:pStyle w:val="Heading4"/>
        <w:divId w:val="254"/>
      </w:pPr>
      <w:bookmarkStart w:name="_Toc242172830" w:id="223"/>
      <w:r>
        <w:t>6.40 Zugfahrt in den eigenen Bereich aus einem Bereich ohne VSTW-Technologie</w:t>
      </w:r>
      <w:bookmarkEnd w:id="223"/>
    </w:p>
    <w:p w14:paraId="560DA370" w14:textId="77777777">
      <w:r>
        <w:rPr>
          <w:vanish/>
        </w:rPr>
        <w:t>MLS_DSTW/MDSTW-22879</w:t>
      </w:r>
      <w:r>
        <w:t>6.40.0-1 Für die folgenden Anforderungen gilt, dass das unmittelbar ohne Blocklogik angrenzende Nachbarstellwerk kein VSTW ist.</w:t>
        <w:br/>
        <w:t>​​</w:t>
      </w:r>
    </w:p>
    <w:p w14:paraId="6443F6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8143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554FA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E168E" w14:textId="77777777">
            <w:r>
              <w:t>1080</w:t>
            </w:r>
          </w:p>
        </w:tc>
      </w:tr>
      <w:tr w14:paraId="3EB27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3CA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449FC8" w14:textId="77777777">
            <w:r>
              <w:t>MDSTW-22879</w:t>
            </w:r>
          </w:p>
        </w:tc>
      </w:tr>
      <w:tr w14:paraId="2EBAC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417B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EDE17" w14:textId="77777777">
            <w:r>
              <w:t>2001</w:t>
            </w:r>
          </w:p>
        </w:tc>
      </w:tr>
      <w:tr w14:paraId="508848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A35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686A5" w14:textId="77777777">
            <w:r>
              <w:t>05_393</w:t>
            </w:r>
          </w:p>
        </w:tc>
      </w:tr>
    </w:tbl>
    <w:p w14:paraId="17617B0C" w14:textId="77777777">
      <w:pPr>
        <w:spacing w:after="0" w:line="96" w:lineRule="auto"/>
      </w:pPr>
    </w:p>
    <w:p w14:paraId="11BA2685" w14:textId="77777777">
      <w:pPr>
        <w:spacing w:after="0"/>
      </w:pPr>
      <w:r>
        <w:rPr>
          <w:vanish/>
        </w:rPr>
        <w:t>MLS_DSTW/MDSTW-22880</w:t>
      </w:r>
      <w:r>
        <w:rPr>
          <w:b/>
        </w:rPr>
        <w:t>6.40.0-2 Für die Abgabe einer Zustimmung zu einer Zugfahrt in den eigenen Bereic...</w:t>
      </w:r>
      <w:r>
        <w:br/>
        <w:t>6.40.0-2 Für die Abgabe einer Zustimmung zu einer Zugfahrt in den eigenen Bereich muss der Zustand "Signalfreistellung" für eine Zugfahrt am Zustimmungsstartsignal der Fahrstraße in den eigenen Bereich erreicht sein.</w:t>
        <w:br/>
        <w:t>​​</w:t>
      </w:r>
    </w:p>
    <w:p w14:paraId="2D6487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2F43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967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28F46" w14:textId="77777777">
            <w:r>
              <w:t>MDSTW-22880</w:t>
            </w:r>
          </w:p>
        </w:tc>
      </w:tr>
      <w:tr w14:paraId="67E0F4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3B768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E2A13" w14:textId="77777777">
            <w:r>
              <w:t>05_394</w:t>
            </w:r>
          </w:p>
        </w:tc>
      </w:tr>
      <w:tr w14:paraId="2CE2E2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0B8F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6EA9A" w14:textId="77777777">
            <w:r>
              <w:t>2002</w:t>
            </w:r>
          </w:p>
        </w:tc>
      </w:tr>
      <w:tr w14:paraId="3EF38E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105AF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EC25E" w14:textId="77777777"/>
        </w:tc>
      </w:tr>
      <w:tr w14:paraId="25A5A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C82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282EE" w14:textId="77777777">
            <w:r>
              <w:t>Draft</w:t>
            </w:r>
          </w:p>
        </w:tc>
      </w:tr>
      <w:tr w14:paraId="0623F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749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4963A" w14:textId="77777777">
            <w:r>
              <w:t>Muss</w:t>
            </w:r>
          </w:p>
        </w:tc>
      </w:tr>
      <w:tr w14:paraId="32817D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0DA2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EA94B" w14:textId="77777777">
            <w:r>
              <w:t>Funktion wird wie in der ELEKTRA 2 Baseline 29.40 realisiert zur Verfügung gestellt.</w:t>
            </w:r>
          </w:p>
        </w:tc>
      </w:tr>
      <w:tr w14:paraId="18EF5C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726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F2585" w14:textId="77777777"/>
        </w:tc>
      </w:tr>
      <w:tr w14:paraId="58AA0A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BA7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64320" w14:textId="77777777">
            <w:r>
              <w:t>PV GA DIL OBB 1.0.0</w:t>
            </w:r>
          </w:p>
        </w:tc>
      </w:tr>
    </w:tbl>
    <w:p w14:paraId="0E525B71" w14:textId="77777777">
      <w:pPr>
        <w:spacing w:after="0" w:line="96" w:lineRule="auto"/>
      </w:pPr>
    </w:p>
    <w:p w14:paraId="088AC948" w14:textId="77777777">
      <w:pPr>
        <w:spacing w:after="0"/>
      </w:pPr>
      <w:r>
        <w:rPr>
          <w:vanish/>
        </w:rPr>
        <w:t>MLS_DSTW/MDSTW-22881</w:t>
      </w:r>
      <w:r>
        <w:rPr>
          <w:b/>
        </w:rPr>
        <w:t>6.40.0-3 Folgende Bedingungen müssen für den Entzug der Zustimmung Zug für die F...</w:t>
      </w:r>
      <w:r>
        <w:br/>
        <w:t>6.40.0-3 Folgende Bedingungen müssen für den Entzug der Zustimmung Zug für die Fahrt in den eigenen Bereich erreicht sein:</w:t>
        <w:br/>
        <w:t>• ein Haltstellen oder Haltfallen des Zustimmungsstartsignals an der Zustimmung ist erfolgt oder</w:t>
        <w:br/>
        <w:t>• die erste Teilfahrstraße der Zugfahrt in den eigenen Bereich in Auflösestellung ist oder</w:t>
        <w:br/>
        <w:t>• die erste Teilfahrstraße der Zugfahrt in den eigenen Bereich aufgelöst hat.</w:t>
        <w:br/>
        <w:t>​​</w:t>
      </w:r>
    </w:p>
    <w:p w14:paraId="4F5890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873E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4BA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87B84" w14:textId="77777777">
            <w:r>
              <w:t>MDSTW-22881</w:t>
            </w:r>
          </w:p>
        </w:tc>
      </w:tr>
      <w:tr w14:paraId="2F0287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844C5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0FF64" w14:textId="77777777">
            <w:r>
              <w:t>05_395</w:t>
            </w:r>
          </w:p>
        </w:tc>
      </w:tr>
      <w:tr w14:paraId="77C67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5E0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85E4C" w14:textId="77777777">
            <w:r>
              <w:t>2003</w:t>
            </w:r>
          </w:p>
        </w:tc>
      </w:tr>
      <w:tr w14:paraId="467E1D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6029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E123B" w14:textId="77777777"/>
        </w:tc>
      </w:tr>
      <w:tr w14:paraId="677DF4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B10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535CE" w14:textId="77777777">
            <w:r>
              <w:t>Draft</w:t>
            </w:r>
          </w:p>
        </w:tc>
      </w:tr>
      <w:tr w14:paraId="3ED2B5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13CD4"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78694" w14:textId="77777777">
            <w:r>
              <w:t>Muss</w:t>
            </w:r>
          </w:p>
        </w:tc>
      </w:tr>
      <w:tr w14:paraId="1707EF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52D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A54E6" w14:textId="77777777">
            <w:r>
              <w:t>Funktion wird wie in der ELEKTRA 2 Baseline 29.40 realisiert zur Verfügung gestellt.</w:t>
            </w:r>
          </w:p>
        </w:tc>
      </w:tr>
      <w:tr w14:paraId="5C83D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6969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600A7" w14:textId="77777777"/>
        </w:tc>
      </w:tr>
      <w:tr w14:paraId="5890E6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131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6E8E1" w14:textId="77777777">
            <w:r>
              <w:t>PV GA DIL OBB 1.0.0</w:t>
            </w:r>
          </w:p>
        </w:tc>
      </w:tr>
    </w:tbl>
    <w:p w14:paraId="49F49D8C" w14:textId="77777777">
      <w:pPr>
        <w:spacing w:after="0" w:line="96" w:lineRule="auto"/>
      </w:pPr>
    </w:p>
    <w:p w14:paraId="484CDCB9" w14:textId="77777777">
      <w:pPr>
        <w:spacing w:after="0"/>
      </w:pPr>
      <w:r>
        <w:rPr>
          <w:vanish/>
        </w:rPr>
        <w:t>MLS_DSTW/MDSTW-22882</w:t>
      </w:r>
      <w:r>
        <w:rPr>
          <w:b/>
        </w:rPr>
        <w:t>6.40.0-4 Wurde die Zustimmung Zug für die Fahrt in den eigenen Bereich entzogen,...</w:t>
      </w:r>
      <w:r>
        <w:br/>
        <w:t>6.40.0-4 Wurde die Zustimmung Zug für die Fahrt in den eigenen Bereich entzogen, so muss intern eine Kennung für den Zustand Zustimmungsanforderung Zug nicht ausnützbar gesetzt werden, wenn die erste Teilfahrstraße der Zugfahrt in den eigenen Bereich nicht aufgelöst ist.</w:t>
        <w:br/>
        <w:t>​​</w:t>
      </w:r>
    </w:p>
    <w:p w14:paraId="47BC8F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FD63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D564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A5576" w14:textId="77777777">
            <w:r>
              <w:t>MDSTW-22882</w:t>
            </w:r>
          </w:p>
        </w:tc>
      </w:tr>
      <w:tr w14:paraId="355CD2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D4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75CB8" w14:textId="77777777">
            <w:r>
              <w:t>05_396</w:t>
            </w:r>
          </w:p>
        </w:tc>
      </w:tr>
      <w:tr w14:paraId="14479D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48E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07AE5" w14:textId="77777777">
            <w:r>
              <w:t>2004</w:t>
            </w:r>
          </w:p>
        </w:tc>
      </w:tr>
      <w:tr w14:paraId="09BB53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596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C1340" w14:textId="77777777"/>
        </w:tc>
      </w:tr>
      <w:tr w14:paraId="5352C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883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2AB445" w14:textId="77777777">
            <w:r>
              <w:t>Draft</w:t>
            </w:r>
          </w:p>
        </w:tc>
      </w:tr>
      <w:tr w14:paraId="7D8383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A8F0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D877D" w14:textId="77777777">
            <w:r>
              <w:t>Muss</w:t>
            </w:r>
          </w:p>
        </w:tc>
      </w:tr>
      <w:tr w14:paraId="47D1AF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D7A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A9CE4" w14:textId="77777777">
            <w:r>
              <w:t>Funktion wird wie in der ELEKTRA 2 Baseline 29.40 realisiert zur Verfügung gestellt.</w:t>
            </w:r>
          </w:p>
        </w:tc>
      </w:tr>
      <w:tr w14:paraId="782AF3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283F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E79FE" w14:textId="77777777"/>
        </w:tc>
      </w:tr>
      <w:tr w14:paraId="6F5436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C0A0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9A60F" w14:textId="77777777">
            <w:r>
              <w:t>PV GA DIL OBB 1.0.0</w:t>
            </w:r>
          </w:p>
        </w:tc>
      </w:tr>
    </w:tbl>
    <w:p w14:paraId="0CAAC886" w14:textId="77777777">
      <w:pPr>
        <w:spacing w:after="0" w:line="96" w:lineRule="auto"/>
      </w:pPr>
    </w:p>
    <w:p w14:paraId="0EDB85E3" w14:textId="77777777">
      <w:pPr>
        <w:spacing w:after="0"/>
      </w:pPr>
      <w:r>
        <w:rPr>
          <w:vanish/>
        </w:rPr>
        <w:t>MLS_DSTW/MDSTW-22883</w:t>
      </w:r>
      <w:r>
        <w:rPr>
          <w:b/>
        </w:rPr>
        <w:t>6.40.0-5 Die Kennung für den Zustand Zustimmungsanforderung Zug nicht ausnützbar...</w:t>
      </w:r>
      <w:r>
        <w:br/>
        <w:t>6.40.0-5 Die Kennung für den Zustand Zustimmungsanforderung Zug nicht ausnützbar muss gelöscht werden, wenn:</w:t>
        <w:br/>
        <w:t>• die erste Teilfahrstraße der Zugfahrt in den eigenen Bereich aufgelöst ist und</w:t>
        <w:br/>
        <w:t>• die Zustimmungsanforderung den Zustand "Keine Zustimmung angefordert" einnimmt.</w:t>
        <w:br/>
        <w:t>​​</w:t>
      </w:r>
    </w:p>
    <w:p w14:paraId="16AC1A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CEF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918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08730" w14:textId="77777777">
            <w:r>
              <w:t>MDSTW-22883</w:t>
            </w:r>
          </w:p>
        </w:tc>
      </w:tr>
      <w:tr w14:paraId="4D4E9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7F4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B28F1" w14:textId="77777777">
            <w:r>
              <w:t>05_397</w:t>
            </w:r>
          </w:p>
        </w:tc>
      </w:tr>
      <w:tr w14:paraId="3491EA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D25F1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9739D2" w14:textId="77777777">
            <w:r>
              <w:t>2005</w:t>
            </w:r>
          </w:p>
        </w:tc>
      </w:tr>
      <w:tr w14:paraId="001DB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9BF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6281E" w14:textId="77777777"/>
        </w:tc>
      </w:tr>
      <w:tr w14:paraId="3761DE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C66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7FFED" w14:textId="77777777">
            <w:r>
              <w:t>Draft</w:t>
            </w:r>
          </w:p>
        </w:tc>
      </w:tr>
      <w:tr w14:paraId="73B046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FCC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09927" w14:textId="77777777">
            <w:r>
              <w:t>Muss</w:t>
            </w:r>
          </w:p>
        </w:tc>
      </w:tr>
      <w:tr w14:paraId="6B74BE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E09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05DA0" w14:textId="77777777">
            <w:r>
              <w:t>Funktion wird wie in der ELEKTRA 2 Baseline 29.40 realisiert zur Verfügung gestellt.</w:t>
            </w:r>
          </w:p>
        </w:tc>
      </w:tr>
      <w:tr w14:paraId="39548E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5A7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5373A" w14:textId="77777777"/>
        </w:tc>
      </w:tr>
      <w:tr w14:paraId="3557A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F7E6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09101" w14:textId="77777777">
            <w:r>
              <w:t>PV GA DIL OBB 1.0.0</w:t>
            </w:r>
          </w:p>
        </w:tc>
      </w:tr>
    </w:tbl>
    <w:p w14:paraId="7E0A07AA" w14:textId="77777777">
      <w:pPr>
        <w:spacing w:after="0" w:line="96" w:lineRule="auto"/>
      </w:pPr>
    </w:p>
    <w:p w14:paraId="61D50602" w14:textId="77777777">
      <w:pPr>
        <w:spacing w:after="0"/>
      </w:pPr>
      <w:r>
        <w:rPr>
          <w:vanish/>
        </w:rPr>
        <w:t>MLS_DSTW/MDSTW-22884</w:t>
      </w:r>
      <w:r>
        <w:rPr>
          <w:b/>
        </w:rPr>
        <w:t>6.40.0-6 Der Begriff des Zustimmungsstartsignals und weitere Geschwindigkeitsinf...</w:t>
      </w:r>
      <w:r>
        <w:br/>
        <w:t xml:space="preserve">6.40.0-6 Der Begriff des Zustimmungsstartsignals und weitere Geschwindigkeitsinformationen für die Ansteuerung von Vorsignal, GA, GVA im Nachbarbereich sind gemäß Pflichtenheft X25 mittels </w:t>
        <w:lastRenderedPageBreak/>
        <w:t>X25oRaSTA, SCI-ILS oder sinngemäß als herkömmliche Schnittstelle an den Nachbarbereich zu übertragen.</w:t>
        <w:br/>
        <w:t>​​</w:t>
      </w:r>
    </w:p>
    <w:p w14:paraId="445461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146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5BA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B5122" w14:textId="77777777">
            <w:r>
              <w:t>MDSTW-22884</w:t>
            </w:r>
          </w:p>
        </w:tc>
      </w:tr>
      <w:tr w14:paraId="172E04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594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5933A" w14:textId="77777777">
            <w:r>
              <w:t>05_398</w:t>
            </w:r>
          </w:p>
        </w:tc>
      </w:tr>
      <w:tr w14:paraId="40874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D88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E2826" w14:textId="77777777">
            <w:r>
              <w:t>2006</w:t>
            </w:r>
          </w:p>
        </w:tc>
      </w:tr>
      <w:tr w14:paraId="2FB248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065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D04EA" w14:textId="77777777">
            <w:r>
              <w:t>[4]</w:t>
            </w:r>
          </w:p>
        </w:tc>
      </w:tr>
      <w:tr w14:paraId="34922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622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D722E" w14:textId="77777777">
            <w:r>
              <w:t>Draft</w:t>
            </w:r>
          </w:p>
        </w:tc>
      </w:tr>
      <w:tr w14:paraId="10606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7651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ECF37" w14:textId="77777777">
            <w:r>
              <w:t>Muss</w:t>
            </w:r>
          </w:p>
        </w:tc>
      </w:tr>
      <w:tr w14:paraId="6F2BAB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5AE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BD45CD" w14:textId="77777777">
            <w:r>
              <w:t>Das VSTW kann Signalbegriffe eines Zustimmungsgrenzsignals über folgende Schnittstellen an Nachbarbereiche übermitteln:</w:t>
              <w:br/>
              <w:t>- X25oRASTA</w:t>
              <w:br/>
              <w:t>- SCI-ILS</w:t>
              <w:br/>
              <w:t>- IFC (Interface Converter - ZG62 + SBL60A)</w:t>
            </w:r>
          </w:p>
        </w:tc>
      </w:tr>
      <w:tr w14:paraId="65F6C2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6F7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82A96" w14:textId="77777777">
            <w:r>
              <w:t>SCI-ILS wird in RL 3 umgesetzt.</w:t>
              <w:br/>
              <w:t>IFC SBL60A wird in RL 2 umgesetzt.</w:t>
            </w:r>
          </w:p>
        </w:tc>
      </w:tr>
      <w:tr w14:paraId="6C3F75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7C01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015C1" w14:textId="77777777">
            <w:r>
              <w:t>PV GA DIL OBB 1.0.0, PV GA DIL OBB 2.0.0, PV GA DIL OBB 3.0.0</w:t>
            </w:r>
          </w:p>
        </w:tc>
      </w:tr>
    </w:tbl>
    <w:p w14:paraId="597F97BD" w14:textId="77777777">
      <w:pPr>
        <w:spacing w:after="0" w:line="96" w:lineRule="auto"/>
      </w:pPr>
    </w:p>
    <w:p w14:paraId="0EED1DAE" w14:textId="77777777">
      <w:pPr>
        <w:pStyle w:val="Heading4"/>
        <w:divId w:val="255"/>
      </w:pPr>
      <w:bookmarkStart w:name="_Toc242172831" w:id="224"/>
      <w:r>
        <w:t>6.41 Verschubfahrt in den eigenen Bereich aus einem Bereich ohne VSTW-Technologie</w:t>
      </w:r>
      <w:bookmarkEnd w:id="224"/>
    </w:p>
    <w:p w14:paraId="399864E4" w14:textId="77777777">
      <w:r>
        <w:rPr>
          <w:vanish/>
        </w:rPr>
        <w:t>MLS_DSTW/MDSTW-22885</w:t>
      </w:r>
      <w:r>
        <w:t>6.41.0-1 Für die folgenden Anforderungen gilt, dass das unmittelbar ohne Blocklogik angrenzende Nachbarstellwerk kein VSTW ist.</w:t>
        <w:br/>
        <w:t>​​</w:t>
      </w:r>
    </w:p>
    <w:p w14:paraId="266360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F8B4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71D1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4F36D" w14:textId="77777777">
            <w:r>
              <w:t>1087</w:t>
            </w:r>
          </w:p>
        </w:tc>
      </w:tr>
      <w:tr w14:paraId="165A30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EF17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23C25" w14:textId="77777777">
            <w:r>
              <w:t>MDSTW-22885</w:t>
            </w:r>
          </w:p>
        </w:tc>
      </w:tr>
      <w:tr w14:paraId="06036E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F36A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8C828" w14:textId="77777777">
            <w:r>
              <w:t>2008</w:t>
            </w:r>
          </w:p>
        </w:tc>
      </w:tr>
      <w:tr w14:paraId="6BC855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D0C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84629" w14:textId="77777777">
            <w:r>
              <w:t>05_400</w:t>
            </w:r>
          </w:p>
        </w:tc>
      </w:tr>
    </w:tbl>
    <w:p w14:paraId="7F90A18A" w14:textId="77777777">
      <w:pPr>
        <w:spacing w:after="0" w:line="96" w:lineRule="auto"/>
      </w:pPr>
    </w:p>
    <w:p w14:paraId="6A9225F0" w14:textId="77777777">
      <w:pPr>
        <w:spacing w:after="0"/>
      </w:pPr>
      <w:r>
        <w:rPr>
          <w:vanish/>
        </w:rPr>
        <w:t>MLS_DSTW/MDSTW-22886</w:t>
      </w:r>
      <w:r>
        <w:rPr>
          <w:b/>
        </w:rPr>
        <w:t>6.41.0-2 Bedingungen für die Abgabe einer Zustimmung zu einer Verschubfahrt in d...</w:t>
      </w:r>
      <w:r>
        <w:br/>
        <w:t>6.41.0-2 Bedingungen für die Abgabe einer Zustimmung zu einer Verschubfahrt in den eigenen Bereich:</w:t>
        <w:br/>
        <w:t>• bei Erreichen des Zustand "Verschubverbot aufgehoben" am Zustimmungsstartsignal der Fahrstraße in den eigenen Bereich muss erreicht sein und</w:t>
        <w:br/>
        <w:t>• die Kennung Zustimmungsanforderung Verschub nicht ausnützbar darf nicht gesetzt sein.</w:t>
        <w:br/>
        <w:t>​​</w:t>
      </w:r>
    </w:p>
    <w:p w14:paraId="03C65D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E90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629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51F92" w14:textId="77777777">
            <w:r>
              <w:t>MDSTW-22886</w:t>
            </w:r>
          </w:p>
        </w:tc>
      </w:tr>
      <w:tr w14:paraId="0645B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621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3C551" w14:textId="77777777">
            <w:r>
              <w:t>05_401</w:t>
            </w:r>
          </w:p>
        </w:tc>
      </w:tr>
      <w:tr w14:paraId="7BD60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E78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1F3E2" w14:textId="77777777">
            <w:r>
              <w:t>2009</w:t>
            </w:r>
          </w:p>
        </w:tc>
      </w:tr>
      <w:tr w14:paraId="73753F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3E0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FA762" w14:textId="77777777"/>
        </w:tc>
      </w:tr>
      <w:tr w14:paraId="05363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4B2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364D09" w14:textId="77777777">
            <w:r>
              <w:t>Draft</w:t>
            </w:r>
          </w:p>
        </w:tc>
      </w:tr>
      <w:tr w14:paraId="3060DE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F2D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37735" w14:textId="77777777">
            <w:r>
              <w:t>Muss</w:t>
            </w:r>
          </w:p>
        </w:tc>
      </w:tr>
      <w:tr w14:paraId="7A68EF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15C2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94F03" w14:textId="77777777">
            <w:r>
              <w:t>Funktion wird wie in der ELEKTRA 2 Baseline 29.40 realisiert zur Verfügung gestellt.</w:t>
            </w:r>
          </w:p>
        </w:tc>
      </w:tr>
      <w:tr w14:paraId="1641AF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51AF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74652" w14:textId="77777777"/>
        </w:tc>
      </w:tr>
      <w:tr w14:paraId="136BB0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78B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B78B66" w14:textId="77777777">
            <w:r>
              <w:t>PV GA DIL OBB 1.0.0</w:t>
            </w:r>
          </w:p>
        </w:tc>
      </w:tr>
    </w:tbl>
    <w:p w14:paraId="25620684" w14:textId="77777777">
      <w:pPr>
        <w:spacing w:after="0" w:line="96" w:lineRule="auto"/>
      </w:pPr>
    </w:p>
    <w:p w14:paraId="3CA0CD3F" w14:textId="77777777">
      <w:pPr>
        <w:spacing w:after="0"/>
      </w:pPr>
      <w:r>
        <w:rPr>
          <w:vanish/>
        </w:rPr>
        <w:t>MLS_DSTW/MDSTW-22887</w:t>
      </w:r>
      <w:r>
        <w:rPr>
          <w:b/>
        </w:rPr>
        <w:t>6.41.0-3 Bedingungen für den Entzug der Zustimmung Verschub für die Fahrt in den...</w:t>
      </w:r>
      <w:r>
        <w:br/>
        <w:t>6.41.0-3 Bedingungen für den Entzug der Zustimmung Verschub für die Fahrt in den eigenen Bereich:</w:t>
        <w:br/>
        <w:t>• ein Haltstellen oder Haltfallen des Zustimmungsstartsignals an der Zustimmung ist erfolgt oder</w:t>
        <w:br/>
        <w:t>• erste Teilfahrstraße der Verschubfahrt in den eigenen Bereich ist in Auflösestellung oder</w:t>
        <w:br/>
        <w:t>• erste Teilfahrstraße der Verschubfahrt in den eigenen Bereich ist aufgelöst</w:t>
        <w:br/>
        <w:t>​​</w:t>
      </w:r>
    </w:p>
    <w:p w14:paraId="7FEEB4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BEE5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9B81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63BBE" w14:textId="77777777">
            <w:r>
              <w:t>MDSTW-22887</w:t>
            </w:r>
          </w:p>
        </w:tc>
      </w:tr>
      <w:tr w14:paraId="46D991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0EF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3CDC4" w14:textId="77777777">
            <w:r>
              <w:t>05_402</w:t>
            </w:r>
          </w:p>
        </w:tc>
      </w:tr>
      <w:tr w14:paraId="04689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BC194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229988" w14:textId="77777777">
            <w:r>
              <w:t>2010</w:t>
            </w:r>
          </w:p>
        </w:tc>
      </w:tr>
      <w:tr w14:paraId="020CB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756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B926B" w14:textId="77777777"/>
        </w:tc>
      </w:tr>
      <w:tr w14:paraId="0F79FB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FD39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644CA" w14:textId="77777777">
            <w:r>
              <w:t>Draft</w:t>
            </w:r>
          </w:p>
        </w:tc>
      </w:tr>
      <w:tr w14:paraId="6FF8D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1DD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53D401" w14:textId="77777777">
            <w:r>
              <w:t>Muss</w:t>
            </w:r>
          </w:p>
        </w:tc>
      </w:tr>
      <w:tr w14:paraId="74C41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721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9F5B5" w14:textId="77777777">
            <w:r>
              <w:t>Funktion wird wie in der ELEKTRA 2 Baseline 29.40 realisiert zur Verfügung gestellt.</w:t>
            </w:r>
          </w:p>
        </w:tc>
      </w:tr>
      <w:tr w14:paraId="012AB1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661A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C796B" w14:textId="77777777"/>
        </w:tc>
      </w:tr>
      <w:tr w14:paraId="050655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9D5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C4316" w14:textId="77777777">
            <w:r>
              <w:t>PV GA DIL OBB 1.0.0</w:t>
            </w:r>
          </w:p>
        </w:tc>
      </w:tr>
    </w:tbl>
    <w:p w14:paraId="5EFF2D76" w14:textId="77777777">
      <w:pPr>
        <w:spacing w:after="0" w:line="96" w:lineRule="auto"/>
      </w:pPr>
    </w:p>
    <w:p w14:paraId="7E8000F3" w14:textId="77777777">
      <w:pPr>
        <w:spacing w:after="0"/>
      </w:pPr>
      <w:r>
        <w:rPr>
          <w:vanish/>
        </w:rPr>
        <w:t>MLS_DSTW/MDSTW-22888</w:t>
      </w:r>
      <w:r>
        <w:rPr>
          <w:b/>
        </w:rPr>
        <w:t>6.41.0-4 Wurde die Zustimmung Verschub für die Fahrt in den eigenen Bereich entz...</w:t>
      </w:r>
      <w:r>
        <w:br/>
        <w:t>6.41.0-4 Wurde die Zustimmung Verschub für die Fahrt in den eigenen Bereich entzogen, muss intern eine Kennung für den Zustand Zustimmungsanforderung Verschub nicht ausnützbar gesetzt werden, wenn:</w:t>
        <w:br/>
        <w:t>• die Projektierung "keine durchgehende Gleisfreimeldung im eigenen Bereich" existiert und</w:t>
        <w:br/>
        <w:t>• die erste Teilfahrstraße der Verschubfahrt in den eigenen Bereich nicht aufgelöst ist.</w:t>
        <w:br/>
        <w:t>​​</w:t>
      </w:r>
    </w:p>
    <w:p w14:paraId="0FB158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F0A1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CE17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29090" w14:textId="77777777">
            <w:r>
              <w:t>MDSTW-22888</w:t>
            </w:r>
          </w:p>
        </w:tc>
      </w:tr>
      <w:tr w14:paraId="15837C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6621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9FAB2" w14:textId="77777777">
            <w:r>
              <w:t>05_403</w:t>
            </w:r>
          </w:p>
        </w:tc>
      </w:tr>
      <w:tr w14:paraId="585B62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C81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780F7" w14:textId="77777777">
            <w:r>
              <w:t>2011</w:t>
            </w:r>
          </w:p>
        </w:tc>
      </w:tr>
      <w:tr w14:paraId="3B7A2C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D9736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E4782" w14:textId="77777777"/>
        </w:tc>
      </w:tr>
      <w:tr w14:paraId="42CFD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748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75872F" w14:textId="77777777">
            <w:r>
              <w:t>Draft</w:t>
            </w:r>
          </w:p>
        </w:tc>
      </w:tr>
      <w:tr w14:paraId="3E02D3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A23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F404E" w14:textId="77777777">
            <w:r>
              <w:t>Muss</w:t>
            </w:r>
          </w:p>
        </w:tc>
      </w:tr>
      <w:tr w14:paraId="0EEFDF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482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063C2" w14:textId="77777777">
            <w:r>
              <w:t>Funktion wird wie in der ELEKTRA 2 Baseline 29.40 realisiert zur Verfügung gestellt.</w:t>
            </w:r>
          </w:p>
        </w:tc>
      </w:tr>
      <w:tr w14:paraId="06B6A9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5AF2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25227" w14:textId="77777777"/>
        </w:tc>
      </w:tr>
      <w:tr w14:paraId="2ED003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6BB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94BDC" w14:textId="77777777">
            <w:r>
              <w:t>PV GA DIL OBB 1.0.0</w:t>
            </w:r>
          </w:p>
        </w:tc>
      </w:tr>
    </w:tbl>
    <w:p w14:paraId="7D14B20C" w14:textId="77777777">
      <w:pPr>
        <w:spacing w:after="0" w:line="96" w:lineRule="auto"/>
      </w:pPr>
    </w:p>
    <w:p w14:paraId="1DFF64E2" w14:textId="77777777">
      <w:pPr>
        <w:spacing w:after="0"/>
      </w:pPr>
      <w:r>
        <w:rPr>
          <w:vanish/>
        </w:rPr>
        <w:t>MLS_DSTW/MDSTW-22889</w:t>
      </w:r>
      <w:r>
        <w:rPr>
          <w:b/>
        </w:rPr>
        <w:t>6.41.0-5 Die Kennung für den Zustand Zustimmungsanforderung Verschub nicht ausnü...</w:t>
      </w:r>
      <w:r>
        <w:br/>
        <w:t xml:space="preserve">6.41.0-5 Die Kennung für den Zustand Zustimmungsanforderung Verschub nicht ausnützbar muss </w:t>
        <w:lastRenderedPageBreak/>
        <w:t>gelöscht werden, wenn</w:t>
        <w:br/>
        <w:t>• die erste Teilfahrstraße der Verschubfahrt in den eigenen Bereich aufgelöst ist und</w:t>
        <w:br/>
        <w:t>• die Zustimmungsanforderung den Zustand "Keine Zustimmung angefordert" einnimmt.</w:t>
        <w:br/>
        <w:t>​​</w:t>
      </w:r>
    </w:p>
    <w:p w14:paraId="69CDE2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9DCF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A359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78673" w14:textId="77777777">
            <w:r>
              <w:t>MDSTW-22889</w:t>
            </w:r>
          </w:p>
        </w:tc>
      </w:tr>
      <w:tr w14:paraId="461CAD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9A1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FBAC3" w14:textId="77777777">
            <w:r>
              <w:t>05_404</w:t>
            </w:r>
          </w:p>
        </w:tc>
      </w:tr>
      <w:tr w14:paraId="7DFB5A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9A9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D1E97" w14:textId="77777777">
            <w:r>
              <w:t>2012</w:t>
            </w:r>
          </w:p>
        </w:tc>
      </w:tr>
      <w:tr w14:paraId="3C65EF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C084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370920" w14:textId="77777777"/>
        </w:tc>
      </w:tr>
      <w:tr w14:paraId="4DCD25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B807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D6233" w14:textId="77777777">
            <w:r>
              <w:t>Draft</w:t>
            </w:r>
          </w:p>
        </w:tc>
      </w:tr>
      <w:tr w14:paraId="445F67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549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E6618" w14:textId="77777777">
            <w:r>
              <w:t>Muss</w:t>
            </w:r>
          </w:p>
        </w:tc>
      </w:tr>
      <w:tr w14:paraId="354463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20A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CFA21" w14:textId="77777777">
            <w:r>
              <w:t>Funktion wird wie in der ELEKTRA 2 Baseline 29.40 realisiert zur Verfügung gestellt.</w:t>
            </w:r>
          </w:p>
        </w:tc>
      </w:tr>
      <w:tr w14:paraId="023AD3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1040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5012B" w14:textId="77777777"/>
        </w:tc>
      </w:tr>
      <w:tr w14:paraId="780051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C9E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6F2E0" w14:textId="77777777">
            <w:r>
              <w:t>PV GA DIL OBB 1.0.0</w:t>
            </w:r>
          </w:p>
        </w:tc>
      </w:tr>
    </w:tbl>
    <w:p w14:paraId="3F33D7C4" w14:textId="77777777">
      <w:pPr>
        <w:spacing w:after="0" w:line="96" w:lineRule="auto"/>
      </w:pPr>
    </w:p>
    <w:p w14:paraId="42E95025" w14:textId="77777777">
      <w:pPr>
        <w:pStyle w:val="Heading4"/>
        <w:divId w:val="256"/>
      </w:pPr>
      <w:bookmarkStart w:name="_Toc242172832" w:id="225"/>
      <w:r>
        <w:t>6.42 Dauerverschubstraße</w:t>
      </w:r>
      <w:bookmarkEnd w:id="225"/>
    </w:p>
    <w:p w14:paraId="0BB48265" w14:textId="77777777">
      <w:pPr>
        <w:spacing w:after="0"/>
      </w:pPr>
      <w:r>
        <w:rPr>
          <w:vanish/>
        </w:rPr>
        <w:t>MLS_DSTW/MDSTW-22890</w:t>
      </w:r>
      <w:r>
        <w:rPr>
          <w:b/>
        </w:rPr>
        <w:t>6.42.0-1 Dauerverschubstraßen müssen projektierbar sein.</w:t>
      </w:r>
      <w:r>
        <w:br/>
        <w:t>6.42.0-1 Dauerverschubstraßen müssen projektierbar sein.</w:t>
        <w:br/>
        <w:t>​​</w:t>
      </w:r>
    </w:p>
    <w:p w14:paraId="26FB26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CB40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52D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6997D" w14:textId="77777777">
            <w:r>
              <w:t>MDSTW-22890</w:t>
            </w:r>
          </w:p>
        </w:tc>
      </w:tr>
      <w:tr w14:paraId="7BA639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6525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4574E" w14:textId="77777777">
            <w:r>
              <w:t>05_406</w:t>
            </w:r>
          </w:p>
        </w:tc>
      </w:tr>
      <w:tr w14:paraId="5BDA55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65D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7202E" w14:textId="77777777">
            <w:r>
              <w:t>2014</w:t>
            </w:r>
          </w:p>
        </w:tc>
      </w:tr>
      <w:tr w14:paraId="294313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2C90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E82E40" w14:textId="77777777"/>
        </w:tc>
      </w:tr>
      <w:tr w14:paraId="731800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D11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C5E3B" w14:textId="77777777">
            <w:r>
              <w:t>Draft</w:t>
            </w:r>
          </w:p>
        </w:tc>
      </w:tr>
      <w:tr w14:paraId="0C6140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002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CFFE71" w14:textId="77777777">
            <w:r>
              <w:t>Muss</w:t>
            </w:r>
          </w:p>
        </w:tc>
      </w:tr>
      <w:tr w14:paraId="3F7494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2BDB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95CA09" w14:textId="77777777">
            <w:r>
              <w:t>Funktion wird wie in der ELEKTRA 2 Baseline 29.40 realisiert zur Verfügung gestellt.</w:t>
            </w:r>
          </w:p>
        </w:tc>
      </w:tr>
      <w:tr w14:paraId="576D6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3651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A7814" w14:textId="77777777"/>
        </w:tc>
      </w:tr>
      <w:tr w14:paraId="6C0B27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17F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C7402" w14:textId="77777777">
            <w:r>
              <w:t>PV GA DIL OBB 1.0.0</w:t>
            </w:r>
          </w:p>
        </w:tc>
      </w:tr>
    </w:tbl>
    <w:p w14:paraId="03058A3B" w14:textId="77777777">
      <w:pPr>
        <w:spacing w:after="0" w:line="96" w:lineRule="auto"/>
      </w:pPr>
    </w:p>
    <w:p w14:paraId="0694A26C" w14:textId="77777777">
      <w:pPr>
        <w:spacing w:after="0"/>
      </w:pPr>
      <w:r>
        <w:rPr>
          <w:vanish/>
        </w:rPr>
        <w:t>MLS_DSTW/MDSTW-22891</w:t>
      </w:r>
      <w:r>
        <w:rPr>
          <w:b/>
        </w:rPr>
        <w:t>6.42.0-2 Eine Dauerverschubstraße muss durch zwei Verschubsignale oder -ziele be...</w:t>
      </w:r>
      <w:r>
        <w:br/>
        <w:t>6.42.0-2 Eine Dauerverschubstraße muss durch zwei Verschubsignale oder -ziele begrenzt sein.</w:t>
        <w:br/>
        <w:t>​​</w:t>
      </w:r>
    </w:p>
    <w:p w14:paraId="0F27CA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99FB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D831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EBE416" w14:textId="77777777">
            <w:r>
              <w:t>MDSTW-22891</w:t>
            </w:r>
          </w:p>
        </w:tc>
      </w:tr>
      <w:tr w14:paraId="3FF876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FFF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24AB3" w14:textId="77777777">
            <w:r>
              <w:t>05_407</w:t>
            </w:r>
          </w:p>
        </w:tc>
      </w:tr>
      <w:tr w14:paraId="2E4013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917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41F42" w14:textId="77777777">
            <w:r>
              <w:t>2015</w:t>
            </w:r>
          </w:p>
        </w:tc>
      </w:tr>
      <w:tr w14:paraId="57C3A8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6A4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50167" w14:textId="77777777"/>
        </w:tc>
      </w:tr>
      <w:tr w14:paraId="7E0452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57E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5B4C3" w14:textId="77777777">
            <w:r>
              <w:t>Draft</w:t>
            </w:r>
          </w:p>
        </w:tc>
      </w:tr>
      <w:tr w14:paraId="7C3BCA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1E1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2C0D0" w14:textId="77777777">
            <w:r>
              <w:t>Muss</w:t>
            </w:r>
          </w:p>
        </w:tc>
      </w:tr>
      <w:tr w14:paraId="4D402B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5E9F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CA4EE" w14:textId="77777777">
            <w:r>
              <w:t>Funktion wird wie in der ELEKTRA 2 Baseline 29.40 realisiert zur Verfügung gestellt.</w:t>
            </w:r>
          </w:p>
        </w:tc>
      </w:tr>
      <w:tr w14:paraId="514C20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852ED"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2220AB" w14:textId="77777777"/>
        </w:tc>
      </w:tr>
      <w:tr w14:paraId="589D48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83F8F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3FF7E" w14:textId="77777777">
            <w:r>
              <w:t>PV GA DIL OBB 1.0.0</w:t>
            </w:r>
          </w:p>
        </w:tc>
      </w:tr>
    </w:tbl>
    <w:p w14:paraId="24FC2479" w14:textId="77777777">
      <w:pPr>
        <w:spacing w:after="0" w:line="96" w:lineRule="auto"/>
      </w:pPr>
    </w:p>
    <w:p w14:paraId="780FF711" w14:textId="77777777">
      <w:pPr>
        <w:spacing w:after="0"/>
      </w:pPr>
      <w:r>
        <w:rPr>
          <w:vanish/>
        </w:rPr>
        <w:t>MLS_DSTW/MDSTW-22892</w:t>
      </w:r>
      <w:r>
        <w:rPr>
          <w:b/>
        </w:rPr>
        <w:t>6.42.0-3 Die Zulässigkeitsprüfung für Dauerverschubstraßen muss analog zur Zuläs...</w:t>
      </w:r>
      <w:r>
        <w:br/>
        <w:t>6.42.0-3 Die Zulässigkeitsprüfung für Dauerverschubstraßen muss analog zur Zulässigkeitsprüfung für Verschubfahrten mit folgender Ergänzung erfolgen: alle Teilfahrstraßen im Fahrweg der Dauerverschubstraße, dürfen nicht von einer Verschub- oder Wendeverschubstraße belegt sein.</w:t>
        <w:br/>
        <w:t>​​</w:t>
      </w:r>
    </w:p>
    <w:p w14:paraId="178641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F6A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A10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9987AD" w14:textId="77777777">
            <w:r>
              <w:t>MDSTW-22892</w:t>
            </w:r>
          </w:p>
        </w:tc>
      </w:tr>
      <w:tr w14:paraId="77EC84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A25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76A033" w14:textId="77777777">
            <w:r>
              <w:t>05_408</w:t>
            </w:r>
          </w:p>
        </w:tc>
      </w:tr>
      <w:tr w14:paraId="072A8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49A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5967A" w14:textId="77777777">
            <w:r>
              <w:t>2016</w:t>
            </w:r>
          </w:p>
        </w:tc>
      </w:tr>
      <w:tr w14:paraId="791AC1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D97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7BF83" w14:textId="77777777"/>
        </w:tc>
      </w:tr>
      <w:tr w14:paraId="351295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E658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ABD73" w14:textId="77777777">
            <w:r>
              <w:t>Draft</w:t>
            </w:r>
          </w:p>
        </w:tc>
      </w:tr>
      <w:tr w14:paraId="760865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D6C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7C6F5" w14:textId="77777777">
            <w:r>
              <w:t>Muss</w:t>
            </w:r>
          </w:p>
        </w:tc>
      </w:tr>
      <w:tr w14:paraId="1223B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5A2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8F9CB" w14:textId="77777777">
            <w:r>
              <w:t>Funktion wird wie in der ELEKTRA 2 Baseline 29.40 realisiert zur Verfügung gestellt.</w:t>
            </w:r>
          </w:p>
        </w:tc>
      </w:tr>
      <w:tr w14:paraId="35A16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B8F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F7C730" w14:textId="77777777"/>
        </w:tc>
      </w:tr>
      <w:tr w14:paraId="7F104C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219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91751" w14:textId="77777777">
            <w:r>
              <w:t>PV GA DIL OBB 1.0.0</w:t>
            </w:r>
          </w:p>
        </w:tc>
      </w:tr>
    </w:tbl>
    <w:p w14:paraId="2F4DEEF0" w14:textId="77777777">
      <w:pPr>
        <w:spacing w:after="0" w:line="96" w:lineRule="auto"/>
      </w:pPr>
    </w:p>
    <w:p w14:paraId="5BD449B9" w14:textId="77777777">
      <w:pPr>
        <w:spacing w:after="0"/>
      </w:pPr>
      <w:r>
        <w:rPr>
          <w:vanish/>
        </w:rPr>
        <w:t>MLS_DSTW/MDSTW-22893</w:t>
      </w:r>
      <w:r>
        <w:rPr>
          <w:b/>
        </w:rPr>
        <w:t>6.42.0-4 Die Einstellung und die Signalanschaltung müssen analog wie bei der Ver...</w:t>
      </w:r>
      <w:r>
        <w:br/>
        <w:t>6.42.0-4 Die Einstellung und die Signalanschaltung müssen analog wie bei der Verschubstraße erfolgen.</w:t>
        <w:br/>
        <w:t>​​</w:t>
      </w:r>
    </w:p>
    <w:p w14:paraId="7A1D24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374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1060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05E1C" w14:textId="77777777">
            <w:r>
              <w:t>MDSTW-22893</w:t>
            </w:r>
          </w:p>
        </w:tc>
      </w:tr>
      <w:tr w14:paraId="1B9D32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4AD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DFDC4" w14:textId="77777777">
            <w:r>
              <w:t>05_409</w:t>
            </w:r>
          </w:p>
        </w:tc>
      </w:tr>
      <w:tr w14:paraId="0B7D6A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835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E6674" w14:textId="77777777">
            <w:r>
              <w:t>2017</w:t>
            </w:r>
          </w:p>
        </w:tc>
      </w:tr>
      <w:tr w14:paraId="46ACB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B7B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6767E" w14:textId="77777777"/>
        </w:tc>
      </w:tr>
      <w:tr w14:paraId="33BFF4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ECFC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533C5" w14:textId="77777777">
            <w:r>
              <w:t>Draft</w:t>
            </w:r>
          </w:p>
        </w:tc>
      </w:tr>
      <w:tr w14:paraId="05E222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EDC9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2A78A" w14:textId="77777777">
            <w:r>
              <w:t>Muss</w:t>
            </w:r>
          </w:p>
        </w:tc>
      </w:tr>
      <w:tr w14:paraId="085D26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4C87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AD154" w14:textId="77777777">
            <w:r>
              <w:t>Funktion wird wie in der ELEKTRA 2 Baseline 29.40 realisiert zur Verfügung gestellt.</w:t>
            </w:r>
          </w:p>
        </w:tc>
      </w:tr>
      <w:tr w14:paraId="28630D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9DD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6DC02" w14:textId="77777777"/>
        </w:tc>
      </w:tr>
      <w:tr w14:paraId="32AA5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D1FA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46598" w14:textId="77777777">
            <w:r>
              <w:t>PV GA DIL OBB 1.0.0</w:t>
            </w:r>
          </w:p>
        </w:tc>
      </w:tr>
    </w:tbl>
    <w:p w14:paraId="4B151B61" w14:textId="77777777">
      <w:pPr>
        <w:spacing w:after="0" w:line="96" w:lineRule="auto"/>
      </w:pPr>
    </w:p>
    <w:p w14:paraId="03C839E0" w14:textId="77777777">
      <w:pPr>
        <w:spacing w:after="0"/>
      </w:pPr>
      <w:r>
        <w:rPr>
          <w:vanish/>
        </w:rPr>
        <w:t>MLS_DSTW/MDSTW-22894</w:t>
      </w:r>
      <w:r>
        <w:rPr>
          <w:b/>
        </w:rPr>
        <w:t>6.42.0-5 Eine Dauerverschubstraße muss nachgestellt werden können.</w:t>
      </w:r>
      <w:r>
        <w:br/>
        <w:t>6.42.0-5 Eine Dauerverschubstraße muss nachgestellt werden können.</w:t>
        <w:br/>
        <w:t>​​</w:t>
      </w:r>
    </w:p>
    <w:p w14:paraId="3360ED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C2B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83A7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26B14" w14:textId="77777777">
            <w:r>
              <w:t>MDSTW-22894</w:t>
            </w:r>
          </w:p>
        </w:tc>
      </w:tr>
      <w:tr w14:paraId="2D2EB5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C2F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23C44" w14:textId="77777777">
            <w:r>
              <w:t>05_410</w:t>
            </w:r>
          </w:p>
        </w:tc>
      </w:tr>
      <w:tr w14:paraId="6604F9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47D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C1B9E3" w14:textId="77777777">
            <w:r>
              <w:t>2018</w:t>
            </w:r>
          </w:p>
        </w:tc>
      </w:tr>
      <w:tr w14:paraId="7B4B07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114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EA84B" w14:textId="77777777"/>
        </w:tc>
      </w:tr>
      <w:tr w14:paraId="79FAF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5F69E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F401A" w14:textId="77777777">
            <w:r>
              <w:t>Draft</w:t>
            </w:r>
          </w:p>
        </w:tc>
      </w:tr>
      <w:tr w14:paraId="15A137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C494D7"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ED57F" w14:textId="77777777">
            <w:r>
              <w:t>Muss</w:t>
            </w:r>
          </w:p>
        </w:tc>
      </w:tr>
      <w:tr w14:paraId="2B804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5B6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C8981B" w14:textId="77777777">
            <w:r>
              <w:t>Funktion wird wie in der ELEKTRA 2 Baseline 29.40 realisiert zur Verfügung gestellt.</w:t>
            </w:r>
          </w:p>
        </w:tc>
      </w:tr>
      <w:tr w14:paraId="3B95C4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C2C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AEBD2" w14:textId="77777777"/>
        </w:tc>
      </w:tr>
      <w:tr w14:paraId="44765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46F1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76839" w14:textId="77777777">
            <w:r>
              <w:t>PV GA DIL OBB 1.0.0</w:t>
            </w:r>
          </w:p>
        </w:tc>
      </w:tr>
    </w:tbl>
    <w:p w14:paraId="0B1AFD9A" w14:textId="77777777">
      <w:pPr>
        <w:spacing w:after="0" w:line="96" w:lineRule="auto"/>
      </w:pPr>
    </w:p>
    <w:p w14:paraId="257FAB41" w14:textId="77777777">
      <w:pPr>
        <w:spacing w:after="0"/>
      </w:pPr>
      <w:r>
        <w:rPr>
          <w:vanish/>
        </w:rPr>
        <w:t>MLS_DSTW/MDSTW-22895</w:t>
      </w:r>
      <w:r>
        <w:rPr>
          <w:b/>
        </w:rPr>
        <w:t>6.42.0-6 Eine Dauerverschubstraße darf nicht aufgewertet werden können.</w:t>
      </w:r>
      <w:r>
        <w:br/>
        <w:t>6.42.0-6 Eine Dauerverschubstraße darf nicht aufgewertet werden können.</w:t>
        <w:br/>
        <w:t>​​</w:t>
      </w:r>
    </w:p>
    <w:p w14:paraId="2DD999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B4BE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F43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26FB7" w14:textId="77777777">
            <w:r>
              <w:t>MDSTW-22895</w:t>
            </w:r>
          </w:p>
        </w:tc>
      </w:tr>
      <w:tr w14:paraId="1BA15E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990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73823" w14:textId="77777777">
            <w:r>
              <w:t>05_411</w:t>
            </w:r>
          </w:p>
        </w:tc>
      </w:tr>
      <w:tr w14:paraId="55C22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5E8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D7C9C" w14:textId="77777777">
            <w:r>
              <w:t>2019</w:t>
            </w:r>
          </w:p>
        </w:tc>
      </w:tr>
      <w:tr w14:paraId="485C41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606C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EB6EC" w14:textId="77777777"/>
        </w:tc>
      </w:tr>
      <w:tr w14:paraId="4750E7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81D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0EE41" w14:textId="77777777">
            <w:r>
              <w:t>Draft</w:t>
            </w:r>
          </w:p>
        </w:tc>
      </w:tr>
      <w:tr w14:paraId="22FAA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DCD9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59CBC" w14:textId="77777777">
            <w:r>
              <w:t>Muss</w:t>
            </w:r>
          </w:p>
        </w:tc>
      </w:tr>
      <w:tr w14:paraId="7E35D1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576F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1D785" w14:textId="77777777">
            <w:r>
              <w:t>Funktion wird wie in der ELEKTRA 2 Baseline 29.40 realisiert zur Verfügung gestellt.</w:t>
            </w:r>
          </w:p>
        </w:tc>
      </w:tr>
      <w:tr w14:paraId="7655B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1E5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6D13C" w14:textId="77777777"/>
        </w:tc>
      </w:tr>
      <w:tr w14:paraId="44E15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102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9FD91" w14:textId="77777777">
            <w:r>
              <w:t>PV GA DIL OBB 1.0.0</w:t>
            </w:r>
          </w:p>
        </w:tc>
      </w:tr>
    </w:tbl>
    <w:p w14:paraId="12FBEECD" w14:textId="77777777">
      <w:pPr>
        <w:spacing w:after="0" w:line="96" w:lineRule="auto"/>
      </w:pPr>
    </w:p>
    <w:p w14:paraId="6604EBE9" w14:textId="77777777">
      <w:pPr>
        <w:spacing w:after="0"/>
      </w:pPr>
      <w:r>
        <w:rPr>
          <w:vanish/>
        </w:rPr>
        <w:t>MLS_DSTW/MDSTW-22896</w:t>
      </w:r>
      <w:r>
        <w:rPr>
          <w:b/>
        </w:rPr>
        <w:t>6.42.0-7 Erst wenn die Freistellbedingungen der Signale (/des Signals) für die g...</w:t>
      </w:r>
      <w:r>
        <w:br/>
        <w:t>6.42.0-7 Erst wenn die Freistellbedingungen der Signale (/des Signals) für die gesamte Dauerverschubstraße gegeben sind (/ist), ist das (/sind die) im Verlauf der Fahrstraße befindliche(/n) Verschubsignal(/e) auf frei zu stellen.</w:t>
        <w:br/>
        <w:t>​​</w:t>
      </w:r>
    </w:p>
    <w:p w14:paraId="65DB47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A96F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C5F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BA2850" w14:textId="77777777">
            <w:r>
              <w:t>MDSTW-22896</w:t>
            </w:r>
          </w:p>
        </w:tc>
      </w:tr>
      <w:tr w14:paraId="1DB58A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A59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95D86" w14:textId="77777777">
            <w:r>
              <w:t>05_412</w:t>
            </w:r>
          </w:p>
        </w:tc>
      </w:tr>
      <w:tr w14:paraId="1212DE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049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B2B8F" w14:textId="77777777">
            <w:r>
              <w:t>2020</w:t>
            </w:r>
          </w:p>
        </w:tc>
      </w:tr>
      <w:tr w14:paraId="30A826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7D3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B025D4" w14:textId="77777777"/>
        </w:tc>
      </w:tr>
      <w:tr w14:paraId="443F4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EEE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34D75" w14:textId="77777777">
            <w:r>
              <w:t>Draft</w:t>
            </w:r>
          </w:p>
        </w:tc>
      </w:tr>
      <w:tr w14:paraId="2AEFF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166D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1C1AE" w14:textId="77777777">
            <w:r>
              <w:t>Muss</w:t>
            </w:r>
          </w:p>
        </w:tc>
      </w:tr>
      <w:tr w14:paraId="3CA0D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028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1149F" w14:textId="77777777">
            <w:r>
              <w:t>Funktion wird wie in der ELEKTRA 2 Baseline 29.40 realisiert zur Verfügung gestellt.</w:t>
            </w:r>
          </w:p>
        </w:tc>
      </w:tr>
      <w:tr w14:paraId="7E07A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C2B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A9876" w14:textId="77777777"/>
        </w:tc>
      </w:tr>
      <w:tr w14:paraId="6197C6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FC2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29195" w14:textId="77777777">
            <w:r>
              <w:t>PV GA DIL OBB 1.0.0</w:t>
            </w:r>
          </w:p>
        </w:tc>
      </w:tr>
    </w:tbl>
    <w:p w14:paraId="169BF197" w14:textId="77777777">
      <w:pPr>
        <w:spacing w:after="0" w:line="96" w:lineRule="auto"/>
      </w:pPr>
    </w:p>
    <w:p w14:paraId="778FFDE0" w14:textId="77777777">
      <w:pPr>
        <w:spacing w:after="0"/>
      </w:pPr>
      <w:r>
        <w:rPr>
          <w:vanish/>
        </w:rPr>
        <w:t>MLS_DSTW/MDSTW-22897</w:t>
      </w:r>
      <w:r>
        <w:rPr>
          <w:b/>
        </w:rPr>
        <w:t>6.42.0-8 Es darf kein Haltstellen des(der) Signal(e) durch Besetzen, Freifahren...</w:t>
      </w:r>
      <w:r>
        <w:br/>
        <w:t>6.42.0-8 Es darf kein Haltstellen des(der) Signal(e) durch Besetzen, Freifahren oder Störung eines Fahrwegabschnitts erfolgen.</w:t>
        <w:br/>
        <w:t>​​</w:t>
      </w:r>
    </w:p>
    <w:p w14:paraId="6A0B7A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3B69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ED2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C4763" w14:textId="77777777">
            <w:r>
              <w:t>MDSTW-22897</w:t>
            </w:r>
          </w:p>
        </w:tc>
      </w:tr>
      <w:tr w14:paraId="558182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4DE0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A0EBC4" w14:textId="77777777">
            <w:r>
              <w:t>05_413</w:t>
            </w:r>
          </w:p>
        </w:tc>
      </w:tr>
      <w:tr w14:paraId="76CAC2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AF402"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FD13C" w14:textId="77777777">
            <w:r>
              <w:t>2021</w:t>
            </w:r>
          </w:p>
        </w:tc>
      </w:tr>
      <w:tr w14:paraId="78F9A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A175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85AA0" w14:textId="77777777"/>
        </w:tc>
      </w:tr>
      <w:tr w14:paraId="15663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550F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80EA3" w14:textId="77777777">
            <w:r>
              <w:t>Draft</w:t>
            </w:r>
          </w:p>
        </w:tc>
      </w:tr>
      <w:tr w14:paraId="0C472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B555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53C4E" w14:textId="77777777">
            <w:r>
              <w:t>Muss</w:t>
            </w:r>
          </w:p>
        </w:tc>
      </w:tr>
      <w:tr w14:paraId="2C9AF0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8C61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3E166" w14:textId="77777777">
            <w:r>
              <w:t>Funktion wird wie in der ELEKTRA 2 Baseline 29.40 realisiert zur Verfügung gestellt.</w:t>
            </w:r>
          </w:p>
        </w:tc>
      </w:tr>
      <w:tr w14:paraId="4C261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1A9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1FEBC" w14:textId="77777777"/>
        </w:tc>
      </w:tr>
      <w:tr w14:paraId="759657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279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4AA485" w14:textId="77777777">
            <w:r>
              <w:t>PV GA DIL OBB 1.0.0</w:t>
            </w:r>
          </w:p>
        </w:tc>
      </w:tr>
    </w:tbl>
    <w:p w14:paraId="23A80439" w14:textId="77777777">
      <w:pPr>
        <w:spacing w:after="0" w:line="96" w:lineRule="auto"/>
      </w:pPr>
    </w:p>
    <w:p w14:paraId="7FB6CB0E" w14:textId="77777777">
      <w:pPr>
        <w:spacing w:after="0"/>
      </w:pPr>
      <w:r>
        <w:rPr>
          <w:vanish/>
        </w:rPr>
        <w:t>MLS_DSTW/MDSTW-22898</w:t>
      </w:r>
      <w:r>
        <w:rPr>
          <w:b/>
        </w:rPr>
        <w:t>6.42.0-9 Es darf keine Abhängigkeit zwischen den Signalen einer Dauerverschubstr...</w:t>
      </w:r>
      <w:r>
        <w:br/>
        <w:t>6.42.0-9 Es darf keine Abhängigkeit zwischen den Signalen einer Dauerverschubstraße bestehen.</w:t>
        <w:br/>
        <w:t>​​</w:t>
      </w:r>
    </w:p>
    <w:p w14:paraId="2298DB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B0D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57A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E3193" w14:textId="77777777">
            <w:r>
              <w:t>MDSTW-22898</w:t>
            </w:r>
          </w:p>
        </w:tc>
      </w:tr>
      <w:tr w14:paraId="3C8A14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2D3D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680DA" w14:textId="77777777">
            <w:r>
              <w:t>05_414</w:t>
            </w:r>
          </w:p>
        </w:tc>
      </w:tr>
      <w:tr w14:paraId="15EE3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3012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0C54E" w14:textId="77777777">
            <w:r>
              <w:t>2022</w:t>
            </w:r>
          </w:p>
        </w:tc>
      </w:tr>
      <w:tr w14:paraId="08D936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72F6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353F9" w14:textId="77777777"/>
        </w:tc>
      </w:tr>
      <w:tr w14:paraId="31A9C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0011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CC120" w14:textId="77777777">
            <w:r>
              <w:t>Draft</w:t>
            </w:r>
          </w:p>
        </w:tc>
      </w:tr>
      <w:tr w14:paraId="38CAD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4B65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532BF9" w14:textId="77777777">
            <w:r>
              <w:t>Muss</w:t>
            </w:r>
          </w:p>
        </w:tc>
      </w:tr>
      <w:tr w14:paraId="47C188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866E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FC125" w14:textId="77777777">
            <w:r>
              <w:t>Funktion wird wie in der ELEKTRA 2 Baseline 29.40 realisiert zur Verfügung gestellt.</w:t>
            </w:r>
          </w:p>
        </w:tc>
      </w:tr>
      <w:tr w14:paraId="1A5FD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E6B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51412" w14:textId="77777777"/>
        </w:tc>
      </w:tr>
      <w:tr w14:paraId="6F8213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917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87D1A2" w14:textId="77777777">
            <w:r>
              <w:t>PV GA DIL OBB 1.0.0</w:t>
            </w:r>
          </w:p>
        </w:tc>
      </w:tr>
    </w:tbl>
    <w:p w14:paraId="6C42A63C" w14:textId="77777777">
      <w:pPr>
        <w:spacing w:after="0" w:line="96" w:lineRule="auto"/>
      </w:pPr>
    </w:p>
    <w:p w14:paraId="53F04ED8" w14:textId="77777777">
      <w:pPr>
        <w:spacing w:after="0"/>
      </w:pPr>
      <w:r>
        <w:rPr>
          <w:vanish/>
        </w:rPr>
        <w:t>MLS_DSTW/MDSTW-22899</w:t>
      </w:r>
      <w:r>
        <w:rPr>
          <w:b/>
        </w:rPr>
        <w:t>6.42.0-10 Im Falle einer Störung (ausgenommen Signale und Gleisfreimeldestörung...</w:t>
      </w:r>
      <w:r>
        <w:br/>
        <w:t>6.42.0-10 Im Falle einer Störung (ausgenommen Signale und Gleisfreimeldestörung im Fahrweg) sowie bei Wegfall einer Freistellbedingung müssen alle Signale der Dauerverschubstraße auf halt fallen.</w:t>
        <w:br/>
        <w:t>​​</w:t>
      </w:r>
    </w:p>
    <w:p w14:paraId="450DA8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42A2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2D0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D90932" w14:textId="77777777">
            <w:r>
              <w:t>MDSTW-22899</w:t>
            </w:r>
          </w:p>
        </w:tc>
      </w:tr>
      <w:tr w14:paraId="0382D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116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53D06" w14:textId="77777777">
            <w:r>
              <w:t>05_415</w:t>
            </w:r>
          </w:p>
        </w:tc>
      </w:tr>
      <w:tr w14:paraId="77D17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2459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0B08B" w14:textId="77777777">
            <w:r>
              <w:t>2023</w:t>
            </w:r>
          </w:p>
        </w:tc>
      </w:tr>
      <w:tr w14:paraId="267F8F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0BA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C4427" w14:textId="77777777"/>
        </w:tc>
      </w:tr>
      <w:tr w14:paraId="4D007D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B484C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566F81" w14:textId="77777777">
            <w:r>
              <w:t>Draft</w:t>
            </w:r>
          </w:p>
        </w:tc>
      </w:tr>
      <w:tr w14:paraId="6EF8B9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CEE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798AB" w14:textId="77777777">
            <w:r>
              <w:t>Muss</w:t>
            </w:r>
          </w:p>
        </w:tc>
      </w:tr>
      <w:tr w14:paraId="62BB4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38E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32766" w14:textId="77777777">
            <w:r>
              <w:t>Funktion wird wie in der ELEKTRA 2 Baseline 29.40 realisiert zur Verfügung gestellt.</w:t>
            </w:r>
          </w:p>
        </w:tc>
      </w:tr>
      <w:tr w14:paraId="07CF71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800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87A4F0" w14:textId="77777777"/>
        </w:tc>
      </w:tr>
      <w:tr w14:paraId="217DD7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53A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BEC87" w14:textId="77777777">
            <w:r>
              <w:t>PV GA DIL OBB 1.0.0</w:t>
            </w:r>
          </w:p>
        </w:tc>
      </w:tr>
    </w:tbl>
    <w:p w14:paraId="73C03464" w14:textId="77777777">
      <w:pPr>
        <w:spacing w:after="0" w:line="96" w:lineRule="auto"/>
      </w:pPr>
    </w:p>
    <w:p w14:paraId="2FA6CEB3" w14:textId="77777777">
      <w:pPr>
        <w:spacing w:after="0"/>
      </w:pPr>
      <w:r>
        <w:rPr>
          <w:vanish/>
        </w:rPr>
        <w:t>MLS_DSTW/MDSTW-22900</w:t>
      </w:r>
      <w:r>
        <w:rPr>
          <w:b/>
        </w:rPr>
        <w:t>6.42.0-11 Es darf keine fahrtbewirkte Auflösung der Dauerverschubstraße erfolgen...</w:t>
      </w:r>
      <w:r>
        <w:br/>
        <w:t>6.42.0-11 Es darf keine fahrtbewirkte Auflösung der Dauerverschubstraße erfolgen.</w:t>
        <w:br/>
        <w:t>​​</w:t>
      </w:r>
    </w:p>
    <w:p w14:paraId="2D5471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AC6C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3AD8D"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5B7E3" w14:textId="77777777">
            <w:r>
              <w:t>MDSTW-22900</w:t>
            </w:r>
          </w:p>
        </w:tc>
      </w:tr>
      <w:tr w14:paraId="5CF960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C56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6D36A" w14:textId="77777777">
            <w:r>
              <w:t>05_416</w:t>
            </w:r>
          </w:p>
        </w:tc>
      </w:tr>
      <w:tr w14:paraId="1AE20D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363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93279" w14:textId="77777777">
            <w:r>
              <w:t>2024</w:t>
            </w:r>
          </w:p>
        </w:tc>
      </w:tr>
      <w:tr w14:paraId="116186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A9EC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1B6795" w14:textId="77777777"/>
        </w:tc>
      </w:tr>
      <w:tr w14:paraId="7C428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8D3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FD245" w14:textId="77777777">
            <w:r>
              <w:t>Draft</w:t>
            </w:r>
          </w:p>
        </w:tc>
      </w:tr>
      <w:tr w14:paraId="73B83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0B3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24ED81" w14:textId="77777777">
            <w:r>
              <w:t>Muss</w:t>
            </w:r>
          </w:p>
        </w:tc>
      </w:tr>
      <w:tr w14:paraId="7B6619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7BDA6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68200" w14:textId="77777777">
            <w:r>
              <w:t>Funktion wird wie in der ELEKTRA 2 Baseline 29.40 realisiert zur Verfügung gestellt.</w:t>
            </w:r>
          </w:p>
        </w:tc>
      </w:tr>
      <w:tr w14:paraId="53BE8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D27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9D008" w14:textId="77777777"/>
        </w:tc>
      </w:tr>
      <w:tr w14:paraId="734933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0E6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6827F" w14:textId="77777777">
            <w:r>
              <w:t>PV GA DIL OBB 1.0.0</w:t>
            </w:r>
          </w:p>
        </w:tc>
      </w:tr>
    </w:tbl>
    <w:p w14:paraId="5A386FBC" w14:textId="77777777">
      <w:pPr>
        <w:spacing w:after="0" w:line="96" w:lineRule="auto"/>
      </w:pPr>
    </w:p>
    <w:p w14:paraId="42235C6F" w14:textId="77777777">
      <w:pPr>
        <w:spacing w:after="0"/>
      </w:pPr>
      <w:r>
        <w:rPr>
          <w:vanish/>
        </w:rPr>
        <w:t>MLS_DSTW/MDSTW-22901</w:t>
      </w:r>
      <w:r>
        <w:rPr>
          <w:b/>
        </w:rPr>
        <w:t>6.42.0-12 Händische Rücknahme und Hilfsauflösung bei denselben Elementen, die be...</w:t>
      </w:r>
      <w:r>
        <w:br/>
        <w:t>6.42.0-12 Händische Rücknahme und Hilfsauflösung bei denselben Elementen, die bei der Einstellung der Dauerverschubstraße bedient wurden, muss jederzeit möglich sein und auf die gesamte Dauerverschubstraße wirken.</w:t>
        <w:br/>
        <w:t>​​</w:t>
      </w:r>
    </w:p>
    <w:p w14:paraId="619DDFB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922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B93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81A34" w14:textId="77777777">
            <w:r>
              <w:t>MDSTW-22901</w:t>
            </w:r>
          </w:p>
        </w:tc>
      </w:tr>
      <w:tr w14:paraId="072EF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8B9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0BF7D" w14:textId="77777777">
            <w:r>
              <w:t>05_417</w:t>
            </w:r>
          </w:p>
        </w:tc>
      </w:tr>
      <w:tr w14:paraId="193209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BB3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CAE7FA" w14:textId="77777777">
            <w:r>
              <w:t>2025</w:t>
            </w:r>
          </w:p>
        </w:tc>
      </w:tr>
      <w:tr w14:paraId="0CA1D6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48A9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570B6" w14:textId="77777777"/>
        </w:tc>
      </w:tr>
      <w:tr w14:paraId="77C704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530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E740D" w14:textId="77777777">
            <w:r>
              <w:t>Draft</w:t>
            </w:r>
          </w:p>
        </w:tc>
      </w:tr>
      <w:tr w14:paraId="09B254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0153B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55B0A" w14:textId="77777777">
            <w:r>
              <w:t>Muss</w:t>
            </w:r>
          </w:p>
        </w:tc>
      </w:tr>
      <w:tr w14:paraId="2BA146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DFE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9FCBA" w14:textId="77777777">
            <w:r>
              <w:t>Funktion wird wie in der ELEKTRA 2 Baseline 29.40 realisiert zur Verfügung gestellt.</w:t>
            </w:r>
          </w:p>
        </w:tc>
      </w:tr>
      <w:tr w14:paraId="04DDA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E9C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02F90" w14:textId="77777777"/>
        </w:tc>
      </w:tr>
      <w:tr w14:paraId="63D12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8AE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481B8" w14:textId="77777777">
            <w:r>
              <w:t>PV GA DIL OBB 1.0.0</w:t>
            </w:r>
          </w:p>
        </w:tc>
      </w:tr>
    </w:tbl>
    <w:p w14:paraId="691114C9" w14:textId="77777777">
      <w:pPr>
        <w:spacing w:after="0" w:line="96" w:lineRule="auto"/>
      </w:pPr>
    </w:p>
    <w:p w14:paraId="4F576039" w14:textId="77777777">
      <w:pPr>
        <w:spacing w:after="0"/>
      </w:pPr>
      <w:r>
        <w:rPr>
          <w:vanish/>
        </w:rPr>
        <w:t>MLS_DSTW/MDSTW-22902</w:t>
      </w:r>
      <w:r>
        <w:rPr>
          <w:b/>
        </w:rPr>
        <w:t>6.42.0-13 Dauerverschubgegenfahrten auf projektierte Gleisabschnitte sind zuläss...</w:t>
      </w:r>
      <w:r>
        <w:br/>
        <w:t>6.42.0-13 Dauerverschubgegenfahrten auf projektierte Gleisabschnitte sind zulässig (siehe &lt;05 Lastenheft Teilsystem DSTW-ZE&gt; 6.7.2 Zulässigkeitsprüfung).</w:t>
        <w:br/>
        <w:t>​​</w:t>
      </w:r>
    </w:p>
    <w:p w14:paraId="661358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1698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8FE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52B9B" w14:textId="77777777">
            <w:r>
              <w:t>MDSTW-22902</w:t>
            </w:r>
          </w:p>
        </w:tc>
      </w:tr>
      <w:tr w14:paraId="56C6E3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438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902A3" w14:textId="77777777">
            <w:r>
              <w:t>05_418</w:t>
            </w:r>
          </w:p>
        </w:tc>
      </w:tr>
      <w:tr w14:paraId="637C2F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55B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EAC7F" w14:textId="77777777">
            <w:r>
              <w:t>2026</w:t>
            </w:r>
          </w:p>
        </w:tc>
      </w:tr>
      <w:tr w14:paraId="350C04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920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FEF4C" w14:textId="77777777"/>
        </w:tc>
      </w:tr>
      <w:tr w14:paraId="467076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2811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2A14E6" w14:textId="77777777">
            <w:r>
              <w:t>Draft</w:t>
            </w:r>
          </w:p>
        </w:tc>
      </w:tr>
      <w:tr w14:paraId="496E08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B4A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A7B23F" w14:textId="77777777">
            <w:r>
              <w:t>Muss</w:t>
            </w:r>
          </w:p>
        </w:tc>
      </w:tr>
      <w:tr w14:paraId="5B019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7F3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69C94" w14:textId="77777777">
            <w:r>
              <w:t>Funktion wird wie in der ELEKTRA 2 Baseline 29.40 realisiert zur Verfügung gestellt.</w:t>
            </w:r>
          </w:p>
        </w:tc>
      </w:tr>
      <w:tr w14:paraId="5E58F9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54D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C626F" w14:textId="77777777"/>
        </w:tc>
      </w:tr>
      <w:tr w14:paraId="077C3B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BAC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7E22A" w14:textId="77777777">
            <w:r>
              <w:t>PV GA DIL OBB 1.0.0</w:t>
            </w:r>
          </w:p>
        </w:tc>
      </w:tr>
    </w:tbl>
    <w:p w14:paraId="4414B930" w14:textId="77777777">
      <w:pPr>
        <w:spacing w:after="0" w:line="96" w:lineRule="auto"/>
      </w:pPr>
    </w:p>
    <w:p w14:paraId="6A112D18" w14:textId="77777777">
      <w:pPr>
        <w:pStyle w:val="Heading4"/>
        <w:divId w:val="257"/>
      </w:pPr>
      <w:bookmarkStart w:name="_Toc242172833" w:id="226"/>
      <w:r>
        <w:lastRenderedPageBreak/>
        <w:t>6.43 Fahrstraßen mit Flankenschutzelementen in anderen Stellwerksbereichen</w:t>
      </w:r>
      <w:bookmarkEnd w:id="226"/>
    </w:p>
    <w:p w14:paraId="2FFBD693" w14:textId="77777777">
      <w:pPr>
        <w:spacing w:after="0"/>
      </w:pPr>
      <w:r>
        <w:rPr>
          <w:vanish/>
        </w:rPr>
        <w:t>MLS_DSTW/MDSTW-22903</w:t>
      </w:r>
      <w:r>
        <w:rPr>
          <w:b/>
        </w:rPr>
        <w:t>6.43.0-1 Befinden sich Flankenschutzelemente zur Fahrstraße in anderen Stellwerk...</w:t>
      </w:r>
      <w:r>
        <w:br/>
        <w:t>6.43.0-1 Befinden sich Flankenschutzelemente zur Fahrstraße in anderen Stellwerksbereichen, so darf es zu einer Festlegung der Fahrstraße nur dann kommen, wenn die Flankenschutzeinrichtung im anderen Stellwerksbereich verschlossen ist.</w:t>
        <w:br/>
        <w:t>​​</w:t>
      </w:r>
    </w:p>
    <w:p w14:paraId="6B638B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87B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FC11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EFB33" w14:textId="77777777">
            <w:r>
              <w:t>MDSTW-22903</w:t>
            </w:r>
          </w:p>
        </w:tc>
      </w:tr>
      <w:tr w14:paraId="45E94C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DED7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36FEA" w14:textId="77777777">
            <w:r>
              <w:t>05_420</w:t>
            </w:r>
          </w:p>
        </w:tc>
      </w:tr>
      <w:tr w14:paraId="2586A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565A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90B62" w14:textId="77777777">
            <w:r>
              <w:t>2028</w:t>
            </w:r>
          </w:p>
        </w:tc>
      </w:tr>
      <w:tr w14:paraId="37CD8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A5D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7D831" w14:textId="77777777"/>
        </w:tc>
      </w:tr>
      <w:tr w14:paraId="2D851E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74F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E4977" w14:textId="77777777">
            <w:r>
              <w:t>Draft</w:t>
            </w:r>
          </w:p>
        </w:tc>
      </w:tr>
      <w:tr w14:paraId="64C87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82D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5ED2B" w14:textId="77777777">
            <w:r>
              <w:t>Muss</w:t>
            </w:r>
          </w:p>
        </w:tc>
      </w:tr>
      <w:tr w14:paraId="2A4618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847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21396" w14:textId="77777777">
            <w:r>
              <w:t>Funktion wird wie in der ELEKTRA 2 Baseline 29.40 realisiert zur Verfügung gestellt.</w:t>
            </w:r>
          </w:p>
        </w:tc>
      </w:tr>
      <w:tr w14:paraId="63732D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1DBA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84EC8" w14:textId="77777777"/>
        </w:tc>
      </w:tr>
      <w:tr w14:paraId="6A1D9B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039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6FE7C" w14:textId="77777777">
            <w:r>
              <w:t>PV GA DIL OBB 1.0.0</w:t>
            </w:r>
          </w:p>
        </w:tc>
      </w:tr>
    </w:tbl>
    <w:p w14:paraId="0CDA265F" w14:textId="77777777">
      <w:pPr>
        <w:spacing w:after="0" w:line="96" w:lineRule="auto"/>
      </w:pPr>
    </w:p>
    <w:p w14:paraId="27FEB380" w14:textId="77777777">
      <w:pPr>
        <w:spacing w:after="0"/>
      </w:pPr>
      <w:r>
        <w:rPr>
          <w:vanish/>
        </w:rPr>
        <w:t>MLS_DSTW/MDSTW-22904</w:t>
      </w:r>
      <w:r>
        <w:rPr>
          <w:b/>
        </w:rPr>
        <w:t>6.43.0-2 Eine Flankenschutzzustimmung muss mehrmals ausnützbar sein.</w:t>
      </w:r>
      <w:r>
        <w:br/>
        <w:t>6.43.0-2 Eine Flankenschutzzustimmung muss mehrmals ausnützbar sein.</w:t>
        <w:br/>
        <w:t>​​</w:t>
      </w:r>
    </w:p>
    <w:p w14:paraId="7138F6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EB4D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C98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FBD3B" w14:textId="77777777">
            <w:r>
              <w:t>MDSTW-22904</w:t>
            </w:r>
          </w:p>
        </w:tc>
      </w:tr>
      <w:tr w14:paraId="3C051C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777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56089" w14:textId="77777777">
            <w:r>
              <w:t>05_421</w:t>
            </w:r>
          </w:p>
        </w:tc>
      </w:tr>
      <w:tr w14:paraId="16A95E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B4F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CF3ECF" w14:textId="77777777">
            <w:r>
              <w:t>2029</w:t>
            </w:r>
          </w:p>
        </w:tc>
      </w:tr>
      <w:tr w14:paraId="455363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1AD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821B05" w14:textId="77777777"/>
        </w:tc>
      </w:tr>
      <w:tr w14:paraId="1CC439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F4F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9A036" w14:textId="77777777">
            <w:r>
              <w:t>Draft</w:t>
            </w:r>
          </w:p>
        </w:tc>
      </w:tr>
      <w:tr w14:paraId="43C5B6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F22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7572E6" w14:textId="77777777">
            <w:r>
              <w:t>Muss</w:t>
            </w:r>
          </w:p>
        </w:tc>
      </w:tr>
      <w:tr w14:paraId="6CD1D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E9AC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84BD4" w14:textId="77777777">
            <w:r>
              <w:t>Funktion wird wie in der ELEKTRA 2 Baseline 29.40 realisiert zur Verfügung gestellt.</w:t>
            </w:r>
          </w:p>
        </w:tc>
      </w:tr>
      <w:tr w14:paraId="2233BA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D0B5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85223" w14:textId="77777777"/>
        </w:tc>
      </w:tr>
      <w:tr w14:paraId="7B8CBB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9D8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5514D" w14:textId="77777777">
            <w:r>
              <w:t>PV GA DIL OBB 1.0.0</w:t>
            </w:r>
          </w:p>
        </w:tc>
      </w:tr>
    </w:tbl>
    <w:p w14:paraId="60F1F2BD" w14:textId="77777777">
      <w:pPr>
        <w:spacing w:after="0" w:line="96" w:lineRule="auto"/>
      </w:pPr>
    </w:p>
    <w:p w14:paraId="3CFA1BE5" w14:textId="77777777">
      <w:pPr>
        <w:spacing w:after="0"/>
      </w:pPr>
      <w:r>
        <w:rPr>
          <w:vanish/>
        </w:rPr>
        <w:t>MLS_DSTW/MDSTW-22905</w:t>
      </w:r>
      <w:r>
        <w:rPr>
          <w:b/>
        </w:rPr>
        <w:t>6.43.0-3 Der Flankenschutz zu einer Flankenschutzzustimmungsanforderung muss fes...</w:t>
      </w:r>
      <w:r>
        <w:br/>
        <w:t>6.43.0-3 Der Flankenschutz zu einer Flankenschutzzustimmungsanforderung muss fest projektierbar sein.</w:t>
        <w:br/>
        <w:t>​​</w:t>
      </w:r>
    </w:p>
    <w:p w14:paraId="620CF4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CABF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A7F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A3AB3" w14:textId="77777777">
            <w:r>
              <w:t>MDSTW-22905</w:t>
            </w:r>
          </w:p>
        </w:tc>
      </w:tr>
      <w:tr w14:paraId="63D3E8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B9A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D4605" w14:textId="77777777">
            <w:r>
              <w:t>05_422</w:t>
            </w:r>
          </w:p>
        </w:tc>
      </w:tr>
      <w:tr w14:paraId="3244B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C602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173CF" w14:textId="77777777">
            <w:r>
              <w:t>2030</w:t>
            </w:r>
          </w:p>
        </w:tc>
      </w:tr>
      <w:tr w14:paraId="22E84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0F88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A63ED" w14:textId="77777777"/>
        </w:tc>
      </w:tr>
      <w:tr w14:paraId="52F28D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A45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7B6C33" w14:textId="77777777">
            <w:r>
              <w:t>Draft</w:t>
            </w:r>
          </w:p>
        </w:tc>
      </w:tr>
      <w:tr w14:paraId="65BAF6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D87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6EC0F" w14:textId="77777777">
            <w:r>
              <w:t>Muss</w:t>
            </w:r>
          </w:p>
        </w:tc>
      </w:tr>
      <w:tr w14:paraId="11DD92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330EE"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8FBB8" w14:textId="77777777">
            <w:r>
              <w:t>Funktion wird wie in der ELEKTRA 2 Baseline 29.40 realisiert zur Verfügung gestellt.</w:t>
            </w:r>
          </w:p>
        </w:tc>
      </w:tr>
      <w:tr w14:paraId="513206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729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02D2E" w14:textId="77777777"/>
        </w:tc>
      </w:tr>
      <w:tr w14:paraId="169C2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236B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F2CF2" w14:textId="77777777">
            <w:r>
              <w:t>PV GA DIL OBB 1.0.0</w:t>
            </w:r>
          </w:p>
        </w:tc>
      </w:tr>
    </w:tbl>
    <w:p w14:paraId="00101635" w14:textId="77777777">
      <w:pPr>
        <w:spacing w:after="0" w:line="96" w:lineRule="auto"/>
      </w:pPr>
    </w:p>
    <w:p w14:paraId="0430AC40" w14:textId="77777777">
      <w:pPr>
        <w:spacing w:after="0"/>
      </w:pPr>
      <w:r>
        <w:rPr>
          <w:vanish/>
        </w:rPr>
        <w:t>MLS_DSTW/MDSTW-22906</w:t>
      </w:r>
      <w:r>
        <w:rPr>
          <w:b/>
        </w:rPr>
        <w:t>6.43.0-4 Bei einer Schnittstellenstörung mit der Gegenstelle, muss eine über die...</w:t>
      </w:r>
      <w:r>
        <w:br/>
        <w:t>6.43.0-4 Bei einer Schnittstellenstörung mit der Gegenstelle, muss eine über die Zustimmung verschlossene Flankenschutzweiche weiterhin verschlossen bleiben.</w:t>
        <w:br/>
        <w:t>​​</w:t>
      </w:r>
    </w:p>
    <w:p w14:paraId="5A4CC1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CD68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BF6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B2B6A" w14:textId="77777777">
            <w:r>
              <w:t>MDSTW-22906</w:t>
            </w:r>
          </w:p>
        </w:tc>
      </w:tr>
      <w:tr w14:paraId="38D75A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B9F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E4EF2" w14:textId="77777777">
            <w:r>
              <w:t>05_423</w:t>
            </w:r>
          </w:p>
        </w:tc>
      </w:tr>
      <w:tr w14:paraId="6B53A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06F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4C4ED" w14:textId="77777777">
            <w:r>
              <w:t>2031</w:t>
            </w:r>
          </w:p>
        </w:tc>
      </w:tr>
      <w:tr w14:paraId="211F5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379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69000" w14:textId="77777777"/>
        </w:tc>
      </w:tr>
      <w:tr w14:paraId="09AAE8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81FE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C40B3" w14:textId="77777777">
            <w:r>
              <w:t>Draft</w:t>
            </w:r>
          </w:p>
        </w:tc>
      </w:tr>
      <w:tr w14:paraId="007261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B299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01715" w14:textId="77777777">
            <w:r>
              <w:t>Muss</w:t>
            </w:r>
          </w:p>
        </w:tc>
      </w:tr>
      <w:tr w14:paraId="023A5D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273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49379" w14:textId="77777777">
            <w:r>
              <w:t>Funktion wird wie in der ELEKTRA 2 Baseline 29.40 realisiert zur Verfügung gestellt.</w:t>
            </w:r>
          </w:p>
        </w:tc>
      </w:tr>
      <w:tr w14:paraId="089571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847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761F25" w14:textId="77777777"/>
        </w:tc>
      </w:tr>
      <w:tr w14:paraId="1BBF2D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342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0F838" w14:textId="77777777">
            <w:r>
              <w:t>PV GA DIL OBB 1.0.0</w:t>
            </w:r>
          </w:p>
        </w:tc>
      </w:tr>
    </w:tbl>
    <w:p w14:paraId="1038A15C" w14:textId="77777777">
      <w:pPr>
        <w:spacing w:after="0" w:line="96" w:lineRule="auto"/>
      </w:pPr>
    </w:p>
    <w:p w14:paraId="67931279" w14:textId="77777777">
      <w:pPr>
        <w:spacing w:after="0"/>
      </w:pPr>
      <w:r>
        <w:rPr>
          <w:vanish/>
        </w:rPr>
        <w:t>MLS_DSTW/MDSTW-22907</w:t>
      </w:r>
      <w:r>
        <w:rPr>
          <w:b/>
        </w:rPr>
        <w:t>6.43.0-5 Der Verschluss von Flankenschutzelementen in anderen Stellwerksbereiche...</w:t>
      </w:r>
      <w:r>
        <w:br/>
        <w:t>6.43.0-5 Der Verschluss von Flankenschutzelementen in anderen Stellwerksbereichen muss mittels dokumentationspflichtiger Bedienung "Flankenschutzhilfsauflösen" aufgelöst werden können.</w:t>
        <w:br/>
        <w:t>​​</w:t>
      </w:r>
    </w:p>
    <w:p w14:paraId="103893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B1CE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B3C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08F9A" w14:textId="77777777">
            <w:r>
              <w:t>MDSTW-22907</w:t>
            </w:r>
          </w:p>
        </w:tc>
      </w:tr>
      <w:tr w14:paraId="293236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BF0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C825F" w14:textId="77777777">
            <w:r>
              <w:t>05_424</w:t>
            </w:r>
          </w:p>
        </w:tc>
      </w:tr>
      <w:tr w14:paraId="62ED9E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06B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2FCEB" w14:textId="77777777">
            <w:r>
              <w:t>2032</w:t>
            </w:r>
          </w:p>
        </w:tc>
      </w:tr>
      <w:tr w14:paraId="3B36D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5D01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CE26B" w14:textId="77777777"/>
        </w:tc>
      </w:tr>
      <w:tr w14:paraId="463205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0AF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89968" w14:textId="77777777">
            <w:r>
              <w:t>Draft</w:t>
            </w:r>
          </w:p>
        </w:tc>
      </w:tr>
      <w:tr w14:paraId="22E6B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C38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175F2" w14:textId="77777777">
            <w:r>
              <w:t>Muss</w:t>
            </w:r>
          </w:p>
        </w:tc>
      </w:tr>
      <w:tr w14:paraId="10E95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BF12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FB46C" w14:textId="77777777">
            <w:r>
              <w:t>Funktion wird wie in der ELEKTRA 2 Baseline 29.40 realisiert zur Verfügung gestellt.</w:t>
            </w:r>
          </w:p>
        </w:tc>
      </w:tr>
      <w:tr w14:paraId="7BC6D8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1AA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7F460" w14:textId="77777777"/>
        </w:tc>
      </w:tr>
      <w:tr w14:paraId="03F850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E4C4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0018D" w14:textId="77777777">
            <w:r>
              <w:t>PV GA DIL OBB 1.0.0</w:t>
            </w:r>
          </w:p>
        </w:tc>
      </w:tr>
    </w:tbl>
    <w:p w14:paraId="68461BC5" w14:textId="77777777">
      <w:pPr>
        <w:spacing w:after="0" w:line="96" w:lineRule="auto"/>
      </w:pPr>
    </w:p>
    <w:p w14:paraId="64A435D2" w14:textId="77777777">
      <w:pPr>
        <w:pStyle w:val="Heading4"/>
        <w:divId w:val="258"/>
      </w:pPr>
      <w:bookmarkStart w:name="_Toc242172834" w:id="227"/>
      <w:r>
        <w:t>6.44 Haltstellen von Signalen - Zugstraßen</w:t>
      </w:r>
      <w:bookmarkEnd w:id="227"/>
    </w:p>
    <w:p w14:paraId="0AB1B0A7" w14:textId="77777777">
      <w:pPr>
        <w:spacing w:after="0"/>
      </w:pPr>
      <w:r>
        <w:rPr>
          <w:vanish/>
        </w:rPr>
        <w:t>MLS_DSTW/MDSTW-22908</w:t>
      </w:r>
      <w:r>
        <w:rPr>
          <w:b/>
        </w:rPr>
        <w:t>6.44.0-1 Gründe, welche ein fahrtbewirktes Haltfallen bewirken müssen:</w:t>
      </w:r>
      <w:r>
        <w:br/>
        <w:t>6.44.0-1 Gründe, welche ein fahrtbewirktes Haltfallen bewirken müssen:</w:t>
        <w:br/>
        <w:t>• Besetzen des Haltfallabschnitts</w:t>
        <w:br/>
        <w:t>• Freifahren des Abschnitts vor dem Signal bei nicht freigemeldetem Abschnitt hinter dem Signal</w:t>
        <w:br/>
        <w:t>• Freifahren eines Abschnitts des Freihalteabschnitts bei besetztem Folgeabschnitt</w:t>
        <w:br/>
        <w:t xml:space="preserve">• Zeitverzögert nach Besetzen des Haltfallabschnitts, wenn zum Zeitpunkt der Besetzung der </w:t>
        <w:lastRenderedPageBreak/>
        <w:t>Abschnitt vor dem Haltfallabschnitt besetzt ist</w:t>
        <w:br/>
        <w:t>• Wenn ein zeitverzögerter Haltfall projektiert ist und die Verzögerungszeit im Laufen ist: Besetzen des Abschnittes nach dem Haltfallabschnitt</w:t>
        <w:br/>
        <w:t>​​</w:t>
      </w:r>
    </w:p>
    <w:p w14:paraId="5DD2B7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AB2B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E67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3D5323" w14:textId="77777777">
            <w:r>
              <w:t>MDSTW-22908</w:t>
            </w:r>
          </w:p>
        </w:tc>
      </w:tr>
      <w:tr w14:paraId="6D213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41F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6C71C" w14:textId="77777777">
            <w:r>
              <w:t>05_426</w:t>
            </w:r>
          </w:p>
        </w:tc>
      </w:tr>
      <w:tr w14:paraId="0F35C3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35F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B566CF" w14:textId="77777777">
            <w:r>
              <w:t>2034</w:t>
            </w:r>
          </w:p>
        </w:tc>
      </w:tr>
      <w:tr w14:paraId="6D9E2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2525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DA6A1" w14:textId="77777777"/>
        </w:tc>
      </w:tr>
      <w:tr w14:paraId="4AC0F7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541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82C87" w14:textId="77777777">
            <w:r>
              <w:t>Draft</w:t>
            </w:r>
          </w:p>
        </w:tc>
      </w:tr>
      <w:tr w14:paraId="5924C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44A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7EABB" w14:textId="77777777">
            <w:r>
              <w:t>Muss</w:t>
            </w:r>
          </w:p>
        </w:tc>
      </w:tr>
      <w:tr w14:paraId="19D15A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5DF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58664" w14:textId="77777777">
            <w:r>
              <w:t>Funktion wird wie in der ELEKTRA 2 Baseline 29.40 realisiert zur Verfügung gestellt.</w:t>
            </w:r>
          </w:p>
        </w:tc>
      </w:tr>
      <w:tr w14:paraId="64031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B3E6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B691C5" w14:textId="77777777"/>
        </w:tc>
      </w:tr>
      <w:tr w14:paraId="6C6E0B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FCD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92645" w14:textId="77777777">
            <w:r>
              <w:t>PV GA DIL OBB 1.0.0</w:t>
            </w:r>
          </w:p>
        </w:tc>
      </w:tr>
    </w:tbl>
    <w:p w14:paraId="54BBC63A" w14:textId="77777777">
      <w:pPr>
        <w:spacing w:after="0" w:line="96" w:lineRule="auto"/>
      </w:pPr>
    </w:p>
    <w:p w14:paraId="42B076D0" w14:textId="77777777">
      <w:pPr>
        <w:spacing w:after="0"/>
      </w:pPr>
      <w:r>
        <w:rPr>
          <w:vanish/>
        </w:rPr>
        <w:t>MLS_DSTW/MDSTW-22909</w:t>
      </w:r>
      <w:r>
        <w:rPr>
          <w:b/>
        </w:rPr>
        <w:t>6.44.0-2 Sonstige Gründe, welche ein Haltstellen eines für eine Zugfahrt freiste...</w:t>
      </w:r>
      <w:r>
        <w:br/>
        <w:t>6.44.0-2 Sonstige Gründe, welche ein Haltstellen eines für eine Zugfahrt freistehendes Signal bewirken müssen:</w:t>
        <w:br/>
        <w:t>• Verlust der Freimeldung eines Freimeldeabschnitts im Fahrweg ausgenommen dem Freihalteabschnitt</w:t>
        <w:br/>
        <w:t>• Verlust der Freimeldung eines Freimeldeabschnitts im Schutzweg</w:t>
        <w:br/>
        <w:t>• Verlust der Freimeldung eines Flankenabschnitts sowohl im Fahrweg als auch im Schutzweg</w:t>
        <w:br/>
        <w:t>• Verlust der Freimeldung des Freihalteabschnitts bei Freimeldung des Abschnitts vor dem Signal</w:t>
        <w:br/>
        <w:t>• Verlust der Freimeldung eines Freihalteabschnitts wenn der in Richtung Start angrenzende Freihalteabschnitt freigemeldet ist</w:t>
        <w:br/>
        <w:t>• Sofort nach Besetzen des Haltfallabschnitts, wenn zum Zeitpunkt der Besetzung der Abschnitt vor dem Haltfallabschnitt nicht besetzt ist, auch wenn eine Zeitverzögerung projektiert ist</w:t>
        <w:br/>
        <w:t>• Freifahren eines Abschnitts des Freihalteabschnitts bei freiem Folgeabschnitt</w:t>
        <w:br/>
        <w:t>• Freifahren des Abschnitts vor dem Signal bei freigemeldetem Abschnitt hinter dem Signal.</w:t>
        <w:br/>
        <w:t>• Diese Funktion ist nur anzuwenden wenn Gleisfreimeldetechnik ohne eigener Störmeldung eingesetzt wird.</w:t>
        <w:br/>
        <w:t>• Diese Funktion ist bei Signalen welche für die Abgabe eines Rückblocks herangezogen werden, nicht zu verwenden. [Einfahrsignale, Deckungssignale und Blocksignale]</w:t>
        <w:br/>
        <w:t>• Störung eines Freimeldeabschnitts im Fahrweg</w:t>
        <w:br/>
        <w:t>• Störung eines Freimeldeabschnitts im Schutzweg</w:t>
        <w:br/>
        <w:t>• Verlöschen einer Lampe des Freibegriffs</w:t>
        <w:br/>
        <w:t>• Störung (auch Auffahrung) einer Weiche, EKW, DKW, Flachkreuzung, eines Sperrschuh oder eines Schlüsselsperre im Bahnhof, welche im Fahrweg oder im Schutzweg liegen oder wenn eine solche Einrichtung Flankenschutz bietet</w:t>
        <w:br/>
        <w:t xml:space="preserve">• Störung (auch Auffahrung) einer Weiche, eines Sperrschuhs oder einer Schlüsselsperre im Bahnhof, welche im Fahrweg oder im Schutzweg liegen oder wenn eine solche Einrichtung Flankenschutz </w:t>
        <w:lastRenderedPageBreak/>
        <w:t>bietet</w:t>
        <w:br/>
        <w:t>• Haltfall eines überstellten Signals zwischen Ziel der Fahrstraße und betrachtetem Signal</w:t>
        <w:br/>
        <w:t>• Einschaltung des Ersatzsignals/Vorsichtssignals/VVORS am selben Mast</w:t>
        <w:br/>
        <w:t>• Verlöschen eines überwachten Geschwindigkeitsanzeigers am Mast</w:t>
        <w:br/>
        <w:t>• Verlöschen eines überwachten Geschwindigkeitsvoranzeigers, welcher einem Hauptsignal zugeordnet ist (für das zugeordnete Hauptsignal)</w:t>
        <w:br/>
        <w:t>• Verlust der für die Signalfreistellung notwendigen Blockkriterien (der Zustandsübergang "nicht belegt" auf "belegt" gemäß Kapitel "Streckenblock - Zustandsübergänge bei fahrstraßenabhängigen Signalen in der Ausgangszugfolgestelle" wird hierbei nicht berücksichtigt) bei einer Ausfahrt, wenn der Block nicht überbrückt ist</w:t>
        <w:br/>
        <w:t>• Verlust der für die Signalfreistellung notwendigen Streckengleisfreimeldung, wenn der zugehörige Block nicht überbrückt ist</w:t>
        <w:br/>
        <w:t>• Störung einer Schlüsselsperre auf der Strecke bei einer Ausfahrt</w:t>
        <w:br/>
        <w:t>• Verlöschen eines Flankenschutz bietenden alleinstehenden Verschubsignals</w:t>
        <w:br/>
        <w:t>• Verlust des Haltgebots einer im Signal überwachten EKSA, wenn sie nicht überbrückt ist</w:t>
        <w:br/>
        <w:t>• Grundstellungsbedienung einer im Signal überwachten EKSA, wenn sie nicht überbrückt ist</w:t>
        <w:br/>
        <w:t>• Hilfsauflösung der Fahrstraße</w:t>
        <w:br/>
        <w:t>• Haltstellbedienung</w:t>
        <w:br/>
        <w:t>• Bedienung Widerruf der Zustimmung (ZUWI) zu einer Zugfahrt in den eigenen Bereich (für das Zustimmungsstartsignal an der Zustimmung zur Fahrt in den eigenen Bereich)</w:t>
        <w:br/>
        <w:t>• Entzug der Zustimmung zu einer Zugfahrt in den Nachbarbereich</w:t>
        <w:br/>
        <w:t>• keine aktuellen Zustandsdaten der Zustimmung zur Fahrt in den Nachbarbereich bei einer Zugfahrt in den Nachbarbereich</w:t>
        <w:br/>
        <w:t>• Störung eines rückwärts-verschlossenen Elements</w:t>
        <w:br/>
        <w:t>• Sonstige Bedingungen im Zusammenhang mit Flankenraumüberwachung sind im &lt;05 Lastenheft Teilsystem DSTW-ZE&gt; 9.10 dieses Pflichtenheftes angeführt.</w:t>
        <w:br/>
        <w:t>​​</w:t>
      </w:r>
    </w:p>
    <w:p w14:paraId="06CAD7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153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AEB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C7DA79" w14:textId="77777777">
            <w:r>
              <w:t>MDSTW-22909</w:t>
            </w:r>
          </w:p>
        </w:tc>
      </w:tr>
      <w:tr w14:paraId="578315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5AF5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422AD" w14:textId="77777777">
            <w:r>
              <w:t>05_427</w:t>
            </w:r>
          </w:p>
        </w:tc>
      </w:tr>
      <w:tr w14:paraId="498451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E344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C5922" w14:textId="77777777">
            <w:r>
              <w:t>2035</w:t>
            </w:r>
          </w:p>
        </w:tc>
      </w:tr>
      <w:tr w14:paraId="50B5E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D23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AA0CB3" w14:textId="77777777"/>
        </w:tc>
      </w:tr>
      <w:tr w14:paraId="4FA629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AC00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55FBA" w14:textId="77777777">
            <w:r>
              <w:t>Draft</w:t>
            </w:r>
          </w:p>
        </w:tc>
      </w:tr>
      <w:tr w14:paraId="2DD93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87A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09C4D" w14:textId="77777777">
            <w:r>
              <w:t>Muss</w:t>
            </w:r>
          </w:p>
        </w:tc>
      </w:tr>
      <w:tr w14:paraId="7DF116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280F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BA162B" w14:textId="77777777">
            <w:r>
              <w:t>Funktion wird wie in der ELEKTRA 2 Baseline 29.40 realisiert zur Verfügung gestellt.</w:t>
            </w:r>
          </w:p>
        </w:tc>
      </w:tr>
      <w:tr w14:paraId="6872F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AB3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CCD0B" w14:textId="77777777"/>
        </w:tc>
      </w:tr>
      <w:tr w14:paraId="207C24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5A77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57310" w14:textId="77777777">
            <w:r>
              <w:t>PV GA DIL OBB 1.0.0</w:t>
            </w:r>
          </w:p>
        </w:tc>
      </w:tr>
    </w:tbl>
    <w:p w14:paraId="55A1522B" w14:textId="77777777">
      <w:pPr>
        <w:spacing w:after="0" w:line="96" w:lineRule="auto"/>
      </w:pPr>
    </w:p>
    <w:p w14:paraId="28DA0CB2" w14:textId="77777777">
      <w:pPr>
        <w:pStyle w:val="Heading4"/>
        <w:divId w:val="259"/>
      </w:pPr>
      <w:bookmarkStart w:name="_Toc242172835" w:id="228"/>
      <w:r>
        <w:t>6.45 Haltstellen von Signalen - Verschubstraßen</w:t>
      </w:r>
      <w:bookmarkEnd w:id="228"/>
    </w:p>
    <w:p w14:paraId="5025D0AB" w14:textId="77777777">
      <w:pPr>
        <w:spacing w:after="0"/>
      </w:pPr>
      <w:r>
        <w:rPr>
          <w:vanish/>
        </w:rPr>
        <w:t>MLS_DSTW/MDSTW-22910</w:t>
      </w:r>
      <w:r>
        <w:rPr>
          <w:b/>
        </w:rPr>
        <w:t>6.45.0-1 Gründe, welche ein fahrtbewirktes Haltfallen von Verschubsignalen bewir...</w:t>
      </w:r>
      <w:r>
        <w:br/>
        <w:t>6.45.0-1 Gründe, welche ein fahrtbewirktes Haltfallen von Verschubsignalen bewirken müssen:</w:t>
        <w:br/>
        <w:lastRenderedPageBreak/>
        <w:t>• Freimeldung eines besetzt gewesenen Freimeldeabschnitts in der Verschubstraße</w:t>
        <w:br/>
        <w:t>• Freifahren des Abschnitts vor dem Signal bei gleichzeitig nicht freigemeldetem Abschnitt hinter dem Signal</w:t>
        <w:br/>
        <w:t>​​</w:t>
      </w:r>
    </w:p>
    <w:p w14:paraId="55C31F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7BE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52F2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FDFDD" w14:textId="77777777">
            <w:r>
              <w:t>MDSTW-22910</w:t>
            </w:r>
          </w:p>
        </w:tc>
      </w:tr>
      <w:tr w14:paraId="3EDEC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12E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95215" w14:textId="77777777">
            <w:r>
              <w:t>05_429</w:t>
            </w:r>
          </w:p>
        </w:tc>
      </w:tr>
      <w:tr w14:paraId="7408E5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66B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D6C84" w14:textId="77777777">
            <w:r>
              <w:t>2037</w:t>
            </w:r>
          </w:p>
        </w:tc>
      </w:tr>
      <w:tr w14:paraId="23C63C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50F97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FED7B" w14:textId="77777777"/>
        </w:tc>
      </w:tr>
      <w:tr w14:paraId="56729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F03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72C7D" w14:textId="77777777">
            <w:r>
              <w:t>Draft</w:t>
            </w:r>
          </w:p>
        </w:tc>
      </w:tr>
      <w:tr w14:paraId="75ABBA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094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B543E" w14:textId="77777777">
            <w:r>
              <w:t>Muss</w:t>
            </w:r>
          </w:p>
        </w:tc>
      </w:tr>
      <w:tr w14:paraId="72F8E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5CA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842D6" w14:textId="77777777">
            <w:r>
              <w:t>Funktion wird wie in der ELEKTRA 2 Baseline 29.40 realisiert zur Verfügung gestellt.</w:t>
            </w:r>
          </w:p>
        </w:tc>
      </w:tr>
      <w:tr w14:paraId="25B625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5A8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5E606" w14:textId="77777777"/>
        </w:tc>
      </w:tr>
      <w:tr w14:paraId="118A2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8CD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EB8F3" w14:textId="77777777">
            <w:r>
              <w:t>PV GA DIL OBB 1.0.0</w:t>
            </w:r>
          </w:p>
        </w:tc>
      </w:tr>
    </w:tbl>
    <w:p w14:paraId="7CC6E126" w14:textId="77777777">
      <w:pPr>
        <w:spacing w:after="0" w:line="96" w:lineRule="auto"/>
      </w:pPr>
    </w:p>
    <w:p w14:paraId="74B8773F" w14:textId="77777777">
      <w:pPr>
        <w:spacing w:after="0"/>
      </w:pPr>
      <w:r>
        <w:rPr>
          <w:vanish/>
        </w:rPr>
        <w:t>MLS_DSTW/MDSTW-22911</w:t>
      </w:r>
      <w:r>
        <w:rPr>
          <w:b/>
        </w:rPr>
        <w:t>6.45.0-2 Sonstige Gründe, welche ein Haltstellen eines für eine Verschubfahrt fr...</w:t>
      </w:r>
      <w:r>
        <w:br/>
        <w:t>6.45.0-2 Sonstige Gründe, welche ein Haltstellen eines für eine Verschubfahrt freistehendes Signal bewirken müssen:</w:t>
        <w:br/>
        <w:t>• Freimeldung eines gestört gewesenen Freimeldeabschnitts in der Verschubstraße</w:t>
        <w:br/>
        <w:t>• Änderung der Frei-/Besetztmeldung eines Flankenabschnitts</w:t>
        <w:br/>
        <w:t>• Verlöschen einer Lampe des Freibegriffs</w:t>
        <w:br/>
        <w:t>• Störung (auch Auffahrung) einer Weiche, EKW, DKW, Flachkreuzung, eines Sperrschuh, welche im Fahrweg liegen oder wenn eine solche Einrichtung Flankenschutz bietet</w:t>
        <w:br/>
        <w:t>• Störung einer Schlüsselsperre im Bahnhof, wenn sie Flankenschutz bietet</w:t>
        <w:br/>
        <w:t>• Haltfall eines überstellten Signals zwischen Ziel der Fahrstraße und betrachtetem Signal</w:t>
        <w:br/>
        <w:t>• Störung eines Freimeldeabschnitts im Fahrweg</w:t>
        <w:br/>
        <w:t>• Verlöschen eines Flankenschutz bietenden alleinstehenden Verschubsignals</w:t>
        <w:br/>
        <w:t>• Verlust des Haltgebots einer im Signal überwachten EKSA, wenn sie nicht überbrückt ist</w:t>
        <w:br/>
        <w:t>• Grundstellungsbedienung einer im Signal überwachten EKSA, wenn sie nicht überbrückt ist</w:t>
        <w:br/>
        <w:t>• Hilfsauflösung der Fahrstraße</w:t>
        <w:br/>
        <w:t>• Rücknahme der Fahrstraße</w:t>
        <w:br/>
        <w:t>• Haltstellbedienung</w:t>
        <w:br/>
        <w:t>• Bedienung Widerruf der Zustimmung (ZUWI) zu einer Verschubfahrt in den eigenen Bereich (für das Zustimmungsstartsignal an der Zustimmung zur Fahrt in den eigenen Bereich)</w:t>
        <w:br/>
        <w:t>• Entzug der Zustimmung zu einer Verschubfahrt in den Nachbarbereich</w:t>
        <w:br/>
        <w:t>• keine aktuellen Zustandsdaten der Zustimmung zur Fahrt in den Nachbarbereich bei einer Verschubfahrt in den Nachbarbereich</w:t>
        <w:br/>
        <w:t>​​</w:t>
      </w:r>
    </w:p>
    <w:p w14:paraId="63C3A3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B8002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A8F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3AB6B5" w14:textId="77777777">
            <w:r>
              <w:t>MDSTW-22911</w:t>
            </w:r>
          </w:p>
        </w:tc>
      </w:tr>
      <w:tr w14:paraId="2E8FF6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DA19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32ADB" w14:textId="77777777">
            <w:r>
              <w:t>05_430</w:t>
            </w:r>
          </w:p>
        </w:tc>
      </w:tr>
      <w:tr w14:paraId="49AEA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3232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6931F6" w14:textId="77777777">
            <w:r>
              <w:t>2038</w:t>
            </w:r>
          </w:p>
        </w:tc>
      </w:tr>
      <w:tr w14:paraId="51222A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4D834"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71876" w14:textId="77777777"/>
        </w:tc>
      </w:tr>
      <w:tr w14:paraId="43220C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796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607B2" w14:textId="77777777">
            <w:r>
              <w:t>Draft</w:t>
            </w:r>
          </w:p>
        </w:tc>
      </w:tr>
      <w:tr w14:paraId="5945B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FFC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C4FDB5" w14:textId="77777777">
            <w:r>
              <w:t>Muss</w:t>
            </w:r>
          </w:p>
        </w:tc>
      </w:tr>
      <w:tr w14:paraId="1FCCC3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573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EDCE3" w14:textId="77777777">
            <w:r>
              <w:t>Funktion wird wie in der ELEKTRA 2 Baseline 29.40 realisiert zur Verfügung gestellt.</w:t>
            </w:r>
          </w:p>
        </w:tc>
      </w:tr>
      <w:tr w14:paraId="20325B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8D0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0BAE82" w14:textId="77777777"/>
        </w:tc>
      </w:tr>
      <w:tr w14:paraId="4104DB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AEE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5B31B" w14:textId="77777777">
            <w:r>
              <w:t>PV GA DIL OBB 1.0.0</w:t>
            </w:r>
          </w:p>
        </w:tc>
      </w:tr>
    </w:tbl>
    <w:p w14:paraId="7259AC1B" w14:textId="77777777">
      <w:pPr>
        <w:spacing w:after="0" w:line="96" w:lineRule="auto"/>
      </w:pPr>
    </w:p>
    <w:p w14:paraId="752C88AF" w14:textId="77777777">
      <w:pPr>
        <w:pStyle w:val="Heading4"/>
        <w:divId w:val="260"/>
      </w:pPr>
      <w:bookmarkStart w:name="_Toc242172836" w:id="229"/>
      <w:r>
        <w:t>6.46 Störung der Zustimmung</w:t>
      </w:r>
      <w:bookmarkEnd w:id="229"/>
    </w:p>
    <w:p w14:paraId="48848B99" w14:textId="77777777">
      <w:pPr>
        <w:spacing w:after="0"/>
      </w:pPr>
      <w:r>
        <w:rPr>
          <w:vanish/>
        </w:rPr>
        <w:t>MLS_DSTW/MDSTW-22912</w:t>
      </w:r>
      <w:r>
        <w:rPr>
          <w:b/>
        </w:rPr>
        <w:t>6.46.0-1 Nach einer Störung der Schnittstelle, welche die Zustände der Zustimmun...</w:t>
      </w:r>
      <w:r>
        <w:br/>
        <w:t>6.46.0-1 Nach einer Störung der Schnittstelle, welche die Zustände der Zustimmung an den und vom Nachbarbahnhof überträgt, sind unabhängig vom eigenen Anlagenzustand und von den Meldungen der Nachbarschnittstelle folgende Zustände anzunehmen:</w:t>
        <w:br/>
        <w:t>• keine Zustimmung zur Fahrt in den eigenen Bereich erteilt</w:t>
        <w:br/>
        <w:t>• keine Zustimmungsanforderung zur Fahrt in den Nachbarbereich angefordert</w:t>
        <w:br/>
        <w:t>• bei Vorliegen der Meldung "Zustimmung zur Fahrt in den Nachbarbereich erteilt" bzw. bei Erhalt dieser Meldung im Zuge einer Generalabfrage einer X25-Schnittstelle ist diese Zustimmung als nicht ausnützbar zu kennzeichnen</w:t>
        <w:br/>
        <w:t>• keine Zustimmung Flankenschutz erteilt</w:t>
        <w:br/>
        <w:t>• keine Zustimmung Flankenschutz angefordert</w:t>
        <w:br/>
        <w:t>​​</w:t>
      </w:r>
    </w:p>
    <w:p w14:paraId="1FEC47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66B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8ED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68A5C" w14:textId="77777777">
            <w:r>
              <w:t>MDSTW-22912</w:t>
            </w:r>
          </w:p>
        </w:tc>
      </w:tr>
      <w:tr w14:paraId="2E32A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9594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399DE" w14:textId="77777777">
            <w:r>
              <w:t>05_432</w:t>
            </w:r>
          </w:p>
        </w:tc>
      </w:tr>
      <w:tr w14:paraId="203E6D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963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4F3EC" w14:textId="77777777">
            <w:r>
              <w:t>2040</w:t>
            </w:r>
          </w:p>
        </w:tc>
      </w:tr>
      <w:tr w14:paraId="00FC8D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CDD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F14C5" w14:textId="77777777"/>
        </w:tc>
      </w:tr>
      <w:tr w14:paraId="7940FC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2C4B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231E6" w14:textId="77777777">
            <w:r>
              <w:t>Draft</w:t>
            </w:r>
          </w:p>
        </w:tc>
      </w:tr>
      <w:tr w14:paraId="7D879E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915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545D2E" w14:textId="77777777">
            <w:r>
              <w:t>Muss</w:t>
            </w:r>
          </w:p>
        </w:tc>
      </w:tr>
      <w:tr w14:paraId="02A858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5F5A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EB7A7" w14:textId="77777777">
            <w:r>
              <w:t>Funktion wird wie in der ELEKTRA 2 Baseline 29.40 realisiert zur Verfügung gestellt.</w:t>
            </w:r>
          </w:p>
        </w:tc>
      </w:tr>
      <w:tr w14:paraId="614933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4FC17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D96A7" w14:textId="77777777"/>
        </w:tc>
      </w:tr>
      <w:tr w14:paraId="26A1F7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69D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BFAD1" w14:textId="77777777">
            <w:r>
              <w:t>PV GA DIL OBB 1.0.0</w:t>
            </w:r>
          </w:p>
        </w:tc>
      </w:tr>
    </w:tbl>
    <w:p w14:paraId="2EAE0418" w14:textId="77777777">
      <w:pPr>
        <w:spacing w:after="0" w:line="96" w:lineRule="auto"/>
      </w:pPr>
    </w:p>
    <w:p w14:paraId="64DFD266" w14:textId="77777777">
      <w:pPr>
        <w:pStyle w:val="Heading4"/>
        <w:divId w:val="261"/>
      </w:pPr>
      <w:bookmarkStart w:name="_Toc242172837" w:id="230"/>
      <w:r>
        <w:t>6.47 Weichenumlauf</w:t>
      </w:r>
      <w:bookmarkEnd w:id="230"/>
    </w:p>
    <w:p w14:paraId="79979068" w14:textId="77777777">
      <w:pPr>
        <w:spacing w:after="0"/>
      </w:pPr>
      <w:r>
        <w:rPr>
          <w:vanish/>
        </w:rPr>
        <w:t>MLS_DSTW/MDSTW-22913</w:t>
      </w:r>
      <w:r>
        <w:rPr>
          <w:b/>
        </w:rPr>
        <w:t>6.47.0-1 Um eine Überlastung der Stromversorgung zu verhindern müssen Weichen, w...</w:t>
      </w:r>
      <w:r>
        <w:br/>
        <w:t>6.47.0-1 Um eine Überlastung der Stromversorgung zu verhindern müssen Weichen, welche für eine Fahrstraße benötigt werden, zeitlich versetzt umlaufen. Die Anzahl der gleichzeitig umlaufenden Weichen und der zeitliche Versatz zwischen dem Umlauf der Weichen muss entsprechend der Stromversorgung ausgelegt werden.</w:t>
        <w:br/>
        <w:t>​​</w:t>
      </w:r>
    </w:p>
    <w:p w14:paraId="468BE1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B31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92D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40C430" w14:textId="77777777">
            <w:r>
              <w:t>MDSTW-22913</w:t>
            </w:r>
          </w:p>
        </w:tc>
      </w:tr>
      <w:tr w14:paraId="2F1595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79267"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8579A" w14:textId="77777777">
            <w:r>
              <w:t>05_435</w:t>
            </w:r>
          </w:p>
        </w:tc>
      </w:tr>
      <w:tr w14:paraId="5E50A0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7A3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297A6" w14:textId="77777777">
            <w:r>
              <w:t>2042</w:t>
            </w:r>
          </w:p>
        </w:tc>
      </w:tr>
      <w:tr w14:paraId="54DD8D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CA9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652A6" w14:textId="77777777"/>
        </w:tc>
      </w:tr>
      <w:tr w14:paraId="267415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4E15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63F38" w14:textId="77777777">
            <w:r>
              <w:t>Draft</w:t>
            </w:r>
          </w:p>
        </w:tc>
      </w:tr>
      <w:tr w14:paraId="47D0D8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582EB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44B7E" w14:textId="77777777">
            <w:r>
              <w:t>Muss</w:t>
            </w:r>
          </w:p>
        </w:tc>
      </w:tr>
      <w:tr w14:paraId="1669D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5054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8DAAC" w14:textId="77777777">
            <w:r>
              <w:t>Der AN sieht eine Software-Lösung vor, in der der Weichenumlauf zeitlich versetzt angesteuert wird.</w:t>
              <w:br/>
              <w:br/>
              <w:t>Bei Bedarf gibt es die Möglichkeit, bereitgestellte Stromversorgungsinformationen (Stellstromüberwachung) in der Logik der Weichenlaufkette zu berücksichtigen.</w:t>
            </w:r>
          </w:p>
        </w:tc>
      </w:tr>
      <w:tr w14:paraId="6CFA75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8F9C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3BF9A" w14:textId="77777777"/>
        </w:tc>
      </w:tr>
      <w:tr w14:paraId="5E88BB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041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CE20C" w14:textId="77777777">
            <w:r>
              <w:t>PV GA DIL OBB 1.0.0</w:t>
            </w:r>
          </w:p>
        </w:tc>
      </w:tr>
    </w:tbl>
    <w:p w14:paraId="3E7BDF20" w14:textId="77777777">
      <w:pPr>
        <w:spacing w:after="0" w:line="96" w:lineRule="auto"/>
      </w:pPr>
    </w:p>
    <w:p w14:paraId="312B9176" w14:textId="77777777">
      <w:pPr>
        <w:spacing w:after="0"/>
      </w:pPr>
      <w:r>
        <w:rPr>
          <w:vanish/>
        </w:rPr>
        <w:t>MLS_DSTW/MDSTW-22914</w:t>
      </w:r>
      <w:r>
        <w:rPr>
          <w:b/>
        </w:rPr>
        <w:t>6.47.0-2 Die Anzahl der maximal gleichzeitig umlaufenden Weichen je FES muss pro...</w:t>
      </w:r>
      <w:r>
        <w:br/>
        <w:t>6.47.0-2 Die Anzahl der maximal gleichzeitig umlaufenden Weichen je FES muss projektierbar sein.</w:t>
        <w:br/>
        <w:t>​​</w:t>
      </w:r>
    </w:p>
    <w:p w14:paraId="6F7836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4432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3B0D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54FD3" w14:textId="77777777">
            <w:r>
              <w:t>MDSTW-22914</w:t>
            </w:r>
          </w:p>
        </w:tc>
      </w:tr>
      <w:tr w14:paraId="32C35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DC6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6C6BF" w14:textId="77777777">
            <w:r>
              <w:t>05_1279</w:t>
            </w:r>
          </w:p>
        </w:tc>
      </w:tr>
      <w:tr w14:paraId="1EBCB5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8E8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CCC0B" w14:textId="77777777">
            <w:r>
              <w:t>6160</w:t>
            </w:r>
          </w:p>
        </w:tc>
      </w:tr>
      <w:tr w14:paraId="266846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5C5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FE3F0" w14:textId="77777777"/>
        </w:tc>
      </w:tr>
      <w:tr w14:paraId="0B7C1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208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4A71E" w14:textId="77777777">
            <w:r>
              <w:t>Draft</w:t>
            </w:r>
          </w:p>
        </w:tc>
      </w:tr>
      <w:tr w14:paraId="74DEBE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477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998FC" w14:textId="77777777">
            <w:r>
              <w:t>Muss</w:t>
            </w:r>
          </w:p>
        </w:tc>
      </w:tr>
      <w:tr w14:paraId="489DE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D703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69C0F" w14:textId="77777777">
            <w:r>
              <w:t>Die maximale Anzahl parallel umlaufenden Weichen innerhalb einer zu definierenden Weichengruppe kann projektiert werden.</w:t>
            </w:r>
          </w:p>
        </w:tc>
      </w:tr>
      <w:tr w14:paraId="212473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9EAC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FFC07" w14:textId="77777777">
            <w:r>
              <w:t>Die Vorgabe der maximalen Anzahl an parallel umlaufenden Weichen hängt von der Stromversorgung ab und ist durch den AG für die jeweilige Weichengruppe zu definieren.</w:t>
            </w:r>
          </w:p>
        </w:tc>
      </w:tr>
      <w:tr w14:paraId="08CB0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2E93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95411" w14:textId="77777777">
            <w:r>
              <w:t>PV GA DIL OBB 1.0.0</w:t>
            </w:r>
          </w:p>
        </w:tc>
      </w:tr>
    </w:tbl>
    <w:p w14:paraId="7068949B" w14:textId="77777777">
      <w:pPr>
        <w:spacing w:after="0" w:line="96" w:lineRule="auto"/>
      </w:pPr>
    </w:p>
    <w:p w14:paraId="771A003B" w14:textId="77777777">
      <w:r>
        <w:rPr>
          <w:vanish/>
        </w:rPr>
        <w:t>MLS_DSTW/MDSTW-22915</w:t>
      </w:r>
      <w:r>
        <w:t>6.47.0-3 Der Projektierungsparameter der maximal gleichzeitig umlaufenden Weichen ist unter anderem von der EST als auch von der Zuleitung abhängig.</w:t>
        <w:br/>
        <w:t>​​</w:t>
      </w:r>
    </w:p>
    <w:p w14:paraId="3B87D67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92630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3A5C0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9747A" w14:textId="77777777">
            <w:r>
              <w:t>1123</w:t>
            </w:r>
          </w:p>
        </w:tc>
      </w:tr>
      <w:tr w14:paraId="5E14C7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CCA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0F3C6" w14:textId="77777777">
            <w:r>
              <w:t>MDSTW-22915</w:t>
            </w:r>
          </w:p>
        </w:tc>
      </w:tr>
      <w:tr w14:paraId="0B5C85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A1C2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73A17" w14:textId="77777777">
            <w:r>
              <w:t>6161</w:t>
            </w:r>
          </w:p>
        </w:tc>
      </w:tr>
      <w:tr w14:paraId="6242B6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78B2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70AB5" w14:textId="77777777">
            <w:r>
              <w:t>05_1280</w:t>
            </w:r>
          </w:p>
        </w:tc>
      </w:tr>
    </w:tbl>
    <w:p w14:paraId="346E38E4" w14:textId="77777777">
      <w:pPr>
        <w:spacing w:after="0" w:line="96" w:lineRule="auto"/>
      </w:pPr>
    </w:p>
    <w:p w14:paraId="03895F4B" w14:textId="77777777">
      <w:pPr>
        <w:pStyle w:val="Heading3"/>
        <w:divId w:val="262"/>
      </w:pPr>
      <w:bookmarkStart w:name="_Toc242172838" w:id="231"/>
      <w:r>
        <w:lastRenderedPageBreak/>
        <w:t>7 Flankenschutz</w:t>
      </w:r>
      <w:bookmarkEnd w:id="231"/>
    </w:p>
    <w:p w14:paraId="48197944" w14:textId="77777777">
      <w:pPr>
        <w:pStyle w:val="Heading4"/>
        <w:divId w:val="263"/>
      </w:pPr>
      <w:bookmarkStart w:name="_Toc242172839" w:id="232"/>
      <w:r>
        <w:t>7.1 Definition des Flankenraums</w:t>
      </w:r>
      <w:bookmarkEnd w:id="232"/>
    </w:p>
    <w:p w14:paraId="144E0850" w14:textId="77777777">
      <w:r>
        <w:rPr>
          <w:vanish/>
        </w:rPr>
        <w:t>MLS_DSTW/MDSTW-22929</w:t>
      </w:r>
      <w:r>
        <w:t>7.1.0-1 Der Bereich zwischen den Einrichtungen, die Flankenschutz bieten sollen und dem Fahrweg- beziehungsweise Schutzweg-Element wird als Flankenraum (FSR) bezeichnet. Wenn nachfolgende vom Fahrweg gesprochen wird, dann gelten die Festlegungen auch für den Schutzweg.</w:t>
        <w:br/>
        <w:t>​​</w:t>
      </w:r>
    </w:p>
    <w:p w14:paraId="10A19A0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C354A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F353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9790A" w14:textId="77777777">
            <w:r>
              <w:t>1126</w:t>
            </w:r>
          </w:p>
        </w:tc>
      </w:tr>
      <w:tr w14:paraId="6CDC1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230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4BEE4" w14:textId="77777777">
            <w:r>
              <w:t>MDSTW-22929</w:t>
            </w:r>
          </w:p>
        </w:tc>
      </w:tr>
      <w:tr w14:paraId="3C31B9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DC9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C172B" w14:textId="77777777">
            <w:r>
              <w:t>2045</w:t>
            </w:r>
          </w:p>
        </w:tc>
      </w:tr>
      <w:tr w14:paraId="51778F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8CD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2D7A5" w14:textId="77777777">
            <w:r>
              <w:t>05_438</w:t>
            </w:r>
          </w:p>
        </w:tc>
      </w:tr>
    </w:tbl>
    <w:p w14:paraId="72CD3620" w14:textId="77777777">
      <w:pPr>
        <w:spacing w:after="0" w:line="96" w:lineRule="auto"/>
      </w:pPr>
    </w:p>
    <w:p w14:paraId="45A25D64" w14:textId="77777777">
      <w:pPr>
        <w:spacing w:after="0"/>
      </w:pPr>
      <w:r>
        <w:rPr>
          <w:vanish/>
        </w:rPr>
        <w:t>MLS_DSTW/MDSTW-22930</w:t>
      </w:r>
      <w:r>
        <w:rPr>
          <w:b/>
        </w:rPr>
        <w:t>7.1.0-2 Die Flankenraumüberwachung muss an den Flankenschutz gekoppelt sein, das...</w:t>
      </w:r>
      <w:r>
        <w:br/>
        <w:t>7.1.0-2 Die Flankenraumüberwachung muss an den Flankenschutz gekoppelt sein, das heißt wenn kein Flankenschutz projektiert ist, darf keine Flankenraumüberwachung erfolgen.</w:t>
        <w:br/>
        <w:t>​​</w:t>
      </w:r>
    </w:p>
    <w:p w14:paraId="00E591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01B5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15E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D54FA" w14:textId="77777777">
            <w:r>
              <w:t>MDSTW-22930</w:t>
            </w:r>
          </w:p>
        </w:tc>
      </w:tr>
      <w:tr w14:paraId="656F7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238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7A91B" w14:textId="77777777">
            <w:r>
              <w:t>05_439</w:t>
            </w:r>
          </w:p>
        </w:tc>
      </w:tr>
      <w:tr w14:paraId="688BB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44E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D4C79" w14:textId="77777777">
            <w:r>
              <w:t>2046</w:t>
            </w:r>
          </w:p>
        </w:tc>
      </w:tr>
      <w:tr w14:paraId="014DD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E08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6998E" w14:textId="77777777"/>
        </w:tc>
      </w:tr>
      <w:tr w14:paraId="5C8B2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F54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8F491" w14:textId="77777777">
            <w:r>
              <w:t>Draft</w:t>
            </w:r>
          </w:p>
        </w:tc>
      </w:tr>
      <w:tr w14:paraId="1DD7A9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FF8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A212E" w14:textId="77777777">
            <w:r>
              <w:t>Muss</w:t>
            </w:r>
          </w:p>
        </w:tc>
      </w:tr>
      <w:tr w14:paraId="162E7D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6C0A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A759B" w14:textId="77777777">
            <w:r>
              <w:t>Funktion wird wie in der ELEKTRA 2 Baseline 29.40 realisiert zur Verfügung gestellt.</w:t>
            </w:r>
          </w:p>
        </w:tc>
      </w:tr>
      <w:tr w14:paraId="408994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4CDD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A58B2" w14:textId="77777777"/>
        </w:tc>
      </w:tr>
      <w:tr w14:paraId="1A5C4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1126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44F20" w14:textId="77777777">
            <w:r>
              <w:t>PV GA DIL OBB 1.0.0</w:t>
            </w:r>
          </w:p>
        </w:tc>
      </w:tr>
    </w:tbl>
    <w:p w14:paraId="6136BBDF" w14:textId="77777777">
      <w:pPr>
        <w:spacing w:after="0" w:line="96" w:lineRule="auto"/>
      </w:pPr>
    </w:p>
    <w:p w14:paraId="0BD235CD" w14:textId="77777777">
      <w:r>
        <w:rPr>
          <w:vanish/>
        </w:rPr>
        <w:t>MLS_DSTW/MDSTW-22931</w:t>
      </w:r>
      <w:r>
        <w:t>7.1.0-3 Die Flankenraumüberwachung endet an der Stellwerksbereichsgrenze, das heißt es gibt keine Flankenraumüberwachung über Stellwerksbereichsgrenzen (siehe Bemerkungen zur Zustimmung).</w:t>
        <w:br/>
        <w:t>​​</w:t>
      </w:r>
    </w:p>
    <w:p w14:paraId="1A66C0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E633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3F63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8B422" w14:textId="77777777">
            <w:r>
              <w:t>1128</w:t>
            </w:r>
          </w:p>
        </w:tc>
      </w:tr>
      <w:tr w14:paraId="2D5EE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E99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59055" w14:textId="77777777">
            <w:r>
              <w:t>MDSTW-22931</w:t>
            </w:r>
          </w:p>
        </w:tc>
      </w:tr>
      <w:tr w14:paraId="4DE307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856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88604C" w14:textId="77777777">
            <w:r>
              <w:t>2047</w:t>
            </w:r>
          </w:p>
        </w:tc>
      </w:tr>
      <w:tr w14:paraId="37F4CC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BFB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D9EDF" w14:textId="77777777">
            <w:r>
              <w:t>05_440</w:t>
            </w:r>
          </w:p>
        </w:tc>
      </w:tr>
    </w:tbl>
    <w:p w14:paraId="4544A5BA" w14:textId="77777777">
      <w:pPr>
        <w:spacing w:after="0" w:line="96" w:lineRule="auto"/>
      </w:pPr>
    </w:p>
    <w:p w14:paraId="7596A157" w14:textId="77777777">
      <w:pPr>
        <w:pStyle w:val="Heading4"/>
        <w:divId w:val="264"/>
      </w:pPr>
      <w:bookmarkStart w:name="_Toc242172840" w:id="233"/>
      <w:r>
        <w:t>7.2 Funktionalität - Allgemein</w:t>
      </w:r>
      <w:bookmarkEnd w:id="233"/>
    </w:p>
    <w:p w14:paraId="2EB87F77" w14:textId="77777777">
      <w:pPr>
        <w:spacing w:after="0"/>
      </w:pPr>
      <w:r>
        <w:rPr>
          <w:vanish/>
        </w:rPr>
        <w:t>MLS_DSTW/MDSTW-22932</w:t>
      </w:r>
      <w:r>
        <w:rPr>
          <w:b/>
        </w:rPr>
        <w:t>7.2.0-1 Flankenraumüberwachung muss für Zugstraßen umgesetzt werden.</w:t>
      </w:r>
      <w:r>
        <w:br/>
        <w:t>7.2.0-1 Flankenraumüberwachung muss für Zugstraßen umgesetzt werden.</w:t>
        <w:br/>
        <w:t>​​</w:t>
      </w:r>
    </w:p>
    <w:p w14:paraId="76FED19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518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C8E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C64BA9" w14:textId="77777777">
            <w:r>
              <w:t>MDSTW-22932</w:t>
            </w:r>
          </w:p>
        </w:tc>
      </w:tr>
      <w:tr w14:paraId="6E41A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E012E"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0163B" w14:textId="77777777">
            <w:r>
              <w:t>05_443</w:t>
            </w:r>
          </w:p>
        </w:tc>
      </w:tr>
      <w:tr w14:paraId="546A8C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CE9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0AF1B" w14:textId="77777777">
            <w:r>
              <w:t>2049</w:t>
            </w:r>
          </w:p>
        </w:tc>
      </w:tr>
      <w:tr w14:paraId="46BBAC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747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09E74" w14:textId="77777777"/>
        </w:tc>
      </w:tr>
      <w:tr w14:paraId="54CF19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8DA4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A4B14" w14:textId="77777777">
            <w:r>
              <w:t>Draft</w:t>
            </w:r>
          </w:p>
        </w:tc>
      </w:tr>
      <w:tr w14:paraId="162EDE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1F3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2C9A6" w14:textId="77777777">
            <w:r>
              <w:t>Muss</w:t>
            </w:r>
          </w:p>
        </w:tc>
      </w:tr>
      <w:tr w14:paraId="6FFD7E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4C9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75FA7" w14:textId="77777777">
            <w:r>
              <w:t>Funktion wird wie in der ELEKTRA 2 Baseline 29.40 realisiert zur Verfügung gestellt.</w:t>
            </w:r>
          </w:p>
        </w:tc>
      </w:tr>
      <w:tr w14:paraId="488B86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594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B384B" w14:textId="77777777"/>
        </w:tc>
      </w:tr>
      <w:tr w14:paraId="590497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DC7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6B899" w14:textId="77777777">
            <w:r>
              <w:t>PV GA DIL OBB 1.0.0</w:t>
            </w:r>
          </w:p>
        </w:tc>
      </w:tr>
    </w:tbl>
    <w:p w14:paraId="2025B243" w14:textId="77777777">
      <w:pPr>
        <w:spacing w:after="0" w:line="96" w:lineRule="auto"/>
      </w:pPr>
    </w:p>
    <w:p w14:paraId="61348ACE" w14:textId="77777777">
      <w:pPr>
        <w:spacing w:after="0"/>
      </w:pPr>
      <w:r>
        <w:rPr>
          <w:vanish/>
        </w:rPr>
        <w:t>MLS_DSTW/MDSTW-22933</w:t>
      </w:r>
      <w:r>
        <w:rPr>
          <w:b/>
        </w:rPr>
        <w:t>7.2.0-2 Für Verschubstraßen und Nahbedienbereiche darf keine Flankenraumüberwach...</w:t>
      </w:r>
      <w:r>
        <w:br/>
        <w:t>7.2.0-2 Für Verschubstraßen und Nahbedienbereiche darf keine Flankenraumüberwachung umgesetzt werden.</w:t>
        <w:br/>
        <w:t>​​</w:t>
      </w:r>
    </w:p>
    <w:p w14:paraId="37BDF2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EB08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187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C7D961" w14:textId="77777777">
            <w:r>
              <w:t>MDSTW-22933</w:t>
            </w:r>
          </w:p>
        </w:tc>
      </w:tr>
      <w:tr w14:paraId="4E5EA3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79A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A83CA" w14:textId="77777777">
            <w:r>
              <w:t>05_444</w:t>
            </w:r>
          </w:p>
        </w:tc>
      </w:tr>
      <w:tr w14:paraId="0770A0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89A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A1FBF" w14:textId="77777777">
            <w:r>
              <w:t>2050</w:t>
            </w:r>
          </w:p>
        </w:tc>
      </w:tr>
      <w:tr w14:paraId="22A3FD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75E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9B2FB" w14:textId="77777777"/>
        </w:tc>
      </w:tr>
      <w:tr w14:paraId="21D410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132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DD869" w14:textId="77777777">
            <w:r>
              <w:t>Draft</w:t>
            </w:r>
          </w:p>
        </w:tc>
      </w:tr>
      <w:tr w14:paraId="746158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DE9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4B0DE8" w14:textId="77777777">
            <w:r>
              <w:t>Muss</w:t>
            </w:r>
          </w:p>
        </w:tc>
      </w:tr>
      <w:tr w14:paraId="2CAD2B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18F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51D2D" w14:textId="77777777">
            <w:r>
              <w:t>Funktion wird wie in der ELEKTRA 2 Baseline 29.40 realisiert zur Verfügung gestellt.</w:t>
            </w:r>
          </w:p>
        </w:tc>
      </w:tr>
      <w:tr w14:paraId="42196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78F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1C3B3D" w14:textId="77777777"/>
        </w:tc>
      </w:tr>
      <w:tr w14:paraId="2D409A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4EC3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F72B30" w14:textId="77777777">
            <w:r>
              <w:t>PV GA DIL OBB 1.0.0</w:t>
            </w:r>
          </w:p>
        </w:tc>
      </w:tr>
    </w:tbl>
    <w:p w14:paraId="22673346" w14:textId="77777777">
      <w:pPr>
        <w:spacing w:after="0" w:line="96" w:lineRule="auto"/>
      </w:pPr>
    </w:p>
    <w:p w14:paraId="6C26BB20" w14:textId="77777777">
      <w:r>
        <w:rPr>
          <w:vanish/>
        </w:rPr>
        <w:t>MLS_DSTW/MDSTW-22934</w:t>
      </w:r>
      <w:r>
        <w:t>7.2.0-3 Als Nachbarfreimeldungsmitbesetzungen wird die Besetzung eines Flankenraumelementes bezeichnet, welches die gleiche(n) GFM-Abschnitt(e) wie ein im Fahrweg/Schutzweg liegendes Element hat.</w:t>
        <w:br/>
        <w:t>​​</w:t>
      </w:r>
    </w:p>
    <w:p w14:paraId="24E5AB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C396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D036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A86BB9" w14:textId="77777777">
            <w:r>
              <w:t>1132</w:t>
            </w:r>
          </w:p>
        </w:tc>
      </w:tr>
      <w:tr w14:paraId="2BE62A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C23F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C9BE9" w14:textId="77777777">
            <w:r>
              <w:t>MDSTW-22934</w:t>
            </w:r>
          </w:p>
        </w:tc>
      </w:tr>
      <w:tr w14:paraId="18E81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792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2B289" w14:textId="77777777">
            <w:r>
              <w:t>2051</w:t>
            </w:r>
          </w:p>
        </w:tc>
      </w:tr>
      <w:tr w14:paraId="510F9A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3A44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07119" w14:textId="77777777">
            <w:r>
              <w:t>05_445</w:t>
            </w:r>
          </w:p>
        </w:tc>
      </w:tr>
    </w:tbl>
    <w:p w14:paraId="5EA83410" w14:textId="77777777">
      <w:pPr>
        <w:spacing w:after="0" w:line="96" w:lineRule="auto"/>
      </w:pPr>
    </w:p>
    <w:p w14:paraId="75E22FC9" w14:textId="77777777">
      <w:pPr>
        <w:spacing w:after="0"/>
      </w:pPr>
      <w:r>
        <w:rPr>
          <w:vanish/>
        </w:rPr>
        <w:t>MLS_DSTW/MDSTW-22935</w:t>
      </w:r>
      <w:r>
        <w:rPr>
          <w:b/>
        </w:rPr>
        <w:t>7.2.0-4 Nachbarfreimeldungsmitbesetzungen eines Flankenraum-/Schutzraumelementes...</w:t>
      </w:r>
      <w:r>
        <w:br/>
        <w:t>7.2.0-4 Nachbarfreimeldungsmitbesetzungen eines Flankenraum-/Schutzraumelementes dürfen bei der Flankenraumüberwachung nicht berücksichtigt werden.</w:t>
        <w:br/>
        <w:t>​​</w:t>
      </w:r>
    </w:p>
    <w:p w14:paraId="01503A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73F0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CD8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226B7" w14:textId="77777777">
            <w:r>
              <w:t>MDSTW-22935</w:t>
            </w:r>
          </w:p>
        </w:tc>
      </w:tr>
      <w:tr w14:paraId="5CD70F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89D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207FE3" w14:textId="77777777">
            <w:r>
              <w:t>05_446</w:t>
            </w:r>
          </w:p>
        </w:tc>
      </w:tr>
      <w:tr w14:paraId="509F0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EE6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62A3C" w14:textId="77777777">
            <w:r>
              <w:t>2052</w:t>
            </w:r>
          </w:p>
        </w:tc>
      </w:tr>
      <w:tr w14:paraId="17E2E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370DC"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D5D58" w14:textId="77777777"/>
        </w:tc>
      </w:tr>
      <w:tr w14:paraId="08874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AC6D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1C108" w14:textId="77777777">
            <w:r>
              <w:t>Draft</w:t>
            </w:r>
          </w:p>
        </w:tc>
      </w:tr>
      <w:tr w14:paraId="153F8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12C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BB3DB" w14:textId="77777777">
            <w:r>
              <w:t>Muss</w:t>
            </w:r>
          </w:p>
        </w:tc>
      </w:tr>
      <w:tr w14:paraId="111C7D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E672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B80E3" w14:textId="77777777">
            <w:r>
              <w:t>Funktion wird wie in der ELEKTRA 2 Baseline 29.40 realisiert zur Verfügung gestellt.</w:t>
            </w:r>
          </w:p>
        </w:tc>
      </w:tr>
      <w:tr w14:paraId="0D1BB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0B27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B6CD9" w14:textId="77777777"/>
        </w:tc>
      </w:tr>
      <w:tr w14:paraId="72D931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AF94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A7E3A" w14:textId="77777777">
            <w:r>
              <w:t>PV GA DIL OBB 1.0.0</w:t>
            </w:r>
          </w:p>
        </w:tc>
      </w:tr>
    </w:tbl>
    <w:p w14:paraId="1156021E" w14:textId="77777777">
      <w:pPr>
        <w:spacing w:after="0" w:line="96" w:lineRule="auto"/>
      </w:pPr>
    </w:p>
    <w:p w14:paraId="2B9C0673" w14:textId="77777777">
      <w:pPr>
        <w:spacing w:after="0"/>
      </w:pPr>
      <w:r>
        <w:rPr>
          <w:vanish/>
        </w:rPr>
        <w:t>MLS_DSTW/MDSTW-22936</w:t>
      </w:r>
      <w:r>
        <w:rPr>
          <w:b/>
        </w:rPr>
        <w:t>7.2.0-5 Nachbarfreimeldungsmitbesetzungen dürfen nicht zum Haltfall des Startsig...</w:t>
      </w:r>
      <w:r>
        <w:br/>
        <w:t>7.2.0-5 Nachbarfreimeldungsmitbesetzungen dürfen nicht zum Haltfall des Startsignals oder der Zustimmung führen, wenn die Besetzung dieses/dieser GFM-Abschnitt(e) ebenfalls zu einer Fahrwegelementbesetzung geführt hat bzw. zu führen hätte.</w:t>
        <w:br/>
        <w:t>​​</w:t>
      </w:r>
    </w:p>
    <w:p w14:paraId="1BB043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5FAD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BF6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0E00A" w14:textId="77777777">
            <w:r>
              <w:t>MDSTW-22936</w:t>
            </w:r>
          </w:p>
        </w:tc>
      </w:tr>
      <w:tr w14:paraId="24FB42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F3D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0535F" w14:textId="77777777">
            <w:r>
              <w:t>05_447</w:t>
            </w:r>
          </w:p>
        </w:tc>
      </w:tr>
      <w:tr w14:paraId="03C35C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3CE7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3B4FF" w14:textId="77777777">
            <w:r>
              <w:t>2053</w:t>
            </w:r>
          </w:p>
        </w:tc>
      </w:tr>
      <w:tr w14:paraId="2E8EF0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AA7A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DE1DF" w14:textId="77777777"/>
        </w:tc>
      </w:tr>
      <w:tr w14:paraId="47212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7775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AA3F7" w14:textId="77777777">
            <w:r>
              <w:t>Draft</w:t>
            </w:r>
          </w:p>
        </w:tc>
      </w:tr>
      <w:tr w14:paraId="791233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3B78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52D29" w14:textId="77777777">
            <w:r>
              <w:t>Muss</w:t>
            </w:r>
          </w:p>
        </w:tc>
      </w:tr>
      <w:tr w14:paraId="65278F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797D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8349F" w14:textId="77777777">
            <w:r>
              <w:t>Funktion wird wie in der ELEKTRA 2 Baseline 29.40 realisiert zur Verfügung gestellt.</w:t>
            </w:r>
          </w:p>
        </w:tc>
      </w:tr>
      <w:tr w14:paraId="212D8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1B5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A3985" w14:textId="77777777"/>
        </w:tc>
      </w:tr>
      <w:tr w14:paraId="0AF89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21B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A4FEB" w14:textId="77777777">
            <w:r>
              <w:t>PV GA DIL OBB 1.0.0</w:t>
            </w:r>
          </w:p>
        </w:tc>
      </w:tr>
    </w:tbl>
    <w:p w14:paraId="7E98A1D4" w14:textId="77777777">
      <w:pPr>
        <w:spacing w:after="0" w:line="96" w:lineRule="auto"/>
      </w:pPr>
    </w:p>
    <w:p w14:paraId="40853F39" w14:textId="77777777">
      <w:pPr>
        <w:spacing w:after="0"/>
      </w:pPr>
      <w:r>
        <w:rPr>
          <w:vanish/>
        </w:rPr>
        <w:t>MLS_DSTW/MDSTW-22937</w:t>
      </w:r>
      <w:r>
        <w:rPr>
          <w:b/>
        </w:rPr>
        <w:t>7.2.0-6 WIG-Besetzungen eines Flankenraumelementes müssen wie Flankenraumbesetzu...</w:t>
      </w:r>
      <w:r>
        <w:br/>
        <w:t>7.2.0-6 WIG-Besetzungen eines Flankenraumelementes müssen wie Flankenraumbesetzungen gewertet werden.</w:t>
        <w:br/>
        <w:t>​​</w:t>
      </w:r>
    </w:p>
    <w:p w14:paraId="52D7354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EE8F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337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52879" w14:textId="77777777">
            <w:r>
              <w:t>MDSTW-22937</w:t>
            </w:r>
          </w:p>
        </w:tc>
      </w:tr>
      <w:tr w14:paraId="18EF9F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1C5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43C71" w14:textId="77777777">
            <w:r>
              <w:t>05_448</w:t>
            </w:r>
          </w:p>
        </w:tc>
      </w:tr>
      <w:tr w14:paraId="2E3C80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C6E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EDDCCD" w14:textId="77777777">
            <w:r>
              <w:t>2054</w:t>
            </w:r>
          </w:p>
        </w:tc>
      </w:tr>
      <w:tr w14:paraId="27D567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8B1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84D2D" w14:textId="77777777"/>
        </w:tc>
      </w:tr>
      <w:tr w14:paraId="483C19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CF7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BEEB" w14:textId="77777777">
            <w:r>
              <w:t>Draft</w:t>
            </w:r>
          </w:p>
        </w:tc>
      </w:tr>
      <w:tr w14:paraId="51B92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ABFA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68856" w14:textId="77777777">
            <w:r>
              <w:t>Muss</w:t>
            </w:r>
          </w:p>
        </w:tc>
      </w:tr>
      <w:tr w14:paraId="72863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845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E82A2" w14:textId="77777777">
            <w:r>
              <w:t>Funktion wird wie in der ELEKTRA 2 Baseline 29.40 realisiert zur Verfügung gestellt.</w:t>
            </w:r>
          </w:p>
        </w:tc>
      </w:tr>
      <w:tr w14:paraId="19F87B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C101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13E1C" w14:textId="77777777"/>
        </w:tc>
      </w:tr>
      <w:tr w14:paraId="18A7DF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996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43F93" w14:textId="77777777">
            <w:r>
              <w:t>PV GA DIL OBB 1.0.0</w:t>
            </w:r>
          </w:p>
        </w:tc>
      </w:tr>
    </w:tbl>
    <w:p w14:paraId="7B42209A" w14:textId="77777777">
      <w:pPr>
        <w:spacing w:after="0" w:line="96" w:lineRule="auto"/>
      </w:pPr>
    </w:p>
    <w:p w14:paraId="32E99F52" w14:textId="77777777">
      <w:pPr>
        <w:pStyle w:val="Heading4"/>
        <w:divId w:val="265"/>
      </w:pPr>
      <w:bookmarkStart w:name="_Toc242172841" w:id="234"/>
      <w:r>
        <w:t>7.3 Zusammenhang mit Flankenschutzprojektierung</w:t>
      </w:r>
      <w:bookmarkEnd w:id="234"/>
    </w:p>
    <w:p w14:paraId="4791CB81" w14:textId="77777777">
      <w:pPr>
        <w:spacing w:after="0"/>
      </w:pPr>
      <w:r>
        <w:rPr>
          <w:vanish/>
        </w:rPr>
        <w:t>MLS_DSTW/MDSTW-22938</w:t>
      </w:r>
      <w:r>
        <w:rPr>
          <w:b/>
        </w:rPr>
        <w:t>7.3.0-1 Elemente, die im Flankenraum liegen, müssen im Zuge der Flankenraumprüfu...</w:t>
      </w:r>
      <w:r>
        <w:br/>
        <w:t xml:space="preserve">7.3.0-1 Elemente, die im Flankenraum liegen, müssen im Zuge der Flankenraumprüfung betrachtet </w:t>
        <w:lastRenderedPageBreak/>
        <w:t>werden.</w:t>
        <w:br/>
        <w:t>​​</w:t>
      </w:r>
    </w:p>
    <w:p w14:paraId="3F38EEF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6BD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4C1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FE1B58" w14:textId="77777777">
            <w:r>
              <w:t>MDSTW-22938</w:t>
            </w:r>
          </w:p>
        </w:tc>
      </w:tr>
      <w:tr w14:paraId="346941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017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2A60E" w14:textId="77777777">
            <w:r>
              <w:t>05_450</w:t>
            </w:r>
          </w:p>
        </w:tc>
      </w:tr>
      <w:tr w14:paraId="4D61D9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0B4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76531" w14:textId="77777777">
            <w:r>
              <w:t>2056</w:t>
            </w:r>
          </w:p>
        </w:tc>
      </w:tr>
      <w:tr w14:paraId="438D30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E78EC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CF0C2" w14:textId="77777777"/>
        </w:tc>
      </w:tr>
      <w:tr w14:paraId="00015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895E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3DA10" w14:textId="77777777">
            <w:r>
              <w:t>Draft</w:t>
            </w:r>
          </w:p>
        </w:tc>
      </w:tr>
      <w:tr w14:paraId="027F9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8F52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CF5D3" w14:textId="77777777">
            <w:r>
              <w:t>Muss</w:t>
            </w:r>
          </w:p>
        </w:tc>
      </w:tr>
      <w:tr w14:paraId="6E7292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CFB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9C8A0" w14:textId="77777777">
            <w:r>
              <w:t>Funktion wird wie in der ELEKTRA 2 Baseline 29.40 realisiert zur Verfügung gestellt.</w:t>
            </w:r>
          </w:p>
        </w:tc>
      </w:tr>
      <w:tr w14:paraId="022786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E9D6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A07BB" w14:textId="77777777"/>
        </w:tc>
      </w:tr>
      <w:tr w14:paraId="368EB3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CAFE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431FF" w14:textId="77777777">
            <w:r>
              <w:t>PV GA DIL OBB 1.0.0</w:t>
            </w:r>
          </w:p>
        </w:tc>
      </w:tr>
    </w:tbl>
    <w:p w14:paraId="1B810BCE" w14:textId="77777777">
      <w:pPr>
        <w:spacing w:after="0" w:line="96" w:lineRule="auto"/>
      </w:pPr>
    </w:p>
    <w:p w14:paraId="40AEA338" w14:textId="77777777">
      <w:pPr>
        <w:spacing w:after="0"/>
      </w:pPr>
      <w:r>
        <w:rPr>
          <w:vanish/>
        </w:rPr>
        <w:t>MLS_DSTW/MDSTW-22939</w:t>
      </w:r>
      <w:r>
        <w:rPr>
          <w:b/>
        </w:rPr>
        <w:t>7.3.0-2 Es muss projektierbar sein, ob ein Element Flankenschutz weitersucht ode...</w:t>
      </w:r>
      <w:r>
        <w:br/>
        <w:t>7.3.0-2 Es muss projektierbar sein, ob ein Element Flankenschutz weitersucht oder nicht.</w:t>
        <w:br/>
        <w:t>​​</w:t>
      </w:r>
    </w:p>
    <w:p w14:paraId="06B87C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7932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990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B72A0" w14:textId="77777777">
            <w:r>
              <w:t>MDSTW-22939</w:t>
            </w:r>
          </w:p>
        </w:tc>
      </w:tr>
      <w:tr w14:paraId="160889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8A92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2607DD" w14:textId="77777777">
            <w:r>
              <w:t>05_451</w:t>
            </w:r>
          </w:p>
        </w:tc>
      </w:tr>
      <w:tr w14:paraId="23B0AD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9B08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CF145" w14:textId="77777777">
            <w:r>
              <w:t>2057</w:t>
            </w:r>
          </w:p>
        </w:tc>
      </w:tr>
      <w:tr w14:paraId="2708A4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F41B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61C4D" w14:textId="77777777"/>
        </w:tc>
      </w:tr>
      <w:tr w14:paraId="6C784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CED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9DF4C" w14:textId="77777777">
            <w:r>
              <w:t>Draft</w:t>
            </w:r>
          </w:p>
        </w:tc>
      </w:tr>
      <w:tr w14:paraId="435603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B04E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85AF4" w14:textId="77777777">
            <w:r>
              <w:t>Muss</w:t>
            </w:r>
          </w:p>
        </w:tc>
      </w:tr>
      <w:tr w14:paraId="53074D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6B7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B534B" w14:textId="77777777">
            <w:r>
              <w:t>Funktion wird wie in der ELEKTRA 2 Baseline 29.40 realisiert zur Verfügung gestellt.</w:t>
            </w:r>
          </w:p>
        </w:tc>
      </w:tr>
      <w:tr w14:paraId="7FF5CC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B88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A9368" w14:textId="77777777"/>
        </w:tc>
      </w:tr>
      <w:tr w14:paraId="7446F8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A7D5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2F3FD" w14:textId="77777777">
            <w:r>
              <w:t>PV GA DIL OBB 1.0.0</w:t>
            </w:r>
          </w:p>
        </w:tc>
      </w:tr>
    </w:tbl>
    <w:p w14:paraId="61B3F91B" w14:textId="77777777">
      <w:pPr>
        <w:spacing w:after="0" w:line="96" w:lineRule="auto"/>
      </w:pPr>
    </w:p>
    <w:p w14:paraId="5068667C" w14:textId="77777777">
      <w:pPr>
        <w:spacing w:after="0"/>
      </w:pPr>
      <w:r>
        <w:rPr>
          <w:vanish/>
        </w:rPr>
        <w:t>MLS_DSTW/MDSTW-22940</w:t>
      </w:r>
      <w:r>
        <w:rPr>
          <w:b/>
        </w:rPr>
        <w:t>7.3.0-3 Ist ein Element so projektiert, dass kein weiterer Flankenschutz gesucht...</w:t>
      </w:r>
      <w:r>
        <w:br/>
        <w:t>7.3.0-3 Ist ein Element so projektiert, dass kein weiterer Flankenschutz gesucht wird, gehört es als letztes Element in dieser Richtung zum Flankenraum (bei Abzweigelementen je Strang), egal ob es selbst Flankenschutz bieten soll oder nicht.</w:t>
        <w:br/>
        <w:t>​​</w:t>
      </w:r>
    </w:p>
    <w:p w14:paraId="50308F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0406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FA1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430E0" w14:textId="77777777">
            <w:r>
              <w:t>MDSTW-22940</w:t>
            </w:r>
          </w:p>
        </w:tc>
      </w:tr>
      <w:tr w14:paraId="58049B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80D3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70E84" w14:textId="77777777">
            <w:r>
              <w:t>05_452</w:t>
            </w:r>
          </w:p>
        </w:tc>
      </w:tr>
      <w:tr w14:paraId="55BF35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1A9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CCF07" w14:textId="77777777">
            <w:r>
              <w:t>2058</w:t>
            </w:r>
          </w:p>
        </w:tc>
      </w:tr>
      <w:tr w14:paraId="1246E0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0A5F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9C67CD" w14:textId="77777777"/>
        </w:tc>
      </w:tr>
      <w:tr w14:paraId="30BD1F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569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D031D" w14:textId="77777777">
            <w:r>
              <w:t>Draft</w:t>
            </w:r>
          </w:p>
        </w:tc>
      </w:tr>
      <w:tr w14:paraId="71AF8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DE1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7DD05F" w14:textId="77777777">
            <w:r>
              <w:t>Muss</w:t>
            </w:r>
          </w:p>
        </w:tc>
      </w:tr>
      <w:tr w14:paraId="167D9C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2C8E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F4A2E" w14:textId="77777777">
            <w:r>
              <w:t>Funktion wird wie in der ELEKTRA 2 Baseline 29.40 realisiert zur Verfügung gestellt.</w:t>
            </w:r>
          </w:p>
        </w:tc>
      </w:tr>
      <w:tr w14:paraId="2394F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41A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B8AB5" w14:textId="77777777"/>
        </w:tc>
      </w:tr>
      <w:tr w14:paraId="4C8D8D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0E005"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EEAAB" w14:textId="77777777">
            <w:r>
              <w:t>PV GA DIL OBB 1.0.0</w:t>
            </w:r>
          </w:p>
        </w:tc>
      </w:tr>
    </w:tbl>
    <w:p w14:paraId="6D7CDFCB" w14:textId="77777777">
      <w:pPr>
        <w:spacing w:after="0" w:line="96" w:lineRule="auto"/>
      </w:pPr>
    </w:p>
    <w:p w14:paraId="6AA27311" w14:textId="77777777">
      <w:pPr>
        <w:spacing w:after="0"/>
      </w:pPr>
      <w:r>
        <w:rPr>
          <w:vanish/>
        </w:rPr>
        <w:t>MLS_DSTW/MDSTW-22941</w:t>
      </w:r>
      <w:r>
        <w:rPr>
          <w:b/>
        </w:rPr>
        <w:t>7.3.0-4 Ist für einen Bereich in der Flanke einer Zugstraße Flankenschutzverzich...</w:t>
      </w:r>
      <w:r>
        <w:br/>
        <w:t>7.3.0-4 Ist für einen Bereich in der Flanke einer Zugstraße Flankenschutzverzicht projektiert (es erfolgt keine Flankenschutzanforderung an das/die nächsten Elemente), darf dieser Bereich auch nicht als Flankenraum betrachtet werden.</w:t>
        <w:br/>
        <w:t>​​</w:t>
      </w:r>
    </w:p>
    <w:p w14:paraId="75254AF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A14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A90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24D6E" w14:textId="77777777">
            <w:r>
              <w:t>MDSTW-22941</w:t>
            </w:r>
          </w:p>
        </w:tc>
      </w:tr>
      <w:tr w14:paraId="41C99A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802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EBCB0" w14:textId="77777777">
            <w:r>
              <w:t>05_453</w:t>
            </w:r>
          </w:p>
        </w:tc>
      </w:tr>
      <w:tr w14:paraId="27BA8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BD1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C0362" w14:textId="77777777">
            <w:r>
              <w:t>2059</w:t>
            </w:r>
          </w:p>
        </w:tc>
      </w:tr>
      <w:tr w14:paraId="32EE42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54B6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A72AE" w14:textId="77777777"/>
        </w:tc>
      </w:tr>
      <w:tr w14:paraId="6D5DD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922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F13A7F" w14:textId="77777777">
            <w:r>
              <w:t>Draft</w:t>
            </w:r>
          </w:p>
        </w:tc>
      </w:tr>
      <w:tr w14:paraId="0CCCE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D4D0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1CA5B" w14:textId="77777777">
            <w:r>
              <w:t>Muss</w:t>
            </w:r>
          </w:p>
        </w:tc>
      </w:tr>
      <w:tr w14:paraId="38563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E74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86421" w14:textId="77777777">
            <w:r>
              <w:t>Funktion wird wie in der ELEKTRA 2 Baseline 29.40 realisiert zur Verfügung gestellt.</w:t>
            </w:r>
          </w:p>
        </w:tc>
      </w:tr>
      <w:tr w14:paraId="79549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EF5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60BEE" w14:textId="77777777"/>
        </w:tc>
      </w:tr>
      <w:tr w14:paraId="47C7E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C775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BC456" w14:textId="77777777">
            <w:r>
              <w:t>PV GA DIL OBB 1.0.0</w:t>
            </w:r>
          </w:p>
        </w:tc>
      </w:tr>
    </w:tbl>
    <w:p w14:paraId="5C1F684F" w14:textId="77777777">
      <w:pPr>
        <w:spacing w:after="0" w:line="96" w:lineRule="auto"/>
      </w:pPr>
    </w:p>
    <w:p w14:paraId="3BF184C1" w14:textId="77777777">
      <w:pPr>
        <w:spacing w:after="0"/>
      </w:pPr>
      <w:r>
        <w:rPr>
          <w:vanish/>
        </w:rPr>
        <w:t>MLS_DSTW/MDSTW-22942</w:t>
      </w:r>
      <w:r>
        <w:rPr>
          <w:b/>
        </w:rPr>
        <w:t>7.3.0-5 Ist bei einem Element die Projektierung "Flankenschutz immer erfüllt" pr...</w:t>
      </w:r>
      <w:r>
        <w:br/>
        <w:t>7.3.0-5 Ist bei einem Element die Projektierung "Flankenschutz immer erfüllt" projektiert, so muss der Flankenraum bei diesem Element enden.</w:t>
        <w:br/>
        <w:t>​​</w:t>
      </w:r>
    </w:p>
    <w:p w14:paraId="3B7EA2B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A05E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57F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57759" w14:textId="77777777">
            <w:r>
              <w:t>MDSTW-22942</w:t>
            </w:r>
          </w:p>
        </w:tc>
      </w:tr>
      <w:tr w14:paraId="72ECC1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67E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4046E6" w14:textId="77777777">
            <w:r>
              <w:t>05_454</w:t>
            </w:r>
          </w:p>
        </w:tc>
      </w:tr>
      <w:tr w14:paraId="55C02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BC54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951B3" w14:textId="77777777">
            <w:r>
              <w:t>2060</w:t>
            </w:r>
          </w:p>
        </w:tc>
      </w:tr>
      <w:tr w14:paraId="34B335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217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5816F" w14:textId="77777777"/>
        </w:tc>
      </w:tr>
      <w:tr w14:paraId="55A84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DEF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F80AD" w14:textId="77777777">
            <w:r>
              <w:t>Draft</w:t>
            </w:r>
          </w:p>
        </w:tc>
      </w:tr>
      <w:tr w14:paraId="702F14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13B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4773D" w14:textId="77777777">
            <w:r>
              <w:t>Muss</w:t>
            </w:r>
          </w:p>
        </w:tc>
      </w:tr>
      <w:tr w14:paraId="0FFCF4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4464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9CBD1" w14:textId="77777777">
            <w:r>
              <w:t>Funktion wird wie in der ELEKTRA 2 Baseline 29.40 realisiert zur Verfügung gestellt.</w:t>
            </w:r>
          </w:p>
        </w:tc>
      </w:tr>
      <w:tr w14:paraId="1D1FF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3FC1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FFC472" w14:textId="77777777"/>
        </w:tc>
      </w:tr>
      <w:tr w14:paraId="5DB789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130A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57934" w14:textId="77777777">
            <w:r>
              <w:t>PV GA DIL OBB 1.0.0</w:t>
            </w:r>
          </w:p>
        </w:tc>
      </w:tr>
    </w:tbl>
    <w:p w14:paraId="652A4847" w14:textId="77777777">
      <w:pPr>
        <w:spacing w:after="0" w:line="96" w:lineRule="auto"/>
      </w:pPr>
    </w:p>
    <w:p w14:paraId="2223CB19" w14:textId="77777777">
      <w:pPr>
        <w:pStyle w:val="Heading4"/>
        <w:divId w:val="266"/>
      </w:pPr>
      <w:bookmarkStart w:name="_Toc242172842" w:id="235"/>
      <w:r>
        <w:t>7.4 Grundfunktionalität</w:t>
      </w:r>
      <w:bookmarkEnd w:id="235"/>
    </w:p>
    <w:p w14:paraId="523348DC" w14:textId="77777777">
      <w:pPr>
        <w:spacing w:after="0"/>
      </w:pPr>
      <w:r>
        <w:rPr>
          <w:vanish/>
        </w:rPr>
        <w:t>MLS_DSTW/MDSTW-22943</w:t>
      </w:r>
      <w:r>
        <w:rPr>
          <w:b/>
        </w:rPr>
        <w:t>7.4.0-1 Zur Erkennung von Fahrzeugen in einer Verbindung von Elementen muss die...</w:t>
      </w:r>
      <w:r>
        <w:br/>
        <w:t>7.4.0-1 Zur Erkennung von Fahrzeugen in einer Verbindung von Elementen muss die WIG-Fall-Bearbeitung verwendet werden.</w:t>
        <w:br/>
        <w:t>​​</w:t>
      </w:r>
    </w:p>
    <w:p w14:paraId="147F04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D5F1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8AD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75A73" w14:textId="77777777">
            <w:r>
              <w:t>MDSTW-22943</w:t>
            </w:r>
          </w:p>
        </w:tc>
      </w:tr>
      <w:tr w14:paraId="1F864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3227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9D3EFE" w14:textId="77777777">
            <w:r>
              <w:t>05_456</w:t>
            </w:r>
          </w:p>
        </w:tc>
      </w:tr>
      <w:tr w14:paraId="1A168F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386E6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F943B" w14:textId="77777777">
            <w:r>
              <w:t>2062</w:t>
            </w:r>
          </w:p>
        </w:tc>
      </w:tr>
      <w:tr w14:paraId="59542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D2222"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336FC9" w14:textId="77777777"/>
        </w:tc>
      </w:tr>
      <w:tr w14:paraId="248576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96C6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CA4A8" w14:textId="77777777">
            <w:r>
              <w:t>Draft</w:t>
            </w:r>
          </w:p>
        </w:tc>
      </w:tr>
      <w:tr w14:paraId="4167E7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B4DA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7F5836" w14:textId="77777777">
            <w:r>
              <w:t>Muss</w:t>
            </w:r>
          </w:p>
        </w:tc>
      </w:tr>
      <w:tr w14:paraId="5015C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DC30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0D204" w14:textId="77777777">
            <w:r>
              <w:t>Funktion wird wie in der ELEKTRA 2 Baseline 29.40 realisiert zur Verfügung gestellt.</w:t>
            </w:r>
          </w:p>
        </w:tc>
      </w:tr>
      <w:tr w14:paraId="728F33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5EBD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90EADF" w14:textId="77777777"/>
        </w:tc>
      </w:tr>
      <w:tr w14:paraId="60E8B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98B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7E3BE" w14:textId="77777777">
            <w:r>
              <w:t>PV GA DIL OBB 1.0.0</w:t>
            </w:r>
          </w:p>
        </w:tc>
      </w:tr>
    </w:tbl>
    <w:p w14:paraId="5B4A8F57" w14:textId="77777777">
      <w:pPr>
        <w:spacing w:after="0" w:line="96" w:lineRule="auto"/>
      </w:pPr>
    </w:p>
    <w:p w14:paraId="5669D2B2" w14:textId="77777777">
      <w:r>
        <w:rPr>
          <w:vanish/>
        </w:rPr>
        <w:t>MLS_DSTW/MDSTW-22944</w:t>
      </w:r>
      <w:r>
        <w:t>7.4.0-2 Durch die WIG-Fall-Bearbeitung ist bei nicht grenzfrei isolierten Elementen (somit auch bei Kreuzungen und EKW's) eindeutig definiert, wann man davon ausgehen muss, dass sich theoretisch ein Fahrzeug in einer Verbindung befinden könnte.</w:t>
        <w:br/>
        <w:t>​​</w:t>
      </w:r>
    </w:p>
    <w:p w14:paraId="34C4EB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DDA2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D67D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5D1B1" w14:textId="77777777">
            <w:r>
              <w:t>1144</w:t>
            </w:r>
          </w:p>
        </w:tc>
      </w:tr>
      <w:tr w14:paraId="0AF4A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62E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B4DCE" w14:textId="77777777">
            <w:r>
              <w:t>MDSTW-22944</w:t>
            </w:r>
          </w:p>
        </w:tc>
      </w:tr>
      <w:tr w14:paraId="2070FC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A07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77DC7" w14:textId="77777777">
            <w:r>
              <w:t>2063</w:t>
            </w:r>
          </w:p>
        </w:tc>
      </w:tr>
      <w:tr w14:paraId="16D82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2D5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8288C" w14:textId="77777777">
            <w:r>
              <w:t>05_457</w:t>
            </w:r>
          </w:p>
        </w:tc>
      </w:tr>
    </w:tbl>
    <w:p w14:paraId="7CB2750E" w14:textId="77777777">
      <w:pPr>
        <w:spacing w:after="0" w:line="96" w:lineRule="auto"/>
      </w:pPr>
    </w:p>
    <w:p w14:paraId="65418CC3" w14:textId="77777777">
      <w:pPr>
        <w:spacing w:after="0"/>
      </w:pPr>
      <w:r>
        <w:rPr>
          <w:vanish/>
        </w:rPr>
        <w:t>MLS_DSTW/MDSTW-22945</w:t>
      </w:r>
      <w:r>
        <w:rPr>
          <w:b/>
        </w:rPr>
        <w:t>7.4.0-3 Deshalb muss ein theoretischer WIG-Eintrag als Kriterium für die Flanken...</w:t>
      </w:r>
      <w:r>
        <w:br/>
        <w:t>7.4.0-3 Deshalb muss ein theoretischer WIG-Eintrag als Kriterium für die Flankenraumbearbeitung für eine Flankenraumverletzung herangezogen werden.</w:t>
        <w:br/>
        <w:t>​​</w:t>
      </w:r>
    </w:p>
    <w:p w14:paraId="1EC202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C1A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3F9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182148" w14:textId="77777777">
            <w:r>
              <w:t>MDSTW-22945</w:t>
            </w:r>
          </w:p>
        </w:tc>
      </w:tr>
      <w:tr w14:paraId="72005F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939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121F4" w14:textId="77777777">
            <w:r>
              <w:t>05_458</w:t>
            </w:r>
          </w:p>
        </w:tc>
      </w:tr>
      <w:tr w14:paraId="7E0B0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CB9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247D9" w14:textId="77777777">
            <w:r>
              <w:t>2064</w:t>
            </w:r>
          </w:p>
        </w:tc>
      </w:tr>
      <w:tr w14:paraId="1EC33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9E19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F7C60" w14:textId="77777777"/>
        </w:tc>
      </w:tr>
      <w:tr w14:paraId="70A32E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A9A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18272A" w14:textId="77777777">
            <w:r>
              <w:t>Draft</w:t>
            </w:r>
          </w:p>
        </w:tc>
      </w:tr>
      <w:tr w14:paraId="0B05B8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CDA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E96A3" w14:textId="77777777">
            <w:r>
              <w:t>Muss</w:t>
            </w:r>
          </w:p>
        </w:tc>
      </w:tr>
      <w:tr w14:paraId="0EC894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6B0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10278" w14:textId="77777777">
            <w:r>
              <w:t>Funktion wird wie in der ELEKTRA 2 Baseline 29.40 realisiert zur Verfügung gestellt.</w:t>
            </w:r>
          </w:p>
        </w:tc>
      </w:tr>
      <w:tr w14:paraId="0FB7CD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EB5EB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D9707" w14:textId="77777777"/>
        </w:tc>
      </w:tr>
      <w:tr w14:paraId="4FCE4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5CE8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0FCC8" w14:textId="77777777">
            <w:r>
              <w:t>PV GA DIL OBB 1.0.0</w:t>
            </w:r>
          </w:p>
        </w:tc>
      </w:tr>
    </w:tbl>
    <w:p w14:paraId="37126D97" w14:textId="77777777">
      <w:pPr>
        <w:spacing w:after="0" w:line="96" w:lineRule="auto"/>
      </w:pPr>
    </w:p>
    <w:p w14:paraId="5903144B" w14:textId="77777777">
      <w:pPr>
        <w:spacing w:after="0"/>
      </w:pPr>
      <w:r>
        <w:rPr>
          <w:vanish/>
        </w:rPr>
        <w:t>MLS_DSTW/MDSTW-22946</w:t>
      </w:r>
      <w:r>
        <w:rPr>
          <w:b/>
        </w:rPr>
        <w:t>7.4.0-4 Nur wenn die Besetzung der nicht strangisolierten Kreuzung oder EKW im F...</w:t>
      </w:r>
      <w:r>
        <w:br/>
        <w:t>7.4.0-4 Nur wenn die Besetzung der nicht strangisolierten Kreuzung oder EKW im Flankenraum - bei nicht grenzfreier Isolierung - zu einer WIG-Besetzung des flankenschutzsuchenden Elementes führen würde, muss dies als Flankenraumverletzung gewertet werden. Für die Flankenraumüberwachungsprüfung müssen diese Elemente im Sinne der WIG - Fall - Bearbeitung unabhängig von der vorhandenen Isolierung immer als nicht grenzfrei gewertet werden. Dies darf aber keine Auswirkung auf die WIG-Bearbeitung oder die Ausleuchtung haben und darf nicht getrennt projektierbar sein.</w:t>
        <w:br/>
        <w:t>​​</w:t>
      </w:r>
    </w:p>
    <w:p w14:paraId="662E64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D0ABB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ABCC2"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82FB3" w14:textId="77777777">
            <w:r>
              <w:t>MDSTW-22946</w:t>
            </w:r>
          </w:p>
        </w:tc>
      </w:tr>
      <w:tr w14:paraId="4DC220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DA00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4095DD" w14:textId="77777777">
            <w:r>
              <w:t>05_459</w:t>
            </w:r>
          </w:p>
        </w:tc>
      </w:tr>
      <w:tr w14:paraId="73E31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185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50664" w14:textId="77777777">
            <w:r>
              <w:t>2065</w:t>
            </w:r>
          </w:p>
        </w:tc>
      </w:tr>
      <w:tr w14:paraId="28AE4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D84C9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0118F" w14:textId="77777777"/>
        </w:tc>
      </w:tr>
      <w:tr w14:paraId="0AC46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90827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90DD4" w14:textId="77777777">
            <w:r>
              <w:t>Draft</w:t>
            </w:r>
          </w:p>
        </w:tc>
      </w:tr>
      <w:tr w14:paraId="23F43A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2E89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E27A9" w14:textId="77777777">
            <w:r>
              <w:t>Muss</w:t>
            </w:r>
          </w:p>
        </w:tc>
      </w:tr>
      <w:tr w14:paraId="64E26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7D3A6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72710" w14:textId="77777777">
            <w:r>
              <w:t>Funktion wird wie in der ELEKTRA 2 Baseline 29.40 realisiert zur Verfügung gestellt.</w:t>
            </w:r>
          </w:p>
        </w:tc>
      </w:tr>
      <w:tr w14:paraId="72E8F9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7E42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9254E" w14:textId="77777777"/>
        </w:tc>
      </w:tr>
      <w:tr w14:paraId="6F33F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6A1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178CB" w14:textId="77777777">
            <w:r>
              <w:t>PV GA DIL OBB 1.0.0</w:t>
            </w:r>
          </w:p>
        </w:tc>
      </w:tr>
    </w:tbl>
    <w:p w14:paraId="378E69C9" w14:textId="77777777">
      <w:pPr>
        <w:spacing w:after="0" w:line="96" w:lineRule="auto"/>
      </w:pPr>
    </w:p>
    <w:p w14:paraId="6D7D20DA" w14:textId="77777777">
      <w:pPr>
        <w:spacing w:after="0"/>
      </w:pPr>
      <w:r>
        <w:rPr>
          <w:vanish/>
        </w:rPr>
        <w:t>MLS_DSTW/MDSTW-22947</w:t>
      </w:r>
      <w:r>
        <w:rPr>
          <w:b/>
        </w:rPr>
        <w:t>7.4.0-5 Die Flankenraumbearbeitung muss an die Logik der WIG-Fall-Bearbeitung ge...</w:t>
      </w:r>
      <w:r>
        <w:br/>
        <w:t>7.4.0-5 Die Flankenraumbearbeitung muss an die Logik der WIG-Fall-Bearbeitung geknüpft werden, wobei die WIG-Prüfung auch bei nicht vorhandener WIG-Projektierung ausgeführt werden muss. Dies darf aber bei diesen Elementen zu keiner WIG-Besetzung führen.</w:t>
        <w:br/>
        <w:t>​​</w:t>
      </w:r>
    </w:p>
    <w:p w14:paraId="74624D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AE8D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0F6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8F8D3" w14:textId="77777777">
            <w:r>
              <w:t>MDSTW-22947</w:t>
            </w:r>
          </w:p>
        </w:tc>
      </w:tr>
      <w:tr w14:paraId="70973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288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AC21BE" w14:textId="77777777">
            <w:r>
              <w:t>05_460</w:t>
            </w:r>
          </w:p>
        </w:tc>
      </w:tr>
      <w:tr w14:paraId="1DD35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1CAE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6D91A" w14:textId="77777777">
            <w:r>
              <w:t>2066</w:t>
            </w:r>
          </w:p>
        </w:tc>
      </w:tr>
      <w:tr w14:paraId="2F1418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DE2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E5D0A" w14:textId="77777777"/>
        </w:tc>
      </w:tr>
      <w:tr w14:paraId="622E65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2BE9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5C333" w14:textId="77777777">
            <w:r>
              <w:t>Draft</w:t>
            </w:r>
          </w:p>
        </w:tc>
      </w:tr>
      <w:tr w14:paraId="7A0B61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4ED2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A7E48" w14:textId="77777777">
            <w:r>
              <w:t>Muss</w:t>
            </w:r>
          </w:p>
        </w:tc>
      </w:tr>
      <w:tr w14:paraId="0CE73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4DB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1F315" w14:textId="77777777">
            <w:r>
              <w:t>Funktion wird wie in der ELEKTRA 2 Baseline 29.40 realisiert zur Verfügung gestellt.</w:t>
            </w:r>
          </w:p>
        </w:tc>
      </w:tr>
      <w:tr w14:paraId="415598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627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82D7B" w14:textId="77777777"/>
        </w:tc>
      </w:tr>
      <w:tr w14:paraId="674F1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F329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D57DFD" w14:textId="77777777">
            <w:r>
              <w:t>PV GA DIL OBB 1.0.0</w:t>
            </w:r>
          </w:p>
        </w:tc>
      </w:tr>
    </w:tbl>
    <w:p w14:paraId="60D6D18E" w14:textId="77777777">
      <w:pPr>
        <w:spacing w:after="0" w:line="96" w:lineRule="auto"/>
      </w:pPr>
    </w:p>
    <w:p w14:paraId="2C320F1A" w14:textId="77777777">
      <w:pPr>
        <w:pStyle w:val="Heading4"/>
        <w:divId w:val="267"/>
      </w:pPr>
      <w:bookmarkStart w:name="_Toc242172843" w:id="236"/>
      <w:r>
        <w:t>7.5 Flankenraumprüfung der Flankenschutz bietenden Weichen</w:t>
      </w:r>
      <w:bookmarkEnd w:id="236"/>
    </w:p>
    <w:p w14:paraId="177A1C1C" w14:textId="77777777">
      <w:pPr>
        <w:spacing w:after="0"/>
      </w:pPr>
      <w:r>
        <w:rPr>
          <w:vanish/>
        </w:rPr>
        <w:t>MLS_DSTW/MDSTW-22948</w:t>
      </w:r>
      <w:r>
        <w:rPr>
          <w:b/>
        </w:rPr>
        <w:t>7.5.0-1 Bei flankenschutzbietenden Weichen muss für die Flankenraumprüfung erkan...</w:t>
      </w:r>
      <w:r>
        <w:br/>
        <w:t>7.5.0-1 Bei flankenschutzbietenden Weichen muss für die Flankenraumprüfung erkannt werden, ob sich ein Fahrzeug in dem Ast, der in den Flankenraum zeigt, befinden könnte.</w:t>
        <w:br/>
        <w:t>z.B.: Besetzung der Weiche in Rechtslage. Danach Hilfsumstellung der Weiche.</w:t>
        <w:br/>
        <w:t>Bekommt nun die Weiche über den rechten Strang die Aufforderung Flankenschutz zu bieten, muss angenommen werden, dass sich ein Fahrzeug im rechten Strang befinden könnte und damit ist für die Signalfreistellung eine Flankenraumüberbrückung notwendig.</w:t>
        <w:br/>
        <w:t>​​</w:t>
      </w:r>
    </w:p>
    <w:p w14:paraId="429512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F9B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27D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78302" w14:textId="77777777">
            <w:r>
              <w:t>MDSTW-22948</w:t>
            </w:r>
          </w:p>
        </w:tc>
      </w:tr>
      <w:tr w14:paraId="07DAE3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AC2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C13A8" w14:textId="77777777">
            <w:r>
              <w:t>05_462</w:t>
            </w:r>
          </w:p>
        </w:tc>
      </w:tr>
      <w:tr w14:paraId="32764C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948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2CD99" w14:textId="77777777">
            <w:r>
              <w:t>2068</w:t>
            </w:r>
          </w:p>
        </w:tc>
      </w:tr>
      <w:tr w14:paraId="6055BD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2AC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9649E" w14:textId="77777777"/>
        </w:tc>
      </w:tr>
      <w:tr w14:paraId="39C47B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078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41849" w14:textId="77777777">
            <w:r>
              <w:t>Draft</w:t>
            </w:r>
          </w:p>
        </w:tc>
      </w:tr>
      <w:tr w14:paraId="7EC543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301A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2B3B8" w14:textId="77777777">
            <w:r>
              <w:t>Muss</w:t>
            </w:r>
          </w:p>
        </w:tc>
      </w:tr>
      <w:tr w14:paraId="60E374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C425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CDA67" w14:textId="77777777">
            <w:r>
              <w:t>Funktion wird wie in der ELEKTRA 2 Baseline 29.40 realisiert zur Verfügung gestellt.</w:t>
            </w:r>
          </w:p>
        </w:tc>
      </w:tr>
      <w:tr w14:paraId="65B22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871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65831" w14:textId="77777777"/>
        </w:tc>
      </w:tr>
      <w:tr w14:paraId="6FB1A3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2BA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C7218" w14:textId="77777777">
            <w:r>
              <w:t>PV GA DIL OBB 1.0.0</w:t>
            </w:r>
          </w:p>
        </w:tc>
      </w:tr>
    </w:tbl>
    <w:p w14:paraId="0CC78EF3" w14:textId="77777777">
      <w:pPr>
        <w:spacing w:after="0" w:line="96" w:lineRule="auto"/>
      </w:pPr>
    </w:p>
    <w:p w14:paraId="5EC3ABA9" w14:textId="77777777">
      <w:pPr>
        <w:spacing w:after="0"/>
      </w:pPr>
      <w:r>
        <w:rPr>
          <w:vanish/>
        </w:rPr>
        <w:t>MLS_DSTW/MDSTW-22949</w:t>
      </w:r>
      <w:r>
        <w:rPr>
          <w:b/>
        </w:rPr>
        <w:t>7.5.0-2 Flachkreuzungen (Kreuzungen mit realen Antrieben) dürfen nie Flankenschu...</w:t>
      </w:r>
      <w:r>
        <w:br/>
        <w:t>7.5.0-2 Flachkreuzungen (Kreuzungen mit realen Antrieben) dürfen nie Flankenschutz bieten.</w:t>
        <w:br/>
        <w:t>​​</w:t>
      </w:r>
    </w:p>
    <w:p w14:paraId="139D52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31D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C80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4FB078" w14:textId="77777777">
            <w:r>
              <w:t>MDSTW-22949</w:t>
            </w:r>
          </w:p>
        </w:tc>
      </w:tr>
      <w:tr w14:paraId="23598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4E0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0556A" w14:textId="77777777">
            <w:r>
              <w:t>05_463</w:t>
            </w:r>
          </w:p>
        </w:tc>
      </w:tr>
      <w:tr w14:paraId="29C2F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496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ED875" w14:textId="77777777">
            <w:r>
              <w:t>2069</w:t>
            </w:r>
          </w:p>
        </w:tc>
      </w:tr>
      <w:tr w14:paraId="09B3DC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89A8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BF145" w14:textId="77777777"/>
        </w:tc>
      </w:tr>
      <w:tr w14:paraId="1CF54E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F49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230EA3" w14:textId="77777777">
            <w:r>
              <w:t>Draft</w:t>
            </w:r>
          </w:p>
        </w:tc>
      </w:tr>
      <w:tr w14:paraId="062A1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34C1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A2F6B" w14:textId="77777777">
            <w:r>
              <w:t>Muss</w:t>
            </w:r>
          </w:p>
        </w:tc>
      </w:tr>
      <w:tr w14:paraId="786D6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7BF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4408D" w14:textId="77777777">
            <w:r>
              <w:t>Funktion wird wie in der ELEKTRA 2 Baseline 29.40 realisiert zur Verfügung gestellt.</w:t>
            </w:r>
          </w:p>
        </w:tc>
      </w:tr>
      <w:tr w14:paraId="022634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524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6382F" w14:textId="77777777"/>
        </w:tc>
      </w:tr>
      <w:tr w14:paraId="0C7BC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81C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AE04E" w14:textId="77777777">
            <w:r>
              <w:t>PV GA DIL OBB 1.0.0</w:t>
            </w:r>
          </w:p>
        </w:tc>
      </w:tr>
    </w:tbl>
    <w:p w14:paraId="0486A38E" w14:textId="77777777">
      <w:pPr>
        <w:spacing w:after="0" w:line="96" w:lineRule="auto"/>
      </w:pPr>
    </w:p>
    <w:p w14:paraId="3C3D3715" w14:textId="77777777">
      <w:pPr>
        <w:spacing w:after="0"/>
      </w:pPr>
      <w:r>
        <w:rPr>
          <w:vanish/>
        </w:rPr>
        <w:t>MLS_DSTW/MDSTW-22950</w:t>
      </w:r>
      <w:r>
        <w:rPr>
          <w:b/>
        </w:rPr>
        <w:t>7.5.0-3 Bei Flankenschutzweichen, die theoretisch mit ihrem Nachbarn einen WIG -...</w:t>
      </w:r>
      <w:r>
        <w:br/>
        <w:t>7.5.0-3 Bei Flankenschutzweichen, die theoretisch mit ihrem Nachbarn einen WIG - Fall bilden könnten (WIG-Partner), muss für die Flankenraumprüfung unabhängig von der realen Isolierung die Logik der WIG - Fall - Bearbeitung, analog zur Bearbeitung der nicht strangisolierten Kreuzungen und EKW, angewendet werden.</w:t>
        <w:br/>
        <w:t>​​</w:t>
      </w:r>
    </w:p>
    <w:p w14:paraId="1376F8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86FB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462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4B380" w14:textId="77777777">
            <w:r>
              <w:t>MDSTW-22950</w:t>
            </w:r>
          </w:p>
        </w:tc>
      </w:tr>
      <w:tr w14:paraId="6A855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A90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8363B" w14:textId="77777777">
            <w:r>
              <w:t>05_464</w:t>
            </w:r>
          </w:p>
        </w:tc>
      </w:tr>
      <w:tr w14:paraId="1AD326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B4E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C1A8C" w14:textId="77777777">
            <w:r>
              <w:t>2070</w:t>
            </w:r>
          </w:p>
        </w:tc>
      </w:tr>
      <w:tr w14:paraId="7DB27D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C8A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6B1DF" w14:textId="77777777"/>
        </w:tc>
      </w:tr>
      <w:tr w14:paraId="29BA7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75ED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C6F67" w14:textId="77777777">
            <w:r>
              <w:t>Draft</w:t>
            </w:r>
          </w:p>
        </w:tc>
      </w:tr>
      <w:tr w14:paraId="603353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978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AFEF3" w14:textId="77777777">
            <w:r>
              <w:t>Muss</w:t>
            </w:r>
          </w:p>
        </w:tc>
      </w:tr>
      <w:tr w14:paraId="4B9B0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E513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F5C77" w14:textId="77777777">
            <w:r>
              <w:t>Funktion wird wie in der ELEKTRA 2 Baseline 29.40 realisiert zur Verfügung gestellt.</w:t>
            </w:r>
          </w:p>
        </w:tc>
      </w:tr>
      <w:tr w14:paraId="2B547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251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7D8B44" w14:textId="77777777"/>
        </w:tc>
      </w:tr>
      <w:tr w14:paraId="6C97E9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750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ADD47" w14:textId="77777777">
            <w:r>
              <w:t>PV GA DIL OBB 1.0.0</w:t>
            </w:r>
          </w:p>
        </w:tc>
      </w:tr>
    </w:tbl>
    <w:p w14:paraId="1ADEEAA6" w14:textId="77777777">
      <w:pPr>
        <w:spacing w:after="0" w:line="96" w:lineRule="auto"/>
      </w:pPr>
    </w:p>
    <w:p w14:paraId="74DC9F85" w14:textId="77777777">
      <w:pPr>
        <w:spacing w:after="0"/>
      </w:pPr>
      <w:r>
        <w:rPr>
          <w:vanish/>
        </w:rPr>
        <w:t>MLS_DSTW/MDSTW-22951</w:t>
      </w:r>
      <w:r>
        <w:rPr>
          <w:b/>
        </w:rPr>
        <w:t>7.5.0-4 Bei Flankenschutzweichen, für deren Nachbarn keine WIG-Logik definiert i...</w:t>
      </w:r>
      <w:r>
        <w:br/>
        <w:t>7.5.0-4 Bei Flankenschutzweichen, für deren Nachbarn keine WIG-Logik definiert ist, muss der Flankenraumeintrag (FLAB) eingeführt werden. Weichen, die mit der Spitze anschließen, Gleisabschnitte oder schlossgesperrte Weichen dürfen keine WIG-Partner sein.</w:t>
        <w:br/>
        <w:t>​​</w:t>
      </w:r>
    </w:p>
    <w:p w14:paraId="4EE09A8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5B6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494B2"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922DD" w14:textId="77777777">
            <w:r>
              <w:t>MDSTW-22951</w:t>
            </w:r>
          </w:p>
        </w:tc>
      </w:tr>
      <w:tr w14:paraId="7A7D68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F79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49CBB" w14:textId="77777777">
            <w:r>
              <w:t>05_465</w:t>
            </w:r>
          </w:p>
        </w:tc>
      </w:tr>
      <w:tr w14:paraId="463DB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6B9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8F00B" w14:textId="77777777">
            <w:r>
              <w:t>2071</w:t>
            </w:r>
          </w:p>
        </w:tc>
      </w:tr>
      <w:tr w14:paraId="0456D5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20FD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5B252" w14:textId="77777777"/>
        </w:tc>
      </w:tr>
      <w:tr w14:paraId="0E075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3ADE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C3A59" w14:textId="77777777">
            <w:r>
              <w:t>Draft</w:t>
            </w:r>
          </w:p>
        </w:tc>
      </w:tr>
      <w:tr w14:paraId="541FFC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217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1AB1B4" w14:textId="77777777">
            <w:r>
              <w:t>Muss</w:t>
            </w:r>
          </w:p>
        </w:tc>
      </w:tr>
      <w:tr w14:paraId="401F33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2346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4B276" w14:textId="77777777">
            <w:r>
              <w:t>Funktion wird wie in der ELEKTRA 2 Baseline 29.40 realisiert zur Verfügung gestellt.</w:t>
            </w:r>
          </w:p>
        </w:tc>
      </w:tr>
      <w:tr w14:paraId="6F0E54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4397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E325A" w14:textId="77777777"/>
        </w:tc>
      </w:tr>
      <w:tr w14:paraId="12580D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026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EBE51" w14:textId="77777777">
            <w:r>
              <w:t>PV GA DIL OBB 1.0.0</w:t>
            </w:r>
          </w:p>
        </w:tc>
      </w:tr>
    </w:tbl>
    <w:p w14:paraId="571D26E1" w14:textId="77777777">
      <w:pPr>
        <w:spacing w:after="0" w:line="96" w:lineRule="auto"/>
      </w:pPr>
    </w:p>
    <w:p w14:paraId="146977A2" w14:textId="77777777">
      <w:pPr>
        <w:spacing w:after="0"/>
      </w:pPr>
      <w:r>
        <w:rPr>
          <w:vanish/>
        </w:rPr>
        <w:t>MLS_DSTW/MDSTW-22952</w:t>
      </w:r>
      <w:r>
        <w:rPr>
          <w:b/>
        </w:rPr>
        <w:t>7.5.0-5 Der FLAB muss für die beiden Weichenäste getrennt verwaltet werden könne...</w:t>
      </w:r>
      <w:r>
        <w:br/>
        <w:t>7.5.0-5 Der FLAB muss für die beiden Weichenäste getrennt verwaltet werden können.</w:t>
        <w:br/>
        <w:t>​​</w:t>
      </w:r>
    </w:p>
    <w:p w14:paraId="2D1F38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FDEF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7A2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44A94" w14:textId="77777777">
            <w:r>
              <w:t>MDSTW-22952</w:t>
            </w:r>
          </w:p>
        </w:tc>
      </w:tr>
      <w:tr w14:paraId="27BB85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C05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AE8F48" w14:textId="77777777">
            <w:r>
              <w:t>05_466</w:t>
            </w:r>
          </w:p>
        </w:tc>
      </w:tr>
      <w:tr w14:paraId="7B7035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AA5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61854" w14:textId="77777777">
            <w:r>
              <w:t>2072</w:t>
            </w:r>
          </w:p>
        </w:tc>
      </w:tr>
      <w:tr w14:paraId="3ADDB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145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D499B" w14:textId="77777777"/>
        </w:tc>
      </w:tr>
      <w:tr w14:paraId="62249C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08DA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47C385" w14:textId="77777777">
            <w:r>
              <w:t>Draft</w:t>
            </w:r>
          </w:p>
        </w:tc>
      </w:tr>
      <w:tr w14:paraId="747850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317D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72737" w14:textId="77777777">
            <w:r>
              <w:t>Muss</w:t>
            </w:r>
          </w:p>
        </w:tc>
      </w:tr>
      <w:tr w14:paraId="4396ED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50D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3447B" w14:textId="77777777">
            <w:r>
              <w:t>Funktion wird wie in der ELEKTRA 2 Baseline 29.40 realisiert zur Verfügung gestellt.</w:t>
            </w:r>
          </w:p>
        </w:tc>
      </w:tr>
      <w:tr w14:paraId="70EFE1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0AC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09C10" w14:textId="77777777"/>
        </w:tc>
      </w:tr>
      <w:tr w14:paraId="491772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948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F9D04" w14:textId="77777777">
            <w:r>
              <w:t>PV GA DIL OBB 1.0.0</w:t>
            </w:r>
          </w:p>
        </w:tc>
      </w:tr>
    </w:tbl>
    <w:p w14:paraId="237E4CA3" w14:textId="77777777">
      <w:pPr>
        <w:spacing w:after="0" w:line="96" w:lineRule="auto"/>
      </w:pPr>
    </w:p>
    <w:p w14:paraId="3F4ED7BD" w14:textId="77777777">
      <w:pPr>
        <w:spacing w:after="0"/>
      </w:pPr>
      <w:r>
        <w:rPr>
          <w:vanish/>
        </w:rPr>
        <w:t>MLS_DSTW/MDSTW-22953</w:t>
      </w:r>
      <w:r>
        <w:rPr>
          <w:b/>
        </w:rPr>
        <w:t>7.5.0-6 Ist ein FLAB vorhanden muss unabhängig von der aktuellen Weichenlage der...</w:t>
      </w:r>
      <w:r>
        <w:br/>
        <w:t>7.5.0-6 Ist ein FLAB vorhanden muss unabhängig von der aktuellen Weichenlage der Flankenschutzweiche als Flankenraumbesetzung gewertet werden.</w:t>
        <w:br/>
        <w:t>​​</w:t>
      </w:r>
    </w:p>
    <w:p w14:paraId="4EB755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F74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FB3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14C42" w14:textId="77777777">
            <w:r>
              <w:t>MDSTW-22953</w:t>
            </w:r>
          </w:p>
        </w:tc>
      </w:tr>
      <w:tr w14:paraId="623B2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4FA1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B3D49" w14:textId="77777777">
            <w:r>
              <w:t>05_467</w:t>
            </w:r>
          </w:p>
        </w:tc>
      </w:tr>
      <w:tr w14:paraId="56D19F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4DD4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AC698" w14:textId="77777777">
            <w:r>
              <w:t>2073</w:t>
            </w:r>
          </w:p>
        </w:tc>
      </w:tr>
      <w:tr w14:paraId="21411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E267B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2D279" w14:textId="77777777"/>
        </w:tc>
      </w:tr>
      <w:tr w14:paraId="42FF0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E88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0D7AE" w14:textId="77777777">
            <w:r>
              <w:t>Draft</w:t>
            </w:r>
          </w:p>
        </w:tc>
      </w:tr>
      <w:tr w14:paraId="11B06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4E2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D9B6D" w14:textId="77777777">
            <w:r>
              <w:t>Muss</w:t>
            </w:r>
          </w:p>
        </w:tc>
      </w:tr>
      <w:tr w14:paraId="40BF30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350B4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F2F1D" w14:textId="77777777">
            <w:r>
              <w:t>Funktion wird wie in der ELEKTRA 2 Baseline 29.40 realisiert zur Verfügung gestellt.</w:t>
            </w:r>
          </w:p>
        </w:tc>
      </w:tr>
      <w:tr w14:paraId="1E112D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349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C7DC1" w14:textId="77777777"/>
        </w:tc>
      </w:tr>
      <w:tr w14:paraId="0C925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AF1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13C47" w14:textId="77777777">
            <w:r>
              <w:t>PV GA DIL OBB 1.0.0</w:t>
            </w:r>
          </w:p>
        </w:tc>
      </w:tr>
    </w:tbl>
    <w:p w14:paraId="667836FB" w14:textId="77777777">
      <w:pPr>
        <w:spacing w:after="0" w:line="96" w:lineRule="auto"/>
      </w:pPr>
    </w:p>
    <w:p w14:paraId="2CE23A7D" w14:textId="77777777">
      <w:pPr>
        <w:pStyle w:val="Heading4"/>
        <w:divId w:val="268"/>
      </w:pPr>
      <w:bookmarkStart w:name="_Toc242172844" w:id="237"/>
      <w:r>
        <w:lastRenderedPageBreak/>
        <w:t>7.6 Flankenraumbelegungsfeld</w:t>
      </w:r>
      <w:bookmarkEnd w:id="237"/>
    </w:p>
    <w:p w14:paraId="7DEA982F" w14:textId="77777777">
      <w:pPr>
        <w:spacing w:after="0"/>
      </w:pPr>
      <w:r>
        <w:rPr>
          <w:vanish/>
        </w:rPr>
        <w:t>MLS_DSTW/MDSTW-22954</w:t>
      </w:r>
      <w:r>
        <w:rPr>
          <w:b/>
        </w:rPr>
        <w:t>7.6.0-1 Jedes Element muss als Flankenraumbelegungselement abgebildet werden kön...</w:t>
      </w:r>
      <w:r>
        <w:br/>
        <w:t>7.6.0-1 Jedes Element muss als Flankenraumbelegungselement abgebildet werden können.</w:t>
        <w:br/>
        <w:t>​​</w:t>
      </w:r>
    </w:p>
    <w:p w14:paraId="2BDD4D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2EE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2FA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466F7" w14:textId="77777777">
            <w:r>
              <w:t>MDSTW-22954</w:t>
            </w:r>
          </w:p>
        </w:tc>
      </w:tr>
      <w:tr w14:paraId="50E42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ED93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755D1" w14:textId="77777777">
            <w:r>
              <w:t>05_469</w:t>
            </w:r>
          </w:p>
        </w:tc>
      </w:tr>
      <w:tr w14:paraId="1DAFA7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0467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C204C" w14:textId="77777777">
            <w:r>
              <w:t>2075</w:t>
            </w:r>
          </w:p>
        </w:tc>
      </w:tr>
      <w:tr w14:paraId="7B865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F73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7640F" w14:textId="77777777"/>
        </w:tc>
      </w:tr>
      <w:tr w14:paraId="6E6CC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79E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9569F" w14:textId="77777777">
            <w:r>
              <w:t>Draft</w:t>
            </w:r>
          </w:p>
        </w:tc>
      </w:tr>
      <w:tr w14:paraId="129D70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F8F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1F9EB" w14:textId="77777777">
            <w:r>
              <w:t>Muss</w:t>
            </w:r>
          </w:p>
        </w:tc>
      </w:tr>
      <w:tr w14:paraId="31768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3DC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6540DE" w14:textId="77777777">
            <w:r>
              <w:t>Funktion wird wie in der ELEKTRA 2 Baseline 29.40 realisiert zur Verfügung gestellt.</w:t>
            </w:r>
          </w:p>
        </w:tc>
      </w:tr>
      <w:tr w14:paraId="382880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B79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634E7" w14:textId="77777777"/>
        </w:tc>
      </w:tr>
      <w:tr w14:paraId="7B15C4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0F3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4080D" w14:textId="77777777">
            <w:r>
              <w:t>PV GA DIL OBB 1.0.0</w:t>
            </w:r>
          </w:p>
        </w:tc>
      </w:tr>
    </w:tbl>
    <w:p w14:paraId="0D1E2E92" w14:textId="77777777">
      <w:pPr>
        <w:spacing w:after="0" w:line="96" w:lineRule="auto"/>
      </w:pPr>
    </w:p>
    <w:p w14:paraId="59ED52E8" w14:textId="77777777">
      <w:pPr>
        <w:spacing w:after="0"/>
      </w:pPr>
      <w:r>
        <w:rPr>
          <w:vanish/>
        </w:rPr>
        <w:t>MLS_DSTW/MDSTW-22955</w:t>
      </w:r>
      <w:r>
        <w:rPr>
          <w:b/>
        </w:rPr>
        <w:t>7.6.0-2 Für Elemente mit Fahrtmöglichkeiten in mehrere Stränge muss je Strang ei...</w:t>
      </w:r>
      <w:r>
        <w:br/>
        <w:t>7.6.0-2 Für Elemente mit Fahrtmöglichkeiten in mehrere Stränge muss je Strang ein Flankenraumbelegungselement angenommen werden.</w:t>
        <w:br/>
        <w:t>​​</w:t>
      </w:r>
    </w:p>
    <w:p w14:paraId="00926D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E78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1D6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5E6E5" w14:textId="77777777">
            <w:r>
              <w:t>MDSTW-22955</w:t>
            </w:r>
          </w:p>
        </w:tc>
      </w:tr>
      <w:tr w14:paraId="6B8254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162E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B1E9E" w14:textId="77777777">
            <w:r>
              <w:t>05_470</w:t>
            </w:r>
          </w:p>
        </w:tc>
      </w:tr>
      <w:tr w14:paraId="0729E3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C78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A8269" w14:textId="77777777">
            <w:r>
              <w:t>2076</w:t>
            </w:r>
          </w:p>
        </w:tc>
      </w:tr>
      <w:tr w14:paraId="03068D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10DD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032746" w14:textId="77777777"/>
        </w:tc>
      </w:tr>
      <w:tr w14:paraId="7E112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9CF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DFDDF" w14:textId="77777777">
            <w:r>
              <w:t>Draft</w:t>
            </w:r>
          </w:p>
        </w:tc>
      </w:tr>
      <w:tr w14:paraId="07AFD5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D66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2E59F" w14:textId="77777777">
            <w:r>
              <w:t>Muss</w:t>
            </w:r>
          </w:p>
        </w:tc>
      </w:tr>
      <w:tr w14:paraId="14DE8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E1A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00A78" w14:textId="77777777">
            <w:r>
              <w:t>Funktion wird wie in der ELEKTRA 2 Baseline 29.40 realisiert zur Verfügung gestellt.</w:t>
            </w:r>
          </w:p>
        </w:tc>
      </w:tr>
      <w:tr w14:paraId="6CC42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A49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23A52" w14:textId="77777777"/>
        </w:tc>
      </w:tr>
      <w:tr w14:paraId="64C66E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572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FD5B5" w14:textId="77777777">
            <w:r>
              <w:t>PV GA DIL OBB 1.0.0</w:t>
            </w:r>
          </w:p>
        </w:tc>
      </w:tr>
    </w:tbl>
    <w:p w14:paraId="2B93881A" w14:textId="77777777">
      <w:pPr>
        <w:spacing w:after="0" w:line="96" w:lineRule="auto"/>
      </w:pPr>
    </w:p>
    <w:p w14:paraId="55D92ACE" w14:textId="77777777">
      <w:pPr>
        <w:spacing w:after="0"/>
      </w:pPr>
      <w:r>
        <w:rPr>
          <w:vanish/>
        </w:rPr>
        <w:t>MLS_DSTW/MDSTW-22956</w:t>
      </w:r>
      <w:r>
        <w:rPr>
          <w:b/>
        </w:rPr>
        <w:t>7.6.0-3 Im Zuge der Prüfung und Überwachung des Flankenraums dürfen nur die Bese...</w:t>
      </w:r>
      <w:r>
        <w:br/>
        <w:t>7.6.0-3 Im Zuge der Prüfung und Überwachung des Flankenraums dürfen nur die Besetztmarkierungen der Flankenraumbelegungsfelder betrachtet werden.</w:t>
        <w:br/>
        <w:t>​​</w:t>
      </w:r>
    </w:p>
    <w:p w14:paraId="074C07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934A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9BB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9C18F" w14:textId="77777777">
            <w:r>
              <w:t>MDSTW-22956</w:t>
            </w:r>
          </w:p>
        </w:tc>
      </w:tr>
      <w:tr w14:paraId="0540AC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338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AF75A3" w14:textId="77777777">
            <w:r>
              <w:t>05_471</w:t>
            </w:r>
          </w:p>
        </w:tc>
      </w:tr>
      <w:tr w14:paraId="67C40A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141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765AB" w14:textId="77777777">
            <w:r>
              <w:t>2077</w:t>
            </w:r>
          </w:p>
        </w:tc>
      </w:tr>
      <w:tr w14:paraId="6776B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309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5C5005" w14:textId="77777777"/>
        </w:tc>
      </w:tr>
      <w:tr w14:paraId="7A1B9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308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BA6D1" w14:textId="77777777">
            <w:r>
              <w:t>Draft</w:t>
            </w:r>
          </w:p>
        </w:tc>
      </w:tr>
      <w:tr w14:paraId="081F6D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814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707B5" w14:textId="77777777">
            <w:r>
              <w:t>Muss</w:t>
            </w:r>
          </w:p>
        </w:tc>
      </w:tr>
      <w:tr w14:paraId="19BE04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1D456"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BB790" w14:textId="77777777">
            <w:r>
              <w:t>Funktion wird wie in der ELEKTRA 2 Baseline 29.40 realisiert zur Verfügung gestellt.</w:t>
            </w:r>
          </w:p>
        </w:tc>
      </w:tr>
      <w:tr w14:paraId="6027F5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81F5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67F20" w14:textId="77777777"/>
        </w:tc>
      </w:tr>
      <w:tr w14:paraId="56926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1040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B56EC" w14:textId="77777777">
            <w:r>
              <w:t>PV GA DIL OBB 1.0.0</w:t>
            </w:r>
          </w:p>
        </w:tc>
      </w:tr>
    </w:tbl>
    <w:p w14:paraId="48E0FAAA" w14:textId="77777777">
      <w:pPr>
        <w:spacing w:after="0" w:line="96" w:lineRule="auto"/>
      </w:pPr>
    </w:p>
    <w:p w14:paraId="79FD27D7" w14:textId="77777777">
      <w:pPr>
        <w:spacing w:after="0"/>
      </w:pPr>
      <w:r>
        <w:rPr>
          <w:vanish/>
        </w:rPr>
        <w:t>MLS_DSTW/MDSTW-22957</w:t>
      </w:r>
      <w:r>
        <w:rPr>
          <w:b/>
        </w:rPr>
        <w:t>7.6.0-4 Bei Überbrückung der Flankenraumbelegung müssen die zum Zeitpunkt der Üb...</w:t>
      </w:r>
      <w:r>
        <w:br/>
        <w:t>7.6.0-4 Bei Überbrückung der Flankenraumbelegung müssen die zum Zeitpunkt der Überbrückung als "besetzt" markierten Flankenraumbelegungsmarkierungen im Flankenraum der Fahrstraße als "frei" angenommen werden.</w:t>
        <w:br/>
        <w:t>​​</w:t>
      </w:r>
    </w:p>
    <w:p w14:paraId="7FEE6C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9CAC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06F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AE5C0" w14:textId="77777777">
            <w:r>
              <w:t>MDSTW-22957</w:t>
            </w:r>
          </w:p>
        </w:tc>
      </w:tr>
      <w:tr w14:paraId="1D91E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9740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642EB" w14:textId="77777777">
            <w:r>
              <w:t>05_472</w:t>
            </w:r>
          </w:p>
        </w:tc>
      </w:tr>
      <w:tr w14:paraId="4028CC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389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C81B4" w14:textId="77777777">
            <w:r>
              <w:t>2078</w:t>
            </w:r>
          </w:p>
        </w:tc>
      </w:tr>
      <w:tr w14:paraId="393CBB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7B3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148A4" w14:textId="77777777"/>
        </w:tc>
      </w:tr>
      <w:tr w14:paraId="6DFE4F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139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7DD36" w14:textId="77777777">
            <w:r>
              <w:t>Draft</w:t>
            </w:r>
          </w:p>
        </w:tc>
      </w:tr>
      <w:tr w14:paraId="664F21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007B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478E7" w14:textId="77777777">
            <w:r>
              <w:t>Muss</w:t>
            </w:r>
          </w:p>
        </w:tc>
      </w:tr>
      <w:tr w14:paraId="28CA7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4594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1B2F1" w14:textId="77777777">
            <w:r>
              <w:t>Funktion wird wie in der ELEKTRA 2 Baseline 29.40 realisiert zur Verfügung gestellt.</w:t>
            </w:r>
          </w:p>
        </w:tc>
      </w:tr>
      <w:tr w14:paraId="3DDC95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99905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262FE" w14:textId="77777777"/>
        </w:tc>
      </w:tr>
      <w:tr w14:paraId="11D272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13F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E027E" w14:textId="77777777">
            <w:r>
              <w:t>PV GA DIL OBB 1.0.0</w:t>
            </w:r>
          </w:p>
        </w:tc>
      </w:tr>
    </w:tbl>
    <w:p w14:paraId="51785F66" w14:textId="77777777">
      <w:pPr>
        <w:spacing w:after="0" w:line="96" w:lineRule="auto"/>
      </w:pPr>
    </w:p>
    <w:p w14:paraId="11F09AF5" w14:textId="77777777">
      <w:pPr>
        <w:spacing w:after="0"/>
      </w:pPr>
      <w:r>
        <w:rPr>
          <w:vanish/>
        </w:rPr>
        <w:t>MLS_DSTW/MDSTW-22958</w:t>
      </w:r>
      <w:r>
        <w:rPr>
          <w:b/>
        </w:rPr>
        <w:t>7.6.0-5 Jede nach der Überbrückung der Flankenraumbelegung stattfindende Änderun...</w:t>
      </w:r>
      <w:r>
        <w:br/>
        <w:t>7.6.0-5 Jede nach der Überbrückung der Flankenraumbelegung stattfindende Änderung eines Flankenraumbelegungsfeldes im Flankenraum dieser Fahrstraße vom Zustand "frei" auf "besetzt" muss zu einer Auswirkung in der Fahrstraße führen. Siehe &lt;05 Lastenheft Teilsystem DSTW-ZE&gt; 7.8.</w:t>
        <w:br/>
        <w:t>​​</w:t>
      </w:r>
    </w:p>
    <w:p w14:paraId="567566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7F00D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37A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4A378" w14:textId="77777777">
            <w:r>
              <w:t>MDSTW-22958</w:t>
            </w:r>
          </w:p>
        </w:tc>
      </w:tr>
      <w:tr w14:paraId="6D0D3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34D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D88FD" w14:textId="77777777">
            <w:r>
              <w:t>05_473</w:t>
            </w:r>
          </w:p>
        </w:tc>
      </w:tr>
      <w:tr w14:paraId="00ED00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CC5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0D661" w14:textId="77777777">
            <w:r>
              <w:t>2079</w:t>
            </w:r>
          </w:p>
        </w:tc>
      </w:tr>
      <w:tr w14:paraId="44609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3E5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F0E34" w14:textId="77777777"/>
        </w:tc>
      </w:tr>
      <w:tr w14:paraId="5A3E65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6C9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CBA94" w14:textId="77777777">
            <w:r>
              <w:t>Draft</w:t>
            </w:r>
          </w:p>
        </w:tc>
      </w:tr>
      <w:tr w14:paraId="68AE4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6FA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7B2AC" w14:textId="77777777">
            <w:r>
              <w:t>Muss</w:t>
            </w:r>
          </w:p>
        </w:tc>
      </w:tr>
      <w:tr w14:paraId="09DA8C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38A6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2169E" w14:textId="77777777">
            <w:r>
              <w:t>Funktion wird wie in der ELEKTRA 2 Baseline 29.40 realisiert zur Verfügung gestellt.</w:t>
            </w:r>
          </w:p>
        </w:tc>
      </w:tr>
      <w:tr w14:paraId="254DBB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B85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E2FD4" w14:textId="77777777"/>
        </w:tc>
      </w:tr>
      <w:tr w14:paraId="40C591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85F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A5A43" w14:textId="77777777">
            <w:r>
              <w:t>PV GA DIL OBB 1.0.0</w:t>
            </w:r>
          </w:p>
        </w:tc>
      </w:tr>
    </w:tbl>
    <w:p w14:paraId="766CFC66" w14:textId="77777777">
      <w:pPr>
        <w:spacing w:after="0" w:line="96" w:lineRule="auto"/>
      </w:pPr>
    </w:p>
    <w:p w14:paraId="4E1BC7C5" w14:textId="77777777">
      <w:pPr>
        <w:spacing w:after="0"/>
      </w:pPr>
      <w:r>
        <w:rPr>
          <w:vanish/>
        </w:rPr>
        <w:t>MLS_DSTW/MDSTW-22959</w:t>
      </w:r>
      <w:r>
        <w:rPr>
          <w:b/>
        </w:rPr>
        <w:t>7.6.0-6 Wird ein im Zuge der Flankenraumbelegungsüberbrückung "besetzt" markiert...</w:t>
      </w:r>
      <w:r>
        <w:br/>
        <w:t>7.6.0-6 Wird ein im Zuge der Flankenraumbelegungsüberbrückung "besetzt" markiertes und überbrücktes Flankenraumbelegungsfeld "frei" und wieder "besetzt", so muss dies zu Auswirkungen in der Fahrstraße führen. Siehe &lt;05 Lastenheft Teilsystem DSTW-ZE&gt; 7.8.</w:t>
        <w:br/>
        <w:t>​​</w:t>
      </w:r>
    </w:p>
    <w:p w14:paraId="1ACBAE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4FD9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F2340"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7FB49" w14:textId="77777777">
            <w:r>
              <w:t>MDSTW-22959</w:t>
            </w:r>
          </w:p>
        </w:tc>
      </w:tr>
      <w:tr w14:paraId="401A13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2A7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9A2E0" w14:textId="77777777">
            <w:r>
              <w:t>05_474</w:t>
            </w:r>
          </w:p>
        </w:tc>
      </w:tr>
      <w:tr w14:paraId="3C59C7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74F6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0E8037" w14:textId="77777777">
            <w:r>
              <w:t>2080</w:t>
            </w:r>
          </w:p>
        </w:tc>
      </w:tr>
      <w:tr w14:paraId="3EB414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4B2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FEEAC" w14:textId="77777777"/>
        </w:tc>
      </w:tr>
      <w:tr w14:paraId="42FC9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8A02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54172" w14:textId="77777777">
            <w:r>
              <w:t>Draft</w:t>
            </w:r>
          </w:p>
        </w:tc>
      </w:tr>
      <w:tr w14:paraId="46E32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36B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9D3E7" w14:textId="77777777">
            <w:r>
              <w:t>Muss</w:t>
            </w:r>
          </w:p>
        </w:tc>
      </w:tr>
      <w:tr w14:paraId="533BF0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0C2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21713" w14:textId="77777777">
            <w:r>
              <w:t>Funktion wird wie in der ELEKTRA 2 Baseline 29.40 realisiert zur Verfügung gestellt.</w:t>
            </w:r>
          </w:p>
        </w:tc>
      </w:tr>
      <w:tr w14:paraId="2052B1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F95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0895E" w14:textId="77777777"/>
        </w:tc>
      </w:tr>
      <w:tr w14:paraId="133244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7D65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9111D" w14:textId="77777777">
            <w:r>
              <w:t>PV GA DIL OBB 1.0.0</w:t>
            </w:r>
          </w:p>
        </w:tc>
      </w:tr>
    </w:tbl>
    <w:p w14:paraId="0A6886C1" w14:textId="77777777">
      <w:pPr>
        <w:spacing w:after="0" w:line="96" w:lineRule="auto"/>
      </w:pPr>
    </w:p>
    <w:p w14:paraId="67065528" w14:textId="77777777">
      <w:pPr>
        <w:spacing w:after="0"/>
      </w:pPr>
      <w:r>
        <w:rPr>
          <w:vanish/>
        </w:rPr>
        <w:t>MLS_DSTW/MDSTW-22960</w:t>
      </w:r>
      <w:r>
        <w:rPr>
          <w:b/>
        </w:rPr>
        <w:t>7.6.0-7 Ein Abschnitt im Flankenraum in einer Fahrstraße wird bei eingestellter...</w:t>
      </w:r>
      <w:r>
        <w:br/>
        <w:t>7.6.0-7 Ein Abschnitt im Flankenraum in einer Fahrstraße wird bei eingestellter Fahrstraße über diesen Abschnitt als nicht gefährdend betrachtet, löst diese Fahrstraße auf, während sich der Abschnitt im Flankenraum einer anderen Fahrstraße mit bereits erfolgter Prüfung des Flankenraums befindet, wird dieser wie ein überbrückter Abschnitt behandelt (wird die Fahrstraße aufgelöst, so erfolgt erst bei Bewegung eine Beeinflussung).</w:t>
        <w:br/>
        <w:t>​​</w:t>
      </w:r>
    </w:p>
    <w:p w14:paraId="78FDBE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8C1F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0BA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B5C2E" w14:textId="77777777">
            <w:r>
              <w:t>MDSTW-22960</w:t>
            </w:r>
          </w:p>
        </w:tc>
      </w:tr>
      <w:tr w14:paraId="64570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3E7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B6BC00" w14:textId="77777777">
            <w:r>
              <w:t>05_475</w:t>
            </w:r>
          </w:p>
        </w:tc>
      </w:tr>
      <w:tr w14:paraId="29E8E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B27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E20BBA" w14:textId="77777777">
            <w:r>
              <w:t>2081</w:t>
            </w:r>
          </w:p>
        </w:tc>
      </w:tr>
      <w:tr w14:paraId="6524EE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1CF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C375F" w14:textId="77777777"/>
        </w:tc>
      </w:tr>
      <w:tr w14:paraId="50518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1B7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4B144" w14:textId="77777777">
            <w:r>
              <w:t>Draft</w:t>
            </w:r>
          </w:p>
        </w:tc>
      </w:tr>
      <w:tr w14:paraId="50B09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4C53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DD8BD" w14:textId="77777777">
            <w:r>
              <w:t>Muss</w:t>
            </w:r>
          </w:p>
        </w:tc>
      </w:tr>
      <w:tr w14:paraId="6180A1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BF3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81BD6" w14:textId="77777777">
            <w:r>
              <w:t>Funktion wird wie in der ELEKTRA 2 Baseline 29.40 realisiert zur Verfügung gestellt.</w:t>
            </w:r>
          </w:p>
        </w:tc>
      </w:tr>
      <w:tr w14:paraId="2F9D7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E83E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70026" w14:textId="77777777"/>
        </w:tc>
      </w:tr>
      <w:tr w14:paraId="01C35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FB4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CFDD9" w14:textId="77777777">
            <w:r>
              <w:t>PV GA DIL OBB 1.0.0</w:t>
            </w:r>
          </w:p>
        </w:tc>
      </w:tr>
    </w:tbl>
    <w:p w14:paraId="3EB21FDA" w14:textId="77777777">
      <w:pPr>
        <w:spacing w:after="0" w:line="96" w:lineRule="auto"/>
      </w:pPr>
    </w:p>
    <w:p w14:paraId="527CBB13" w14:textId="77777777">
      <w:pPr>
        <w:spacing w:after="0"/>
      </w:pPr>
      <w:r>
        <w:rPr>
          <w:vanish/>
        </w:rPr>
        <w:t>MLS_DSTW/MDSTW-22961</w:t>
      </w:r>
      <w:r>
        <w:rPr>
          <w:b/>
        </w:rPr>
        <w:t>7.6.0-8 Eine Überbrückung gilt immer nur für eine Fahrstraßeneinstellung. (Dies...</w:t>
      </w:r>
      <w:r>
        <w:br/>
        <w:t>7.6.0-8 Eine Überbrückung gilt immer nur für eine Fahrstraßeneinstellung. (Dies bedeutet, dass das Ende eines eingefahrenen Zugs nur für die momentan anstehende Flankenraumanforderung als Überbrückt gilt, für die nächste Fahrstraße ist FLÜ zu tätigen</w:t>
        <w:br/>
        <w:t>​​</w:t>
      </w:r>
    </w:p>
    <w:p w14:paraId="1621A0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21E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02A2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DF522" w14:textId="77777777">
            <w:r>
              <w:t>MDSTW-22961</w:t>
            </w:r>
          </w:p>
        </w:tc>
      </w:tr>
      <w:tr w14:paraId="75B1F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CD0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342AE" w14:textId="77777777">
            <w:r>
              <w:t>05_476</w:t>
            </w:r>
          </w:p>
        </w:tc>
      </w:tr>
      <w:tr w14:paraId="5AEFD1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23E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2BED6" w14:textId="77777777">
            <w:r>
              <w:t>2082</w:t>
            </w:r>
          </w:p>
        </w:tc>
      </w:tr>
      <w:tr w14:paraId="1DED54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CCA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2F4FC" w14:textId="77777777"/>
        </w:tc>
      </w:tr>
      <w:tr w14:paraId="08042D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0E4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36345" w14:textId="77777777">
            <w:r>
              <w:t>Draft</w:t>
            </w:r>
          </w:p>
        </w:tc>
      </w:tr>
      <w:tr w14:paraId="6BD181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7D7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D8845" w14:textId="77777777">
            <w:r>
              <w:t>Muss</w:t>
            </w:r>
          </w:p>
        </w:tc>
      </w:tr>
      <w:tr w14:paraId="12F678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2F64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8FD54A" w14:textId="77777777">
            <w:r>
              <w:t>Funktion wird wie in der ELEKTRA 2 Baseline 29.40 realisiert zur Verfügung gestellt.</w:t>
            </w:r>
          </w:p>
        </w:tc>
      </w:tr>
      <w:tr w14:paraId="3893C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DD4E9"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DB920" w14:textId="77777777"/>
        </w:tc>
      </w:tr>
      <w:tr w14:paraId="214269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BB6A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ACC75" w14:textId="77777777">
            <w:r>
              <w:t>PV GA DIL OBB 1.0.0</w:t>
            </w:r>
          </w:p>
        </w:tc>
      </w:tr>
    </w:tbl>
    <w:p w14:paraId="0BCE0BFC" w14:textId="77777777">
      <w:pPr>
        <w:spacing w:after="0" w:line="96" w:lineRule="auto"/>
      </w:pPr>
    </w:p>
    <w:p w14:paraId="7AAE7CB0" w14:textId="77777777">
      <w:r>
        <w:rPr>
          <w:vanish/>
        </w:rPr>
        <w:t>MLS_DSTW/MDSTW-22962</w:t>
      </w:r>
      <w:r>
        <w:t>7.6.0-9 &lt;Bild&gt;</w:t>
        <w:br/>
        <w:t>​​</w:t>
      </w:r>
    </w:p>
    <w:p w14:paraId="12F26A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A305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675E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6FBA3" w14:textId="77777777">
            <w:r>
              <w:t>1164</w:t>
            </w:r>
          </w:p>
        </w:tc>
      </w:tr>
      <w:tr w14:paraId="211DB7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7EF3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3E7BB" w14:textId="77777777">
            <w:r>
              <w:t>MDSTW-22962</w:t>
            </w:r>
          </w:p>
        </w:tc>
      </w:tr>
      <w:tr w14:paraId="58760D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1340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0388B" w14:textId="77777777">
            <w:r>
              <w:t>2083</w:t>
            </w:r>
          </w:p>
        </w:tc>
      </w:tr>
      <w:tr w14:paraId="32710D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377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EA874" w14:textId="77777777">
            <w:r>
              <w:t>05_874</w:t>
            </w:r>
          </w:p>
        </w:tc>
      </w:tr>
    </w:tbl>
    <w:p w14:paraId="3628A37D" w14:textId="77777777">
      <w:pPr>
        <w:spacing w:after="0" w:line="96" w:lineRule="auto"/>
      </w:pPr>
    </w:p>
    <w:p w14:paraId="5014C31B" w14:textId="77777777">
      <w:pPr>
        <w:spacing w:after="0"/>
      </w:pPr>
      <w:r>
        <w:rPr>
          <w:vanish/>
        </w:rPr>
        <w:t>MLS_DSTW/MDSTW-22963</w:t>
      </w:r>
      <w:r>
        <w:rPr>
          <w:b/>
        </w:rPr>
        <w:t>7.6.0-10 Für die Spitze einer Weiche darf kein eigenes Flankenraumbelegungsfeld...</w:t>
      </w:r>
      <w:r>
        <w:br/>
        <w:t>7.6.0-10 Für die Spitze einer Weiche darf kein eigenes Flankenraumbelegungsfeld angenommen werden.</w:t>
        <w:br/>
        <w:t>​​</w:t>
      </w:r>
    </w:p>
    <w:p w14:paraId="478DD4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D62B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25B4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9001C" w14:textId="77777777">
            <w:r>
              <w:t>MDSTW-22963</w:t>
            </w:r>
          </w:p>
        </w:tc>
      </w:tr>
      <w:tr w14:paraId="5F7AAF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029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E4785" w14:textId="77777777">
            <w:r>
              <w:t>05_478</w:t>
            </w:r>
          </w:p>
        </w:tc>
      </w:tr>
      <w:tr w14:paraId="12F9A9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C058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D754B" w14:textId="77777777">
            <w:r>
              <w:t>2084</w:t>
            </w:r>
          </w:p>
        </w:tc>
      </w:tr>
      <w:tr w14:paraId="71596B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EA3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3B953" w14:textId="77777777"/>
        </w:tc>
      </w:tr>
      <w:tr w14:paraId="3BE382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6E9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C7A7A" w14:textId="77777777">
            <w:r>
              <w:t>Draft</w:t>
            </w:r>
          </w:p>
        </w:tc>
      </w:tr>
      <w:tr w14:paraId="4D80BE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B62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03367" w14:textId="77777777">
            <w:r>
              <w:t>Muss</w:t>
            </w:r>
          </w:p>
        </w:tc>
      </w:tr>
      <w:tr w14:paraId="37098D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1A3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A0048" w14:textId="77777777">
            <w:r>
              <w:t>Funktion wird wie in der ELEKTRA 2 Baseline 29.40 realisiert zur Verfügung gestellt.</w:t>
            </w:r>
          </w:p>
        </w:tc>
      </w:tr>
      <w:tr w14:paraId="2FEF5A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406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011FF" w14:textId="77777777"/>
        </w:tc>
      </w:tr>
      <w:tr w14:paraId="11184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190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D613D" w14:textId="77777777">
            <w:r>
              <w:t>PV GA DIL OBB 1.0.0</w:t>
            </w:r>
          </w:p>
        </w:tc>
      </w:tr>
    </w:tbl>
    <w:p w14:paraId="6C680078" w14:textId="77777777">
      <w:pPr>
        <w:spacing w:after="0" w:line="96" w:lineRule="auto"/>
      </w:pPr>
    </w:p>
    <w:p w14:paraId="6CE6DEA6" w14:textId="77777777">
      <w:pPr>
        <w:spacing w:after="0"/>
      </w:pPr>
      <w:r>
        <w:rPr>
          <w:vanish/>
        </w:rPr>
        <w:t>MLS_DSTW/MDSTW-22964</w:t>
      </w:r>
      <w:r>
        <w:rPr>
          <w:b/>
        </w:rPr>
        <w:t>7.6.0-11 FLAB müssen in folgenden Fällen gesetzt werden:</w:t>
      </w:r>
      <w:r>
        <w:br/>
        <w:t>7.6.0-11 FLAB müssen in folgenden Fällen gesetzt werden:</w:t>
        <w:br/>
        <w:t>• Es trifft eine Besetzt- oder Gestört-Meldung für die Weichenfreimeldeanlage ein:</w:t>
        <w:br/>
        <w:t>• Der FLAB für den Ast mit der aktuellen Lage wird gesetzt.</w:t>
        <w:br/>
        <w:t>• Für den Ast, der nicht die aktuelle Lage hat, wird der FLAB gesetzt, wenn das Nachbarelement kein WIG - Partner und besetzt ist.</w:t>
        <w:br/>
        <w:t>• Bei nicht überwachter Weichenlage wird in beiden Ästen der FLAB gesetzt.</w:t>
        <w:br/>
        <w:t>• Schließt an die Weichenspitze eine nicht freigemeldete Weiche mit einem Ast an, so wird auch in diesem Ast der Nachbarweiche unabhängig von ihrer Lage ein FLAB gesetzt.</w:t>
        <w:br/>
        <w:t>• Es trifft eine Lage-Meldung für die Weiche ein:</w:t>
        <w:br/>
        <w:t>• Falls die Weiche besetzt ist, wird für den Ast mit der neuen Lage der FLAB gesetzt (ein möglicher bereits bestehender Eintrag im anderen Ast bleibt erhalten).</w:t>
        <w:br/>
        <w:t>• Bei nicht überwachter Weichenlage wird in beiden Ästen der FLAB gesetzt.</w:t>
        <w:br/>
        <w:t>• Bei Nichtfreimeldung eines Gleisabschnittes oder einer schlossgesperrte Weiche:</w:t>
        <w:br/>
        <w:t>• Schließt eine nicht freigemeldete Weiche mit einem Weichenast an, so wird in diesem angrenzenden Weichenast ein FLAB gesetzt.</w:t>
        <w:br/>
        <w:t>​​</w:t>
      </w:r>
    </w:p>
    <w:p w14:paraId="6FF865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319B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0B4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55B6F" w14:textId="77777777">
            <w:r>
              <w:t>MDSTW-22964</w:t>
            </w:r>
          </w:p>
        </w:tc>
      </w:tr>
      <w:tr w14:paraId="58F5A0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59F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51077" w14:textId="77777777">
            <w:r>
              <w:t>05_479</w:t>
            </w:r>
          </w:p>
        </w:tc>
      </w:tr>
      <w:tr w14:paraId="25E78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06D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FCAE6" w14:textId="77777777">
            <w:r>
              <w:t>2085</w:t>
            </w:r>
          </w:p>
        </w:tc>
      </w:tr>
      <w:tr w14:paraId="5C1B99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67F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C5BE20" w14:textId="77777777"/>
        </w:tc>
      </w:tr>
      <w:tr w14:paraId="7FB8C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D85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AB118" w14:textId="77777777">
            <w:r>
              <w:t>Draft</w:t>
            </w:r>
          </w:p>
        </w:tc>
      </w:tr>
      <w:tr w14:paraId="43D450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5A0E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90E3E" w14:textId="77777777">
            <w:r>
              <w:t>Muss</w:t>
            </w:r>
          </w:p>
        </w:tc>
      </w:tr>
      <w:tr w14:paraId="39466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E2C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6FFF6" w14:textId="77777777">
            <w:r>
              <w:t>Funktion wird wie in der ELEKTRA 2 Baseline 29.40 realisiert zur Verfügung gestellt.</w:t>
            </w:r>
          </w:p>
        </w:tc>
      </w:tr>
      <w:tr w14:paraId="2E00B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C128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F8868" w14:textId="77777777"/>
        </w:tc>
      </w:tr>
      <w:tr w14:paraId="6A159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F0F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3E930" w14:textId="77777777">
            <w:r>
              <w:t>PV GA DIL OBB 1.0.0</w:t>
            </w:r>
          </w:p>
        </w:tc>
      </w:tr>
    </w:tbl>
    <w:p w14:paraId="58559C4C" w14:textId="77777777">
      <w:pPr>
        <w:spacing w:after="0" w:line="96" w:lineRule="auto"/>
      </w:pPr>
    </w:p>
    <w:p w14:paraId="6759FDFA" w14:textId="77777777">
      <w:pPr>
        <w:spacing w:after="0"/>
      </w:pPr>
      <w:r>
        <w:rPr>
          <w:vanish/>
        </w:rPr>
        <w:t>MLS_DSTW/MDSTW-22965</w:t>
      </w:r>
      <w:r>
        <w:rPr>
          <w:b/>
        </w:rPr>
        <w:t>7.6.0-12 FLAB müssen in folgenden Fällen gelöscht werden:</w:t>
      </w:r>
      <w:r>
        <w:br/>
        <w:t>7.6.0-12 FLAB müssen in folgenden Fällen gelöscht werden:</w:t>
        <w:br/>
        <w:t>• Die Weiche wird freigemeldet</w:t>
        <w:br/>
        <w:t>• Der FLAB wird in beiden Ästen gelöscht.</w:t>
        <w:br/>
        <w:t>​​</w:t>
      </w:r>
    </w:p>
    <w:p w14:paraId="02714F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AFC4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115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77A67" w14:textId="77777777">
            <w:r>
              <w:t>MDSTW-22965</w:t>
            </w:r>
          </w:p>
        </w:tc>
      </w:tr>
      <w:tr w14:paraId="0328F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99D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ADEB4E" w14:textId="77777777">
            <w:r>
              <w:t>05_480</w:t>
            </w:r>
          </w:p>
        </w:tc>
      </w:tr>
      <w:tr w14:paraId="032925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422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86A76" w14:textId="77777777">
            <w:r>
              <w:t>2086</w:t>
            </w:r>
          </w:p>
        </w:tc>
      </w:tr>
      <w:tr w14:paraId="68D7B9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764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57EA1" w14:textId="77777777"/>
        </w:tc>
      </w:tr>
      <w:tr w14:paraId="294389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6349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CDD53" w14:textId="77777777">
            <w:r>
              <w:t>Draft</w:t>
            </w:r>
          </w:p>
        </w:tc>
      </w:tr>
      <w:tr w14:paraId="690501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95BD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159BC1" w14:textId="77777777">
            <w:r>
              <w:t>Muss</w:t>
            </w:r>
          </w:p>
        </w:tc>
      </w:tr>
      <w:tr w14:paraId="3DD87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C07A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F6CA9" w14:textId="77777777">
            <w:r>
              <w:t>Funktion wird wie in der ELEKTRA 2 Baseline 29.40 realisiert zur Verfügung gestellt.</w:t>
            </w:r>
          </w:p>
        </w:tc>
      </w:tr>
      <w:tr w14:paraId="0B021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F971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40435" w14:textId="77777777"/>
        </w:tc>
      </w:tr>
      <w:tr w14:paraId="14B48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2123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0C0E4" w14:textId="77777777">
            <w:r>
              <w:t>PV GA DIL OBB 1.0.0</w:t>
            </w:r>
          </w:p>
        </w:tc>
      </w:tr>
    </w:tbl>
    <w:p w14:paraId="6D4CE8FC" w14:textId="77777777">
      <w:pPr>
        <w:spacing w:after="0" w:line="96" w:lineRule="auto"/>
      </w:pPr>
    </w:p>
    <w:p w14:paraId="3A92F3FF" w14:textId="77777777">
      <w:pPr>
        <w:pStyle w:val="Heading4"/>
        <w:divId w:val="269"/>
      </w:pPr>
      <w:bookmarkStart w:name="_Toc242172845" w:id="238"/>
      <w:r>
        <w:t>7.7 Signalanschaltung - Flankenraumüberbrückung</w:t>
      </w:r>
      <w:bookmarkEnd w:id="238"/>
    </w:p>
    <w:p w14:paraId="32A75F92" w14:textId="77777777">
      <w:pPr>
        <w:spacing w:after="0"/>
      </w:pPr>
      <w:r>
        <w:rPr>
          <w:vanish/>
        </w:rPr>
        <w:t>MLS_DSTW/MDSTW-22966</w:t>
      </w:r>
      <w:r>
        <w:rPr>
          <w:b/>
        </w:rPr>
        <w:t>7.7.0-1 Im Zuge der Signalanschaltung vor der Blockbehandlung muss der Flankenra...</w:t>
      </w:r>
      <w:r>
        <w:br/>
        <w:t>7.7.0-1 Im Zuge der Signalanschaltung vor der Blockbehandlung muss der Flankenraum auf Freisein geprüft werden. Ist der Flankenraum nicht freigemeldet, so bleibt die Signalanschaltung bestehen und es wird auf die Erfüllung der Bedingungen gewartet. Es erfolgt am Startsignal die Anzeige "Signalanschaltung mit Hemmnis in der Flankenraumprüfung".</w:t>
        <w:br/>
        <w:t>​​</w:t>
      </w:r>
    </w:p>
    <w:p w14:paraId="5A0A270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3FAB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7F9D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8916E2" w14:textId="77777777">
            <w:r>
              <w:t>MDSTW-22966</w:t>
            </w:r>
          </w:p>
        </w:tc>
      </w:tr>
      <w:tr w14:paraId="1745F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5C2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0C3D8" w14:textId="77777777">
            <w:r>
              <w:t>05_482</w:t>
            </w:r>
          </w:p>
        </w:tc>
      </w:tr>
      <w:tr w14:paraId="2B6886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2AA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3CBE97" w14:textId="77777777">
            <w:r>
              <w:t>2088</w:t>
            </w:r>
          </w:p>
        </w:tc>
      </w:tr>
      <w:tr w14:paraId="349849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3F4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6F9C2" w14:textId="77777777"/>
        </w:tc>
      </w:tr>
      <w:tr w14:paraId="44F488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C9B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F91AE" w14:textId="77777777">
            <w:r>
              <w:t>Draft</w:t>
            </w:r>
          </w:p>
        </w:tc>
      </w:tr>
      <w:tr w14:paraId="68C1A7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3474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3611F" w14:textId="77777777">
            <w:r>
              <w:t>Muss</w:t>
            </w:r>
          </w:p>
        </w:tc>
      </w:tr>
      <w:tr w14:paraId="7011C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0A6CF"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4C4578" w14:textId="77777777">
            <w:r>
              <w:t>Funktion wird wie in der ELEKTRA 2 Baseline 29.40 realisiert zur Verfügung gestellt.</w:t>
            </w:r>
          </w:p>
        </w:tc>
      </w:tr>
      <w:tr w14:paraId="0EB93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524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60EFA" w14:textId="77777777"/>
        </w:tc>
      </w:tr>
      <w:tr w14:paraId="2FF951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37C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0CFAAA" w14:textId="77777777">
            <w:r>
              <w:t>PV GA DIL OBB 1.0.0</w:t>
            </w:r>
          </w:p>
        </w:tc>
      </w:tr>
    </w:tbl>
    <w:p w14:paraId="0AC42408" w14:textId="77777777">
      <w:pPr>
        <w:spacing w:after="0" w:line="96" w:lineRule="auto"/>
      </w:pPr>
    </w:p>
    <w:p w14:paraId="21A6F25E" w14:textId="77777777">
      <w:pPr>
        <w:spacing w:after="0"/>
      </w:pPr>
      <w:r>
        <w:rPr>
          <w:vanish/>
        </w:rPr>
        <w:t>MLS_DSTW/MDSTW-22967</w:t>
      </w:r>
      <w:r>
        <w:rPr>
          <w:b/>
        </w:rPr>
        <w:t>7.7.0-2 Ist der Flankenraum freigemeldet, oder ist das Signal nicht im Zustand S...</w:t>
      </w:r>
      <w:r>
        <w:br/>
        <w:t>7.7.0-2 Ist der Flankenraum freigemeldet, oder ist das Signal nicht im Zustand Signalanschaltung, so muss die Bedienung "Flankenraumüberbrückung" mit dem Fehlertext "nicht zulässig" abgelehnt werden.</w:t>
        <w:br/>
        <w:t>​​</w:t>
      </w:r>
    </w:p>
    <w:p w14:paraId="1CACC1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6A2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93B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D29D2" w14:textId="77777777">
            <w:r>
              <w:t>MDSTW-22967</w:t>
            </w:r>
          </w:p>
        </w:tc>
      </w:tr>
      <w:tr w14:paraId="2759AE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FC2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ECB4A" w14:textId="77777777">
            <w:r>
              <w:t>05_483</w:t>
            </w:r>
          </w:p>
        </w:tc>
      </w:tr>
      <w:tr w14:paraId="061D6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49F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52370" w14:textId="77777777">
            <w:r>
              <w:t>2089</w:t>
            </w:r>
          </w:p>
        </w:tc>
      </w:tr>
      <w:tr w14:paraId="547F7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61B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25C66" w14:textId="77777777"/>
        </w:tc>
      </w:tr>
      <w:tr w14:paraId="7FA46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4993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AC9A33" w14:textId="77777777">
            <w:r>
              <w:t>Draft</w:t>
            </w:r>
          </w:p>
        </w:tc>
      </w:tr>
      <w:tr w14:paraId="3EAB4C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8CCA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F945B" w14:textId="77777777">
            <w:r>
              <w:t>Muss</w:t>
            </w:r>
          </w:p>
        </w:tc>
      </w:tr>
      <w:tr w14:paraId="25985F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8D4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D404C" w14:textId="77777777">
            <w:r>
              <w:t>Funktion wird wie in der ELEKTRA 2 Baseline 29.40 realisiert zur Verfügung gestellt.</w:t>
            </w:r>
          </w:p>
        </w:tc>
      </w:tr>
      <w:tr w14:paraId="6A7F1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4E96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AFA40" w14:textId="77777777"/>
        </w:tc>
      </w:tr>
      <w:tr w14:paraId="2073F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087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F9355" w14:textId="77777777">
            <w:r>
              <w:t>PV GA DIL OBB 1.0.0</w:t>
            </w:r>
          </w:p>
        </w:tc>
      </w:tr>
    </w:tbl>
    <w:p w14:paraId="1C88D124" w14:textId="77777777">
      <w:pPr>
        <w:spacing w:after="0" w:line="96" w:lineRule="auto"/>
      </w:pPr>
    </w:p>
    <w:p w14:paraId="47CC0567" w14:textId="77777777">
      <w:pPr>
        <w:spacing w:after="0"/>
      </w:pPr>
      <w:r>
        <w:rPr>
          <w:vanish/>
        </w:rPr>
        <w:t>MLS_DSTW/MDSTW-22968</w:t>
      </w:r>
      <w:r>
        <w:rPr>
          <w:b/>
        </w:rPr>
        <w:t>7.7.0-3 Die Bedienung der Flankenraumüberbrückung muss zur Löschung der Anzeige...</w:t>
      </w:r>
      <w:r>
        <w:br/>
        <w:t>7.7.0-3 Die Bedienung der Flankenraumüberbrückung muss zur Löschung der Anzeige "Signalanschaltung mit Hemmnis in der Flankenraumprüfung" führen, sofern alle anderen Bedingungen zur Freistellung gegeben sind zum Freistellvorgang.</w:t>
        <w:br/>
        <w:t>​​</w:t>
      </w:r>
    </w:p>
    <w:p w14:paraId="78F82A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A22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3EB9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1A70B" w14:textId="77777777">
            <w:r>
              <w:t>MDSTW-22968</w:t>
            </w:r>
          </w:p>
        </w:tc>
      </w:tr>
      <w:tr w14:paraId="28E4F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F45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2BC303" w14:textId="77777777">
            <w:r>
              <w:t>05_484</w:t>
            </w:r>
          </w:p>
        </w:tc>
      </w:tr>
      <w:tr w14:paraId="43905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48A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08238" w14:textId="77777777">
            <w:r>
              <w:t>2090</w:t>
            </w:r>
          </w:p>
        </w:tc>
      </w:tr>
      <w:tr w14:paraId="16DED2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8ED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BC91B" w14:textId="77777777"/>
        </w:tc>
      </w:tr>
      <w:tr w14:paraId="092C3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D7C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037DF" w14:textId="77777777">
            <w:r>
              <w:t>Draft</w:t>
            </w:r>
          </w:p>
        </w:tc>
      </w:tr>
      <w:tr w14:paraId="4DCAE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FFA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03F58" w14:textId="77777777">
            <w:r>
              <w:t>Muss</w:t>
            </w:r>
          </w:p>
        </w:tc>
      </w:tr>
      <w:tr w14:paraId="580B9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C66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C42CD" w14:textId="77777777">
            <w:r>
              <w:t>Funktion wird wie in der ELEKTRA 2 Baseline 29.40 realisiert zur Verfügung gestellt.</w:t>
            </w:r>
          </w:p>
        </w:tc>
      </w:tr>
      <w:tr w14:paraId="05BB1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B9B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2E6A90" w14:textId="77777777"/>
        </w:tc>
      </w:tr>
      <w:tr w14:paraId="7E3ECE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B00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6F7D6" w14:textId="77777777">
            <w:r>
              <w:t>PV GA DIL OBB 1.0.0</w:t>
            </w:r>
          </w:p>
        </w:tc>
      </w:tr>
    </w:tbl>
    <w:p w14:paraId="4A8E2E8F" w14:textId="77777777">
      <w:pPr>
        <w:spacing w:after="0" w:line="96" w:lineRule="auto"/>
      </w:pPr>
    </w:p>
    <w:p w14:paraId="4B9CEE34" w14:textId="77777777">
      <w:pPr>
        <w:spacing w:after="0"/>
      </w:pPr>
      <w:r>
        <w:rPr>
          <w:vanish/>
        </w:rPr>
        <w:t>MLS_DSTW/MDSTW-22969</w:t>
      </w:r>
      <w:r>
        <w:rPr>
          <w:b/>
        </w:rPr>
        <w:t>7.7.0-4 WIG-Besetzungen im Fahrweg/Schutzweg dürfen durch die Flankenraumüberbrü...</w:t>
      </w:r>
      <w:r>
        <w:br/>
        <w:t>7.7.0-4 WIG-Besetzungen im Fahrweg/Schutzweg dürfen durch die Flankenraumüberbrückung nicht beeinflusst werden.</w:t>
        <w:br/>
        <w:t>​​</w:t>
      </w:r>
    </w:p>
    <w:p w14:paraId="5E6B1A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2CC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5E9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0D65E" w14:textId="77777777">
            <w:r>
              <w:t>MDSTW-22969</w:t>
            </w:r>
          </w:p>
        </w:tc>
      </w:tr>
      <w:tr w14:paraId="30AC3E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8E48D"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4B0B7" w14:textId="77777777">
            <w:r>
              <w:t>05_485</w:t>
            </w:r>
          </w:p>
        </w:tc>
      </w:tr>
      <w:tr w14:paraId="57D27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46A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1C4A9" w14:textId="77777777">
            <w:r>
              <w:t>2091</w:t>
            </w:r>
          </w:p>
        </w:tc>
      </w:tr>
      <w:tr w14:paraId="6F4B3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3DD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7F97E" w14:textId="77777777"/>
        </w:tc>
      </w:tr>
      <w:tr w14:paraId="601FC1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001B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EF73D" w14:textId="77777777">
            <w:r>
              <w:t>Draft</w:t>
            </w:r>
          </w:p>
        </w:tc>
      </w:tr>
      <w:tr w14:paraId="759BDF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397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35F4D" w14:textId="77777777">
            <w:r>
              <w:t>Muss</w:t>
            </w:r>
          </w:p>
        </w:tc>
      </w:tr>
      <w:tr w14:paraId="3C942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A17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64865" w14:textId="77777777">
            <w:r>
              <w:t>Funktion wird wie in der ELEKTRA 2 Baseline 29.40 realisiert zur Verfügung gestellt.</w:t>
            </w:r>
          </w:p>
        </w:tc>
      </w:tr>
      <w:tr w14:paraId="52BE8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BBC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06278" w14:textId="77777777"/>
        </w:tc>
      </w:tr>
      <w:tr w14:paraId="317026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F84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39B0D" w14:textId="77777777">
            <w:r>
              <w:t>PV GA DIL OBB 1.0.0</w:t>
            </w:r>
          </w:p>
        </w:tc>
      </w:tr>
    </w:tbl>
    <w:p w14:paraId="3687A1D8" w14:textId="77777777">
      <w:pPr>
        <w:spacing w:after="0" w:line="96" w:lineRule="auto"/>
      </w:pPr>
    </w:p>
    <w:p w14:paraId="0C58B8C2" w14:textId="77777777">
      <w:pPr>
        <w:spacing w:after="0"/>
      </w:pPr>
      <w:r>
        <w:rPr>
          <w:vanish/>
        </w:rPr>
        <w:t>MLS_DSTW/MDSTW-22970</w:t>
      </w:r>
      <w:r>
        <w:rPr>
          <w:b/>
        </w:rPr>
        <w:t>7.7.0-5 Die Bedienung "Flankenraumüberbrückung" darf nur zu einer einmaligen Sig...</w:t>
      </w:r>
      <w:r>
        <w:br/>
        <w:t>7.7.0-5 Die Bedienung "Flankenraumüberbrückung" darf nur zu einer einmaligen Signalfreistellung führen. In der Reihenfolge der Bedienungen hat zuerst die Flankenraumüberbrückung des Flankenraums und erst danach eine evt. erschwerte Signalfreistellung wegen einer erstmalig freigegebenen Streckenschlüsselsperre zu erfolgen.</w:t>
        <w:br/>
        <w:t>​​</w:t>
      </w:r>
    </w:p>
    <w:p w14:paraId="42B4A3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F9D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E41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1E779" w14:textId="77777777">
            <w:r>
              <w:t>MDSTW-22970</w:t>
            </w:r>
          </w:p>
        </w:tc>
      </w:tr>
      <w:tr w14:paraId="087B80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B3D8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27411" w14:textId="77777777">
            <w:r>
              <w:t>05_486</w:t>
            </w:r>
          </w:p>
        </w:tc>
      </w:tr>
      <w:tr w14:paraId="4C41A3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F7BDD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9821F" w14:textId="77777777">
            <w:r>
              <w:t>2092</w:t>
            </w:r>
          </w:p>
        </w:tc>
      </w:tr>
      <w:tr w14:paraId="3EA5E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B11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5F3C7" w14:textId="77777777"/>
        </w:tc>
      </w:tr>
      <w:tr w14:paraId="6FCD0F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398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42505" w14:textId="77777777">
            <w:r>
              <w:t>Draft</w:t>
            </w:r>
          </w:p>
        </w:tc>
      </w:tr>
      <w:tr w14:paraId="31137D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698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26BEF" w14:textId="77777777">
            <w:r>
              <w:t>Muss</w:t>
            </w:r>
          </w:p>
        </w:tc>
      </w:tr>
      <w:tr w14:paraId="6B3B4B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645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B8CF3" w14:textId="77777777">
            <w:r>
              <w:t>Funktion wird wie in der ELEKTRA 2 Baseline 29.40 realisiert zur Verfügung gestellt.</w:t>
            </w:r>
          </w:p>
        </w:tc>
      </w:tr>
      <w:tr w14:paraId="5A240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3A6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A0B65" w14:textId="77777777"/>
        </w:tc>
      </w:tr>
      <w:tr w14:paraId="03FEFE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CE7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166A75" w14:textId="77777777">
            <w:r>
              <w:t>PV GA DIL OBB 1.0.0</w:t>
            </w:r>
          </w:p>
        </w:tc>
      </w:tr>
    </w:tbl>
    <w:p w14:paraId="687328B5" w14:textId="77777777">
      <w:pPr>
        <w:spacing w:after="0" w:line="96" w:lineRule="auto"/>
      </w:pPr>
    </w:p>
    <w:p w14:paraId="24ED9FCA" w14:textId="77777777">
      <w:pPr>
        <w:spacing w:after="0"/>
      </w:pPr>
      <w:r>
        <w:rPr>
          <w:vanish/>
        </w:rPr>
        <w:t>MLS_DSTW/MDSTW-22971</w:t>
      </w:r>
      <w:r>
        <w:rPr>
          <w:b/>
        </w:rPr>
        <w:t>7.7.0-6 Evt. Block- und EKSA-Überbrückungsbedingungen dürfen erst nach den Bedin...</w:t>
      </w:r>
      <w:r>
        <w:br/>
        <w:t>7.7.0-6 Evt. Block- und EKSA-Überbrückungsbedingungen dürfen erst nach den Bedingungen zur erschwerten Signalfreistellung wirksam werden.</w:t>
        <w:br/>
        <w:t>​​</w:t>
      </w:r>
    </w:p>
    <w:p w14:paraId="4B17E1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924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D37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9C549" w14:textId="77777777">
            <w:r>
              <w:t>MDSTW-22971</w:t>
            </w:r>
          </w:p>
        </w:tc>
      </w:tr>
      <w:tr w14:paraId="7D633F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6C1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91839" w14:textId="77777777">
            <w:r>
              <w:t>05_487</w:t>
            </w:r>
          </w:p>
        </w:tc>
      </w:tr>
      <w:tr w14:paraId="3F3D7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81C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A0278" w14:textId="77777777">
            <w:r>
              <w:t>2093</w:t>
            </w:r>
          </w:p>
        </w:tc>
      </w:tr>
      <w:tr w14:paraId="016D7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52F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EFEB0" w14:textId="77777777"/>
        </w:tc>
      </w:tr>
      <w:tr w14:paraId="6D5954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161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0696E" w14:textId="77777777">
            <w:r>
              <w:t>Draft</w:t>
            </w:r>
          </w:p>
        </w:tc>
      </w:tr>
      <w:tr w14:paraId="21CC0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EDE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B5C98" w14:textId="77777777">
            <w:r>
              <w:t>Muss</w:t>
            </w:r>
          </w:p>
        </w:tc>
      </w:tr>
      <w:tr w14:paraId="0280C7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CFCE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DE682" w14:textId="77777777">
            <w:r>
              <w:t>Funktion wird wie in der ELEKTRA 2 Baseline 29.40 realisiert zur Verfügung gestellt.</w:t>
            </w:r>
          </w:p>
        </w:tc>
      </w:tr>
      <w:tr w14:paraId="4966BF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204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12A76" w14:textId="77777777"/>
        </w:tc>
      </w:tr>
      <w:tr w14:paraId="2D6BF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667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6D769C" w14:textId="77777777">
            <w:r>
              <w:t>PV GA DIL OBB 1.0.0</w:t>
            </w:r>
          </w:p>
        </w:tc>
      </w:tr>
    </w:tbl>
    <w:p w14:paraId="226EBF62" w14:textId="77777777">
      <w:pPr>
        <w:spacing w:after="0" w:line="96" w:lineRule="auto"/>
      </w:pPr>
    </w:p>
    <w:p w14:paraId="0DB0D0CC" w14:textId="77777777">
      <w:pPr>
        <w:pStyle w:val="Heading4"/>
        <w:divId w:val="270"/>
      </w:pPr>
      <w:bookmarkStart w:name="_Toc242172846" w:id="239"/>
      <w:r>
        <w:lastRenderedPageBreak/>
        <w:t>7.8 Signalhaltfall</w:t>
      </w:r>
      <w:bookmarkEnd w:id="239"/>
    </w:p>
    <w:p w14:paraId="5346CC71" w14:textId="77777777">
      <w:pPr>
        <w:spacing w:after="0"/>
      </w:pPr>
      <w:r>
        <w:rPr>
          <w:vanish/>
        </w:rPr>
        <w:t>MLS_DSTW/MDSTW-22972</w:t>
      </w:r>
      <w:r>
        <w:rPr>
          <w:b/>
        </w:rPr>
        <w:t>7.8.0-1 Wechselt die Freimeldung des Flankenraumes bei bestehender Signalanschal...</w:t>
      </w:r>
      <w:r>
        <w:br/>
        <w:t>7.8.0-1 Wechselt die Freimeldung des Flankenraumes bei bestehender Signalanschaltung oder Signalfreistellung auf nicht freigemeldet, muss das Signal, auch wenn die Flankenraumüberbrückung für dieses Signal wegen der Flankenraumüberwachung bedient wurde, auf Halt gestellt bzw. die Signalanschaltung gelöscht werden. Sind die fahrstraßenmäßigen Voraussetzungen der Überwachungsmeldung nach wie vor gegeben, so muss diese auch angezeigt werden. Dies gilt auch für Abschnitte welche hinter einem im Flankenraum liegenden nicht freigemeldeten Abschnitt liegen.</w:t>
        <w:br/>
        <w:t>​​</w:t>
      </w:r>
    </w:p>
    <w:p w14:paraId="5E1DFC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3165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D86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05ECB" w14:textId="77777777">
            <w:r>
              <w:t>MDSTW-22972</w:t>
            </w:r>
          </w:p>
        </w:tc>
      </w:tr>
      <w:tr w14:paraId="1630AB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01F6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2310E" w14:textId="77777777">
            <w:r>
              <w:t>05_489</w:t>
            </w:r>
          </w:p>
        </w:tc>
      </w:tr>
      <w:tr w14:paraId="128A0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09CB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9395A" w14:textId="77777777">
            <w:r>
              <w:t>2095</w:t>
            </w:r>
          </w:p>
        </w:tc>
      </w:tr>
      <w:tr w14:paraId="5C1EA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F799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9076D" w14:textId="77777777"/>
        </w:tc>
      </w:tr>
      <w:tr w14:paraId="7B1FB7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446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6E4AD" w14:textId="77777777">
            <w:r>
              <w:t>Draft</w:t>
            </w:r>
          </w:p>
        </w:tc>
      </w:tr>
      <w:tr w14:paraId="164AFE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552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4897A" w14:textId="77777777">
            <w:r>
              <w:t>Muss</w:t>
            </w:r>
          </w:p>
        </w:tc>
      </w:tr>
      <w:tr w14:paraId="318AF5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559D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54D80" w14:textId="77777777">
            <w:r>
              <w:t>Funktion wird wie in der ELEKTRA 2 Baseline 29.40 realisiert zur Verfügung gestellt.</w:t>
            </w:r>
          </w:p>
        </w:tc>
      </w:tr>
      <w:tr w14:paraId="13245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ECC7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64E3D" w14:textId="77777777"/>
        </w:tc>
      </w:tr>
      <w:tr w14:paraId="790AC1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72A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D95125" w14:textId="77777777">
            <w:r>
              <w:t>PV GA DIL OBB 1.0.0</w:t>
            </w:r>
          </w:p>
        </w:tc>
      </w:tr>
    </w:tbl>
    <w:p w14:paraId="2CB98248" w14:textId="77777777">
      <w:pPr>
        <w:spacing w:after="0" w:line="96" w:lineRule="auto"/>
      </w:pPr>
    </w:p>
    <w:p w14:paraId="63C7CF9B" w14:textId="77777777">
      <w:pPr>
        <w:spacing w:after="0"/>
      </w:pPr>
      <w:r>
        <w:rPr>
          <w:vanish/>
        </w:rPr>
        <w:t>MLS_DSTW/MDSTW-22973</w:t>
      </w:r>
      <w:r>
        <w:rPr>
          <w:b/>
        </w:rPr>
        <w:t>7.8.0-2 Wechselt einer oder mehrere Abschnitt im Flankenraum in den Zustand Frei...</w:t>
      </w:r>
      <w:r>
        <w:br/>
        <w:t>7.8.0-2 Wechselt einer oder mehrere Abschnitt im Flankenraum in den Zustand Frei, so darf es hierdurch, auch durch weiter dahinter im Flankenraum liegende bereits nicht freigemeldete Abschnitte, zu keiner Änderung des Startsignalzustands kommen.</w:t>
        <w:br/>
        <w:t>​​</w:t>
      </w:r>
    </w:p>
    <w:p w14:paraId="03746A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909E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8B2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4A2A6" w14:textId="77777777">
            <w:r>
              <w:t>MDSTW-22973</w:t>
            </w:r>
          </w:p>
        </w:tc>
      </w:tr>
      <w:tr w14:paraId="419563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B90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1C87F" w14:textId="77777777">
            <w:r>
              <w:t>05_490</w:t>
            </w:r>
          </w:p>
        </w:tc>
      </w:tr>
      <w:tr w14:paraId="333BA4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730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0C6E8" w14:textId="77777777">
            <w:r>
              <w:t>2096</w:t>
            </w:r>
          </w:p>
        </w:tc>
      </w:tr>
      <w:tr w14:paraId="619F7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8E9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BD84E0" w14:textId="77777777"/>
        </w:tc>
      </w:tr>
      <w:tr w14:paraId="2717D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4D62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B670F3" w14:textId="77777777">
            <w:r>
              <w:t>Draft</w:t>
            </w:r>
          </w:p>
        </w:tc>
      </w:tr>
      <w:tr w14:paraId="43CD3E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C7E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7C3BE" w14:textId="77777777">
            <w:r>
              <w:t>Muss</w:t>
            </w:r>
          </w:p>
        </w:tc>
      </w:tr>
      <w:tr w14:paraId="63E9CD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AF1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C91FF" w14:textId="77777777">
            <w:r>
              <w:t>Funktion wird wie in der ELEKTRA 2 Baseline 29.40 realisiert zur Verfügung gestellt.</w:t>
            </w:r>
          </w:p>
        </w:tc>
      </w:tr>
      <w:tr w14:paraId="01395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547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CAA97" w14:textId="77777777"/>
        </w:tc>
      </w:tr>
      <w:tr w14:paraId="605C7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598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DFC14" w14:textId="77777777">
            <w:r>
              <w:t>PV GA DIL OBB 1.0.0</w:t>
            </w:r>
          </w:p>
        </w:tc>
      </w:tr>
    </w:tbl>
    <w:p w14:paraId="578671A7" w14:textId="77777777">
      <w:pPr>
        <w:spacing w:after="0" w:line="96" w:lineRule="auto"/>
      </w:pPr>
    </w:p>
    <w:p w14:paraId="5BC2EAE2" w14:textId="77777777">
      <w:pPr>
        <w:pStyle w:val="Heading4"/>
        <w:divId w:val="271"/>
      </w:pPr>
      <w:bookmarkStart w:name="_Toc242172847" w:id="240"/>
      <w:r>
        <w:t>7.9 Erweiterung Flankenraum</w:t>
      </w:r>
      <w:bookmarkEnd w:id="240"/>
    </w:p>
    <w:p w14:paraId="5FB9CA6C" w14:textId="77777777">
      <w:pPr>
        <w:spacing w:after="0"/>
      </w:pPr>
      <w:r>
        <w:rPr>
          <w:vanish/>
        </w:rPr>
        <w:t>MLS_DSTW/MDSTW-22974</w:t>
      </w:r>
      <w:r>
        <w:rPr>
          <w:b/>
        </w:rPr>
        <w:t>7.9.0-1 Wird in Folge bedingten Flankenschutz der Flankenschutz verändert, muss...</w:t>
      </w:r>
      <w:r>
        <w:br/>
        <w:t xml:space="preserve">7.9.0-1 Wird in Folge bedingten Flankenschutz der Flankenschutz verändert, muss sich auch der Flankenraum entsprechend ändern. Die Erweiterung des Flankenraum ist bei bereits geprüftem und überwachtem Flankenraum nur zulässig, wenn in der Erweiterung des Flankenraums alle </w:t>
        <w:lastRenderedPageBreak/>
        <w:t>Freimeldeabschnitte freigemeldet sind.</w:t>
        <w:br/>
        <w:t>​​</w:t>
      </w:r>
    </w:p>
    <w:p w14:paraId="759787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A10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078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A11FE" w14:textId="77777777">
            <w:r>
              <w:t>MDSTW-22974</w:t>
            </w:r>
          </w:p>
        </w:tc>
      </w:tr>
      <w:tr w14:paraId="1E274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CFFE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072F7" w14:textId="77777777">
            <w:r>
              <w:t>05_492</w:t>
            </w:r>
          </w:p>
        </w:tc>
      </w:tr>
      <w:tr w14:paraId="05FDC8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A07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29E40" w14:textId="77777777">
            <w:r>
              <w:t>2098</w:t>
            </w:r>
          </w:p>
        </w:tc>
      </w:tr>
      <w:tr w14:paraId="09366E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F99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E44E9" w14:textId="77777777"/>
        </w:tc>
      </w:tr>
      <w:tr w14:paraId="7007D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210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A8711B" w14:textId="77777777">
            <w:r>
              <w:t>Draft</w:t>
            </w:r>
          </w:p>
        </w:tc>
      </w:tr>
      <w:tr w14:paraId="597257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425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9049A" w14:textId="77777777">
            <w:r>
              <w:t>Muss</w:t>
            </w:r>
          </w:p>
        </w:tc>
      </w:tr>
      <w:tr w14:paraId="28BD5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BBF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49D000" w14:textId="77777777">
            <w:r>
              <w:t>Funktion wird wie in der ELEKTRA 2 Baseline 29.40 realisiert zur Verfügung gestellt.</w:t>
            </w:r>
          </w:p>
        </w:tc>
      </w:tr>
      <w:tr w14:paraId="0185CF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83B2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18130" w14:textId="77777777"/>
        </w:tc>
      </w:tr>
      <w:tr w14:paraId="32A7A1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CBFA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01A870" w14:textId="77777777">
            <w:r>
              <w:t>PV GA DIL OBB 1.0.0</w:t>
            </w:r>
          </w:p>
        </w:tc>
      </w:tr>
    </w:tbl>
    <w:p w14:paraId="63DFC0D8" w14:textId="77777777">
      <w:pPr>
        <w:spacing w:after="0" w:line="96" w:lineRule="auto"/>
      </w:pPr>
    </w:p>
    <w:p w14:paraId="19F61BD4" w14:textId="77777777">
      <w:pPr>
        <w:spacing w:after="0"/>
      </w:pPr>
      <w:r>
        <w:rPr>
          <w:vanish/>
        </w:rPr>
        <w:t>MLS_DSTW/MDSTW-22975</w:t>
      </w:r>
      <w:r>
        <w:rPr>
          <w:b/>
        </w:rPr>
        <w:t>7.9.0-2 Konnte die Änderung des Flankenschutzes wegen fehlender Freimeldung nich...</w:t>
      </w:r>
      <w:r>
        <w:br/>
        <w:t>7.9.0-2 Konnte die Änderung des Flankenschutzes wegen fehlender Freimeldung nicht durchgeführt werden und wird der Flankenraum freigemeldet, muss die Änderung nachgeholt werden.</w:t>
        <w:br/>
        <w:t>​​</w:t>
      </w:r>
    </w:p>
    <w:p w14:paraId="119643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3A9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7E6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24D40" w14:textId="77777777">
            <w:r>
              <w:t>MDSTW-22975</w:t>
            </w:r>
          </w:p>
        </w:tc>
      </w:tr>
      <w:tr w14:paraId="1A8A84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6BBD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2210B" w14:textId="77777777">
            <w:r>
              <w:t>05_493</w:t>
            </w:r>
          </w:p>
        </w:tc>
      </w:tr>
      <w:tr w14:paraId="429A3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362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E5EBF7" w14:textId="77777777">
            <w:r>
              <w:t>2099</w:t>
            </w:r>
          </w:p>
        </w:tc>
      </w:tr>
      <w:tr w14:paraId="40102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2744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4D1C5" w14:textId="77777777"/>
        </w:tc>
      </w:tr>
      <w:tr w14:paraId="036A38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2014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79ACB" w14:textId="77777777">
            <w:r>
              <w:t>Draft</w:t>
            </w:r>
          </w:p>
        </w:tc>
      </w:tr>
      <w:tr w14:paraId="6CC834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E65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E2402" w14:textId="77777777">
            <w:r>
              <w:t>Muss</w:t>
            </w:r>
          </w:p>
        </w:tc>
      </w:tr>
      <w:tr w14:paraId="6D8757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5A8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57E9F" w14:textId="77777777">
            <w:r>
              <w:t>Funktion wird wie in der ELEKTRA 2 Baseline 29.40 realisiert zur Verfügung gestellt.</w:t>
            </w:r>
          </w:p>
        </w:tc>
      </w:tr>
      <w:tr w14:paraId="0B1412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5FC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E6136" w14:textId="77777777"/>
        </w:tc>
      </w:tr>
      <w:tr w14:paraId="5400A0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F800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F5C30" w14:textId="77777777">
            <w:r>
              <w:t>PV GA DIL OBB 1.0.0</w:t>
            </w:r>
          </w:p>
        </w:tc>
      </w:tr>
    </w:tbl>
    <w:p w14:paraId="372808D7" w14:textId="77777777">
      <w:pPr>
        <w:spacing w:after="0" w:line="96" w:lineRule="auto"/>
      </w:pPr>
    </w:p>
    <w:p w14:paraId="15E7EFAF" w14:textId="77777777">
      <w:pPr>
        <w:pStyle w:val="Heading4"/>
        <w:divId w:val="272"/>
      </w:pPr>
      <w:bookmarkStart w:name="_Toc242172848" w:id="241"/>
      <w:r>
        <w:t>7.10 Flankenschutz für Gleise mit Geschwindigkeiten &gt;160km/h</w:t>
      </w:r>
      <w:bookmarkEnd w:id="241"/>
    </w:p>
    <w:p w14:paraId="7DE2BC4D" w14:textId="77777777">
      <w:pPr>
        <w:spacing w:after="0"/>
      </w:pPr>
      <w:r>
        <w:rPr>
          <w:vanish/>
        </w:rPr>
        <w:t>MLS_DSTW/MDSTW-22976</w:t>
      </w:r>
      <w:r>
        <w:rPr>
          <w:b/>
        </w:rPr>
        <w:t>7.10.0-1 Für Weichen die Flankenschutz bieten müssen, der Flankenschutz aber wei...</w:t>
      </w:r>
      <w:r>
        <w:br/>
        <w:t>7.10.0-1 Für Weichen die Flankenschutz bieten müssen, der Flankenschutz aber weitergereicht werden kann (FwE), muss unmittelbar hinter dieser Weiche ein flankenschutzbietendes Element (z.B.: Verschubsignal) gesetzt werden.</w:t>
        <w:br/>
        <w:t>​​</w:t>
      </w:r>
    </w:p>
    <w:p w14:paraId="7E5ECA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7123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9941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479CB" w14:textId="77777777">
            <w:r>
              <w:t>MDSTW-22976</w:t>
            </w:r>
          </w:p>
        </w:tc>
      </w:tr>
      <w:tr w14:paraId="1FDF02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4A59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221FF" w14:textId="77777777">
            <w:r>
              <w:t>05_495</w:t>
            </w:r>
          </w:p>
        </w:tc>
      </w:tr>
      <w:tr w14:paraId="30B0B1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76E5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3A368" w14:textId="77777777">
            <w:r>
              <w:t>2101</w:t>
            </w:r>
          </w:p>
        </w:tc>
      </w:tr>
      <w:tr w14:paraId="004462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140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7646D" w14:textId="77777777"/>
        </w:tc>
      </w:tr>
      <w:tr w14:paraId="5C2363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93A9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9EB43" w14:textId="77777777">
            <w:r>
              <w:t>Draft</w:t>
            </w:r>
          </w:p>
        </w:tc>
      </w:tr>
      <w:tr w14:paraId="131A15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076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E7A10C" w14:textId="77777777">
            <w:r>
              <w:t>Muss</w:t>
            </w:r>
          </w:p>
        </w:tc>
      </w:tr>
      <w:tr w14:paraId="3D28F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5843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E3661" w14:textId="77777777">
            <w:r>
              <w:t>Funktion wird wie in der ELEKTRA 2 Baseline 29.40 realisiert zur Verfügung gestellt.</w:t>
            </w:r>
          </w:p>
        </w:tc>
      </w:tr>
      <w:tr w14:paraId="22579C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1B08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DE3C4" w14:textId="77777777"/>
        </w:tc>
      </w:tr>
      <w:tr w14:paraId="577960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C68A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76A64" w14:textId="77777777">
            <w:r>
              <w:t>PV GA DIL OBB 1.0.0</w:t>
            </w:r>
          </w:p>
        </w:tc>
      </w:tr>
    </w:tbl>
    <w:p w14:paraId="6668ED95" w14:textId="77777777">
      <w:pPr>
        <w:spacing w:after="0" w:line="96" w:lineRule="auto"/>
      </w:pPr>
    </w:p>
    <w:p w14:paraId="626F5E0B" w14:textId="77777777">
      <w:r>
        <w:rPr>
          <w:vanish/>
        </w:rPr>
        <w:t>MLS_DSTW/MDSTW-22977</w:t>
      </w:r>
      <w:r>
        <w:t>7.10.0-2 &lt;Anordnungsbeispiel&gt;</w:t>
        <w:br/>
        <w:t>​​</w:t>
      </w:r>
    </w:p>
    <w:p w14:paraId="6577C1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73E2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7C3E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3DCE5" w14:textId="77777777">
            <w:r>
              <w:t>1183</w:t>
            </w:r>
          </w:p>
        </w:tc>
      </w:tr>
      <w:tr w14:paraId="46D39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1747C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9A609" w14:textId="77777777">
            <w:r>
              <w:t>MDSTW-22977</w:t>
            </w:r>
          </w:p>
        </w:tc>
      </w:tr>
      <w:tr w14:paraId="71ABE4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E420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13E31" w14:textId="77777777">
            <w:r>
              <w:t>2102</w:t>
            </w:r>
          </w:p>
        </w:tc>
      </w:tr>
      <w:tr w14:paraId="64B89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7D2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60B34" w14:textId="77777777">
            <w:r>
              <w:t>05_875</w:t>
            </w:r>
          </w:p>
        </w:tc>
      </w:tr>
    </w:tbl>
    <w:p w14:paraId="18320858" w14:textId="77777777">
      <w:pPr>
        <w:spacing w:after="0" w:line="96" w:lineRule="auto"/>
      </w:pPr>
    </w:p>
    <w:p w14:paraId="5276D975" w14:textId="77777777">
      <w:r>
        <w:rPr>
          <w:vanish/>
        </w:rPr>
        <w:t>MLS_DSTW/MDSTW-22978</w:t>
      </w:r>
      <w:r>
        <w:t>7.10.0-3 V1 ist notwendig weil andernfalls:</w:t>
        <w:br/>
        <w:t>1. W2 besetzt</w:t>
        <w:br/>
        <w:t>2. Fahrstraße 140km/h --&gt; W1 links</w:t>
        <w:br/>
        <w:t>3. Fahrstraße 200km/h --&gt; W1 kann/darf nicht umlaufen, da Flankenraum sonst die Fahrt 140km/h haltwirft; Überbrückung für bereits freistehendes Signal Fahrstraße 140km/h nicht möglich, da dies für den Bediener unzumutbar wäre und die Überbrückung nur im Zustand Signalanschaltung erfolgen kann.</w:t>
        <w:br/>
        <w:t>​​</w:t>
      </w:r>
    </w:p>
    <w:p w14:paraId="34812D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DE896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ACCE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24DABF" w14:textId="77777777">
            <w:r>
              <w:t>1184</w:t>
            </w:r>
          </w:p>
        </w:tc>
      </w:tr>
      <w:tr w14:paraId="15ED3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CE5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BE357" w14:textId="77777777">
            <w:r>
              <w:t>MDSTW-22978</w:t>
            </w:r>
          </w:p>
        </w:tc>
      </w:tr>
      <w:tr w14:paraId="654CC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D2D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C0871" w14:textId="77777777">
            <w:r>
              <w:t>2103</w:t>
            </w:r>
          </w:p>
        </w:tc>
      </w:tr>
      <w:tr w14:paraId="3D0CFF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8BFA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5153F" w14:textId="77777777">
            <w:r>
              <w:t>05_498</w:t>
            </w:r>
          </w:p>
        </w:tc>
      </w:tr>
    </w:tbl>
    <w:p w14:paraId="36A48EE6" w14:textId="77777777">
      <w:pPr>
        <w:spacing w:after="0" w:line="96" w:lineRule="auto"/>
      </w:pPr>
    </w:p>
    <w:p w14:paraId="620AD556" w14:textId="77777777">
      <w:pPr>
        <w:pStyle w:val="Heading4"/>
        <w:divId w:val="273"/>
      </w:pPr>
      <w:bookmarkStart w:name="_Toc242172849" w:id="242"/>
      <w:r>
        <w:t>7.11 Zustimmung</w:t>
      </w:r>
      <w:bookmarkEnd w:id="242"/>
    </w:p>
    <w:p w14:paraId="54A71E88" w14:textId="77777777">
      <w:pPr>
        <w:spacing w:after="0"/>
      </w:pPr>
      <w:r>
        <w:rPr>
          <w:vanish/>
        </w:rPr>
        <w:t>MLS_DSTW/MDSTW-22979</w:t>
      </w:r>
      <w:r>
        <w:rPr>
          <w:b/>
        </w:rPr>
        <w:t>7.11.0-1 Gibt es hinter einer Zustimmung eine Flankenschutzeinrichtung, muss die...</w:t>
      </w:r>
      <w:r>
        <w:br/>
        <w:t>7.11.0-1 Gibt es hinter einer Zustimmung eine Flankenschutzeinrichtung, muss diese an der zustimmungsanfordernden Stelle analog dem Fall "WIG – Fall über Zustimmung" projektierbar sein (nicht anzuzeigen) und die Flankenraumbehandlung muss durchgeführt werden können.</w:t>
        <w:br/>
        <w:t>​​</w:t>
      </w:r>
    </w:p>
    <w:p w14:paraId="2A4B1C8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C35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227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A1B3A" w14:textId="77777777">
            <w:r>
              <w:t>MDSTW-22979</w:t>
            </w:r>
          </w:p>
        </w:tc>
      </w:tr>
      <w:tr w14:paraId="07CC2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D5CBE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B8938" w14:textId="77777777">
            <w:r>
              <w:t>05_500</w:t>
            </w:r>
          </w:p>
        </w:tc>
      </w:tr>
      <w:tr w14:paraId="72FB6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3AA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B918C" w14:textId="77777777">
            <w:r>
              <w:t>2105</w:t>
            </w:r>
          </w:p>
        </w:tc>
      </w:tr>
      <w:tr w14:paraId="2B3122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4FA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8B5BF" w14:textId="77777777"/>
        </w:tc>
      </w:tr>
      <w:tr w14:paraId="43EF5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45DB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CF713" w14:textId="77777777">
            <w:r>
              <w:t>Draft</w:t>
            </w:r>
          </w:p>
        </w:tc>
      </w:tr>
      <w:tr w14:paraId="7260E6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77E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7C9B5C" w14:textId="77777777">
            <w:r>
              <w:t>Muss</w:t>
            </w:r>
          </w:p>
        </w:tc>
      </w:tr>
      <w:tr w14:paraId="2E8EE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8B9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2C511" w14:textId="77777777">
            <w:r>
              <w:t>Funktion wird wie in der ELEKTRA 2 Baseline 29.40 realisiert zur Verfügung gestellt.</w:t>
              <w:br/>
              <w:lastRenderedPageBreak/>
              <w:br/>
              <w:t>WIG - Fall über Zustimmung wird nicht unterstützt.</w:t>
            </w:r>
          </w:p>
        </w:tc>
      </w:tr>
      <w:tr w14:paraId="4A53A0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A6D92"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A4A5C" w14:textId="77777777"/>
        </w:tc>
      </w:tr>
      <w:tr w14:paraId="301DE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DFD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2BD1E" w14:textId="77777777">
            <w:r>
              <w:t>PV GA DIL OBB 1.0.0</w:t>
            </w:r>
          </w:p>
        </w:tc>
      </w:tr>
    </w:tbl>
    <w:p w14:paraId="0583F765" w14:textId="77777777">
      <w:pPr>
        <w:spacing w:after="0" w:line="96" w:lineRule="auto"/>
      </w:pPr>
    </w:p>
    <w:p w14:paraId="32B68CF9" w14:textId="77777777">
      <w:pPr>
        <w:spacing w:after="0"/>
      </w:pPr>
      <w:r>
        <w:rPr>
          <w:vanish/>
        </w:rPr>
        <w:t>MLS_DSTW/MDSTW-22980</w:t>
      </w:r>
      <w:r>
        <w:rPr>
          <w:b/>
        </w:rPr>
        <w:t>7.11.0-2 Die Stelle, welche die Flankenschutzanforderung empfängt, darf sich um...</w:t>
      </w:r>
      <w:r>
        <w:br/>
        <w:t>7.11.0-2 Die Stelle, welche die Flankenschutzanforderung empfängt, darf sich um den Flankenraum nicht kümmern.</w:t>
        <w:br/>
        <w:t>​​</w:t>
      </w:r>
    </w:p>
    <w:p w14:paraId="204AF7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7A03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71CC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71E15" w14:textId="77777777">
            <w:r>
              <w:t>MDSTW-22980</w:t>
            </w:r>
          </w:p>
        </w:tc>
      </w:tr>
      <w:tr w14:paraId="66C88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74B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71CCC" w14:textId="77777777">
            <w:r>
              <w:t>05_501</w:t>
            </w:r>
          </w:p>
        </w:tc>
      </w:tr>
      <w:tr w14:paraId="509D2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913C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9040D" w14:textId="77777777">
            <w:r>
              <w:t>2106</w:t>
            </w:r>
          </w:p>
        </w:tc>
      </w:tr>
      <w:tr w14:paraId="0F0AE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F85C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CCCD5" w14:textId="77777777"/>
        </w:tc>
      </w:tr>
      <w:tr w14:paraId="5482B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0FF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62F55" w14:textId="77777777">
            <w:r>
              <w:t>Draft</w:t>
            </w:r>
          </w:p>
        </w:tc>
      </w:tr>
      <w:tr w14:paraId="3635DE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2BE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50CB9" w14:textId="77777777">
            <w:r>
              <w:t>Muss</w:t>
            </w:r>
          </w:p>
        </w:tc>
      </w:tr>
      <w:tr w14:paraId="323528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93EE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D341E" w14:textId="77777777">
            <w:r>
              <w:t>Funktion wird wie in der ELEKTRA 2 Baseline 29.40 realisiert zur Verfügung gestellt.</w:t>
            </w:r>
          </w:p>
        </w:tc>
      </w:tr>
      <w:tr w14:paraId="6726B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B52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1BF59" w14:textId="77777777"/>
        </w:tc>
      </w:tr>
      <w:tr w14:paraId="778DB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B27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A369A" w14:textId="77777777">
            <w:r>
              <w:t>PV GA DIL OBB 1.0.0</w:t>
            </w:r>
          </w:p>
        </w:tc>
      </w:tr>
    </w:tbl>
    <w:p w14:paraId="11DB6ED9" w14:textId="77777777">
      <w:pPr>
        <w:spacing w:after="0" w:line="96" w:lineRule="auto"/>
      </w:pPr>
    </w:p>
    <w:p w14:paraId="2A3837C0" w14:textId="77777777">
      <w:r>
        <w:rPr>
          <w:vanish/>
        </w:rPr>
        <w:t>MLS_DSTW/MDSTW-22981</w:t>
      </w:r>
      <w:r>
        <w:t>7.11.0-3 An Zustimmungen ist im Regelfall ein Flankenschutz - Verschubsignal zur Eingrenzung des Flankenraums zu projektieren.</w:t>
        <w:br/>
        <w:t>​​</w:t>
      </w:r>
    </w:p>
    <w:p w14:paraId="49BF8E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F5DE6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A5A2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054B2" w14:textId="77777777">
            <w:r>
              <w:t>1188</w:t>
            </w:r>
          </w:p>
        </w:tc>
      </w:tr>
      <w:tr w14:paraId="670D7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7C6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1516D" w14:textId="77777777">
            <w:r>
              <w:t>MDSTW-22981</w:t>
            </w:r>
          </w:p>
        </w:tc>
      </w:tr>
      <w:tr w14:paraId="44D115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2A6A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DF7D27" w14:textId="77777777">
            <w:r>
              <w:t>2107</w:t>
            </w:r>
          </w:p>
        </w:tc>
      </w:tr>
      <w:tr w14:paraId="5E294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FF7B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02430" w14:textId="77777777">
            <w:r>
              <w:t>05_502</w:t>
            </w:r>
          </w:p>
        </w:tc>
      </w:tr>
    </w:tbl>
    <w:p w14:paraId="6FE5DBCF" w14:textId="77777777">
      <w:pPr>
        <w:spacing w:after="0" w:line="96" w:lineRule="auto"/>
      </w:pPr>
    </w:p>
    <w:p w14:paraId="602E8557" w14:textId="77777777">
      <w:pPr>
        <w:pStyle w:val="Heading4"/>
        <w:divId w:val="274"/>
      </w:pPr>
      <w:bookmarkStart w:name="_Toc242172850" w:id="243"/>
      <w:r>
        <w:t>7.12 Anlagenhochlauf</w:t>
      </w:r>
      <w:bookmarkEnd w:id="243"/>
    </w:p>
    <w:p w14:paraId="73BE3F3B" w14:textId="77777777">
      <w:pPr>
        <w:spacing w:after="0"/>
      </w:pPr>
      <w:r>
        <w:rPr>
          <w:vanish/>
        </w:rPr>
        <w:t>MLS_DSTW/MDSTW-22982</w:t>
      </w:r>
      <w:r>
        <w:rPr>
          <w:b/>
        </w:rPr>
        <w:t>7.12.0-1 Die FLAB-Einträge müssen wie folgt initialisiert werden:</w:t>
      </w:r>
      <w:r>
        <w:br/>
        <w:t>7.12.0-1 Die FLAB-Einträge müssen wie folgt initialisiert werden:</w:t>
        <w:br/>
        <w:t>• Bei Weichen, die zum Zeitpunkt des Rechnerneustarts nach einem langfristigen Ausfall besetzt sind, gelten beide Stränge der Weiche als besetzt. Die FLAB – Einträge sind danach neu zu berechnen.</w:t>
        <w:br/>
        <w:t>• Über einem Warmstart werden die FLAB - Einträge gerettet. Bei Dateninkonsistenz ist gemäß langfristigem Ausfall vorzugehen.</w:t>
        <w:br/>
        <w:t>​​</w:t>
      </w:r>
    </w:p>
    <w:p w14:paraId="648CB8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FCF6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D74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62EC5" w14:textId="77777777">
            <w:r>
              <w:t>MDSTW-22982</w:t>
            </w:r>
          </w:p>
        </w:tc>
      </w:tr>
      <w:tr w14:paraId="4F577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07D7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A8C5B" w14:textId="77777777">
            <w:r>
              <w:t>05_504</w:t>
            </w:r>
          </w:p>
        </w:tc>
      </w:tr>
      <w:tr w14:paraId="40BAE0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6B3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9FEA5" w14:textId="77777777">
            <w:r>
              <w:t>2109</w:t>
            </w:r>
          </w:p>
        </w:tc>
      </w:tr>
      <w:tr w14:paraId="08DA0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314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4F1B9" w14:textId="77777777"/>
        </w:tc>
      </w:tr>
      <w:tr w14:paraId="36BBD9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63D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4674E" w14:textId="77777777">
            <w:r>
              <w:t>Draft</w:t>
            </w:r>
          </w:p>
        </w:tc>
      </w:tr>
      <w:tr w14:paraId="386083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9D805A"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51E239" w14:textId="77777777">
            <w:r>
              <w:t>Muss</w:t>
            </w:r>
          </w:p>
        </w:tc>
      </w:tr>
      <w:tr w14:paraId="0018D1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8AA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D53E9" w14:textId="77777777">
            <w:r>
              <w:t>Funktion wird wie in der ELEKTRA 2 Baseline 29.40 realisiert zur Verfügung gestellt.</w:t>
            </w:r>
          </w:p>
        </w:tc>
      </w:tr>
      <w:tr w14:paraId="2CE87B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AF3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263B9" w14:textId="77777777"/>
        </w:tc>
      </w:tr>
      <w:tr w14:paraId="30BB95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E79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84FD6" w14:textId="77777777">
            <w:r>
              <w:t>PV GA DIL OBB 1.0.0</w:t>
            </w:r>
          </w:p>
        </w:tc>
      </w:tr>
    </w:tbl>
    <w:p w14:paraId="27721ACE" w14:textId="77777777">
      <w:pPr>
        <w:spacing w:after="0" w:line="96" w:lineRule="auto"/>
      </w:pPr>
    </w:p>
    <w:p w14:paraId="5F7B158B" w14:textId="77777777">
      <w:pPr>
        <w:pStyle w:val="Heading4"/>
        <w:divId w:val="275"/>
      </w:pPr>
      <w:bookmarkStart w:name="_Toc242172851" w:id="244"/>
      <w:r>
        <w:t>7.13 Projektierung</w:t>
      </w:r>
      <w:bookmarkEnd w:id="244"/>
    </w:p>
    <w:p w14:paraId="0FF664FE" w14:textId="77777777">
      <w:pPr>
        <w:spacing w:after="0"/>
      </w:pPr>
      <w:r>
        <w:rPr>
          <w:vanish/>
        </w:rPr>
        <w:t>MLS_DSTW/MDSTW-22983</w:t>
      </w:r>
      <w:r>
        <w:rPr>
          <w:b/>
        </w:rPr>
        <w:t>7.13.0-1 Die Funktion Flankenraumprüfung muss pro VSTW projektierbar sein.</w:t>
      </w:r>
      <w:r>
        <w:br/>
        <w:t>7.13.0-1 Die Funktion Flankenraumprüfung muss pro VSTW projektierbar sein.</w:t>
        <w:br/>
        <w:t>​​</w:t>
      </w:r>
    </w:p>
    <w:p w14:paraId="7A8D22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AF8F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2DF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08308" w14:textId="77777777">
            <w:r>
              <w:t>MDSTW-22983</w:t>
            </w:r>
          </w:p>
        </w:tc>
      </w:tr>
      <w:tr w14:paraId="66941E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18EB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A34B1" w14:textId="77777777">
            <w:r>
              <w:t>05_506</w:t>
            </w:r>
          </w:p>
        </w:tc>
      </w:tr>
      <w:tr w14:paraId="221F4B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52A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B775F" w14:textId="77777777">
            <w:r>
              <w:t>2111</w:t>
            </w:r>
          </w:p>
        </w:tc>
      </w:tr>
      <w:tr w14:paraId="462AA3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925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FD8BC" w14:textId="77777777"/>
        </w:tc>
      </w:tr>
      <w:tr w14:paraId="5FA8CE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1D67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EC357" w14:textId="77777777">
            <w:r>
              <w:t>Draft</w:t>
            </w:r>
          </w:p>
        </w:tc>
      </w:tr>
      <w:tr w14:paraId="7DFBE6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7D6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9F514" w14:textId="77777777">
            <w:r>
              <w:t>Muss</w:t>
            </w:r>
          </w:p>
        </w:tc>
      </w:tr>
      <w:tr w14:paraId="29BFE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9DA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6538B" w14:textId="77777777">
            <w:r>
              <w:t>Funktion wird wie in der ELEKTRA 2 Baseline 29.40 realisiert zur Verfügung gestellt.</w:t>
            </w:r>
          </w:p>
        </w:tc>
      </w:tr>
      <w:tr w14:paraId="5D55F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018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71825" w14:textId="77777777"/>
        </w:tc>
      </w:tr>
      <w:tr w14:paraId="0A4C2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96A2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59FD03" w14:textId="77777777">
            <w:r>
              <w:t>PV GA DIL OBB 1.0.0</w:t>
            </w:r>
          </w:p>
        </w:tc>
      </w:tr>
    </w:tbl>
    <w:p w14:paraId="25A740B3" w14:textId="77777777">
      <w:pPr>
        <w:spacing w:after="0" w:line="96" w:lineRule="auto"/>
      </w:pPr>
    </w:p>
    <w:p w14:paraId="1C69DAD0" w14:textId="77777777">
      <w:pPr>
        <w:spacing w:after="0"/>
      </w:pPr>
      <w:r>
        <w:rPr>
          <w:vanish/>
        </w:rPr>
        <w:t>MLS_DSTW/MDSTW-22984</w:t>
      </w:r>
      <w:r>
        <w:rPr>
          <w:b/>
        </w:rPr>
        <w:t>7.13.0-2 Die Funktion der Flankenraumüberbrückung muss bei projektierter Flanken...</w:t>
      </w:r>
      <w:r>
        <w:br/>
        <w:t>7.13.0-2 Die Funktion der Flankenraumüberbrückung muss bei projektierter Flankenraumprüfung immer projektiert werden. Flankenraumüberbrückung muss dann bei allen Hauptsignalen, Schutzsignalen und Zustimmungen, die als Start einer Zugstraße in der eigenen ESA dienen, vorgesehen werden.</w:t>
        <w:br/>
        <w:t>​​</w:t>
      </w:r>
    </w:p>
    <w:p w14:paraId="23FC11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7142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7BD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ECB12" w14:textId="77777777">
            <w:r>
              <w:t>MDSTW-22984</w:t>
            </w:r>
          </w:p>
        </w:tc>
      </w:tr>
      <w:tr w14:paraId="31F753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E4A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CA4B4" w14:textId="77777777">
            <w:r>
              <w:t>05_507</w:t>
            </w:r>
          </w:p>
        </w:tc>
      </w:tr>
      <w:tr w14:paraId="7E6561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DB6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94E7F" w14:textId="77777777">
            <w:r>
              <w:t>2112</w:t>
            </w:r>
          </w:p>
        </w:tc>
      </w:tr>
      <w:tr w14:paraId="4E5F7D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59BB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B198A" w14:textId="77777777"/>
        </w:tc>
      </w:tr>
      <w:tr w14:paraId="38018F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61645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525130" w14:textId="77777777">
            <w:r>
              <w:t>Draft</w:t>
            </w:r>
          </w:p>
        </w:tc>
      </w:tr>
      <w:tr w14:paraId="776095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B25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88199" w14:textId="77777777">
            <w:r>
              <w:t>Muss</w:t>
            </w:r>
          </w:p>
        </w:tc>
      </w:tr>
      <w:tr w14:paraId="3A2129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D2E4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44F40" w14:textId="77777777">
            <w:r>
              <w:t>Funktion wird wie in der ELEKTRA 2 Baseline 29.40 realisiert zur Verfügung gestellt.</w:t>
            </w:r>
          </w:p>
        </w:tc>
      </w:tr>
      <w:tr w14:paraId="275567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9EE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8E3BC" w14:textId="77777777"/>
        </w:tc>
      </w:tr>
      <w:tr w14:paraId="69698A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71F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2DC49" w14:textId="77777777">
            <w:r>
              <w:t>PV GA DIL OBB 1.0.0</w:t>
            </w:r>
          </w:p>
        </w:tc>
      </w:tr>
    </w:tbl>
    <w:p w14:paraId="10E2E587" w14:textId="77777777">
      <w:pPr>
        <w:spacing w:after="0" w:line="96" w:lineRule="auto"/>
      </w:pPr>
    </w:p>
    <w:p w14:paraId="6B8C31B9" w14:textId="77777777">
      <w:pPr>
        <w:pStyle w:val="Heading3"/>
        <w:divId w:val="276"/>
      </w:pPr>
      <w:bookmarkStart w:name="_Toc242172852" w:id="245"/>
      <w:r>
        <w:t>8 Gegenfahrschutz</w:t>
      </w:r>
      <w:bookmarkEnd w:id="245"/>
    </w:p>
    <w:p w14:paraId="7C5C838F" w14:textId="77777777">
      <w:r>
        <w:rPr>
          <w:vanish/>
        </w:rPr>
        <w:t>MLS_DSTW/MDSTW-22985</w:t>
      </w:r>
      <w:r>
        <w:t xml:space="preserve">8.0-1 Bei der Einfahrt von Zügen erfolgt die Auflösung der Einfahrzugstraße in der Regel bereits, bevor der Zug zum Stillstand gekommen ist. Wurde eine Zugstraße ohne technische </w:t>
        <w:lastRenderedPageBreak/>
        <w:t>Schutzwegsicherung benützt, so löst die Fahrstraße mit Freifahren des letzten aktiven Fahrwegelements im Einfahrweg komplett auf und Gegenfahrtausschlüsse fallen weg – der Zug befährt anschließend aber noch die restliche Zielgleislänge. Im Extremfall (der Zug besteht nur aus einem Fahrzeug) ist das praktisch die gesamte Gleislänge. Bei Schutzwegen mit automatischer Schutzwegauflöseverzögerung bleibt zwar der Schutzweg (und damit auch ein Gegenfahrtausschluss) nach der Fahrstraßenauflösung erhalten, die Verzögerungszeit ist aber für eine bestimmte Einfahrgeschwindigkeit bemessen. Fährt der Zug langsamer, löst der Schutzweg bereits vor dem Stillstand des Zuges auf, was ebenfalls zum Wegfall des Gegenfahrtausschlusses vor dem Stillstand führt.</w:t>
        <w:br/>
        <w:t>In der Praxis hat dieses Funktionsverhalten zur Folge, dass EVA unter Umständen eine Verschubfahrt gegen den noch fahrenden Zug zulässt.</w:t>
        <w:br/>
        <w:t>​​</w:t>
      </w:r>
    </w:p>
    <w:p w14:paraId="043000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1450B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BC26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E45B5" w14:textId="77777777">
            <w:r>
              <w:t>1195</w:t>
            </w:r>
          </w:p>
        </w:tc>
      </w:tr>
      <w:tr w14:paraId="3FA8F3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6B9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10CE9" w14:textId="77777777">
            <w:r>
              <w:t>MDSTW-22985</w:t>
            </w:r>
          </w:p>
        </w:tc>
      </w:tr>
      <w:tr w14:paraId="7A1D92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7F35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98699" w14:textId="77777777">
            <w:r>
              <w:t>2114</w:t>
            </w:r>
          </w:p>
        </w:tc>
      </w:tr>
      <w:tr w14:paraId="27F456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B0E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97397" w14:textId="77777777">
            <w:r>
              <w:t>05_510</w:t>
            </w:r>
          </w:p>
        </w:tc>
      </w:tr>
    </w:tbl>
    <w:p w14:paraId="63AB1741" w14:textId="77777777">
      <w:pPr>
        <w:spacing w:after="0" w:line="96" w:lineRule="auto"/>
      </w:pPr>
    </w:p>
    <w:p w14:paraId="35A7F321" w14:textId="77777777">
      <w:pPr>
        <w:spacing w:after="0"/>
      </w:pPr>
      <w:r>
        <w:rPr>
          <w:vanish/>
        </w:rPr>
        <w:t>MLS_DSTW/MDSTW-22986</w:t>
      </w:r>
      <w:r>
        <w:rPr>
          <w:b/>
        </w:rPr>
        <w:t>8.0-2 Bei einem Zugstraßenziel (Zielsignal oder Zielpunkt ohne Signal) muss ein...</w:t>
      </w:r>
      <w:r>
        <w:br/>
        <w:t>8.0-2 Bei einem Zugstraßenziel (Zielsignal oder Zielpunkt ohne Signal) muss ein Gegenfahrtschutz projektiert werden können.</w:t>
        <w:br/>
        <w:t>​​</w:t>
      </w:r>
    </w:p>
    <w:p w14:paraId="0726FC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257D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746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A69B0" w14:textId="77777777">
            <w:r>
              <w:t>MDSTW-22986</w:t>
            </w:r>
          </w:p>
        </w:tc>
      </w:tr>
      <w:tr w14:paraId="77A8AB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7D4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000BB" w14:textId="77777777">
            <w:r>
              <w:t>05_511</w:t>
            </w:r>
          </w:p>
        </w:tc>
      </w:tr>
      <w:tr w14:paraId="4ED8B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15B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1E205" w14:textId="77777777">
            <w:r>
              <w:t>2115</w:t>
            </w:r>
          </w:p>
        </w:tc>
      </w:tr>
      <w:tr w14:paraId="1B8405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B96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63536" w14:textId="77777777"/>
        </w:tc>
      </w:tr>
      <w:tr w14:paraId="718F65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852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9B5C7" w14:textId="77777777">
            <w:r>
              <w:t>Draft</w:t>
            </w:r>
          </w:p>
        </w:tc>
      </w:tr>
      <w:tr w14:paraId="52918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2705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CBBE9" w14:textId="77777777">
            <w:r>
              <w:t>Muss</w:t>
            </w:r>
          </w:p>
        </w:tc>
      </w:tr>
      <w:tr w14:paraId="1771D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4D85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C5A53" w14:textId="77777777">
            <w:r>
              <w:t>Funktion wird wie in der ELEKTRA 2 Baseline 29.40 realisiert zur Verfügung gestellt.</w:t>
            </w:r>
          </w:p>
        </w:tc>
      </w:tr>
      <w:tr w14:paraId="438936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94F0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961CA" w14:textId="77777777"/>
        </w:tc>
      </w:tr>
      <w:tr w14:paraId="1EC0B9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269F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75410" w14:textId="77777777">
            <w:r>
              <w:t>PV GA DIL OBB 1.0.0</w:t>
            </w:r>
          </w:p>
        </w:tc>
      </w:tr>
    </w:tbl>
    <w:p w14:paraId="62A91727" w14:textId="77777777">
      <w:pPr>
        <w:spacing w:after="0" w:line="96" w:lineRule="auto"/>
      </w:pPr>
    </w:p>
    <w:p w14:paraId="0BEA2882" w14:textId="77777777">
      <w:pPr>
        <w:spacing w:after="0"/>
      </w:pPr>
      <w:r>
        <w:rPr>
          <w:vanish/>
        </w:rPr>
        <w:t>MLS_DSTW/MDSTW-22987</w:t>
      </w:r>
      <w:r>
        <w:rPr>
          <w:b/>
        </w:rPr>
        <w:t>8.0-3 Ist bei einem Zugstraßenziel der Gegenfahrtschutz projektiert, so muss die...</w:t>
      </w:r>
      <w:r>
        <w:br/>
        <w:t>8.0-3 Ist bei einem Zugstraßenziel der Gegenfahrtschutz projektiert, so muss diese Funktion aktiviert werden, sobald die Zielfestlegung fahrtbewirkt auflöst.</w:t>
        <w:br/>
        <w:t>​​</w:t>
      </w:r>
    </w:p>
    <w:p w14:paraId="3120C7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797B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A30B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6070D" w14:textId="77777777">
            <w:r>
              <w:t>MDSTW-22987</w:t>
            </w:r>
          </w:p>
        </w:tc>
      </w:tr>
      <w:tr w14:paraId="592C9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D62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F25DE" w14:textId="77777777">
            <w:r>
              <w:t>05_512</w:t>
            </w:r>
          </w:p>
        </w:tc>
      </w:tr>
      <w:tr w14:paraId="5494A5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EB2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1AFDE" w14:textId="77777777">
            <w:r>
              <w:t>2116</w:t>
            </w:r>
          </w:p>
        </w:tc>
      </w:tr>
      <w:tr w14:paraId="47F82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68E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1402F" w14:textId="77777777"/>
        </w:tc>
      </w:tr>
      <w:tr w14:paraId="14C51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E6BD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B096A" w14:textId="77777777">
            <w:r>
              <w:t>Draft</w:t>
            </w:r>
          </w:p>
        </w:tc>
      </w:tr>
      <w:tr w14:paraId="596DD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B42BB"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BEDC6" w14:textId="77777777">
            <w:r>
              <w:t>Muss</w:t>
            </w:r>
          </w:p>
        </w:tc>
      </w:tr>
      <w:tr w14:paraId="3A26CC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4283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7B27A" w14:textId="77777777">
            <w:r>
              <w:t>Funktion wird wie in der ELEKTRA 2 Baseline 29.40 realisiert zur Verfügung gestellt.</w:t>
            </w:r>
          </w:p>
        </w:tc>
      </w:tr>
      <w:tr w14:paraId="149CC2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A11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F6D31" w14:textId="77777777"/>
        </w:tc>
      </w:tr>
      <w:tr w14:paraId="78BD9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F15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B941B" w14:textId="77777777">
            <w:r>
              <w:t>PV GA DIL OBB 1.0.0</w:t>
            </w:r>
          </w:p>
        </w:tc>
      </w:tr>
    </w:tbl>
    <w:p w14:paraId="1CBDD287" w14:textId="77777777">
      <w:pPr>
        <w:spacing w:after="0" w:line="96" w:lineRule="auto"/>
      </w:pPr>
    </w:p>
    <w:p w14:paraId="39423393" w14:textId="77777777">
      <w:r>
        <w:rPr>
          <w:vanish/>
        </w:rPr>
        <w:t>MLS_DSTW/MDSTW-22988</w:t>
      </w:r>
      <w:r>
        <w:t>8.0-4 Der aktivierte Gegenfahrtschutz muss verhindern:</w:t>
        <w:br/>
        <w:t>• die Einstellung einer Zug- oder Verschubstraße in Gegenrichtung über das zum Gegenfahrtschutz gehörige Zugstraßenziel.</w:t>
        <w:br/>
        <w:t>• eine Bereichsfreigabe mit Einzelstellung, wenn sich das zugehörige Zugstraßenziel innerhalb des</w:t>
        <w:br/>
        <w:t>• freizugebenden Nahbedienbereiches befindet und der Bereich die Projektierungsvariante "Zugstraße in Nahbedienbereich zugelassen" nicht besitzt.</w:t>
        <w:br/>
        <w:t>• in einem Nahbedienbereich mit der Projektierungsvariante "Zugstraße in Nahbedienbereich zugelassen" die Wiederfreigabe von jenen Signalen der Gegenrichtung, ab deren Standort das dem Gegenfahrtschutz zugehörige Zugstraßenziel erreichbar ist.</w:t>
        <w:br/>
        <w:t>​​</w:t>
      </w:r>
    </w:p>
    <w:p w14:paraId="3BC160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CA6F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0D18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290D1" w14:textId="77777777">
            <w:r>
              <w:t>1198</w:t>
            </w:r>
          </w:p>
        </w:tc>
      </w:tr>
      <w:tr w14:paraId="31454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4B4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6130B" w14:textId="77777777">
            <w:r>
              <w:t>MDSTW-22988</w:t>
            </w:r>
          </w:p>
        </w:tc>
      </w:tr>
      <w:tr w14:paraId="3B2DC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A49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F2E3E" w14:textId="77777777">
            <w:r>
              <w:t>2117</w:t>
            </w:r>
          </w:p>
        </w:tc>
      </w:tr>
      <w:tr w14:paraId="263CF0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116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E26A2" w14:textId="77777777">
            <w:r>
              <w:t>05_513</w:t>
            </w:r>
          </w:p>
        </w:tc>
      </w:tr>
    </w:tbl>
    <w:p w14:paraId="0ADA2B43" w14:textId="77777777">
      <w:pPr>
        <w:spacing w:after="0" w:line="96" w:lineRule="auto"/>
      </w:pPr>
    </w:p>
    <w:p w14:paraId="6EBA528C" w14:textId="77777777">
      <w:pPr>
        <w:spacing w:after="0"/>
      </w:pPr>
      <w:r>
        <w:rPr>
          <w:vanish/>
        </w:rPr>
        <w:t>MLS_DSTW/MDSTW-22989</w:t>
      </w:r>
      <w:r>
        <w:rPr>
          <w:b/>
        </w:rPr>
        <w:t>8.0-5 Der Gegenfahrtschutz darf die Einstellung von Zug- oder Verschubstraßen gl...</w:t>
      </w:r>
      <w:r>
        <w:br/>
        <w:t>8.0-5 Der Gegenfahrtschutz darf die Einstellung von Zug- oder Verschubstraßen gleicher Fahrtrichtung auf oder über das zugehörige Ziel sowie von Zug- oder Verschubstraßen gleicher Fahrtrichtung ab dem zugehörigen Ziel nicht verhindern.</w:t>
        <w:br/>
        <w:t>​​</w:t>
      </w:r>
    </w:p>
    <w:p w14:paraId="7CFDC1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A834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E0F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347DA" w14:textId="77777777">
            <w:r>
              <w:t>MDSTW-22989</w:t>
            </w:r>
          </w:p>
        </w:tc>
      </w:tr>
      <w:tr w14:paraId="7704B9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44A6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73B24" w14:textId="77777777">
            <w:r>
              <w:t>05_514</w:t>
            </w:r>
          </w:p>
        </w:tc>
      </w:tr>
      <w:tr w14:paraId="1FDB6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2EE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50EF4" w14:textId="77777777">
            <w:r>
              <w:t>2118</w:t>
            </w:r>
          </w:p>
        </w:tc>
      </w:tr>
      <w:tr w14:paraId="578C22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254B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152A4" w14:textId="77777777"/>
        </w:tc>
      </w:tr>
      <w:tr w14:paraId="40B911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338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DB8D9" w14:textId="77777777">
            <w:r>
              <w:t>Draft</w:t>
            </w:r>
          </w:p>
        </w:tc>
      </w:tr>
      <w:tr w14:paraId="7A149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316F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44916" w14:textId="77777777">
            <w:r>
              <w:t>Muss</w:t>
            </w:r>
          </w:p>
        </w:tc>
      </w:tr>
      <w:tr w14:paraId="0ABC5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314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D1931" w14:textId="77777777">
            <w:r>
              <w:t>Funktion wird wie in der ELEKTRA 2 Baseline 29.40 realisiert zur Verfügung gestellt.</w:t>
            </w:r>
          </w:p>
        </w:tc>
      </w:tr>
      <w:tr w14:paraId="6FD130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255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40BAF" w14:textId="77777777"/>
        </w:tc>
      </w:tr>
      <w:tr w14:paraId="284678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A0A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FB885" w14:textId="77777777">
            <w:r>
              <w:t>PV GA DIL OBB 1.0.0</w:t>
            </w:r>
          </w:p>
        </w:tc>
      </w:tr>
    </w:tbl>
    <w:p w14:paraId="328A549E" w14:textId="77777777">
      <w:pPr>
        <w:spacing w:after="0" w:line="96" w:lineRule="auto"/>
      </w:pPr>
    </w:p>
    <w:p w14:paraId="7FDD041E" w14:textId="77777777">
      <w:pPr>
        <w:spacing w:after="0"/>
      </w:pPr>
      <w:r>
        <w:rPr>
          <w:vanish/>
        </w:rPr>
        <w:t>MLS_DSTW/MDSTW-22990</w:t>
      </w:r>
      <w:r>
        <w:rPr>
          <w:b/>
        </w:rPr>
        <w:t>8.0-6 Die Deaktivierung des Gegenfahrtschutzes muss entweder händisch oder selbs...</w:t>
      </w:r>
      <w:r>
        <w:br/>
        <w:t>8.0-6 Die Deaktivierung des Gegenfahrtschutzes muss entweder händisch oder selbsttätig erfolgen können.</w:t>
        <w:br/>
        <w:t>​​</w:t>
      </w:r>
    </w:p>
    <w:p w14:paraId="5CF3E1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068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01D3C"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E3866" w14:textId="77777777">
            <w:r>
              <w:t>MDSTW-22990</w:t>
            </w:r>
          </w:p>
        </w:tc>
      </w:tr>
      <w:tr w14:paraId="4CE56D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FA4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C19C6" w14:textId="77777777">
            <w:r>
              <w:t>05_515</w:t>
            </w:r>
          </w:p>
        </w:tc>
      </w:tr>
      <w:tr w14:paraId="3BE4E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717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7AC96" w14:textId="77777777">
            <w:r>
              <w:t>2119</w:t>
            </w:r>
          </w:p>
        </w:tc>
      </w:tr>
      <w:tr w14:paraId="3B62D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0C9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350DE6" w14:textId="77777777"/>
        </w:tc>
      </w:tr>
      <w:tr w14:paraId="0AC06F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CAD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6246E" w14:textId="77777777">
            <w:r>
              <w:t>Draft</w:t>
            </w:r>
          </w:p>
        </w:tc>
      </w:tr>
      <w:tr w14:paraId="331B3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AC4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1A531" w14:textId="77777777">
            <w:r>
              <w:t>Muss</w:t>
            </w:r>
          </w:p>
        </w:tc>
      </w:tr>
      <w:tr w14:paraId="5D7C39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EA03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51965" w14:textId="77777777">
            <w:r>
              <w:t>Funktion wird wie in der ELEKTRA 2 Baseline 29.40 realisiert zur Verfügung gestellt.</w:t>
            </w:r>
          </w:p>
        </w:tc>
      </w:tr>
      <w:tr w14:paraId="4846CF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57B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23061" w14:textId="77777777"/>
        </w:tc>
      </w:tr>
      <w:tr w14:paraId="177C4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CD56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3D557" w14:textId="77777777">
            <w:r>
              <w:t>PV GA DIL OBB 1.0.0</w:t>
            </w:r>
          </w:p>
        </w:tc>
      </w:tr>
    </w:tbl>
    <w:p w14:paraId="16ADCBD4" w14:textId="77777777">
      <w:pPr>
        <w:spacing w:after="0" w:line="96" w:lineRule="auto"/>
      </w:pPr>
    </w:p>
    <w:p w14:paraId="2471437B" w14:textId="77777777">
      <w:pPr>
        <w:spacing w:after="0"/>
      </w:pPr>
      <w:r>
        <w:rPr>
          <w:vanish/>
        </w:rPr>
        <w:t>MLS_DSTW/MDSTW-22991</w:t>
      </w:r>
      <w:r>
        <w:rPr>
          <w:b/>
        </w:rPr>
        <w:t>8.0-7 Die händische Deaktivierung des Gegenfahrtschutzes muss jederzeit zulässig...</w:t>
      </w:r>
      <w:r>
        <w:br/>
        <w:t>8.0-7 Die händische Deaktivierung des Gegenfahrtschutzes muss jederzeit zulässig sein und erfolgt beim zugehörigen Fahrstraßenziel.</w:t>
        <w:br/>
        <w:t>​​</w:t>
      </w:r>
    </w:p>
    <w:p w14:paraId="283699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5CE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553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9E181" w14:textId="77777777">
            <w:r>
              <w:t>MDSTW-22991</w:t>
            </w:r>
          </w:p>
        </w:tc>
      </w:tr>
      <w:tr w14:paraId="1E25B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AAD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5EC43" w14:textId="77777777">
            <w:r>
              <w:t>05_516</w:t>
            </w:r>
          </w:p>
        </w:tc>
      </w:tr>
      <w:tr w14:paraId="4BA748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E9A5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30944" w14:textId="77777777">
            <w:r>
              <w:t>2120</w:t>
            </w:r>
          </w:p>
        </w:tc>
      </w:tr>
      <w:tr w14:paraId="6421EE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525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C5BE4A" w14:textId="77777777"/>
        </w:tc>
      </w:tr>
      <w:tr w14:paraId="68AF7E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0F7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E855F" w14:textId="77777777">
            <w:r>
              <w:t>Draft</w:t>
            </w:r>
          </w:p>
        </w:tc>
      </w:tr>
      <w:tr w14:paraId="4CA35F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4F1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DF4C0" w14:textId="77777777">
            <w:r>
              <w:t>Muss</w:t>
            </w:r>
          </w:p>
        </w:tc>
      </w:tr>
      <w:tr w14:paraId="510199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0DA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25D4A" w14:textId="77777777">
            <w:r>
              <w:t>Funktion wird wie in der ELEKTRA 2 Baseline 29.40 realisiert zur Verfügung gestellt.</w:t>
            </w:r>
          </w:p>
        </w:tc>
      </w:tr>
      <w:tr w14:paraId="00334D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077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AEAEE" w14:textId="77777777"/>
        </w:tc>
      </w:tr>
      <w:tr w14:paraId="1E504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E4B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EE552" w14:textId="77777777">
            <w:r>
              <w:t>PV GA DIL OBB 1.0.0</w:t>
            </w:r>
          </w:p>
        </w:tc>
      </w:tr>
    </w:tbl>
    <w:p w14:paraId="08D74CAB" w14:textId="77777777">
      <w:pPr>
        <w:spacing w:after="0" w:line="96" w:lineRule="auto"/>
      </w:pPr>
    </w:p>
    <w:p w14:paraId="46A4E34F" w14:textId="77777777">
      <w:r>
        <w:rPr>
          <w:vanish/>
        </w:rPr>
        <w:t>MLS_DSTW/MDSTW-22992</w:t>
      </w:r>
      <w:r>
        <w:t>8.0-8 Durch die händische Deaktivierung des Gegenfahrtschutzes wird auch ein allenfalls vorhandener allein bestehender Schutzweg ab dem betreffenden Ziel aufgelöst - und zwar sowohl ein händisch auflösbarer Schutzweg im Zustand Rücknahmeaufforderung als auch ein automatisch auflösender Schutzweg mit gerade ablaufender Verzögerungszeit.</w:t>
        <w:br/>
        <w:t>​​</w:t>
      </w:r>
    </w:p>
    <w:p w14:paraId="3EB127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1F881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43CAE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D1056" w14:textId="77777777">
            <w:r>
              <w:t>1202</w:t>
            </w:r>
          </w:p>
        </w:tc>
      </w:tr>
      <w:tr w14:paraId="42DD5B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D44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CA4DC" w14:textId="77777777">
            <w:r>
              <w:t>MDSTW-22992</w:t>
            </w:r>
          </w:p>
        </w:tc>
      </w:tr>
      <w:tr w14:paraId="5F2EF4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ECD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DF28D9" w14:textId="77777777">
            <w:r>
              <w:t>2121</w:t>
            </w:r>
          </w:p>
        </w:tc>
      </w:tr>
      <w:tr w14:paraId="756953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736D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4D342" w14:textId="77777777">
            <w:r>
              <w:t>05_517</w:t>
            </w:r>
          </w:p>
        </w:tc>
      </w:tr>
    </w:tbl>
    <w:p w14:paraId="64ACD5DC" w14:textId="77777777">
      <w:pPr>
        <w:spacing w:after="0" w:line="96" w:lineRule="auto"/>
      </w:pPr>
    </w:p>
    <w:p w14:paraId="5595378E" w14:textId="77777777">
      <w:pPr>
        <w:spacing w:after="0"/>
      </w:pPr>
      <w:r>
        <w:rPr>
          <w:vanish/>
        </w:rPr>
        <w:t>MLS_DSTW/MDSTW-22993</w:t>
      </w:r>
      <w:r>
        <w:rPr>
          <w:b/>
        </w:rPr>
        <w:t>8.0-9 Wird die Fahrstraße händisch (Hilfs-) aufgelöst darf keine Aktivierung des...</w:t>
      </w:r>
      <w:r>
        <w:br/>
        <w:t>8.0-9 Wird die Fahrstraße händisch (Hilfs-) aufgelöst darf keine Aktivierung des Gegenfahrtausschlusses erfolgen.</w:t>
        <w:br/>
        <w:t>​​</w:t>
      </w:r>
    </w:p>
    <w:p w14:paraId="58812C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A50C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AD7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C9E62" w14:textId="77777777">
            <w:r>
              <w:t>MDSTW-22993</w:t>
            </w:r>
          </w:p>
        </w:tc>
      </w:tr>
      <w:tr w14:paraId="4A42BF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DE18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22772C" w14:textId="77777777">
            <w:r>
              <w:t>05_518</w:t>
            </w:r>
          </w:p>
        </w:tc>
      </w:tr>
      <w:tr w14:paraId="6BA27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8AC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00451" w14:textId="77777777">
            <w:r>
              <w:t>2122</w:t>
            </w:r>
          </w:p>
        </w:tc>
      </w:tr>
      <w:tr w14:paraId="442D9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3869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ECFFA" w14:textId="77777777"/>
        </w:tc>
      </w:tr>
      <w:tr w14:paraId="71D011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B2C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E72700" w14:textId="77777777">
            <w:r>
              <w:t>Draft</w:t>
            </w:r>
          </w:p>
        </w:tc>
      </w:tr>
      <w:tr w14:paraId="41236C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DE89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FEAE7" w14:textId="77777777">
            <w:r>
              <w:t>Muss</w:t>
            </w:r>
          </w:p>
        </w:tc>
      </w:tr>
      <w:tr w14:paraId="0B51F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18F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BD11C" w14:textId="77777777">
            <w:r>
              <w:t>Funktion wird wie in der ELEKTRA 2 Baseline 29.40 realisiert zur Verfügung gestellt.</w:t>
            </w:r>
          </w:p>
        </w:tc>
      </w:tr>
      <w:tr w14:paraId="07FBB1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639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EEECB" w14:textId="77777777"/>
        </w:tc>
      </w:tr>
      <w:tr w14:paraId="1008CA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42C9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0BC69" w14:textId="77777777">
            <w:r>
              <w:t>PV GA DIL OBB 1.0.0</w:t>
            </w:r>
          </w:p>
        </w:tc>
      </w:tr>
    </w:tbl>
    <w:p w14:paraId="3C403B58" w14:textId="77777777">
      <w:pPr>
        <w:spacing w:after="0" w:line="96" w:lineRule="auto"/>
      </w:pPr>
    </w:p>
    <w:p w14:paraId="07317E82" w14:textId="77777777">
      <w:pPr>
        <w:spacing w:after="0"/>
      </w:pPr>
      <w:r>
        <w:rPr>
          <w:vanish/>
        </w:rPr>
        <w:t>MLS_DSTW/MDSTW-22994</w:t>
      </w:r>
      <w:r>
        <w:rPr>
          <w:b/>
        </w:rPr>
        <w:t>8.0-10 Die Bedienung zur händischen Deaktivierung bei nicht aktivem Gegenfahrtsc...</w:t>
      </w:r>
      <w:r>
        <w:br/>
        <w:t>8.0-10 Die Bedienung zur händischen Deaktivierung bei nicht aktivem Gegenfahrtschutz darf nicht gespeichert zu werden.</w:t>
        <w:br/>
        <w:t>​​</w:t>
      </w:r>
    </w:p>
    <w:p w14:paraId="10CEE5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732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5AA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B1F0D" w14:textId="77777777">
            <w:r>
              <w:t>MDSTW-22994</w:t>
            </w:r>
          </w:p>
        </w:tc>
      </w:tr>
      <w:tr w14:paraId="0C6E4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EAD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41033" w14:textId="77777777">
            <w:r>
              <w:t>05_519</w:t>
            </w:r>
          </w:p>
        </w:tc>
      </w:tr>
      <w:tr w14:paraId="1CC0C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19F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6EDE2" w14:textId="77777777">
            <w:r>
              <w:t>2123</w:t>
            </w:r>
          </w:p>
        </w:tc>
      </w:tr>
      <w:tr w14:paraId="5DCF6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69A2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37DD7" w14:textId="77777777"/>
        </w:tc>
      </w:tr>
      <w:tr w14:paraId="3CC41F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0DD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60393" w14:textId="77777777">
            <w:r>
              <w:t>Draft</w:t>
            </w:r>
          </w:p>
        </w:tc>
      </w:tr>
      <w:tr w14:paraId="5EB75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4EFF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781B2" w14:textId="77777777">
            <w:r>
              <w:t>Muss</w:t>
            </w:r>
          </w:p>
        </w:tc>
      </w:tr>
      <w:tr w14:paraId="58113A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B6E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5245F" w14:textId="77777777">
            <w:r>
              <w:t>Funktion wird wie in der ELEKTRA 2 Baseline 29.40 realisiert zur Verfügung gestellt.</w:t>
            </w:r>
          </w:p>
        </w:tc>
      </w:tr>
      <w:tr w14:paraId="6A0FF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8140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5D598" w14:textId="77777777"/>
        </w:tc>
      </w:tr>
      <w:tr w14:paraId="3B6BAC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A55F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17ED7" w14:textId="77777777">
            <w:r>
              <w:t>PV GA DIL OBB 1.0.0</w:t>
            </w:r>
          </w:p>
        </w:tc>
      </w:tr>
    </w:tbl>
    <w:p w14:paraId="2CD371F4" w14:textId="77777777">
      <w:pPr>
        <w:spacing w:after="0" w:line="96" w:lineRule="auto"/>
      </w:pPr>
    </w:p>
    <w:p w14:paraId="46C7650C" w14:textId="77777777">
      <w:pPr>
        <w:spacing w:after="0"/>
      </w:pPr>
      <w:r>
        <w:rPr>
          <w:vanish/>
        </w:rPr>
        <w:t>MLS_DSTW/MDSTW-22995</w:t>
      </w:r>
      <w:r>
        <w:rPr>
          <w:b/>
        </w:rPr>
        <w:t>8.0-11 Die Bedienhandlungen Fahrstraßenrücknahme oder Fahrstraßenhilfsauflösung...</w:t>
      </w:r>
      <w:r>
        <w:br/>
        <w:t>8.0-11 Die Bedienhandlungen Fahrstraßenrücknahme oder Fahrstraßenhilfsauflösung beim zugehörigen Ziel darf keine deaktivierende Auswirkung auf einen aktiven Gegenfahrtschutz haben.</w:t>
        <w:br/>
        <w:t>​​</w:t>
      </w:r>
    </w:p>
    <w:p w14:paraId="6A7C5B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9062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26A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69720" w14:textId="77777777">
            <w:r>
              <w:t>MDSTW-22995</w:t>
            </w:r>
          </w:p>
        </w:tc>
      </w:tr>
      <w:tr w14:paraId="059BCF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99A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7FD42" w14:textId="77777777">
            <w:r>
              <w:t>05_520</w:t>
            </w:r>
          </w:p>
        </w:tc>
      </w:tr>
      <w:tr w14:paraId="546FDE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82AA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F5FED" w14:textId="77777777">
            <w:r>
              <w:t>2124</w:t>
            </w:r>
          </w:p>
        </w:tc>
      </w:tr>
      <w:tr w14:paraId="26F6B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EEC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CF097" w14:textId="77777777"/>
        </w:tc>
      </w:tr>
      <w:tr w14:paraId="01C47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245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39C01" w14:textId="77777777">
            <w:r>
              <w:t>Draft</w:t>
            </w:r>
          </w:p>
        </w:tc>
      </w:tr>
      <w:tr w14:paraId="70DBC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B16D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ECD6E" w14:textId="77777777">
            <w:r>
              <w:t>Muss</w:t>
            </w:r>
          </w:p>
        </w:tc>
      </w:tr>
      <w:tr w14:paraId="1A53A1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867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31B1A" w14:textId="77777777">
            <w:r>
              <w:t>Funktion wird wie in der ELEKTRA 2 Baseline 29.40 realisiert zur Verfügung gestellt.</w:t>
            </w:r>
          </w:p>
        </w:tc>
      </w:tr>
      <w:tr w14:paraId="368970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A56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8F270" w14:textId="77777777"/>
        </w:tc>
      </w:tr>
      <w:tr w14:paraId="2BD5A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A819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106FB" w14:textId="77777777">
            <w:r>
              <w:t>PV GA DIL OBB 1.0.0</w:t>
            </w:r>
          </w:p>
        </w:tc>
      </w:tr>
    </w:tbl>
    <w:p w14:paraId="3E4E072C" w14:textId="77777777">
      <w:pPr>
        <w:spacing w:after="0" w:line="96" w:lineRule="auto"/>
      </w:pPr>
    </w:p>
    <w:p w14:paraId="5275ED2A" w14:textId="77777777">
      <w:pPr>
        <w:spacing w:after="0"/>
      </w:pPr>
      <w:r>
        <w:rPr>
          <w:vanish/>
        </w:rPr>
        <w:t>MLS_DSTW/MDSTW-22996</w:t>
      </w:r>
      <w:r>
        <w:rPr>
          <w:b/>
        </w:rPr>
        <w:t>8.0-12 Die selbsttätige Deaktivierung des Gegenfahrtschutzes muss erfolgen,</w:t>
      </w:r>
      <w:r>
        <w:br/>
        <w:t>8.0-12 Die selbsttätige Deaktivierung des Gegenfahrtschutzes muss erfolgen,</w:t>
        <w:br/>
        <w:lastRenderedPageBreak/>
        <w:t>• sobald der Zielgleisabschnitt nach der Aktivierung des Gegenfahrtschutzes in den Zustand "freigemeldet" gelangt (Hinweis: ein Zielgleisabschnitt mit geteilter Gleisfreimeldung gilt als freigemeldet, sobald alle zugehörigen Freimeldeabschnitte den Zustand "freigemeldet" aufweisen), oder</w:t>
        <w:br/>
        <w:t>• selbsttätig nach Ablauf einer projektierten Verzögerungzeit. Die Verzögerungszeit beginnt mit der Aktivierung des Gegenfahrtschutzes zu laufen. Eine neuerliche Einstellung einer Fahrstraße gleicher Fahrtrichtung auf oder über das zugehörige Ziel bei aktiviertem Gegenfahrtsschutz hat keinen Einfluss auf die gerade laufende Verzögerungszeit. Treffen bei noch laufender Verzögerungszeit die Bedingungen für die Aktivierung des Gegenfahrtschutzes erneut ein, wird die Zeit zurückgesetzt und beginnt erneut zu laufen. Die händische oder selbsttätige Deaktivierung des Gegenfahrtschutzes löscht auch die laufende Verzögerungszeit.</w:t>
      </w:r>
    </w:p>
    <w:p w14:paraId="111837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F0C7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062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B8958" w14:textId="77777777">
            <w:r>
              <w:t>MDSTW-22996</w:t>
            </w:r>
          </w:p>
        </w:tc>
      </w:tr>
      <w:tr w14:paraId="7356DA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2F58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24892" w14:textId="77777777">
            <w:r>
              <w:t>05_521</w:t>
            </w:r>
          </w:p>
        </w:tc>
      </w:tr>
      <w:tr w14:paraId="1F665B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431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B7207E" w14:textId="77777777">
            <w:r>
              <w:t>2125</w:t>
            </w:r>
          </w:p>
        </w:tc>
      </w:tr>
      <w:tr w14:paraId="530B9E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E07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BA1D1" w14:textId="77777777"/>
        </w:tc>
      </w:tr>
      <w:tr w14:paraId="0D10CB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3CA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4EDA13" w14:textId="77777777">
            <w:r>
              <w:t>Draft</w:t>
            </w:r>
          </w:p>
        </w:tc>
      </w:tr>
      <w:tr w14:paraId="52DCFD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D0A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8F573" w14:textId="77777777">
            <w:r>
              <w:t>Muss</w:t>
            </w:r>
          </w:p>
        </w:tc>
      </w:tr>
      <w:tr w14:paraId="7D5109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07C7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1DEE6" w14:textId="77777777">
            <w:r>
              <w:t>Funktion wird wie in der ELEKTRA 2 Baseline 29.40 realisiert zur Verfügung gestellt.</w:t>
            </w:r>
          </w:p>
        </w:tc>
      </w:tr>
      <w:tr w14:paraId="1EA98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8A6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0696E" w14:textId="77777777"/>
        </w:tc>
      </w:tr>
      <w:tr w14:paraId="4A937B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326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490CA" w14:textId="77777777">
            <w:r>
              <w:t>PV GA DIL OBB 1.0.0</w:t>
            </w:r>
          </w:p>
        </w:tc>
      </w:tr>
    </w:tbl>
    <w:p w14:paraId="16E4DAF3" w14:textId="77777777">
      <w:pPr>
        <w:spacing w:after="0" w:line="96" w:lineRule="auto"/>
      </w:pPr>
    </w:p>
    <w:p w14:paraId="64B0505A" w14:textId="77777777">
      <w:pPr>
        <w:pStyle w:val="Heading3"/>
        <w:divId w:val="277"/>
      </w:pPr>
      <w:bookmarkStart w:name="_Toc242172853" w:id="246"/>
      <w:r>
        <w:t>9 Streckensicherung</w:t>
      </w:r>
      <w:bookmarkEnd w:id="246"/>
    </w:p>
    <w:p w14:paraId="5B076FC0" w14:textId="77777777">
      <w:pPr>
        <w:pStyle w:val="Heading4"/>
        <w:divId w:val="278"/>
      </w:pPr>
      <w:bookmarkStart w:name="_Toc242172854" w:id="247"/>
      <w:r>
        <w:t>9.1 Allgemeines</w:t>
      </w:r>
      <w:bookmarkEnd w:id="247"/>
    </w:p>
    <w:p w14:paraId="4756F789" w14:textId="77777777">
      <w:r>
        <w:rPr>
          <w:vanish/>
        </w:rPr>
        <w:t>MLS_DSTW/MDSTW-23028</w:t>
      </w:r>
      <w:r>
        <w:t>9.1.0-1 Der Streckenblock (technische Streckensicherungsanlage) dient der Sicherung der Betriebsführung auf der freien Strecke.</w:t>
        <w:br/>
        <w:t>​​</w:t>
      </w:r>
    </w:p>
    <w:p w14:paraId="6E6313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5C583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2CD3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879E03" w14:textId="77777777">
            <w:r>
              <w:t>1209</w:t>
            </w:r>
          </w:p>
        </w:tc>
      </w:tr>
      <w:tr w14:paraId="641A19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4718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44363" w14:textId="77777777">
            <w:r>
              <w:t>MDSTW-23028</w:t>
            </w:r>
          </w:p>
        </w:tc>
      </w:tr>
      <w:tr w14:paraId="0886BF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13EF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18E7F0" w14:textId="77777777">
            <w:r>
              <w:t>2128</w:t>
            </w:r>
          </w:p>
        </w:tc>
      </w:tr>
      <w:tr w14:paraId="18B238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E04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EF4EE4" w14:textId="77777777">
            <w:r>
              <w:t>05_524</w:t>
            </w:r>
          </w:p>
        </w:tc>
      </w:tr>
    </w:tbl>
    <w:p w14:paraId="081D1F8C" w14:textId="77777777">
      <w:pPr>
        <w:spacing w:after="0" w:line="96" w:lineRule="auto"/>
      </w:pPr>
    </w:p>
    <w:p w14:paraId="604FE2A6" w14:textId="77777777">
      <w:r>
        <w:rPr>
          <w:vanish/>
        </w:rPr>
        <w:t>MLS_DSTW/MDSTW-23029</w:t>
      </w:r>
      <w:r>
        <w:t>9.1.0-2 Die freie Strecke ist der Bereich zwischen den Einfahrsignalen (Hauptsignalen oder ETCS Stop Marker) bzw. Trapeztafeln (aus betrieblicher Sicht) bzw. den Verschubhalttafeln (aus technischer Sicht) benachbarter Bahnhöfe. Sie kann durch Zugfolgestellen (Blockstellen, Überleitstellen oder Abzweigungen) in Blockabschnitte unterteilt sein.</w:t>
        <w:br/>
        <w:t>​​</w:t>
      </w:r>
    </w:p>
    <w:p w14:paraId="73B6DB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E4FEB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674D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CBA9E" w14:textId="77777777">
            <w:r>
              <w:t>1210</w:t>
            </w:r>
          </w:p>
        </w:tc>
      </w:tr>
      <w:tr w14:paraId="6B98F5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8B9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EAB93" w14:textId="77777777">
            <w:r>
              <w:t>MDSTW-23029</w:t>
            </w:r>
          </w:p>
        </w:tc>
      </w:tr>
      <w:tr w14:paraId="4C5170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E6E0A"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06EA5" w14:textId="77777777">
            <w:r>
              <w:t>2129</w:t>
            </w:r>
          </w:p>
        </w:tc>
      </w:tr>
      <w:tr w14:paraId="2CFCD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25A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32A551" w14:textId="77777777">
            <w:r>
              <w:t>05_525</w:t>
            </w:r>
          </w:p>
        </w:tc>
      </w:tr>
    </w:tbl>
    <w:p w14:paraId="7B1D1D1A" w14:textId="77777777">
      <w:pPr>
        <w:spacing w:after="0" w:line="96" w:lineRule="auto"/>
      </w:pPr>
    </w:p>
    <w:p w14:paraId="26F25B51" w14:textId="77777777">
      <w:r>
        <w:rPr>
          <w:vanish/>
        </w:rPr>
        <w:t>MLS_DSTW/MDSTW-23030</w:t>
      </w:r>
      <w:r>
        <w:t>9.1.0-3 Die Begrenzung eines Blockabschnitts erfolgt bei Einsatz eines Streckenblocksystems in jedem Fall durch Hauptsignale, ETCS Stop Marker oder ETCS Location Marker.</w:t>
        <w:br/>
        <w:t>​​</w:t>
      </w:r>
    </w:p>
    <w:p w14:paraId="3AA609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3B8B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4234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AAA6C" w14:textId="77777777">
            <w:r>
              <w:t>1211</w:t>
            </w:r>
          </w:p>
        </w:tc>
      </w:tr>
      <w:tr w14:paraId="1A40F5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3B6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15183" w14:textId="77777777">
            <w:r>
              <w:t>MDSTW-23030</w:t>
            </w:r>
          </w:p>
        </w:tc>
      </w:tr>
      <w:tr w14:paraId="620CC1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47F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E9EBE" w14:textId="77777777">
            <w:r>
              <w:t>2130</w:t>
            </w:r>
          </w:p>
        </w:tc>
      </w:tr>
      <w:tr w14:paraId="702D77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FF8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4AA7E" w14:textId="77777777">
            <w:r>
              <w:t>05_526</w:t>
            </w:r>
          </w:p>
        </w:tc>
      </w:tr>
    </w:tbl>
    <w:p w14:paraId="1B5B6BAB" w14:textId="77777777">
      <w:pPr>
        <w:spacing w:after="0" w:line="96" w:lineRule="auto"/>
      </w:pPr>
    </w:p>
    <w:p w14:paraId="1D3E3CA4" w14:textId="77777777">
      <w:pPr>
        <w:spacing w:after="0"/>
      </w:pPr>
      <w:r>
        <w:rPr>
          <w:vanish/>
        </w:rPr>
        <w:t>MLS_DSTW/MDSTW-23031</w:t>
      </w:r>
      <w:r>
        <w:rPr>
          <w:b/>
        </w:rPr>
        <w:t>9.1.0-4 Ein VSTW muss in der Lage sein, mit mindestens acht Nachbar-Stellwerken...</w:t>
      </w:r>
      <w:r>
        <w:br/>
        <w:t>9.1.0-4 Ein VSTW muss in der Lage sein, mit mindestens acht Nachbar-Stellwerken über jeweils bis zu zwei Gleise Streckenblockinformation austauschen zu können. Ausgenommen sind Verbindungen zwischen zwei Stellwerken, die mittels der Schnittstelle SCI-ILS hergestellt werden.</w:t>
        <w:br/>
        <w:t>​​</w:t>
      </w:r>
    </w:p>
    <w:p w14:paraId="77A917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4AC7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7A9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8BBD6" w14:textId="77777777">
            <w:r>
              <w:t>MDSTW-23031</w:t>
            </w:r>
          </w:p>
        </w:tc>
      </w:tr>
      <w:tr w14:paraId="0FFFC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498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82E2A" w14:textId="77777777">
            <w:r>
              <w:t>05_527</w:t>
            </w:r>
          </w:p>
        </w:tc>
      </w:tr>
      <w:tr w14:paraId="25966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7A4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8F972" w14:textId="77777777">
            <w:r>
              <w:t>2131</w:t>
            </w:r>
          </w:p>
        </w:tc>
      </w:tr>
      <w:tr w14:paraId="4DE051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F27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230A0" w14:textId="77777777"/>
        </w:tc>
      </w:tr>
      <w:tr w14:paraId="11FB1D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5B43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F9E5D" w14:textId="77777777">
            <w:r>
              <w:t>Draft</w:t>
            </w:r>
          </w:p>
        </w:tc>
      </w:tr>
      <w:tr w14:paraId="096DB8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17E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9242D" w14:textId="77777777">
            <w:r>
              <w:t>Muss</w:t>
            </w:r>
          </w:p>
        </w:tc>
      </w:tr>
      <w:tr w14:paraId="726589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24A4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8C6F4" w14:textId="77777777">
            <w:r>
              <w:t>Das VSTW tauscht Streckenblockinformationen gemäß X25overRaSTA mit Nachbarstellwerken aus. Dabei werden bis zu 8 zweigleisige Streckenblöcke unterstützt.</w:t>
            </w:r>
          </w:p>
        </w:tc>
      </w:tr>
      <w:tr w14:paraId="3EB5F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CA4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A9153" w14:textId="77777777"/>
        </w:tc>
      </w:tr>
      <w:tr w14:paraId="7D3A9A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8098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63BA2" w14:textId="77777777">
            <w:r>
              <w:t>PV GA DIL OBB 1.0.0</w:t>
            </w:r>
          </w:p>
        </w:tc>
      </w:tr>
    </w:tbl>
    <w:p w14:paraId="4C5677A6" w14:textId="77777777">
      <w:pPr>
        <w:spacing w:after="0" w:line="96" w:lineRule="auto"/>
      </w:pPr>
    </w:p>
    <w:p w14:paraId="2C38F765" w14:textId="77777777">
      <w:pPr>
        <w:pStyle w:val="Heading4"/>
        <w:divId w:val="279"/>
      </w:pPr>
      <w:bookmarkStart w:name="_Toc242172855" w:id="248"/>
      <w:r>
        <w:t>9.2 Anwendungsfälle</w:t>
      </w:r>
      <w:bookmarkEnd w:id="248"/>
    </w:p>
    <w:p w14:paraId="20779A3C" w14:textId="77777777">
      <w:pPr>
        <w:spacing w:after="0"/>
      </w:pPr>
      <w:r>
        <w:rPr>
          <w:vanish/>
        </w:rPr>
        <w:t>MLS_DSTW/MDSTW-23032</w:t>
      </w:r>
      <w:r>
        <w:rPr>
          <w:b/>
        </w:rPr>
        <w:t>9.2.0-1 An technisch gesicherten Blockschnittstellen von DSTWs zu Nachbarstellwe...</w:t>
      </w:r>
      <w:r>
        <w:br/>
        <w:t>9.2.0-1 An technisch gesicherten Blockschnittstellen von DSTWs zu Nachbarstellwerken muss der Selbstblock oder die SCI-ILS-Funktionalität verwendet werden.</w:t>
        <w:br/>
        <w:t>​​</w:t>
      </w:r>
    </w:p>
    <w:p w14:paraId="2764C0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553"/>
      </w:tblGrid>
      <w:tr w14:paraId="223FEB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F53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F91FA" w14:textId="77777777">
            <w:r>
              <w:t>MDSTW-23032</w:t>
            </w:r>
          </w:p>
        </w:tc>
      </w:tr>
      <w:tr w14:paraId="5C741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388D7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8F822" w14:textId="77777777">
            <w:r>
              <w:t>05_529</w:t>
            </w:r>
          </w:p>
        </w:tc>
      </w:tr>
      <w:tr w14:paraId="2246B8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4F6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E6433" w14:textId="77777777">
            <w:r>
              <w:t>2133</w:t>
            </w:r>
          </w:p>
        </w:tc>
      </w:tr>
      <w:tr w14:paraId="25A5C0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8DE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92CBA" w14:textId="77777777"/>
        </w:tc>
      </w:tr>
      <w:tr w14:paraId="724ABD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51B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ACA97" w14:textId="77777777">
            <w:r>
              <w:t>Draft</w:t>
            </w:r>
          </w:p>
        </w:tc>
      </w:tr>
      <w:tr w14:paraId="775AE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B5FE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79FFE6" w14:textId="77777777">
            <w:r>
              <w:t>Muss</w:t>
            </w:r>
          </w:p>
        </w:tc>
      </w:tr>
      <w:tr w14:paraId="1D6155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1CF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8CA9A" w14:textId="77777777">
            <w:r>
              <w:t>Das DSTW unterstützt Blockschnittstellen über X25oRaSTA oder SCI-ILS</w:t>
            </w:r>
          </w:p>
        </w:tc>
      </w:tr>
      <w:tr w14:paraId="1F5442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ED9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EDA29" w14:textId="77777777">
            <w:r>
              <w:t>SCI-ILS wird in RL3 umgesetzt.</w:t>
            </w:r>
          </w:p>
        </w:tc>
      </w:tr>
      <w:tr w14:paraId="3AE6A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1EF93"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0D0CA" w14:textId="77777777">
            <w:r>
              <w:t>PV GA DIL OBB 1.0.0, PV GA DIL OBB 3.0.0</w:t>
            </w:r>
          </w:p>
        </w:tc>
      </w:tr>
    </w:tbl>
    <w:p w14:paraId="3ED16FE6" w14:textId="77777777">
      <w:pPr>
        <w:spacing w:after="0" w:line="96" w:lineRule="auto"/>
      </w:pPr>
    </w:p>
    <w:p w14:paraId="03BE8E12" w14:textId="77777777">
      <w:r>
        <w:rPr>
          <w:vanish/>
        </w:rPr>
        <w:t>MLS_DSTW/MDSTW-23033</w:t>
      </w:r>
      <w:r>
        <w:t>9.2.0-2 Selbstblock bezeichnet technische Streckensicherungsanlagen, die nach Erfüllung aller notwendigen Bedingungen selbsttätig den Rückblock absetzt.</w:t>
        <w:br/>
        <w:t>​​</w:t>
      </w:r>
    </w:p>
    <w:p w14:paraId="405CEE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0274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5EDC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EFD26" w14:textId="77777777">
            <w:r>
              <w:t>1215</w:t>
            </w:r>
          </w:p>
        </w:tc>
      </w:tr>
      <w:tr w14:paraId="7C8F89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070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47816" w14:textId="77777777">
            <w:r>
              <w:t>MDSTW-23033</w:t>
            </w:r>
          </w:p>
        </w:tc>
      </w:tr>
      <w:tr w14:paraId="0C650B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1C01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1F65C" w14:textId="77777777">
            <w:r>
              <w:t>2134</w:t>
            </w:r>
          </w:p>
        </w:tc>
      </w:tr>
      <w:tr w14:paraId="6899E5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247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FD8B9" w14:textId="77777777">
            <w:r>
              <w:t>05_530</w:t>
            </w:r>
          </w:p>
        </w:tc>
      </w:tr>
    </w:tbl>
    <w:p w14:paraId="72FDDE35" w14:textId="77777777">
      <w:pPr>
        <w:spacing w:after="0" w:line="96" w:lineRule="auto"/>
      </w:pPr>
    </w:p>
    <w:p w14:paraId="10429C68" w14:textId="77777777">
      <w:pPr>
        <w:pStyle w:val="Heading4"/>
        <w:divId w:val="280"/>
      </w:pPr>
      <w:bookmarkStart w:name="_Toc242172856" w:id="249"/>
      <w:r>
        <w:t>9.3 Betriebsfälle beim Streckenblock</w:t>
      </w:r>
      <w:bookmarkEnd w:id="249"/>
    </w:p>
    <w:p w14:paraId="6676ECB7" w14:textId="77777777">
      <w:pPr>
        <w:spacing w:after="0"/>
      </w:pPr>
      <w:r>
        <w:rPr>
          <w:vanish/>
        </w:rPr>
        <w:t>MLS_DSTW/MDSTW-23034</w:t>
      </w:r>
      <w:r>
        <w:rPr>
          <w:b/>
        </w:rPr>
        <w:t>9.3.0-1 Der Streckenblock muss für jedes Streckengleis Folge- und Gegenzugsicher...</w:t>
      </w:r>
      <w:r>
        <w:br/>
        <w:t>9.3.0-1 Der Streckenblock muss für jedes Streckengleis Folge- und Gegenzugsicherung realisieren. Bei mehrgleisigen Strecken mit Gleiswechselbetrieb sowie bei eingleisigen Strecken muss jedes Streckengleis in beide Fahrtrichtungen unter Sicherung durch die Streckenblockeinrichtung befahren werden können.</w:t>
        <w:br/>
        <w:t>​​</w:t>
      </w:r>
    </w:p>
    <w:p w14:paraId="7B6405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C30F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FB0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5DEDA" w14:textId="77777777">
            <w:r>
              <w:t>MDSTW-23034</w:t>
            </w:r>
          </w:p>
        </w:tc>
      </w:tr>
      <w:tr w14:paraId="44077F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219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F5A4A" w14:textId="77777777">
            <w:r>
              <w:t>05_532</w:t>
            </w:r>
          </w:p>
        </w:tc>
      </w:tr>
      <w:tr w14:paraId="719D93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4A0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CF7DD" w14:textId="77777777">
            <w:r>
              <w:t>2136</w:t>
            </w:r>
          </w:p>
        </w:tc>
      </w:tr>
      <w:tr w14:paraId="689544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251B6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89B94" w14:textId="77777777"/>
        </w:tc>
      </w:tr>
      <w:tr w14:paraId="24DBC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F08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AF37C" w14:textId="77777777">
            <w:r>
              <w:t>Draft</w:t>
            </w:r>
          </w:p>
        </w:tc>
      </w:tr>
      <w:tr w14:paraId="491788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0FD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505AD" w14:textId="77777777">
            <w:r>
              <w:t>Muss</w:t>
            </w:r>
          </w:p>
        </w:tc>
      </w:tr>
      <w:tr w14:paraId="67E25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706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B45D3" w14:textId="77777777">
            <w:r>
              <w:t>Funktion wird wie in der ELEKTRA 2 Baseline 29.40 realisiert zur Verfügung gestellt.</w:t>
            </w:r>
          </w:p>
        </w:tc>
      </w:tr>
      <w:tr w14:paraId="5BAE7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978AF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AA08F" w14:textId="77777777"/>
        </w:tc>
      </w:tr>
      <w:tr w14:paraId="7CB443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263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D723C" w14:textId="77777777">
            <w:r>
              <w:t>PV GA DIL OBB 1.0.0</w:t>
            </w:r>
          </w:p>
        </w:tc>
      </w:tr>
    </w:tbl>
    <w:p w14:paraId="2A83392C" w14:textId="77777777">
      <w:pPr>
        <w:spacing w:after="0" w:line="96" w:lineRule="auto"/>
      </w:pPr>
    </w:p>
    <w:p w14:paraId="07351CA3" w14:textId="77777777">
      <w:pPr>
        <w:spacing w:after="0"/>
      </w:pPr>
      <w:r>
        <w:rPr>
          <w:vanish/>
        </w:rPr>
        <w:t>MLS_DSTW/MDSTW-23035</w:t>
      </w:r>
      <w:r>
        <w:rPr>
          <w:b/>
        </w:rPr>
        <w:t>9.3.0-2 Bei Folge- und Gegenzugsicherung muss sichergestellt sein, dass nur in j...</w:t>
      </w:r>
      <w:r>
        <w:br/>
        <w:t>9.3.0-2 Bei Folge- und Gegenzugsicherung muss sichergestellt sein, dass nur in jeweils einer von zwei benachbarten BÜA eine Fahrt auf die freie Strecke möglich ist.</w:t>
        <w:br/>
        <w:t>​​</w:t>
      </w:r>
    </w:p>
    <w:p w14:paraId="1B984FE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C57B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E8E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A3A26" w14:textId="77777777">
            <w:r>
              <w:t>MDSTW-23035</w:t>
            </w:r>
          </w:p>
        </w:tc>
      </w:tr>
      <w:tr w14:paraId="2C795B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2A4F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82DFE" w14:textId="77777777">
            <w:r>
              <w:t>05_533</w:t>
            </w:r>
          </w:p>
        </w:tc>
      </w:tr>
      <w:tr w14:paraId="3E19BA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C7F6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A5133" w14:textId="77777777">
            <w:r>
              <w:t>2137</w:t>
            </w:r>
          </w:p>
        </w:tc>
      </w:tr>
      <w:tr w14:paraId="3B0C0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3DBE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18A202" w14:textId="77777777"/>
        </w:tc>
      </w:tr>
      <w:tr w14:paraId="1C0555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902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27B6A" w14:textId="77777777">
            <w:r>
              <w:t>Draft</w:t>
            </w:r>
          </w:p>
        </w:tc>
      </w:tr>
      <w:tr w14:paraId="11F2F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B0C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CCD423" w14:textId="77777777">
            <w:r>
              <w:t>Muss</w:t>
            </w:r>
          </w:p>
        </w:tc>
      </w:tr>
      <w:tr w14:paraId="048C67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04E7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EB041" w14:textId="77777777">
            <w:r>
              <w:t>Funktion wird wie in der ELEKTRA 2 Baseline 29.40 realisiert zur Verfügung gestellt.</w:t>
            </w:r>
          </w:p>
        </w:tc>
      </w:tr>
      <w:tr w14:paraId="51A95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F95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1BF6B" w14:textId="77777777"/>
        </w:tc>
      </w:tr>
      <w:tr w14:paraId="456B8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90493"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17829" w14:textId="77777777">
            <w:r>
              <w:t>PV GA DIL OBB 1.0.0</w:t>
            </w:r>
          </w:p>
        </w:tc>
      </w:tr>
    </w:tbl>
    <w:p w14:paraId="483E019A" w14:textId="77777777">
      <w:pPr>
        <w:spacing w:after="0" w:line="96" w:lineRule="auto"/>
      </w:pPr>
    </w:p>
    <w:p w14:paraId="0DD0544E" w14:textId="77777777">
      <w:pPr>
        <w:pStyle w:val="Heading4"/>
        <w:divId w:val="281"/>
      </w:pPr>
      <w:bookmarkStart w:name="_Toc242172857" w:id="250"/>
      <w:r>
        <w:t>9.4 Streckenblocksysteme</w:t>
      </w:r>
      <w:bookmarkEnd w:id="250"/>
    </w:p>
    <w:p w14:paraId="0C3EE245" w14:textId="77777777">
      <w:pPr>
        <w:spacing w:after="0"/>
      </w:pPr>
      <w:r>
        <w:rPr>
          <w:vanish/>
        </w:rPr>
        <w:t>MLS_DSTW/MDSTW-23036</w:t>
      </w:r>
      <w:r>
        <w:rPr>
          <w:b/>
        </w:rPr>
        <w:t>9.4.0-1 Als einzusetzende Streckenblocksysteme (technische Streckensicherungsein...</w:t>
      </w:r>
      <w:r>
        <w:br/>
        <w:t>9.4.0-1 Als einzusetzende Streckenblocksysteme (technische Streckensicherungseinrichtungen) müssen berücksichtigt werden:</w:t>
        <w:br/>
        <w:t>• ZG62 + Gleisfreimeldung</w:t>
        <w:br/>
        <w:t>• Sbl 60A</w:t>
        <w:br/>
        <w:t>• X25-Streckenblock + Gleisfreimeldung</w:t>
        <w:br/>
        <w:t>• SCI-ILS + Gleisfreimeldung (Fahrstraßenlogik)</w:t>
        <w:br/>
        <w:t>​​</w:t>
      </w:r>
    </w:p>
    <w:p w14:paraId="637B31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75F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283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313A9" w14:textId="77777777">
            <w:r>
              <w:t>MDSTW-23036</w:t>
            </w:r>
          </w:p>
        </w:tc>
      </w:tr>
      <w:tr w14:paraId="4A1A6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5F9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12022" w14:textId="77777777">
            <w:r>
              <w:t>05_535</w:t>
            </w:r>
          </w:p>
        </w:tc>
      </w:tr>
      <w:tr w14:paraId="17231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A7A1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FEA0F" w14:textId="77777777">
            <w:r>
              <w:t>2139</w:t>
            </w:r>
          </w:p>
        </w:tc>
      </w:tr>
      <w:tr w14:paraId="0AF102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DDC2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C3599" w14:textId="77777777"/>
        </w:tc>
      </w:tr>
      <w:tr w14:paraId="4ABCC4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EE53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0B90C0" w14:textId="77777777">
            <w:r>
              <w:t>Draft</w:t>
            </w:r>
          </w:p>
        </w:tc>
      </w:tr>
      <w:tr w14:paraId="1C964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9CF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05FC2" w14:textId="77777777">
            <w:r>
              <w:t>Muss</w:t>
            </w:r>
          </w:p>
        </w:tc>
      </w:tr>
      <w:tr w14:paraId="3C3045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A21A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9AF20" w14:textId="77777777">
            <w:r>
              <w:t>Das DSTW unterstützt folgende Blocksysteme:</w:t>
              <w:br/>
              <w:t>basierende auf Relaisschnittstelle:</w:t>
              <w:br/>
              <w:t>•  ZG62</w:t>
              <w:br/>
              <w:t>•  Sbl 60A</w:t>
              <w:br/>
              <w:t>über elektronische Schnittstelle:</w:t>
              <w:br/>
              <w:t>•  X25-Streckenblock</w:t>
              <w:br/>
              <w:t>•  SCI-ILS</w:t>
              <w:br/>
              <w:t>In allen Varianten werden bei Bedarf Gleisfreimelde- und Vorsignalinformationen übertragen.</w:t>
            </w:r>
          </w:p>
        </w:tc>
      </w:tr>
      <w:tr w14:paraId="1EF8B2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867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C31A1" w14:textId="77777777">
            <w:r>
              <w:t>Sbl 60A wird in RL2 umgesetzt.</w:t>
              <w:br/>
              <w:t>SCI-ILS wird in RL3 umgesetzt.</w:t>
            </w:r>
          </w:p>
        </w:tc>
      </w:tr>
      <w:tr w14:paraId="6ED357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1B7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0AA54" w14:textId="77777777">
            <w:r>
              <w:t>PV GA DIL OBB 1.0.0, PV GA DIL OBB 2.0.0, PV GA DIL OBB 3.0.0</w:t>
            </w:r>
          </w:p>
        </w:tc>
      </w:tr>
    </w:tbl>
    <w:p w14:paraId="3CD71E67" w14:textId="77777777">
      <w:pPr>
        <w:spacing w:after="0" w:line="96" w:lineRule="auto"/>
      </w:pPr>
    </w:p>
    <w:p w14:paraId="23B622D2" w14:textId="77777777">
      <w:r>
        <w:rPr>
          <w:vanish/>
        </w:rPr>
        <w:t>MLS_DSTW/MDSTW-23037</w:t>
      </w:r>
      <w:r>
        <w:t>9.4.0-2 Die Streckenblocksysteme ZG62 und Sbl 60A sind bereits bestehende Streckenblocksysteme. Die Bezeichnung X25-Streckenblock wird hier für die X25-Funktionalität des Streckenblockes verwendet.</w:t>
        <w:br/>
        <w:t>​​</w:t>
      </w:r>
    </w:p>
    <w:p w14:paraId="1D629E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208C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58B7D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1B63B" w14:textId="77777777">
            <w:r>
              <w:t>1221</w:t>
            </w:r>
          </w:p>
        </w:tc>
      </w:tr>
      <w:tr w14:paraId="0DE601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C8A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57FD5" w14:textId="77777777">
            <w:r>
              <w:t>MDSTW-23037</w:t>
            </w:r>
          </w:p>
        </w:tc>
      </w:tr>
      <w:tr w14:paraId="2DCA4A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751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F833C" w14:textId="77777777">
            <w:r>
              <w:t>2140</w:t>
            </w:r>
          </w:p>
        </w:tc>
      </w:tr>
      <w:tr w14:paraId="7CEE6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96D3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6F8A9" w14:textId="77777777">
            <w:r>
              <w:t>05_536</w:t>
            </w:r>
          </w:p>
        </w:tc>
      </w:tr>
    </w:tbl>
    <w:p w14:paraId="6185DF8C" w14:textId="77777777">
      <w:pPr>
        <w:spacing w:after="0" w:line="96" w:lineRule="auto"/>
      </w:pPr>
    </w:p>
    <w:p w14:paraId="67DDDA18" w14:textId="77777777">
      <w:pPr>
        <w:spacing w:after="0"/>
      </w:pPr>
      <w:r>
        <w:rPr>
          <w:vanish/>
        </w:rPr>
        <w:t>MLS_DSTW/MDSTW-23038</w:t>
      </w:r>
      <w:r>
        <w:rPr>
          <w:b/>
        </w:rPr>
        <w:t>9.4.0-3 Die Anpassung an die Nachbarbetriebsstelle muss per Blockfunktionalität...</w:t>
      </w:r>
      <w:r>
        <w:br/>
        <w:t xml:space="preserve">9.4.0-3 Die Anpassung an die Nachbarbetriebsstelle muss per Blockfunktionalität ZG62, Slb 60A oder </w:t>
        <w:lastRenderedPageBreak/>
        <w:t>X25 mittels Datenübertragung X25oRaSTA erfolgen können.</w:t>
        <w:br/>
        <w:t>​​</w:t>
      </w:r>
    </w:p>
    <w:p w14:paraId="4504BB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3558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C4B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195096" w14:textId="77777777">
            <w:r>
              <w:t>MDSTW-23038</w:t>
            </w:r>
          </w:p>
        </w:tc>
      </w:tr>
      <w:tr w14:paraId="3B28B9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676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58DAC" w14:textId="77777777">
            <w:r>
              <w:t>05_537</w:t>
            </w:r>
          </w:p>
        </w:tc>
      </w:tr>
      <w:tr w14:paraId="7812C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62D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D7E4A" w14:textId="77777777">
            <w:r>
              <w:t>2141</w:t>
            </w:r>
          </w:p>
        </w:tc>
      </w:tr>
      <w:tr w14:paraId="3E8279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A43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3A6D5E" w14:textId="77777777"/>
        </w:tc>
      </w:tr>
      <w:tr w14:paraId="30C2F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69D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1ECB6" w14:textId="77777777">
            <w:r>
              <w:t>Draft</w:t>
            </w:r>
          </w:p>
        </w:tc>
      </w:tr>
      <w:tr w14:paraId="722303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928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06518" w14:textId="77777777">
            <w:r>
              <w:t>Muss</w:t>
            </w:r>
          </w:p>
        </w:tc>
      </w:tr>
      <w:tr w14:paraId="03F14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9ADF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40219" w14:textId="77777777">
            <w:r>
              <w:t>Die Anpassung an die Nachbarbetriebsstelle kann per Blockfunktionalität ZG62, SbL-60A oder X25 mittels Datenübertragung X25oRaSTA erfolgen.</w:t>
            </w:r>
          </w:p>
        </w:tc>
      </w:tr>
      <w:tr w14:paraId="12011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7A1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3A8D7" w14:textId="77777777">
            <w:r>
              <w:t>Sbl 60A wird in RL2 umgesetzt.</w:t>
            </w:r>
          </w:p>
        </w:tc>
      </w:tr>
      <w:tr w14:paraId="726E1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E2A3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51832" w14:textId="77777777">
            <w:r>
              <w:t>PV GA DIL OBB 1.0.0, PV GA DIL OBB 2.0.0</w:t>
            </w:r>
          </w:p>
        </w:tc>
      </w:tr>
    </w:tbl>
    <w:p w14:paraId="04969A76" w14:textId="77777777">
      <w:pPr>
        <w:spacing w:after="0" w:line="96" w:lineRule="auto"/>
      </w:pPr>
    </w:p>
    <w:p w14:paraId="20B04941" w14:textId="77777777">
      <w:pPr>
        <w:spacing w:after="0"/>
      </w:pPr>
      <w:r>
        <w:rPr>
          <w:vanish/>
        </w:rPr>
        <w:t>MLS_DSTW/MDSTW-23039</w:t>
      </w:r>
      <w:r>
        <w:rPr>
          <w:b/>
        </w:rPr>
        <w:t>9.4.0-4 Das Streckenblocksystem SCI-ILS muss gemäß EULYNX-Spezifikationen und sp...</w:t>
      </w:r>
      <w:r>
        <w:br/>
        <w:t>9.4.0-4 Das Streckenblocksystem SCI-ILS muss gemäß EULYNX-Spezifikationen und spezifischen Anpassungen umgesetzt werden. Die spezifischen Anpassungen müssen zwischen AG und AN abgestimmt werden.</w:t>
        <w:br/>
        <w:t>​​</w:t>
      </w:r>
    </w:p>
    <w:p w14:paraId="25F718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3C0F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E86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D434E" w14:textId="77777777">
            <w:r>
              <w:t>MDSTW-23039</w:t>
            </w:r>
          </w:p>
        </w:tc>
      </w:tr>
      <w:tr w14:paraId="3FA4B2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BFC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E8DD9" w14:textId="77777777">
            <w:r>
              <w:t>05_538</w:t>
            </w:r>
          </w:p>
        </w:tc>
      </w:tr>
      <w:tr w14:paraId="34DB4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F45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2184D" w14:textId="77777777">
            <w:r>
              <w:t>2142</w:t>
            </w:r>
          </w:p>
        </w:tc>
      </w:tr>
      <w:tr w14:paraId="6DB27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EC8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46658B" w14:textId="77777777"/>
        </w:tc>
      </w:tr>
      <w:tr w14:paraId="2A341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D87E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2A4AC" w14:textId="77777777">
            <w:r>
              <w:t>Draft</w:t>
            </w:r>
          </w:p>
        </w:tc>
      </w:tr>
      <w:tr w14:paraId="0BDCD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5E4D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22A48" w14:textId="77777777">
            <w:r>
              <w:t>Muss</w:t>
            </w:r>
          </w:p>
        </w:tc>
      </w:tr>
      <w:tr w14:paraId="5FEA6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0AB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7E649" w14:textId="77777777">
            <w:r>
              <w:t>Nach technischen Abstimmungen zwischen AN und AG wird das Streckenblocksystem über die Schnittstelle SCI-ILS gemäß EULYNX-Spezifikationen realisiert.</w:t>
            </w:r>
          </w:p>
        </w:tc>
      </w:tr>
      <w:tr w14:paraId="1AC1C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40BC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2B1F4" w14:textId="77777777"/>
        </w:tc>
      </w:tr>
      <w:tr w14:paraId="19CD4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228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DA344" w14:textId="77777777">
            <w:r>
              <w:t>PV GA DIL OBB 3.0.0</w:t>
            </w:r>
          </w:p>
        </w:tc>
      </w:tr>
    </w:tbl>
    <w:p w14:paraId="732A19B9" w14:textId="77777777">
      <w:pPr>
        <w:spacing w:after="0" w:line="96" w:lineRule="auto"/>
      </w:pPr>
    </w:p>
    <w:p w14:paraId="3129D408" w14:textId="77777777">
      <w:pPr>
        <w:pStyle w:val="Heading4"/>
        <w:divId w:val="282"/>
      </w:pPr>
      <w:bookmarkStart w:name="_Toc242172858" w:id="251"/>
      <w:r>
        <w:t>9.5 Anordnungsfälle beim Streckenblock</w:t>
      </w:r>
      <w:bookmarkEnd w:id="251"/>
    </w:p>
    <w:p w14:paraId="2CB7FA45" w14:textId="77777777">
      <w:r>
        <w:rPr>
          <w:vanish/>
        </w:rPr>
        <w:t>MLS_DSTW/MDSTW-23040</w:t>
      </w:r>
      <w:r>
        <w:t>9.5.0-1 Die im &lt;05 Lastenheft Teilsystem DSTW-ZE&gt; 9.4 aufgelisteten Streckenblocksysteme dienen zur Sicherung des Bereiches zwischen benachbarten BÜA. Dieser Bereich kann je Streckengleis einen Blockabschnitt umfassen (Anordnungsbeispiel 1) oder über mehrere Blockabschnitte mit dazwischenliegenden Blockstellen reichen (Anordnungsbeispiel 2).</w:t>
        <w:br/>
        <w:t>​​</w:t>
      </w:r>
    </w:p>
    <w:p w14:paraId="2908E7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C3A7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39EA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9CA80" w14:textId="77777777">
            <w:r>
              <w:t>1225</w:t>
            </w:r>
          </w:p>
        </w:tc>
      </w:tr>
      <w:tr w14:paraId="5255D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B51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1AC90" w14:textId="77777777">
            <w:r>
              <w:t>MDSTW-23040</w:t>
            </w:r>
          </w:p>
        </w:tc>
      </w:tr>
      <w:tr w14:paraId="798F78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7B091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7B535" w14:textId="77777777">
            <w:r>
              <w:t>2144</w:t>
            </w:r>
          </w:p>
        </w:tc>
      </w:tr>
      <w:tr w14:paraId="166AD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008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154E54" w14:textId="77777777">
            <w:r>
              <w:t>05_540</w:t>
            </w:r>
          </w:p>
        </w:tc>
      </w:tr>
    </w:tbl>
    <w:p w14:paraId="1B2E2CE0" w14:textId="77777777">
      <w:pPr>
        <w:spacing w:after="0" w:line="96" w:lineRule="auto"/>
      </w:pPr>
    </w:p>
    <w:p w14:paraId="557C60D8" w14:textId="77777777">
      <w:r>
        <w:rPr>
          <w:vanish/>
        </w:rPr>
        <w:lastRenderedPageBreak/>
        <w:t>MLS_DSTW/MDSTW-23041</w:t>
      </w:r>
      <w:r>
        <w:t>9.5.0-2 &lt;Anordnungsbeispiel 1:&gt;</w:t>
        <w:br/>
        <w:t>​​</w:t>
      </w:r>
    </w:p>
    <w:p w14:paraId="1F9C25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F6431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D095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C9671" w14:textId="77777777">
            <w:r>
              <w:t>1226</w:t>
            </w:r>
          </w:p>
        </w:tc>
      </w:tr>
      <w:tr w14:paraId="3F4D13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1AFD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4FF90" w14:textId="77777777">
            <w:r>
              <w:t>MDSTW-23041</w:t>
            </w:r>
          </w:p>
        </w:tc>
      </w:tr>
      <w:tr w14:paraId="222B6F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EE12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A3836" w14:textId="77777777">
            <w:r>
              <w:t>2145</w:t>
            </w:r>
          </w:p>
        </w:tc>
      </w:tr>
      <w:tr w14:paraId="61FAE9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F3D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B514E" w14:textId="77777777">
            <w:r>
              <w:t>05_876</w:t>
            </w:r>
          </w:p>
        </w:tc>
      </w:tr>
    </w:tbl>
    <w:p w14:paraId="71E3E24C" w14:textId="77777777">
      <w:pPr>
        <w:spacing w:after="0" w:line="96" w:lineRule="auto"/>
      </w:pPr>
    </w:p>
    <w:p w14:paraId="4E6D63E3" w14:textId="77777777">
      <w:r>
        <w:rPr>
          <w:vanish/>
        </w:rPr>
        <w:t>MLS_DSTW/MDSTW-23042</w:t>
      </w:r>
      <w:r>
        <w:t>9.5.0-3 ES .... Einfahrsignal</w:t>
        <w:br/>
        <w:t>*) ...... durch das Streckenblocksystem zu sichernder Bereich</w:t>
        <w:br/>
        <w:t>​​</w:t>
      </w:r>
    </w:p>
    <w:p w14:paraId="559DD3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53FF0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6A6E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D3465" w14:textId="77777777">
            <w:r>
              <w:t>1227</w:t>
            </w:r>
          </w:p>
        </w:tc>
      </w:tr>
      <w:tr w14:paraId="52A3B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898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7DF05" w14:textId="77777777">
            <w:r>
              <w:t>MDSTW-23042</w:t>
            </w:r>
          </w:p>
        </w:tc>
      </w:tr>
      <w:tr w14:paraId="01EDD5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F7B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2CC8C" w14:textId="77777777">
            <w:r>
              <w:t>2146</w:t>
            </w:r>
          </w:p>
        </w:tc>
      </w:tr>
      <w:tr w14:paraId="617E7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743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5F400" w14:textId="77777777">
            <w:r>
              <w:t>05_543</w:t>
            </w:r>
          </w:p>
        </w:tc>
      </w:tr>
    </w:tbl>
    <w:p w14:paraId="4B4FC28E" w14:textId="77777777">
      <w:pPr>
        <w:spacing w:after="0" w:line="96" w:lineRule="auto"/>
      </w:pPr>
    </w:p>
    <w:p w14:paraId="4DE79F05" w14:textId="77777777">
      <w:r>
        <w:rPr>
          <w:vanish/>
        </w:rPr>
        <w:t>MLS_DSTW/MDSTW-23043</w:t>
      </w:r>
      <w:r>
        <w:t>9.5.0-4 &lt;Anordnungsbeispiel 2:&gt;</w:t>
        <w:br/>
        <w:t>​​</w:t>
      </w:r>
    </w:p>
    <w:p w14:paraId="49CC701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43B6F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3E93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467677" w14:textId="77777777">
            <w:r>
              <w:t>1228</w:t>
            </w:r>
          </w:p>
        </w:tc>
      </w:tr>
      <w:tr w14:paraId="7556F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D70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ECD4E" w14:textId="77777777">
            <w:r>
              <w:t>MDSTW-23043</w:t>
            </w:r>
          </w:p>
        </w:tc>
      </w:tr>
      <w:tr w14:paraId="39CF82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A722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69B19B" w14:textId="77777777">
            <w:r>
              <w:t>2147</w:t>
            </w:r>
          </w:p>
        </w:tc>
      </w:tr>
      <w:tr w14:paraId="7D4F5A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CA7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A77B6" w14:textId="77777777">
            <w:r>
              <w:t>05_877</w:t>
            </w:r>
          </w:p>
        </w:tc>
      </w:tr>
    </w:tbl>
    <w:p w14:paraId="684A3BB5" w14:textId="77777777">
      <w:pPr>
        <w:spacing w:after="0" w:line="96" w:lineRule="auto"/>
      </w:pPr>
    </w:p>
    <w:p w14:paraId="02E18944" w14:textId="77777777">
      <w:r>
        <w:rPr>
          <w:vanish/>
        </w:rPr>
        <w:t>MLS_DSTW/MDSTW-23044</w:t>
      </w:r>
      <w:r>
        <w:t>9.5.0-5 ES .... Einfahrsignal</w:t>
        <w:br/>
        <w:t>BS .... Blocksignal</w:t>
        <w:br/>
        <w:t>*) ...... durch das Streckenblocksystem zu sichernder Bereich</w:t>
        <w:br/>
        <w:t>​​</w:t>
      </w:r>
    </w:p>
    <w:p w14:paraId="215BA8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D11F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C3C8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BB5FA" w14:textId="77777777">
            <w:r>
              <w:t>1229</w:t>
            </w:r>
          </w:p>
        </w:tc>
      </w:tr>
      <w:tr w14:paraId="6FD64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459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AF06D" w14:textId="77777777">
            <w:r>
              <w:t>MDSTW-23044</w:t>
            </w:r>
          </w:p>
        </w:tc>
      </w:tr>
      <w:tr w14:paraId="1BABF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8088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D0454" w14:textId="77777777">
            <w:r>
              <w:t>2148</w:t>
            </w:r>
          </w:p>
        </w:tc>
      </w:tr>
      <w:tr w14:paraId="61F77A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54C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304AF" w14:textId="77777777">
            <w:r>
              <w:t>05_546</w:t>
            </w:r>
          </w:p>
        </w:tc>
      </w:tr>
    </w:tbl>
    <w:p w14:paraId="6E1E95AE" w14:textId="77777777">
      <w:pPr>
        <w:spacing w:after="0" w:line="96" w:lineRule="auto"/>
      </w:pPr>
    </w:p>
    <w:p w14:paraId="26612820" w14:textId="77777777">
      <w:pPr>
        <w:spacing w:after="0"/>
      </w:pPr>
      <w:r>
        <w:rPr>
          <w:vanish/>
        </w:rPr>
        <w:t>MLS_DSTW/MDSTW-23045</w:t>
      </w:r>
      <w:r>
        <w:rPr>
          <w:b/>
        </w:rPr>
        <w:t>9.5.0-6 Liegt ein zu sichernder Blockabschnitt an der Stellwerksbereichsgrenze,...</w:t>
      </w:r>
      <w:r>
        <w:br/>
        <w:t>9.5.0-6 Liegt ein zu sichernder Blockabschnitt an der Stellwerksbereichsgrenze, so müssen Zustandsänderungen bezüglich Belegungs- und Richtungszustand der Streckenblockeinrichtung, die in einem der beiden Stellwerke erfolgen, auch an das andere Stellwerk gemeldet werden.</w:t>
        <w:br/>
        <w:t>​​</w:t>
      </w:r>
    </w:p>
    <w:p w14:paraId="784D2D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4ED6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5FF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71A76" w14:textId="77777777">
            <w:r>
              <w:t>MDSTW-23045</w:t>
            </w:r>
          </w:p>
        </w:tc>
      </w:tr>
      <w:tr w14:paraId="2061D7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E21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D1095" w14:textId="77777777">
            <w:r>
              <w:t>05_547</w:t>
            </w:r>
          </w:p>
        </w:tc>
      </w:tr>
      <w:tr w14:paraId="614889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9926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94492" w14:textId="77777777">
            <w:r>
              <w:t>2149</w:t>
            </w:r>
          </w:p>
        </w:tc>
      </w:tr>
      <w:tr w14:paraId="5C1606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4B13E"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06381" w14:textId="77777777"/>
        </w:tc>
      </w:tr>
      <w:tr w14:paraId="10D1A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FB2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124E8" w14:textId="77777777">
            <w:r>
              <w:t>Draft</w:t>
            </w:r>
          </w:p>
        </w:tc>
      </w:tr>
      <w:tr w14:paraId="37413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4DA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BCDC0" w14:textId="77777777">
            <w:r>
              <w:t>Muss</w:t>
            </w:r>
          </w:p>
        </w:tc>
      </w:tr>
      <w:tr w14:paraId="26702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B77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00302" w14:textId="77777777">
            <w:r>
              <w:t>Funktion wird wie in der ELEKTRA 2 Baseline 29.40 realisiert zur Verfügung gestellt.</w:t>
            </w:r>
          </w:p>
        </w:tc>
      </w:tr>
      <w:tr w14:paraId="3C1B9F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D7994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0F31D" w14:textId="77777777"/>
        </w:tc>
      </w:tr>
      <w:tr w14:paraId="7E9B30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208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CC840" w14:textId="77777777">
            <w:r>
              <w:t>PV GA DIL OBB 1.0.0</w:t>
            </w:r>
          </w:p>
        </w:tc>
      </w:tr>
    </w:tbl>
    <w:p w14:paraId="229F30C1" w14:textId="77777777">
      <w:pPr>
        <w:spacing w:after="0" w:line="96" w:lineRule="auto"/>
      </w:pPr>
    </w:p>
    <w:p w14:paraId="501E28C4" w14:textId="77777777">
      <w:pPr>
        <w:spacing w:after="0"/>
      </w:pPr>
      <w:r>
        <w:rPr>
          <w:vanish/>
        </w:rPr>
        <w:t>MLS_DSTW/MDSTW-23046</w:t>
      </w:r>
      <w:r>
        <w:rPr>
          <w:b/>
        </w:rPr>
        <w:t>9.5.0-7 Die Übertragung der Belegungs- und Richtungszustand der Streckenblockein...</w:t>
      </w:r>
      <w:r>
        <w:br/>
        <w:t>9.5.0-7 Die Übertragung der Belegungs- und Richtungszustand der Streckenblockeinrichtung an das Nachbarstellwerk muss selbstständig durch das Stellwerk mittels Sendung der entsprechenden Meldungen bzw. Informationen erfolgen.</w:t>
        <w:br/>
        <w:t>​​</w:t>
      </w:r>
    </w:p>
    <w:p w14:paraId="300EBA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9F7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540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FC5AE" w14:textId="77777777">
            <w:r>
              <w:t>MDSTW-23046</w:t>
            </w:r>
          </w:p>
        </w:tc>
      </w:tr>
      <w:tr w14:paraId="324A0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D18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C71E3" w14:textId="77777777">
            <w:r>
              <w:t>05_548</w:t>
            </w:r>
          </w:p>
        </w:tc>
      </w:tr>
      <w:tr w14:paraId="67D0D6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8696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6F925" w14:textId="77777777">
            <w:r>
              <w:t>2150</w:t>
            </w:r>
          </w:p>
        </w:tc>
      </w:tr>
      <w:tr w14:paraId="396B55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CE93C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8106E" w14:textId="77777777"/>
        </w:tc>
      </w:tr>
      <w:tr w14:paraId="06CD2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2C8A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8A3B4" w14:textId="77777777">
            <w:r>
              <w:t>Draft</w:t>
            </w:r>
          </w:p>
        </w:tc>
      </w:tr>
      <w:tr w14:paraId="0D5FDB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5DB5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2C0F9D" w14:textId="77777777">
            <w:r>
              <w:t>Muss</w:t>
            </w:r>
          </w:p>
        </w:tc>
      </w:tr>
      <w:tr w14:paraId="6F33F4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AFC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94C60" w14:textId="77777777">
            <w:r>
              <w:t>Funktion wird wie in der ELEKTRA 2 Baseline 29.40 realisiert zur Verfügung gestellt.</w:t>
            </w:r>
          </w:p>
        </w:tc>
      </w:tr>
      <w:tr w14:paraId="6A25A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6E6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6C9B9" w14:textId="77777777"/>
        </w:tc>
      </w:tr>
      <w:tr w14:paraId="1641B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358A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DAF79" w14:textId="77777777">
            <w:r>
              <w:t>PV GA DIL OBB 1.0.0</w:t>
            </w:r>
          </w:p>
        </w:tc>
      </w:tr>
    </w:tbl>
    <w:p w14:paraId="71513D41" w14:textId="77777777">
      <w:pPr>
        <w:spacing w:after="0" w:line="96" w:lineRule="auto"/>
      </w:pPr>
    </w:p>
    <w:p w14:paraId="54A7DBE0" w14:textId="77777777">
      <w:pPr>
        <w:spacing w:after="0"/>
      </w:pPr>
      <w:r>
        <w:rPr>
          <w:vanish/>
        </w:rPr>
        <w:t>MLS_DSTW/MDSTW-23047</w:t>
      </w:r>
      <w:r>
        <w:rPr>
          <w:b/>
        </w:rPr>
        <w:t>9.5.0-8 Beim Streckenblocksystem ZG62 muss die Informationsübertragung mittels d...</w:t>
      </w:r>
      <w:r>
        <w:br/>
        <w:t>9.5.0-8 Beim Streckenblocksystem ZG62 muss die Informationsübertragung mittels der ZG-Einrichtung erfolgen.</w:t>
        <w:br/>
        <w:t>​​</w:t>
      </w:r>
    </w:p>
    <w:p w14:paraId="46AB04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775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A8F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BB1F8" w14:textId="77777777">
            <w:r>
              <w:t>MDSTW-23047</w:t>
            </w:r>
          </w:p>
        </w:tc>
      </w:tr>
      <w:tr w14:paraId="2994BC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AACF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80F02" w14:textId="77777777">
            <w:r>
              <w:t>05_549</w:t>
            </w:r>
          </w:p>
        </w:tc>
      </w:tr>
      <w:tr w14:paraId="314463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0E4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3691D" w14:textId="77777777">
            <w:r>
              <w:t>2151</w:t>
            </w:r>
          </w:p>
        </w:tc>
      </w:tr>
      <w:tr w14:paraId="3AB32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C1B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CDF816" w14:textId="77777777"/>
        </w:tc>
      </w:tr>
      <w:tr w14:paraId="631768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B590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C26131" w14:textId="77777777">
            <w:r>
              <w:t>Draft</w:t>
            </w:r>
          </w:p>
        </w:tc>
      </w:tr>
      <w:tr w14:paraId="774A65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F05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7A610" w14:textId="77777777">
            <w:r>
              <w:t>Muss</w:t>
            </w:r>
          </w:p>
        </w:tc>
      </w:tr>
      <w:tr w14:paraId="08FE0A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8D7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03B32F" w14:textId="77777777">
            <w:r>
              <w:t>Funktion wird wie in der ELEKTRA 2 Baseline 29.40 realisiert zur Verfügung gestellt.</w:t>
            </w:r>
          </w:p>
        </w:tc>
      </w:tr>
      <w:tr w14:paraId="01BE3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98D6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3A56D" w14:textId="77777777"/>
        </w:tc>
      </w:tr>
      <w:tr w14:paraId="219E87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A0EF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CCAD8" w14:textId="77777777">
            <w:r>
              <w:t>PV GA DIL OBB 1.0.0</w:t>
            </w:r>
          </w:p>
        </w:tc>
      </w:tr>
    </w:tbl>
    <w:p w14:paraId="59C3FAB4" w14:textId="77777777">
      <w:pPr>
        <w:spacing w:after="0" w:line="96" w:lineRule="auto"/>
      </w:pPr>
    </w:p>
    <w:p w14:paraId="4E759F3C" w14:textId="77777777">
      <w:pPr>
        <w:spacing w:after="0"/>
      </w:pPr>
      <w:r>
        <w:rPr>
          <w:vanish/>
        </w:rPr>
        <w:t>MLS_DSTW/MDSTW-23048</w:t>
      </w:r>
      <w:r>
        <w:rPr>
          <w:b/>
        </w:rPr>
        <w:t>9.5.0-9 Die Ansteuerung der Übertragungseinrichtung und die Auswertung der übert...</w:t>
      </w:r>
      <w:r>
        <w:br/>
        <w:t xml:space="preserve">9.5.0-9 Die Ansteuerung der Übertragungseinrichtung und die Auswertung der übertragenen Informationen müssen beim Streckenblocksystem ZG62 durch die beteiligten Stellwerke oder </w:t>
        <w:lastRenderedPageBreak/>
        <w:t>gegebenenfalls mit Umsetzern erfolgen.</w:t>
        <w:br/>
        <w:t>​​</w:t>
      </w:r>
    </w:p>
    <w:p w14:paraId="116AA4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77A3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3BFF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77D88" w14:textId="77777777">
            <w:r>
              <w:t>MDSTW-23048</w:t>
            </w:r>
          </w:p>
        </w:tc>
      </w:tr>
      <w:tr w14:paraId="332DE6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258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B0EA6" w14:textId="77777777">
            <w:r>
              <w:t>05_550</w:t>
            </w:r>
          </w:p>
        </w:tc>
      </w:tr>
      <w:tr w14:paraId="3EB740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CA6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42473" w14:textId="77777777">
            <w:r>
              <w:t>2152</w:t>
            </w:r>
          </w:p>
        </w:tc>
      </w:tr>
      <w:tr w14:paraId="0D275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413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CEAC5" w14:textId="77777777"/>
        </w:tc>
      </w:tr>
      <w:tr w14:paraId="160C6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177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FC3EE" w14:textId="77777777">
            <w:r>
              <w:t>Draft</w:t>
            </w:r>
          </w:p>
        </w:tc>
      </w:tr>
      <w:tr w14:paraId="50AF74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D7B4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1E4E52" w14:textId="77777777">
            <w:r>
              <w:t>Muss</w:t>
            </w:r>
          </w:p>
        </w:tc>
      </w:tr>
      <w:tr w14:paraId="5EDCD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AF0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82129" w14:textId="77777777">
            <w:r>
              <w:t>Funktion wird wie in der ELEKTRA 2 Baseline 29.40 realisiert zur Verfügung gestellt.</w:t>
            </w:r>
          </w:p>
        </w:tc>
      </w:tr>
      <w:tr w14:paraId="01E3F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CAF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363B0" w14:textId="77777777"/>
        </w:tc>
      </w:tr>
      <w:tr w14:paraId="74F2A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60B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4BC24" w14:textId="77777777">
            <w:r>
              <w:t>PV GA DIL OBB 1.0.0</w:t>
            </w:r>
          </w:p>
        </w:tc>
      </w:tr>
    </w:tbl>
    <w:p w14:paraId="1BB91DCD" w14:textId="77777777">
      <w:pPr>
        <w:spacing w:after="0" w:line="96" w:lineRule="auto"/>
      </w:pPr>
    </w:p>
    <w:p w14:paraId="27B90DD4" w14:textId="77777777">
      <w:pPr>
        <w:spacing w:after="0"/>
      </w:pPr>
      <w:r>
        <w:rPr>
          <w:vanish/>
        </w:rPr>
        <w:t>MLS_DSTW/MDSTW-23049</w:t>
      </w:r>
      <w:r>
        <w:rPr>
          <w:b/>
        </w:rPr>
        <w:t>9.5.0-10 Bei den anderen Streckenblocksystemen erfolgt der erforderliche Informa...</w:t>
      </w:r>
      <w:r>
        <w:br/>
        <w:t>9.5.0-10 Bei den anderen Streckenblocksystemen erfolgt der erforderliche Informationsaustausch durch die Streckenblockeinrichtung selbst. Der Umfang dieses Informationsaustausches sowie die Aufgabenstellung für die beteiligten Stellwerke sind durch die Bedingungen für das jeweilige Streckenblocksystem bestimmt.</w:t>
        <w:br/>
        <w:t>​​</w:t>
      </w:r>
    </w:p>
    <w:p w14:paraId="015435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5968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29A5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8DFAB" w14:textId="77777777">
            <w:r>
              <w:t>MDSTW-23049</w:t>
            </w:r>
          </w:p>
        </w:tc>
      </w:tr>
      <w:tr w14:paraId="26CB0B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B2F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91582" w14:textId="77777777">
            <w:r>
              <w:t>05_551</w:t>
            </w:r>
          </w:p>
        </w:tc>
      </w:tr>
      <w:tr w14:paraId="60B050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336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96B25" w14:textId="77777777">
            <w:r>
              <w:t>2153</w:t>
            </w:r>
          </w:p>
        </w:tc>
      </w:tr>
      <w:tr w14:paraId="39CAD2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57A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3FB41" w14:textId="77777777"/>
        </w:tc>
      </w:tr>
      <w:tr w14:paraId="7D60C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0AC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F6E21" w14:textId="77777777">
            <w:r>
              <w:t>Draft</w:t>
            </w:r>
          </w:p>
        </w:tc>
      </w:tr>
      <w:tr w14:paraId="68A24C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220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A5817" w14:textId="77777777">
            <w:r>
              <w:t>Muss</w:t>
            </w:r>
          </w:p>
        </w:tc>
      </w:tr>
      <w:tr w14:paraId="21EC67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E15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6AEBFE" w14:textId="77777777">
            <w:r>
              <w:t>Funktion wird wie in der ELEKTRA 2 Baseline 29.40 realisiert zur Verfügung gestellt.</w:t>
            </w:r>
          </w:p>
        </w:tc>
      </w:tr>
      <w:tr w14:paraId="4D540C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B7B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FB1C7" w14:textId="77777777"/>
        </w:tc>
      </w:tr>
      <w:tr w14:paraId="28313C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37E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C52CB" w14:textId="77777777">
            <w:r>
              <w:t>PV GA DIL OBB 1.0.0</w:t>
            </w:r>
          </w:p>
        </w:tc>
      </w:tr>
    </w:tbl>
    <w:p w14:paraId="03F51156" w14:textId="77777777">
      <w:pPr>
        <w:spacing w:after="0" w:line="96" w:lineRule="auto"/>
      </w:pPr>
    </w:p>
    <w:p w14:paraId="6BA6B375" w14:textId="77777777">
      <w:pPr>
        <w:spacing w:after="0"/>
      </w:pPr>
      <w:r>
        <w:rPr>
          <w:vanish/>
        </w:rPr>
        <w:t>MLS_DSTW/MDSTW-23050</w:t>
      </w:r>
      <w:r>
        <w:rPr>
          <w:b/>
        </w:rPr>
        <w:t>9.5.0-11 Für alle bestehenden Streckenblocksysteme gilt an Stellwerksbereichsgre...</w:t>
      </w:r>
      <w:r>
        <w:br/>
        <w:t>9.5.0-11 Für alle bestehenden Streckenblocksysteme gilt an Stellwerksbereichsgrenzen, dass die Gleisfreimeldeinformation über alle Blockabschnitte zwischen zwei BÜA in beiden Stellwerken vorhanden sein muss. Beim Streckenblocksystem Sbl 60A erfolgt die Informationsübertragung durch die Streckenblockeinrichtung selbst. Beim ZG62 ist eine eigene Freimeldeübertragung erforderlich.</w:t>
        <w:br/>
        <w:t>​​</w:t>
      </w:r>
    </w:p>
    <w:p w14:paraId="753F77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2BD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B4E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1B223" w14:textId="77777777">
            <w:r>
              <w:t>MDSTW-23050</w:t>
            </w:r>
          </w:p>
        </w:tc>
      </w:tr>
      <w:tr w14:paraId="27C469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E49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FEB58" w14:textId="77777777">
            <w:r>
              <w:t>05_552</w:t>
            </w:r>
          </w:p>
        </w:tc>
      </w:tr>
      <w:tr w14:paraId="3C9831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9BD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C98FA3" w14:textId="77777777">
            <w:r>
              <w:t>2154</w:t>
            </w:r>
          </w:p>
        </w:tc>
      </w:tr>
      <w:tr w14:paraId="6845B5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F0C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6D4FD" w14:textId="77777777"/>
        </w:tc>
      </w:tr>
      <w:tr w14:paraId="656801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261D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809F31" w14:textId="77777777">
            <w:r>
              <w:t>Draft</w:t>
            </w:r>
          </w:p>
        </w:tc>
      </w:tr>
      <w:tr w14:paraId="7EFD24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E33C8"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55F7D" w14:textId="77777777">
            <w:r>
              <w:t>Muss</w:t>
            </w:r>
          </w:p>
        </w:tc>
      </w:tr>
      <w:tr w14:paraId="7EF77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CAB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F031E" w14:textId="77777777">
            <w:r>
              <w:t>Funktion wird wie in der ELEKTRA 2 Baseline 29.40 realisiert zur Verfügung gestellt.</w:t>
            </w:r>
          </w:p>
        </w:tc>
      </w:tr>
      <w:tr w14:paraId="21B1D0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F06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AC0C3" w14:textId="77777777"/>
        </w:tc>
      </w:tr>
      <w:tr w14:paraId="5C4F83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9BB28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BD88E" w14:textId="77777777">
            <w:r>
              <w:t>PV GA DIL OBB 1.0.0</w:t>
            </w:r>
          </w:p>
        </w:tc>
      </w:tr>
    </w:tbl>
    <w:p w14:paraId="716DC26B" w14:textId="77777777">
      <w:pPr>
        <w:spacing w:after="0" w:line="96" w:lineRule="auto"/>
      </w:pPr>
    </w:p>
    <w:p w14:paraId="1AC876B6" w14:textId="77777777">
      <w:pPr>
        <w:spacing w:after="0"/>
      </w:pPr>
      <w:r>
        <w:rPr>
          <w:vanish/>
        </w:rPr>
        <w:t>MLS_DSTW/MDSTW-23051</w:t>
      </w:r>
      <w:r>
        <w:rPr>
          <w:b/>
        </w:rPr>
        <w:t>9.5.0-12 Beim X25-Streckenblock muss an Stellwerksbereichsgrenzen für alle Block...</w:t>
      </w:r>
      <w:r>
        <w:br/>
        <w:t>9.5.0-12 Beim X25-Streckenblock muss an Stellwerksbereichsgrenzen für alle Blockabschnitte zwischen zwei BÜA der Zustand belegt/nicht belegt des Streckenblocks in beiden Stellwerken vorhanden sein. Die Gleisfreimeldeinformation über andere als die unmittelbar an der Stellwerksbereichsgrenze liegenden Blockabschnitte ist nur dann in beiden Stellwerken erforderlich, wenn eine entsprechende Projektierung vorliegt (für die Ausleuchtung zu Dispositionszwecken). Die Übertragung aller erforderlichen Informationen erfolgt beim X25-Streckenblock im Rahmen der X25-Übertragung.</w:t>
        <w:br/>
        <w:t>​​</w:t>
      </w:r>
    </w:p>
    <w:p w14:paraId="177EF7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91C6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8FD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4C54C" w14:textId="77777777">
            <w:r>
              <w:t>MDSTW-23051</w:t>
            </w:r>
          </w:p>
        </w:tc>
      </w:tr>
      <w:tr w14:paraId="19B127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4B0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95B52" w14:textId="77777777">
            <w:r>
              <w:t>05_553</w:t>
            </w:r>
          </w:p>
        </w:tc>
      </w:tr>
      <w:tr w14:paraId="144811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84FF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FE103" w14:textId="77777777">
            <w:r>
              <w:t>2155</w:t>
            </w:r>
          </w:p>
        </w:tc>
      </w:tr>
      <w:tr w14:paraId="3181F2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DCB3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6135F" w14:textId="77777777"/>
        </w:tc>
      </w:tr>
      <w:tr w14:paraId="00017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3AAA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71C9D" w14:textId="77777777">
            <w:r>
              <w:t>Draft</w:t>
            </w:r>
          </w:p>
        </w:tc>
      </w:tr>
      <w:tr w14:paraId="4A359D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7AF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52E15" w14:textId="77777777">
            <w:r>
              <w:t>Muss</w:t>
            </w:r>
          </w:p>
        </w:tc>
      </w:tr>
      <w:tr w14:paraId="445205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C38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39B84" w14:textId="77777777">
            <w:r>
              <w:t>Funktion wird wie in der ELEKTRA 2 Baseline 29.40 realisiert zur Verfügung gestellt.</w:t>
            </w:r>
          </w:p>
        </w:tc>
      </w:tr>
      <w:tr w14:paraId="2F980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02A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7C676A" w14:textId="77777777"/>
        </w:tc>
      </w:tr>
      <w:tr w14:paraId="0A106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13D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144E66" w14:textId="77777777">
            <w:r>
              <w:t>PV GA DIL OBB 1.0.0</w:t>
            </w:r>
          </w:p>
        </w:tc>
      </w:tr>
    </w:tbl>
    <w:p w14:paraId="3231DAF0" w14:textId="77777777">
      <w:pPr>
        <w:spacing w:after="0" w:line="96" w:lineRule="auto"/>
      </w:pPr>
    </w:p>
    <w:p w14:paraId="3DA8F4CA" w14:textId="77777777">
      <w:pPr>
        <w:spacing w:after="0"/>
      </w:pPr>
      <w:r>
        <w:rPr>
          <w:vanish/>
        </w:rPr>
        <w:t>MLS_DSTW/MDSTW-23052</w:t>
      </w:r>
      <w:r>
        <w:rPr>
          <w:b/>
        </w:rPr>
        <w:t>9.5.0-13 Bei der SCI-ILS als Streckenblockschnittstelle müssen die Daten entspre...</w:t>
      </w:r>
      <w:r>
        <w:br/>
        <w:t>9.5.0-13 Bei der SCI-ILS als Streckenblockschnittstelle müssen die Daten entsprechend der EULYNX-Spezifikation ausgetauscht werden.</w:t>
        <w:br/>
        <w:t>​​</w:t>
      </w:r>
    </w:p>
    <w:p w14:paraId="15C3CD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87C0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A81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93C35" w14:textId="77777777">
            <w:r>
              <w:t>MDSTW-23052</w:t>
            </w:r>
          </w:p>
        </w:tc>
      </w:tr>
      <w:tr w14:paraId="6BE0A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93E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94674" w14:textId="77777777">
            <w:r>
              <w:t>05_554</w:t>
            </w:r>
          </w:p>
        </w:tc>
      </w:tr>
      <w:tr w14:paraId="124D2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C56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7D0C4A" w14:textId="77777777">
            <w:r>
              <w:t>2156</w:t>
            </w:r>
          </w:p>
        </w:tc>
      </w:tr>
      <w:tr w14:paraId="055BB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F12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323A7" w14:textId="77777777"/>
        </w:tc>
      </w:tr>
      <w:tr w14:paraId="289D0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693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02DE1" w14:textId="77777777">
            <w:r>
              <w:t>Draft</w:t>
            </w:r>
          </w:p>
        </w:tc>
      </w:tr>
      <w:tr w14:paraId="2D12F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83578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C203A8" w14:textId="77777777">
            <w:r>
              <w:t>Muss</w:t>
            </w:r>
          </w:p>
        </w:tc>
      </w:tr>
      <w:tr w14:paraId="36E562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1F11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A7DB5" w14:textId="77777777">
            <w:r>
              <w:t>Auf der Streckenblockschnittstelle werden die für den entsprechenden Übergang notwendigen Daten über die SCI-ILS Schnittstelle entsprechend der EULYNX-Spezifikation ausgetauscht.</w:t>
            </w:r>
          </w:p>
        </w:tc>
      </w:tr>
      <w:tr w14:paraId="078F88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09F2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E0200" w14:textId="77777777"/>
        </w:tc>
      </w:tr>
      <w:tr w14:paraId="3776A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86A38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3C6189" w14:textId="77777777">
            <w:r>
              <w:t>PV GA DIL OBB 3.0.0</w:t>
            </w:r>
          </w:p>
        </w:tc>
      </w:tr>
    </w:tbl>
    <w:p w14:paraId="5E4D85B8" w14:textId="77777777">
      <w:pPr>
        <w:spacing w:after="0" w:line="96" w:lineRule="auto"/>
      </w:pPr>
    </w:p>
    <w:p w14:paraId="5F0FD19D" w14:textId="77777777">
      <w:r>
        <w:rPr>
          <w:vanish/>
        </w:rPr>
        <w:lastRenderedPageBreak/>
        <w:t>MLS_DSTW/MDSTW-23053</w:t>
      </w:r>
      <w:r>
        <w:t>9.5.0-14 Beim bereits bestehenden Streckenblocksystem Sbl 60A werden bei einem zu sichernden Bereich an der Stellwerksbereichsgrenze im Regelfall alle Blockabschnitte zwischen den jeweils äußersten BÜA der beiden Stellwerksbereiche in die Sicherung durch die Streckenblockeinrichtung miteinbezogen (siehe jedoch die Anmerkung zum Anordnungsbeispiel 3). In einem Anordnungsfall gemäß Anordnungsbeispiel 2 mit einer oder mehreren Blockstellen werden deshalb bei Anwendung dieser Streckenblocksysteme die Blockstellen als Selbstblockstellen ausgeführt, deren Blocksignale von der jeweiligen Streckenblockeinrichtung gesteuert werden.</w:t>
        <w:br/>
        <w:t>In welcher der beiden benachbarten Sicherungsanlagen die Anzeige und Bedienung dieser Signale erfolgt, wird bei der Anlagenprojektierung festgelegt.</w:t>
        <w:br/>
        <w:t>​​</w:t>
      </w:r>
    </w:p>
    <w:p w14:paraId="7CE951D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A023B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5B53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4FE07" w14:textId="77777777">
            <w:r>
              <w:t>1238</w:t>
            </w:r>
          </w:p>
        </w:tc>
      </w:tr>
      <w:tr w14:paraId="41BB1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503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47775E" w14:textId="77777777">
            <w:r>
              <w:t>MDSTW-23053</w:t>
            </w:r>
          </w:p>
        </w:tc>
      </w:tr>
      <w:tr w14:paraId="21DC83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F20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89441" w14:textId="77777777">
            <w:r>
              <w:t>2157</w:t>
            </w:r>
          </w:p>
        </w:tc>
      </w:tr>
      <w:tr w14:paraId="556CA0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95DE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376AD" w14:textId="77777777">
            <w:r>
              <w:t>05_555</w:t>
            </w:r>
          </w:p>
        </w:tc>
      </w:tr>
    </w:tbl>
    <w:p w14:paraId="43670C13" w14:textId="77777777">
      <w:pPr>
        <w:spacing w:after="0" w:line="96" w:lineRule="auto"/>
      </w:pPr>
    </w:p>
    <w:p w14:paraId="63471C87" w14:textId="77777777">
      <w:pPr>
        <w:spacing w:after="0"/>
      </w:pPr>
      <w:r>
        <w:rPr>
          <w:vanish/>
        </w:rPr>
        <w:t>MLS_DSTW/MDSTW-23054</w:t>
      </w:r>
      <w:r>
        <w:rPr>
          <w:b/>
        </w:rPr>
        <w:t>9.5.0-15 Beim Einsatz des Streckenblocksystems ZG62 + Gleisfreimeldung und X25-S...</w:t>
      </w:r>
      <w:r>
        <w:br/>
        <w:t>9.5.0-15 Beim Einsatz des Streckenblocksystems ZG62 + Gleisfreimeldung und X25-Streckenblock + Gleisfreimeldung erfolgt die Übertragung von Streckenblock-Steuerinformationen zwischen den beiden benachbarten Stellwerken nur hinsichtlich der Sicherung eines (bei der Anlagenprojektierung festgelegten) Blockabschnittes pro Streckengleis (siehe dazu das nachstehende Anprdnungsbeispiel 3 in ID 05_878). Die Steuerung von allfälligen Blocksignalen muss auf jeden Fall durch die beteiligten Stellwerke direkt erfolgen.</w:t>
        <w:br/>
        <w:t>Selbstblockstellen gelten dann als in das jeweilige Stellwerk integrierte Zugfolgestellen.</w:t>
        <w:br/>
        <w:t>​​</w:t>
      </w:r>
    </w:p>
    <w:p w14:paraId="3A1E48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A095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F81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889A9F" w14:textId="77777777">
            <w:r>
              <w:t>MDSTW-23054</w:t>
            </w:r>
          </w:p>
        </w:tc>
      </w:tr>
      <w:tr w14:paraId="2C954E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9C39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DF539" w14:textId="77777777">
            <w:r>
              <w:t>05_556</w:t>
            </w:r>
          </w:p>
        </w:tc>
      </w:tr>
      <w:tr w14:paraId="477EAA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E84B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364EED" w14:textId="77777777">
            <w:r>
              <w:t>2158</w:t>
            </w:r>
          </w:p>
        </w:tc>
      </w:tr>
      <w:tr w14:paraId="13B0E4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E60E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96ABF" w14:textId="77777777"/>
        </w:tc>
      </w:tr>
      <w:tr w14:paraId="5E628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BB8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24A8C" w14:textId="77777777">
            <w:r>
              <w:t>Draft</w:t>
            </w:r>
          </w:p>
        </w:tc>
      </w:tr>
      <w:tr w14:paraId="773FBA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6D64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16080D" w14:textId="77777777">
            <w:r>
              <w:t>Muss</w:t>
            </w:r>
          </w:p>
        </w:tc>
      </w:tr>
      <w:tr w14:paraId="036CB2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EFF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0BE569" w14:textId="77777777">
            <w:r>
              <w:t>Funktion wird wie in der ELEKTRA 2 Baseline 29.40 realisiert zur Verfügung gestellt.</w:t>
            </w:r>
          </w:p>
        </w:tc>
      </w:tr>
      <w:tr w14:paraId="22E33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E47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84105" w14:textId="77777777"/>
        </w:tc>
      </w:tr>
      <w:tr w14:paraId="66974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91D3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D2D737" w14:textId="77777777">
            <w:r>
              <w:t>PV GA DIL OBB 1.0.0</w:t>
            </w:r>
          </w:p>
        </w:tc>
      </w:tr>
    </w:tbl>
    <w:p w14:paraId="554E33D7" w14:textId="77777777">
      <w:pPr>
        <w:spacing w:after="0" w:line="96" w:lineRule="auto"/>
      </w:pPr>
    </w:p>
    <w:p w14:paraId="3427AF20" w14:textId="77777777">
      <w:pPr>
        <w:spacing w:after="0"/>
      </w:pPr>
      <w:r>
        <w:rPr>
          <w:vanish/>
        </w:rPr>
        <w:t>MLS_DSTW/MDSTW-23055</w:t>
      </w:r>
      <w:r>
        <w:rPr>
          <w:b/>
        </w:rPr>
        <w:t>9.5.0-16 Für Blockabschnitte zwischen im selben VSTW integrierten Zugfolgestelle...</w:t>
      </w:r>
      <w:r>
        <w:br/>
        <w:t>9.5.0-16 Für Blockabschnitte zwischen im selben VSTW integrierten Zugfolgestellen ist auch die Erfüllung der Bedingungen des Streckenblocks in diesem Stellwerk zu realisieren (="interner Block").</w:t>
        <w:br/>
        <w:t>​​</w:t>
      </w:r>
    </w:p>
    <w:p w14:paraId="717627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6D6F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EBC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23046D" w14:textId="77777777">
            <w:r>
              <w:t>MDSTW-23055</w:t>
            </w:r>
          </w:p>
        </w:tc>
      </w:tr>
      <w:tr w14:paraId="6895A8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60B3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A2CCE" w14:textId="77777777">
            <w:r>
              <w:t>05_557</w:t>
            </w:r>
          </w:p>
        </w:tc>
      </w:tr>
      <w:tr w14:paraId="360F99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1181E"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70DF7" w14:textId="77777777">
            <w:r>
              <w:t>2159</w:t>
            </w:r>
          </w:p>
        </w:tc>
      </w:tr>
      <w:tr w14:paraId="7495E3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1EC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39FCB" w14:textId="77777777"/>
        </w:tc>
      </w:tr>
      <w:tr w14:paraId="084DC1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F947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2E7510" w14:textId="77777777">
            <w:r>
              <w:t>Draft</w:t>
            </w:r>
          </w:p>
        </w:tc>
      </w:tr>
      <w:tr w14:paraId="06B98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09F6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87B92" w14:textId="77777777">
            <w:r>
              <w:t>Muss</w:t>
            </w:r>
          </w:p>
        </w:tc>
      </w:tr>
      <w:tr w14:paraId="12C34A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CB7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55965" w14:textId="77777777">
            <w:r>
              <w:t>Funktion wird wie in der ELEKTRA 2 Baseline 29.40 realisiert zur Verfügung gestellt.</w:t>
            </w:r>
          </w:p>
        </w:tc>
      </w:tr>
      <w:tr w14:paraId="2C0EF0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04C1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480D3" w14:textId="77777777"/>
        </w:tc>
      </w:tr>
      <w:tr w14:paraId="3842B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959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8019C" w14:textId="77777777">
            <w:r>
              <w:t>PV GA DIL OBB 1.0.0</w:t>
            </w:r>
          </w:p>
        </w:tc>
      </w:tr>
    </w:tbl>
    <w:p w14:paraId="716D03B6" w14:textId="77777777">
      <w:pPr>
        <w:spacing w:after="0" w:line="96" w:lineRule="auto"/>
      </w:pPr>
    </w:p>
    <w:p w14:paraId="7E344FC1" w14:textId="77777777">
      <w:pPr>
        <w:spacing w:after="0"/>
      </w:pPr>
      <w:r>
        <w:rPr>
          <w:vanish/>
        </w:rPr>
        <w:t>MLS_DSTW/MDSTW-23056</w:t>
      </w:r>
      <w:r>
        <w:rPr>
          <w:b/>
        </w:rPr>
        <w:t>9.5.0-17 Welche Streckenblocksystembedingungen bezüglich Funktionsverhalten des...</w:t>
      </w:r>
      <w:r>
        <w:br/>
        <w:t>9.5.0-17 Welche Streckenblocksystembedingungen bezüglich Funktionsverhalten des internen Streckenblocks gelten, muss projektierbar sein. Diese Projektierbarkeit ist erforderlich, damit beim Einsatz eines bestimmten Streckenblocksystems zur Sicherung des Bereiches an der Stellwerksbereichsgrenze für alle Blockabschnitte zwischen zwei Bahnhöfen dieselben Funktionsbedingungen gelten. Das heißt, der "interne Block" muss die Funktionsbedingungen aller oben angeführten Streckenblocksysteme nachbilden können.</w:t>
        <w:br/>
        <w:t>​​</w:t>
      </w:r>
    </w:p>
    <w:p w14:paraId="37E49C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0741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23D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C1D28" w14:textId="77777777">
            <w:r>
              <w:t>MDSTW-23056</w:t>
            </w:r>
          </w:p>
        </w:tc>
      </w:tr>
      <w:tr w14:paraId="56AA17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B42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E54DA" w14:textId="77777777">
            <w:r>
              <w:t>05_558</w:t>
            </w:r>
          </w:p>
        </w:tc>
      </w:tr>
      <w:tr w14:paraId="247C01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157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A94D2" w14:textId="77777777">
            <w:r>
              <w:t>2160</w:t>
            </w:r>
          </w:p>
        </w:tc>
      </w:tr>
      <w:tr w14:paraId="3F689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625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9F3BE" w14:textId="77777777"/>
        </w:tc>
      </w:tr>
      <w:tr w14:paraId="1CDB57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3238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71131" w14:textId="77777777">
            <w:r>
              <w:t>Draft</w:t>
            </w:r>
          </w:p>
        </w:tc>
      </w:tr>
      <w:tr w14:paraId="2FC2E0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B18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B9293" w14:textId="77777777">
            <w:r>
              <w:t>Muss</w:t>
            </w:r>
          </w:p>
        </w:tc>
      </w:tr>
      <w:tr w14:paraId="013D76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C6D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8E030" w14:textId="77777777">
            <w:r>
              <w:t>Funktion wird wie in der ELEKTRA 2 Baseline 29.40 realisiert zur Verfügung gestellt.</w:t>
            </w:r>
          </w:p>
        </w:tc>
      </w:tr>
      <w:tr w14:paraId="139D16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4008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5E5C8" w14:textId="77777777"/>
        </w:tc>
      </w:tr>
      <w:tr w14:paraId="0F79A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D3F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DB79C" w14:textId="77777777">
            <w:r>
              <w:t>PV GA DIL OBB 1.0.0</w:t>
            </w:r>
          </w:p>
        </w:tc>
      </w:tr>
    </w:tbl>
    <w:p w14:paraId="49CDE46D" w14:textId="77777777">
      <w:pPr>
        <w:spacing w:after="0" w:line="96" w:lineRule="auto"/>
      </w:pPr>
    </w:p>
    <w:p w14:paraId="7AC11365" w14:textId="77777777">
      <w:pPr>
        <w:spacing w:after="0"/>
      </w:pPr>
      <w:r>
        <w:rPr>
          <w:vanish/>
        </w:rPr>
        <w:t>MLS_DSTW/MDSTW-23057</w:t>
      </w:r>
      <w:r>
        <w:rPr>
          <w:b/>
        </w:rPr>
        <w:t>9.5.0-18 Beim "internen Block" müssen die Bedingungen des X25-Streckenblocks gel...</w:t>
      </w:r>
      <w:r>
        <w:br/>
        <w:t>9.5.0-18 Beim "internen Block" müssen die Bedingungen des X25-Streckenblocks gelten, wenn nichts Anderes durch die Projektierung festgelegt ist.</w:t>
        <w:br/>
        <w:t>​​</w:t>
      </w:r>
    </w:p>
    <w:p w14:paraId="5C11F5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63C8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00A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367D9" w14:textId="77777777">
            <w:r>
              <w:t>MDSTW-23057</w:t>
            </w:r>
          </w:p>
        </w:tc>
      </w:tr>
      <w:tr w14:paraId="60462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45E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8C1673" w14:textId="77777777">
            <w:r>
              <w:t>05_559</w:t>
            </w:r>
          </w:p>
        </w:tc>
      </w:tr>
      <w:tr w14:paraId="1933CB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461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E104B" w14:textId="77777777">
            <w:r>
              <w:t>2161</w:t>
            </w:r>
          </w:p>
        </w:tc>
      </w:tr>
      <w:tr w14:paraId="32CC5D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EB7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BC1F2" w14:textId="77777777"/>
        </w:tc>
      </w:tr>
      <w:tr w14:paraId="43BBF1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C93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0F88B" w14:textId="77777777">
            <w:r>
              <w:t>Draft</w:t>
            </w:r>
          </w:p>
        </w:tc>
      </w:tr>
      <w:tr w14:paraId="300F89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698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F1183" w14:textId="77777777">
            <w:r>
              <w:t>Muss</w:t>
            </w:r>
          </w:p>
        </w:tc>
      </w:tr>
      <w:tr w14:paraId="2DEA62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D0A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89649" w14:textId="77777777">
            <w:r>
              <w:t>Funktion wird wie in der ELEKTRA 2 Baseline 29.40 realisiert zur Verfügung gestellt.</w:t>
            </w:r>
          </w:p>
        </w:tc>
      </w:tr>
      <w:tr w14:paraId="29F49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676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BFD63" w14:textId="77777777"/>
        </w:tc>
      </w:tr>
      <w:tr w14:paraId="4941CE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F8A41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CACE7" w14:textId="77777777">
            <w:r>
              <w:t>PV GA DIL OBB 1.0.0</w:t>
            </w:r>
          </w:p>
        </w:tc>
      </w:tr>
    </w:tbl>
    <w:p w14:paraId="7C9C8B6C" w14:textId="77777777">
      <w:pPr>
        <w:spacing w:after="0" w:line="96" w:lineRule="auto"/>
      </w:pPr>
    </w:p>
    <w:p w14:paraId="1C9D9689" w14:textId="77777777">
      <w:r>
        <w:rPr>
          <w:vanish/>
        </w:rPr>
        <w:t>MLS_DSTW/MDSTW-23058</w:t>
      </w:r>
      <w:r>
        <w:t>9.5.0-19 &lt;Anordnungsbeispiel 3:&gt;</w:t>
        <w:br/>
        <w:t>​​</w:t>
      </w:r>
    </w:p>
    <w:p w14:paraId="64A4D9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1D26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D3FB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1331A" w14:textId="77777777">
            <w:r>
              <w:t>1243</w:t>
            </w:r>
          </w:p>
        </w:tc>
      </w:tr>
      <w:tr w14:paraId="7B2B92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353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489FEA" w14:textId="77777777">
            <w:r>
              <w:t>MDSTW-23058</w:t>
            </w:r>
          </w:p>
        </w:tc>
      </w:tr>
      <w:tr w14:paraId="16069D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75F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809A4" w14:textId="77777777">
            <w:r>
              <w:t>2162</w:t>
            </w:r>
          </w:p>
        </w:tc>
      </w:tr>
      <w:tr w14:paraId="0D81C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6C7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DB5BC" w14:textId="77777777">
            <w:r>
              <w:t>05_878</w:t>
            </w:r>
          </w:p>
        </w:tc>
      </w:tr>
    </w:tbl>
    <w:p w14:paraId="46EF5951" w14:textId="77777777">
      <w:pPr>
        <w:spacing w:after="0" w:line="96" w:lineRule="auto"/>
      </w:pPr>
    </w:p>
    <w:p w14:paraId="67425C9A" w14:textId="77777777">
      <w:r>
        <w:rPr>
          <w:vanish/>
        </w:rPr>
        <w:t>MLS_DSTW/MDSTW-23059</w:t>
      </w:r>
      <w:r>
        <w:t>9.5.0-20 ES .... Einfahrsignal</w:t>
        <w:br/>
        <w:t>+) .... Selbstblock- oder Überleitstelle oder Abzweigung im Stellwerksbereich v. Stellwerk B</w:t>
        <w:br/>
        <w:t>*) .... ein zu sichernder Blockabschnitt je Streckengleis an der Stellwerksbereichsgrenze</w:t>
        <w:br/>
        <w:t>**) ... interner Block</w:t>
        <w:br/>
        <w:t>Anmerkung dazu:</w:t>
        <w:br/>
        <w:t>In Ausnahmefällen (z.B. bei Erweiterungen bereits bestehender Anlagen durch zusätzlichen Einbau von Zugfolgestellen auf der freien Strecke) kann der mit *) gekennzeichnete Bereich an der Stellwerksbereichsgrenze auch</w:t>
        <w:br/>
        <w:t>• einen Blockabschnitt pro Streckengleis oder</w:t>
        <w:br/>
        <w:t>• mehrere Blockabschnitte pro Streckengleis mit dazwischenliegenden Selbstblockstellen mit Sicherung durch ein Streckenblocksystem Sbl 60A umfassen.</w:t>
        <w:br/>
        <w:t>​​</w:t>
      </w:r>
    </w:p>
    <w:p w14:paraId="77E77A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9C9CD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46D2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D32FB" w14:textId="77777777">
            <w:r>
              <w:t>1244</w:t>
            </w:r>
          </w:p>
        </w:tc>
      </w:tr>
      <w:tr w14:paraId="2967A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A891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9F638" w14:textId="77777777">
            <w:r>
              <w:t>MDSTW-23059</w:t>
            </w:r>
          </w:p>
        </w:tc>
      </w:tr>
      <w:tr w14:paraId="00056D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70E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99853" w14:textId="77777777">
            <w:r>
              <w:t>2163</w:t>
            </w:r>
          </w:p>
        </w:tc>
      </w:tr>
      <w:tr w14:paraId="28836B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522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4CD43" w14:textId="77777777">
            <w:r>
              <w:t>05_562</w:t>
            </w:r>
          </w:p>
        </w:tc>
      </w:tr>
    </w:tbl>
    <w:p w14:paraId="54CDE609" w14:textId="77777777">
      <w:pPr>
        <w:spacing w:after="0" w:line="96" w:lineRule="auto"/>
      </w:pPr>
    </w:p>
    <w:p w14:paraId="79FEBE8F" w14:textId="77777777">
      <w:pPr>
        <w:pStyle w:val="Heading4"/>
        <w:divId w:val="283"/>
      </w:pPr>
      <w:bookmarkStart w:name="_Toc242172859" w:id="252"/>
      <w:r>
        <w:t>9.6 Blockabschnitte - Allgemeines</w:t>
      </w:r>
      <w:bookmarkEnd w:id="252"/>
    </w:p>
    <w:p w14:paraId="3CE1653E" w14:textId="77777777">
      <w:pPr>
        <w:spacing w:after="0"/>
      </w:pPr>
      <w:r>
        <w:rPr>
          <w:vanish/>
        </w:rPr>
        <w:t>MLS_DSTW/MDSTW-23060</w:t>
      </w:r>
      <w:r>
        <w:rPr>
          <w:b/>
        </w:rPr>
        <w:t>9.6.0-1 Die freie Strecke muss aus einem einzigen Blockabschnitt bestehen oder m...</w:t>
      </w:r>
      <w:r>
        <w:br/>
        <w:t>9.6.0-1 Die freie Strecke muss aus einem einzigen Blockabschnitt bestehen oder muss durch Selbstblockstellen, Überleitstellen, oder Abzweigstellen in mehrere Blockabschnitte unterteilt werden können. Jeder Blockabschnitt muss über eine eigene, nur ihm zugeordnete Gleisfreimeldung verfügen. Erforderlichenfalls muss die Zuordnung der Freimeldeabschnitte zu einem Blockabschnitt in Abhängigkeit vom Richtungszustand der Streckenblockeinrichtung erfolgen können.</w:t>
        <w:br/>
        <w:t>​​</w:t>
      </w:r>
    </w:p>
    <w:p w14:paraId="2DF5C7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786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F63A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5A003" w14:textId="77777777">
            <w:r>
              <w:t>MDSTW-23060</w:t>
            </w:r>
          </w:p>
        </w:tc>
      </w:tr>
      <w:tr w14:paraId="649751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51E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8B152" w14:textId="77777777">
            <w:r>
              <w:t>05_564</w:t>
            </w:r>
          </w:p>
        </w:tc>
      </w:tr>
      <w:tr w14:paraId="359AC3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E17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C411D" w14:textId="77777777">
            <w:r>
              <w:t>2165</w:t>
            </w:r>
          </w:p>
        </w:tc>
      </w:tr>
      <w:tr w14:paraId="3A8918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F1B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C4E6B" w14:textId="77777777"/>
        </w:tc>
      </w:tr>
      <w:tr w14:paraId="71957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327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16892" w14:textId="77777777">
            <w:r>
              <w:t>Draft</w:t>
            </w:r>
          </w:p>
        </w:tc>
      </w:tr>
      <w:tr w14:paraId="192D0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4C3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7419E" w14:textId="77777777">
            <w:r>
              <w:t>Muss</w:t>
            </w:r>
          </w:p>
        </w:tc>
      </w:tr>
      <w:tr w14:paraId="4E441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C34D2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31D9F" w14:textId="77777777">
            <w:r>
              <w:t>Funktion wird wie in der ELEKTRA 2 Baseline 29.40 realisiert zur Verfügung gestellt.</w:t>
            </w:r>
          </w:p>
        </w:tc>
      </w:tr>
      <w:tr w14:paraId="7D3D38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DC3C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BF405" w14:textId="77777777"/>
        </w:tc>
      </w:tr>
      <w:tr w14:paraId="5AAA10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9B91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5F80E" w14:textId="77777777">
            <w:r>
              <w:t>PV GA DIL OBB 1.0.0</w:t>
            </w:r>
          </w:p>
        </w:tc>
      </w:tr>
    </w:tbl>
    <w:p w14:paraId="49498E12" w14:textId="77777777">
      <w:pPr>
        <w:spacing w:after="0" w:line="96" w:lineRule="auto"/>
      </w:pPr>
    </w:p>
    <w:p w14:paraId="25DC1FC2" w14:textId="77777777">
      <w:pPr>
        <w:pStyle w:val="Heading4"/>
        <w:divId w:val="284"/>
      </w:pPr>
      <w:bookmarkStart w:name="_Toc242172860" w:id="253"/>
      <w:r>
        <w:t>9.7 Blockabschnitte - Einwirkung der Gleisfreimeldeanlage</w:t>
      </w:r>
      <w:bookmarkEnd w:id="253"/>
    </w:p>
    <w:p w14:paraId="08BB1971" w14:textId="77777777">
      <w:pPr>
        <w:spacing w:after="0"/>
      </w:pPr>
      <w:r>
        <w:rPr>
          <w:vanish/>
        </w:rPr>
        <w:t>MLS_DSTW/MDSTW-23061</w:t>
      </w:r>
      <w:r>
        <w:rPr>
          <w:b/>
        </w:rPr>
        <w:t>9.7.0-1 Die Störung der Streckengleisfreimeldeeinrichtung muss auf den Streckenb...</w:t>
      </w:r>
      <w:r>
        <w:br/>
        <w:t>9.7.0-1 Die Störung der Streckengleisfreimeldeeinrichtung muss auf den Streckenblock wie eine normale Besetzung wirken, sofern daraus nicht Vorbedingungen für die Aufhebung der Belegung bzw. Anschaltung abgeleitet werden (siehe dazu &lt;05 Lastenheft Teilsystem DSTW-ZE&gt; 9.8 "Funktionsverhalten des Streckenblocks in Verbindung mit der Bahnhofsicherungsanlage").</w:t>
        <w:br/>
        <w:t>​​</w:t>
      </w:r>
    </w:p>
    <w:p w14:paraId="0CCBADD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59DF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9B8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3F4F9" w14:textId="77777777">
            <w:r>
              <w:t>MDSTW-23061</w:t>
            </w:r>
          </w:p>
        </w:tc>
      </w:tr>
      <w:tr w14:paraId="5883D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FEE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64A0E" w14:textId="77777777">
            <w:r>
              <w:t>05_566</w:t>
            </w:r>
          </w:p>
        </w:tc>
      </w:tr>
      <w:tr w14:paraId="67DA10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2C1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224C68" w14:textId="77777777">
            <w:r>
              <w:t>2167</w:t>
            </w:r>
          </w:p>
        </w:tc>
      </w:tr>
      <w:tr w14:paraId="0B0C1A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EDC6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AB4EF" w14:textId="77777777"/>
        </w:tc>
      </w:tr>
      <w:tr w14:paraId="0630E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8ED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7AF67" w14:textId="77777777">
            <w:r>
              <w:t>Draft</w:t>
            </w:r>
          </w:p>
        </w:tc>
      </w:tr>
      <w:tr w14:paraId="161358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513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3C2C1" w14:textId="77777777">
            <w:r>
              <w:t>Muss</w:t>
            </w:r>
          </w:p>
        </w:tc>
      </w:tr>
      <w:tr w14:paraId="34FF7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DDA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96760" w14:textId="77777777">
            <w:r>
              <w:t>Funktion wird wie in der ELEKTRA 2 Baseline 29.40 realisiert zur Verfügung gestellt.</w:t>
            </w:r>
          </w:p>
        </w:tc>
      </w:tr>
      <w:tr w14:paraId="50ED02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F308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619EB" w14:textId="77777777"/>
        </w:tc>
      </w:tr>
      <w:tr w14:paraId="15460A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8774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A8750" w14:textId="77777777">
            <w:r>
              <w:t>PV GA DIL OBB 1.0.0</w:t>
            </w:r>
          </w:p>
        </w:tc>
      </w:tr>
    </w:tbl>
    <w:p w14:paraId="3AFFC724" w14:textId="77777777">
      <w:pPr>
        <w:spacing w:after="0" w:line="96" w:lineRule="auto"/>
      </w:pPr>
    </w:p>
    <w:p w14:paraId="01879589" w14:textId="77777777">
      <w:pPr>
        <w:spacing w:after="0"/>
      </w:pPr>
      <w:r>
        <w:rPr>
          <w:vanish/>
        </w:rPr>
        <w:t>MLS_DSTW/MDSTW-23062</w:t>
      </w:r>
      <w:r>
        <w:rPr>
          <w:b/>
        </w:rPr>
        <w:t>9.7.0-2 Wird das Streckengleis nach Freifahren auf Grund einer Störung nicht fre...</w:t>
      </w:r>
      <w:r>
        <w:br/>
        <w:t>9.7.0-2 Wird das Streckengleis nach Freifahren auf Grund einer Störung nicht freigemeldet und ist als Gleisfreimeldeanlage ein Achszähler eingesetzt, muss nach Herbeiführen der Achszählgrundstellung der Streckenblock in Grundstellung gelangen, wenn auch alle sonstigen systembedingten Voraussetzungen für die Aufhebung der Belegung des Streckenblockes (Rückblockung) erfüllt sind.</w:t>
        <w:br/>
        <w:t>​​</w:t>
      </w:r>
    </w:p>
    <w:p w14:paraId="498059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73A6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0972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82015" w14:textId="77777777">
            <w:r>
              <w:t>MDSTW-23062</w:t>
            </w:r>
          </w:p>
        </w:tc>
      </w:tr>
      <w:tr w14:paraId="3D02D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9036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49707" w14:textId="77777777">
            <w:r>
              <w:t>05_567</w:t>
            </w:r>
          </w:p>
        </w:tc>
      </w:tr>
      <w:tr w14:paraId="6D210D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8F8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284E5" w14:textId="77777777">
            <w:r>
              <w:t>2168</w:t>
            </w:r>
          </w:p>
        </w:tc>
      </w:tr>
      <w:tr w14:paraId="51CF97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845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D457D" w14:textId="77777777"/>
        </w:tc>
      </w:tr>
      <w:tr w14:paraId="33550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EEF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5803B" w14:textId="77777777">
            <w:r>
              <w:t>Draft</w:t>
            </w:r>
          </w:p>
        </w:tc>
      </w:tr>
      <w:tr w14:paraId="74C966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C6A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76D50" w14:textId="77777777">
            <w:r>
              <w:t>Muss</w:t>
            </w:r>
          </w:p>
        </w:tc>
      </w:tr>
      <w:tr w14:paraId="77463A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532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1F13C5" w14:textId="77777777">
            <w:r>
              <w:t>Funktion wird wie in der ELEKTRA 2 Baseline 29.40 realisiert zur Verfügung gestellt.</w:t>
            </w:r>
          </w:p>
        </w:tc>
      </w:tr>
      <w:tr w14:paraId="5C683A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06AA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8C69C" w14:textId="77777777"/>
        </w:tc>
      </w:tr>
      <w:tr w14:paraId="12E2FD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A7C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54709" w14:textId="77777777">
            <w:r>
              <w:t>PV GA DIL OBB 1.0.0</w:t>
            </w:r>
          </w:p>
        </w:tc>
      </w:tr>
    </w:tbl>
    <w:p w14:paraId="292FCA5D" w14:textId="77777777">
      <w:pPr>
        <w:spacing w:after="0" w:line="96" w:lineRule="auto"/>
      </w:pPr>
    </w:p>
    <w:p w14:paraId="2973154C" w14:textId="77777777">
      <w:pPr>
        <w:pStyle w:val="Heading4"/>
        <w:divId w:val="285"/>
      </w:pPr>
      <w:bookmarkStart w:name="_Toc242172861" w:id="254"/>
      <w:r>
        <w:lastRenderedPageBreak/>
        <w:t>9.8 Funktionsverhalten des Streckenblockes in Verbindung mit der Bahnhofsicherungsanlage - Allgemeines</w:t>
      </w:r>
      <w:bookmarkEnd w:id="254"/>
    </w:p>
    <w:p w14:paraId="3F04D156" w14:textId="77777777">
      <w:r>
        <w:rPr>
          <w:vanish/>
        </w:rPr>
        <w:t>MLS_DSTW/MDSTW-23063</w:t>
      </w:r>
      <w:r>
        <w:t>9.8.0-1 Das in den folgenden Abschnitten beschriebene Funktionsverhalten des Streckenblocks in Verbindung mit der Bahnhofsicherungsanlage gilt zwar in erster Linie für den X25-Streckenblock, soweit technisch realisierbar darüber hinaus jedoch auch für alle anderen Streckenblocksysteme. Sofern sich systembedingte Abweichungen beim Funktionsverhalten ergeben, ist dies nachfolgend bei der Beschreibung der einzelnen Funktionen jeweils gesondert erwähnt.</w:t>
        <w:br/>
        <w:t>​​</w:t>
      </w:r>
    </w:p>
    <w:p w14:paraId="36DFAA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0BAF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CB94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AD985C" w14:textId="77777777">
            <w:r>
              <w:t>1251</w:t>
            </w:r>
          </w:p>
        </w:tc>
      </w:tr>
      <w:tr w14:paraId="5AC4B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C9C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99D672" w14:textId="77777777">
            <w:r>
              <w:t>MDSTW-23063</w:t>
            </w:r>
          </w:p>
        </w:tc>
      </w:tr>
      <w:tr w14:paraId="51F7D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459C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8373A1" w14:textId="77777777">
            <w:r>
              <w:t>2170</w:t>
            </w:r>
          </w:p>
        </w:tc>
      </w:tr>
      <w:tr w14:paraId="56305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9FC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6A763" w14:textId="77777777">
            <w:r>
              <w:t>05_569</w:t>
            </w:r>
          </w:p>
        </w:tc>
      </w:tr>
    </w:tbl>
    <w:p w14:paraId="16CAF183" w14:textId="77777777">
      <w:pPr>
        <w:spacing w:after="0" w:line="96" w:lineRule="auto"/>
      </w:pPr>
    </w:p>
    <w:p w14:paraId="029FF34E" w14:textId="77777777">
      <w:pPr>
        <w:spacing w:after="0"/>
      </w:pPr>
      <w:r>
        <w:rPr>
          <w:vanish/>
        </w:rPr>
        <w:t>MLS_DSTW/MDSTW-23064</w:t>
      </w:r>
      <w:r>
        <w:rPr>
          <w:b/>
        </w:rPr>
        <w:t>9.8.0-2 Sofern das geforderte Funktionsverhalten der jeweiligen Streckenblocksys...</w:t>
      </w:r>
      <w:r>
        <w:br/>
        <w:t>9.8.0-2 Sofern das geforderte Funktionsverhalten der jeweiligen Streckenblocksysteme nicht durch diese selbsttätig bewerkstelligt wird, muss die Steuerung durch das VSTW erfolgen. Inwieweit Funktionsverhalten selbsttätig erfolgt, ist für das betreffende Streckenblocksystem jeweils besonders erwähnt. Die sich daraus ergebende Aufgabenstellung für das VSTW müssen mindestens erfüllt werden.</w:t>
        <w:br/>
        <w:t>​​</w:t>
      </w:r>
    </w:p>
    <w:p w14:paraId="4D459A1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64A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5BC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D1392" w14:textId="77777777">
            <w:r>
              <w:t>MDSTW-23064</w:t>
            </w:r>
          </w:p>
        </w:tc>
      </w:tr>
      <w:tr w14:paraId="4ABF5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3EAA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8E3620" w14:textId="77777777">
            <w:r>
              <w:t>05_570</w:t>
            </w:r>
          </w:p>
        </w:tc>
      </w:tr>
      <w:tr w14:paraId="3403B8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BDCC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24452" w14:textId="77777777">
            <w:r>
              <w:t>2171</w:t>
            </w:r>
          </w:p>
        </w:tc>
      </w:tr>
      <w:tr w14:paraId="54E47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D6A2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DB638" w14:textId="77777777"/>
        </w:tc>
      </w:tr>
      <w:tr w14:paraId="0600D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F5B8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84662" w14:textId="77777777">
            <w:r>
              <w:t>Draft</w:t>
            </w:r>
          </w:p>
        </w:tc>
      </w:tr>
      <w:tr w14:paraId="683631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D3D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A2124" w14:textId="77777777">
            <w:r>
              <w:t>Muss</w:t>
            </w:r>
          </w:p>
        </w:tc>
      </w:tr>
      <w:tr w14:paraId="677EB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1698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94025" w14:textId="77777777">
            <w:r>
              <w:t>Funktion wird wie in der ELEKTRA 2 Baseline 29.40 realisiert zur Verfügung gestellt.</w:t>
            </w:r>
          </w:p>
        </w:tc>
      </w:tr>
      <w:tr w14:paraId="256479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C54A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1317D" w14:textId="77777777"/>
        </w:tc>
      </w:tr>
      <w:tr w14:paraId="42B08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A0B1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F4B17" w14:textId="77777777">
            <w:r>
              <w:t>PV GA DIL OBB 1.0.0</w:t>
            </w:r>
          </w:p>
        </w:tc>
      </w:tr>
    </w:tbl>
    <w:p w14:paraId="089C9D11" w14:textId="77777777">
      <w:pPr>
        <w:spacing w:after="0" w:line="96" w:lineRule="auto"/>
      </w:pPr>
    </w:p>
    <w:p w14:paraId="7B424128" w14:textId="77777777">
      <w:pPr>
        <w:pStyle w:val="Heading4"/>
        <w:divId w:val="286"/>
      </w:pPr>
      <w:bookmarkStart w:name="_Toc242172862" w:id="255"/>
      <w:r>
        <w:t>9.9 Betriebszustände des Streckenblocks</w:t>
      </w:r>
      <w:bookmarkEnd w:id="255"/>
    </w:p>
    <w:p w14:paraId="37CA8D46" w14:textId="77777777">
      <w:r>
        <w:rPr>
          <w:vanish/>
        </w:rPr>
        <w:t>MLS_DSTW/MDSTW-23065</w:t>
      </w:r>
      <w:r>
        <w:t>9.9.0-1 Für die nachfolgende Beschreibung der Betriebszustände bzw. Zustandsübergänge werden die Begriffe</w:t>
        <w:br/>
        <w:t>• Ausgangszugfolgestelle für jene Zugfolgestelle verwendet, die aufgrund des Richtungszustandes der Streckenblockeinrichtung Ausgangspunkt für die Fahrt in den betreffenden Blockabschnitt ist.</w:t>
        <w:br/>
        <w:t>• Nachbarzugfolgestelle für jene Zugfolgestelle verwendet, die dementsprechend am anderen Ende des betreffenden Blockabschnittes liegt.</w:t>
        <w:br/>
        <w:t>​​</w:t>
      </w:r>
    </w:p>
    <w:p w14:paraId="709A86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E4219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68A53"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58312" w14:textId="77777777">
            <w:r>
              <w:t>1254</w:t>
            </w:r>
          </w:p>
        </w:tc>
      </w:tr>
      <w:tr w14:paraId="5D841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D23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D7AFE8" w14:textId="77777777">
            <w:r>
              <w:t>MDSTW-23065</w:t>
            </w:r>
          </w:p>
        </w:tc>
      </w:tr>
      <w:tr w14:paraId="37663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CCD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C6687" w14:textId="77777777">
            <w:r>
              <w:t>2173</w:t>
            </w:r>
          </w:p>
        </w:tc>
      </w:tr>
      <w:tr w14:paraId="11D7FC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425E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EA7CB" w14:textId="77777777">
            <w:r>
              <w:t>05_572</w:t>
            </w:r>
          </w:p>
        </w:tc>
      </w:tr>
    </w:tbl>
    <w:p w14:paraId="25F5E811" w14:textId="77777777">
      <w:pPr>
        <w:spacing w:after="0" w:line="96" w:lineRule="auto"/>
      </w:pPr>
    </w:p>
    <w:p w14:paraId="65D49776" w14:textId="77777777">
      <w:r>
        <w:rPr>
          <w:vanish/>
        </w:rPr>
        <w:t>MLS_DSTW/MDSTW-23066</w:t>
      </w:r>
      <w:r>
        <w:t>9.9.0-2 Zustand "Grundstellung": Der Zustand "Grundstellung" beinhaltet den Zustand "Richtung vorhanden" und lässt in der Ausgangszugfolgestelle die Signalfreistellung für eine Fahrt in den betreffenden Blockabschnitt zu.</w:t>
        <w:br/>
        <w:t>​​</w:t>
      </w:r>
    </w:p>
    <w:p w14:paraId="27C368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C5CC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BA0E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974A5" w14:textId="77777777">
            <w:r>
              <w:t>1255</w:t>
            </w:r>
          </w:p>
        </w:tc>
      </w:tr>
      <w:tr w14:paraId="3AA75D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753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95825" w14:textId="77777777">
            <w:r>
              <w:t>MDSTW-23066</w:t>
            </w:r>
          </w:p>
        </w:tc>
      </w:tr>
      <w:tr w14:paraId="190CCF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963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64187" w14:textId="77777777">
            <w:r>
              <w:t>2174</w:t>
            </w:r>
          </w:p>
        </w:tc>
      </w:tr>
      <w:tr w14:paraId="1103A5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6296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F047EB" w14:textId="77777777">
            <w:r>
              <w:t>05_573</w:t>
            </w:r>
          </w:p>
        </w:tc>
      </w:tr>
    </w:tbl>
    <w:p w14:paraId="53F173B2" w14:textId="77777777">
      <w:pPr>
        <w:spacing w:after="0" w:line="96" w:lineRule="auto"/>
      </w:pPr>
    </w:p>
    <w:p w14:paraId="70F05D16" w14:textId="77777777">
      <w:r>
        <w:rPr>
          <w:vanish/>
        </w:rPr>
        <w:t>MLS_DSTW/MDSTW-23067</w:t>
      </w:r>
      <w:r>
        <w:t>9.9.0-3 Zustand "Anschaltung": Die Sperrfunktion des Streckenblocks ist eingetreten. Die Aufhebung dieser Sperrfunktion ist noch aufgrund von Argumenten möglich, die ausschließlich von der Ausgangszugfolgestelle stammen.</w:t>
        <w:br/>
        <w:t>​​</w:t>
      </w:r>
    </w:p>
    <w:p w14:paraId="503004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B8E4C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EAD9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57109" w14:textId="77777777">
            <w:r>
              <w:t>1256</w:t>
            </w:r>
          </w:p>
        </w:tc>
      </w:tr>
      <w:tr w14:paraId="3C9A5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B6E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638B6" w14:textId="77777777">
            <w:r>
              <w:t>MDSTW-23067</w:t>
            </w:r>
          </w:p>
        </w:tc>
      </w:tr>
      <w:tr w14:paraId="0ECEA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D90D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94165" w14:textId="77777777">
            <w:r>
              <w:t>2175</w:t>
            </w:r>
          </w:p>
        </w:tc>
      </w:tr>
      <w:tr w14:paraId="5B5ED9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8E34F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1B878" w14:textId="77777777">
            <w:r>
              <w:t>05_574</w:t>
            </w:r>
          </w:p>
        </w:tc>
      </w:tr>
    </w:tbl>
    <w:p w14:paraId="60C1E157" w14:textId="77777777">
      <w:pPr>
        <w:spacing w:after="0" w:line="96" w:lineRule="auto"/>
      </w:pPr>
    </w:p>
    <w:p w14:paraId="08EEA611" w14:textId="77777777">
      <w:r>
        <w:rPr>
          <w:vanish/>
        </w:rPr>
        <w:t>MLS_DSTW/MDSTW-23068</w:t>
      </w:r>
      <w:r>
        <w:t>9.9.0-4 Zustand "Belegung": Die Sperrfunktion des Streckenblocks ist eingetreten. Die Aufhebung dieser Sperrfunktion ist jedoch nur mehr bei Vorliegen von Argumenten aus der Nachbarzugfolgestelle (Rückblockinformation) möglich.</w:t>
        <w:br/>
        <w:t>​​</w:t>
      </w:r>
    </w:p>
    <w:p w14:paraId="46659D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1242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3B62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0ED08" w14:textId="77777777">
            <w:r>
              <w:t>1257</w:t>
            </w:r>
          </w:p>
        </w:tc>
      </w:tr>
      <w:tr w14:paraId="0E2B01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BD0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D15EB5" w14:textId="77777777">
            <w:r>
              <w:t>MDSTW-23068</w:t>
            </w:r>
          </w:p>
        </w:tc>
      </w:tr>
      <w:tr w14:paraId="5756E8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FCF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2F2BB" w14:textId="77777777">
            <w:r>
              <w:t>2176</w:t>
            </w:r>
          </w:p>
        </w:tc>
      </w:tr>
      <w:tr w14:paraId="4769E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06C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FCFF6" w14:textId="77777777">
            <w:r>
              <w:t>05_575</w:t>
            </w:r>
          </w:p>
        </w:tc>
      </w:tr>
    </w:tbl>
    <w:p w14:paraId="43DAD57B" w14:textId="77777777">
      <w:pPr>
        <w:spacing w:after="0" w:line="96" w:lineRule="auto"/>
      </w:pPr>
    </w:p>
    <w:p w14:paraId="3D3C9F7C" w14:textId="77777777">
      <w:pPr>
        <w:pStyle w:val="Heading4"/>
        <w:divId w:val="287"/>
      </w:pPr>
      <w:bookmarkStart w:name="_Toc242172863" w:id="256"/>
      <w:r>
        <w:t>9.10 Zustandsübergänge bei fahrstraßenabhängigen Signalen in der Ausgangszugfolgestelle</w:t>
      </w:r>
      <w:bookmarkEnd w:id="256"/>
    </w:p>
    <w:p w14:paraId="59BF1CAE" w14:textId="77777777">
      <w:r>
        <w:rPr>
          <w:vanish/>
        </w:rPr>
        <w:t>MLS_DSTW/MDSTW-23069</w:t>
      </w:r>
      <w:r>
        <w:t>9.10.0-1 Fahrstraßenabhängige Signale sind in diesem Zusammenhang Ausfahrsignale sowie die Deckungssignale von Überleitstellen und Abzweigungen.</w:t>
        <w:br/>
        <w:t>​​</w:t>
      </w:r>
    </w:p>
    <w:p w14:paraId="13BC27B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4904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D400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EE3A7" w14:textId="77777777">
            <w:r>
              <w:t>1259</w:t>
            </w:r>
          </w:p>
        </w:tc>
      </w:tr>
      <w:tr w14:paraId="09330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DE1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5EBC8" w14:textId="77777777">
            <w:r>
              <w:t>MDSTW-23069</w:t>
            </w:r>
          </w:p>
        </w:tc>
      </w:tr>
      <w:tr w14:paraId="3D0EA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00D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ABE2C" w14:textId="77777777">
            <w:r>
              <w:t>2178</w:t>
            </w:r>
          </w:p>
        </w:tc>
      </w:tr>
      <w:tr w14:paraId="7C1E63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F505A"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A7B71" w14:textId="77777777">
            <w:r>
              <w:t>05_577</w:t>
            </w:r>
          </w:p>
        </w:tc>
      </w:tr>
    </w:tbl>
    <w:p w14:paraId="34DC5AAD" w14:textId="77777777">
      <w:pPr>
        <w:spacing w:after="0" w:line="96" w:lineRule="auto"/>
      </w:pPr>
    </w:p>
    <w:p w14:paraId="048F80C8" w14:textId="77777777">
      <w:r>
        <w:rPr>
          <w:vanish/>
        </w:rPr>
        <w:t>MLS_DSTW/MDSTW-23070</w:t>
      </w:r>
      <w:r>
        <w:t>9.10.0-2 &lt;Bild&gt;</w:t>
        <w:br/>
        <w:t>​​</w:t>
      </w:r>
    </w:p>
    <w:p w14:paraId="104C3B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CDF82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8EB4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5ECF0" w14:textId="77777777">
            <w:r>
              <w:t>1260</w:t>
            </w:r>
          </w:p>
        </w:tc>
      </w:tr>
      <w:tr w14:paraId="329057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429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5E21E" w14:textId="77777777">
            <w:r>
              <w:t>MDSTW-23070</w:t>
            </w:r>
          </w:p>
        </w:tc>
      </w:tr>
      <w:tr w14:paraId="6D346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7B1D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F05F6" w14:textId="77777777">
            <w:r>
              <w:t>2179</w:t>
            </w:r>
          </w:p>
        </w:tc>
      </w:tr>
      <w:tr w14:paraId="2AEC54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AA3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E1AF1" w14:textId="77777777">
            <w:r>
              <w:t>05_879</w:t>
            </w:r>
          </w:p>
        </w:tc>
      </w:tr>
    </w:tbl>
    <w:p w14:paraId="4777B6D3" w14:textId="77777777">
      <w:pPr>
        <w:spacing w:after="0" w:line="96" w:lineRule="auto"/>
      </w:pPr>
    </w:p>
    <w:p w14:paraId="56AD8CAD" w14:textId="77777777">
      <w:pPr>
        <w:spacing w:after="0"/>
      </w:pPr>
      <w:r>
        <w:rPr>
          <w:vanish/>
        </w:rPr>
        <w:t>MLS_DSTW/MDSTW-23071</w:t>
      </w:r>
      <w:r>
        <w:rPr>
          <w:b/>
        </w:rPr>
        <w:t>9.10.0-3 Zustandsübergang a - Anschaltung des Streckenblocks:</w:t>
      </w:r>
      <w:r>
        <w:br/>
        <w:t>9.10.0-3 Zustandsübergang a - Anschaltung des Streckenblocks:</w:t>
        <w:br/>
        <w:t>Diese muss im Zuge der Bildung einer Zugstraße in Richtung betreffender Blockabschnitt unmittelbar vor der Signalfreistellung erfolgen (siehe dazu Abschnitt "Bildung von Zugstraßen", Pkt. "Signalanschaltung", &lt;05 Lastenheft Teilsystem DSTW-ZE&gt; 6.6.5). Diese Zugstraße wird in weiterer Folge zur Beschreibung der Streckenblockbedingungen der Einfachheit halber immer Ausfahrzugstraße genannt (die Bedingungen gelten bei Bahnhöfen, Überleitstellen und Abzweigungen gleich).</w:t>
        <w:br/>
        <w:t>​​</w:t>
      </w:r>
    </w:p>
    <w:p w14:paraId="5AFAA2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0AA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48C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0917F" w14:textId="77777777">
            <w:r>
              <w:t>MDSTW-23071</w:t>
            </w:r>
          </w:p>
        </w:tc>
      </w:tr>
      <w:tr w14:paraId="0B98EA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492E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E4C651" w14:textId="77777777">
            <w:r>
              <w:t>05_579</w:t>
            </w:r>
          </w:p>
        </w:tc>
      </w:tr>
      <w:tr w14:paraId="0D391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522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BFDEC" w14:textId="77777777">
            <w:r>
              <w:t>2180</w:t>
            </w:r>
          </w:p>
        </w:tc>
      </w:tr>
      <w:tr w14:paraId="14C0C0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8FB0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862184" w14:textId="77777777"/>
        </w:tc>
      </w:tr>
      <w:tr w14:paraId="7F3ECA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768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EB767" w14:textId="77777777">
            <w:r>
              <w:t>Draft</w:t>
            </w:r>
          </w:p>
        </w:tc>
      </w:tr>
      <w:tr w14:paraId="3417A0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93F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D3859" w14:textId="77777777">
            <w:r>
              <w:t>Muss</w:t>
            </w:r>
          </w:p>
        </w:tc>
      </w:tr>
      <w:tr w14:paraId="0F1F49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0480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84DD9" w14:textId="77777777">
            <w:r>
              <w:t>Funktion wird wie in der ELEKTRA 2 Baseline 29.40 realisiert zur Verfügung gestellt.</w:t>
            </w:r>
          </w:p>
        </w:tc>
      </w:tr>
      <w:tr w14:paraId="0B9A0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C8B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56F41" w14:textId="77777777"/>
        </w:tc>
      </w:tr>
      <w:tr w14:paraId="28F38F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49B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39263" w14:textId="77777777">
            <w:r>
              <w:t>PV GA DIL OBB 1.0.0</w:t>
            </w:r>
          </w:p>
        </w:tc>
      </w:tr>
    </w:tbl>
    <w:p w14:paraId="22C56F3A" w14:textId="77777777">
      <w:pPr>
        <w:spacing w:after="0" w:line="96" w:lineRule="auto"/>
      </w:pPr>
    </w:p>
    <w:p w14:paraId="0B48BFF1" w14:textId="77777777">
      <w:pPr>
        <w:spacing w:after="0"/>
      </w:pPr>
      <w:r>
        <w:rPr>
          <w:vanish/>
        </w:rPr>
        <w:t>MLS_DSTW/MDSTW-23072</w:t>
      </w:r>
      <w:r>
        <w:rPr>
          <w:b/>
        </w:rPr>
        <w:t>9.10.0-4 Zustandsübergang b - Aufhebung der Streckenblockanschaltung:</w:t>
      </w:r>
      <w:r>
        <w:br/>
        <w:t>9.10.0-4 Zustandsübergang b - Aufhebung der Streckenblockanschaltung:</w:t>
        <w:br/>
        <w:t>Diese muss wenn projektiert bei der Hilfsauflösung der Ausfahrzugstraße erfolgen. Die entsprechende streckenblockbezogene Projektierung darf nur bei durchgehender Gleisfreimeldung des Fahrweges zwischen Startsignal und Streckengleis vorgenommen werden.</w:t>
        <w:br/>
        <w:t>​​</w:t>
      </w:r>
    </w:p>
    <w:p w14:paraId="00F839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69C0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159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5480C" w14:textId="77777777">
            <w:r>
              <w:t>MDSTW-23072</w:t>
            </w:r>
          </w:p>
        </w:tc>
      </w:tr>
      <w:tr w14:paraId="39030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5C3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40F7E" w14:textId="77777777">
            <w:r>
              <w:t>05_580</w:t>
            </w:r>
          </w:p>
        </w:tc>
      </w:tr>
      <w:tr w14:paraId="48AE3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594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685F8" w14:textId="77777777">
            <w:r>
              <w:t>2181</w:t>
            </w:r>
          </w:p>
        </w:tc>
      </w:tr>
      <w:tr w14:paraId="7CF752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C9EB5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56CCAF" w14:textId="77777777"/>
        </w:tc>
      </w:tr>
      <w:tr w14:paraId="77F25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40A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99E14" w14:textId="77777777">
            <w:r>
              <w:t>Draft</w:t>
            </w:r>
          </w:p>
        </w:tc>
      </w:tr>
      <w:tr w14:paraId="3C4F7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C36D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16293" w14:textId="77777777">
            <w:r>
              <w:t>Muss</w:t>
            </w:r>
          </w:p>
        </w:tc>
      </w:tr>
      <w:tr w14:paraId="6563F0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C773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69EB8" w14:textId="77777777">
            <w:r>
              <w:t>Funktion wird wie in der ELEKTRA 2 Baseline 29.40 realisiert zur Verfügung gestellt.</w:t>
            </w:r>
          </w:p>
        </w:tc>
      </w:tr>
      <w:tr w14:paraId="4AAB0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FA1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326FA" w14:textId="77777777"/>
        </w:tc>
      </w:tr>
      <w:tr w14:paraId="1BD14C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7E9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2F296" w14:textId="77777777">
            <w:r>
              <w:t>PV GA DIL OBB 1.0.0</w:t>
            </w:r>
          </w:p>
        </w:tc>
      </w:tr>
    </w:tbl>
    <w:p w14:paraId="47761C00" w14:textId="77777777">
      <w:pPr>
        <w:spacing w:after="0" w:line="96" w:lineRule="auto"/>
      </w:pPr>
    </w:p>
    <w:p w14:paraId="191CFF79" w14:textId="77777777">
      <w:pPr>
        <w:spacing w:after="0"/>
      </w:pPr>
      <w:r>
        <w:rPr>
          <w:vanish/>
        </w:rPr>
        <w:t>MLS_DSTW/MDSTW-23073</w:t>
      </w:r>
      <w:r>
        <w:rPr>
          <w:b/>
        </w:rPr>
        <w:t>9.10.0-5 Zustandsübergang c - Belegung des Streckenblocks bei bestehender Streck...</w:t>
      </w:r>
      <w:r>
        <w:br/>
        <w:t>9.10.0-5 Zustandsübergang c - Belegung des Streckenblocks bei bestehender Streckenblockanschaltung</w:t>
        <w:br/>
        <w:t>Diese muss</w:t>
        <w:br/>
        <w:t>• bei Verlust der Freimeldung eines Freimeldeabschnittes im Fahrweg der Ausfahrzugstraße,</w:t>
        <w:br/>
        <w:t>• bei Verlust der Streckengleisfreimeldung,</w:t>
        <w:br/>
        <w:t>• bei Hilfsauflösung der Ausfahrzugstraße, wenn für diesen Fall die Aufhebung der Streckenblockanschaltung nicht projektiert ist,</w:t>
        <w:br/>
        <w:t>erfolgen.</w:t>
        <w:br/>
        <w:br/>
        <w:t>Die Streckenblockanschaltung muss mit der Belegung des Streckenblocks aufgehoben werden.</w:t>
        <w:br/>
        <w:t>Befindet sich die Nachbarzugfolgestelle bereits im Stellwerksbereich einer benachbarten Sicherungsanlage, muss die Belegung des Streckenblocks an diese gemeldet werden (Vorblockinformation).</w:t>
        <w:br/>
        <w:t>Zusatz für Sbl 60A: Vorblockinformation an die Nachbarzugfolgestelle entfällt.</w:t>
        <w:br/>
        <w:t>​​</w:t>
      </w:r>
    </w:p>
    <w:p w14:paraId="088185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5811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5B4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CAF90" w14:textId="77777777">
            <w:r>
              <w:t>MDSTW-23073</w:t>
            </w:r>
          </w:p>
        </w:tc>
      </w:tr>
      <w:tr w14:paraId="4FB6E6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4E9D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CE701" w14:textId="77777777">
            <w:r>
              <w:t>05_581</w:t>
            </w:r>
          </w:p>
        </w:tc>
      </w:tr>
      <w:tr w14:paraId="59124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C3431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09F0A" w14:textId="77777777">
            <w:r>
              <w:t>2182</w:t>
            </w:r>
          </w:p>
        </w:tc>
      </w:tr>
      <w:tr w14:paraId="2FA78B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B74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07B51" w14:textId="77777777"/>
        </w:tc>
      </w:tr>
      <w:tr w14:paraId="3D523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91F78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22E96" w14:textId="77777777">
            <w:r>
              <w:t>Draft</w:t>
            </w:r>
          </w:p>
        </w:tc>
      </w:tr>
      <w:tr w14:paraId="19372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375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69B0D" w14:textId="77777777">
            <w:r>
              <w:t>Muss</w:t>
            </w:r>
          </w:p>
        </w:tc>
      </w:tr>
      <w:tr w14:paraId="54C5B7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25B7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B4728" w14:textId="77777777">
            <w:r>
              <w:t>Funktion wird wie in der ELEKTRA 2 Baseline 29.40 realisiert zur Verfügung gestellt.</w:t>
            </w:r>
          </w:p>
        </w:tc>
      </w:tr>
      <w:tr w14:paraId="632304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BA2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9B007" w14:textId="77777777"/>
        </w:tc>
      </w:tr>
      <w:tr w14:paraId="2C9E0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7AF6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1BA1E" w14:textId="77777777">
            <w:r>
              <w:t>PV GA DIL OBB 1.0.0</w:t>
            </w:r>
          </w:p>
        </w:tc>
      </w:tr>
    </w:tbl>
    <w:p w14:paraId="44DAFD06" w14:textId="77777777">
      <w:pPr>
        <w:spacing w:after="0" w:line="96" w:lineRule="auto"/>
      </w:pPr>
    </w:p>
    <w:p w14:paraId="2029A127" w14:textId="77777777">
      <w:pPr>
        <w:spacing w:after="0"/>
      </w:pPr>
      <w:r>
        <w:rPr>
          <w:vanish/>
        </w:rPr>
        <w:t>MLS_DSTW/MDSTW-23074</w:t>
      </w:r>
      <w:r>
        <w:rPr>
          <w:b/>
        </w:rPr>
        <w:t>9.10.0-6 Zustandsübergang d - Belegung des Streckenblocks bei Grundstellung:</w:t>
      </w:r>
      <w:r>
        <w:br/>
        <w:t>9.10.0-6 Zustandsübergang d - Belegung des Streckenblocks bei Grundstellung:</w:t>
        <w:br/>
        <w:t>Diese muss bei Verlust der Streckengleisfreimeldung erfolgen.</w:t>
        <w:br/>
        <w:t>Befindet sich die Nachbarzugfolgestelle bereits im Stellwerksbereich einer benachbarten Sicherungsanlage, ist die Belegung des Streckenblocks an diese zu melden (Vorblockinformation).</w:t>
        <w:br/>
        <w:t>Zusatz für ZG 62 und Sbl 60A: Belegung durch Freigabe einer Streckenschlüsselsperre gemäß &lt;05 Lastenheft Teilsystem DSTW-ZE&gt; 9.24.3. Dies ist mind. pro Blockabschnitt projektierbar auszuführen (eine Projektierbarkeit pro ELF ist ebenfalls zulässig).</w:t>
        <w:br/>
        <w:t>Zusatz für Sbl 60A: Vorblockinformation an die Nachbarzugfolgestelle entfällt.</w:t>
        <w:br/>
        <w:lastRenderedPageBreak/>
        <w:t>Zusatz für ZG 62: Eine Belegung bei Verlust der Streckengleisfreimeldung ist nicht vorgesehen.</w:t>
        <w:br/>
        <w:t>​​</w:t>
      </w:r>
    </w:p>
    <w:p w14:paraId="7818241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7FF9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C84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DB8B69" w14:textId="77777777">
            <w:r>
              <w:t>MDSTW-23074</w:t>
            </w:r>
          </w:p>
        </w:tc>
      </w:tr>
      <w:tr w14:paraId="5E95A8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1A9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4EC983" w14:textId="77777777">
            <w:r>
              <w:t>05_582</w:t>
            </w:r>
          </w:p>
        </w:tc>
      </w:tr>
      <w:tr w14:paraId="61584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D07E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3D613" w14:textId="77777777">
            <w:r>
              <w:t>2183</w:t>
            </w:r>
          </w:p>
        </w:tc>
      </w:tr>
      <w:tr w14:paraId="2A178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105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E9BB0" w14:textId="77777777"/>
        </w:tc>
      </w:tr>
      <w:tr w14:paraId="329990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FB2B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FC15B" w14:textId="77777777">
            <w:r>
              <w:t>Draft</w:t>
            </w:r>
          </w:p>
        </w:tc>
      </w:tr>
      <w:tr w14:paraId="68355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8ED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58D95" w14:textId="77777777">
            <w:r>
              <w:t>Muss</w:t>
            </w:r>
          </w:p>
        </w:tc>
      </w:tr>
      <w:tr w14:paraId="74A1DD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189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8FA2A" w14:textId="77777777">
            <w:r>
              <w:t>Funktion wird wie in der ELEKTRA 2 Baseline 29.40 realisiert zur Verfügung gestellt.</w:t>
            </w:r>
          </w:p>
        </w:tc>
      </w:tr>
      <w:tr w14:paraId="06D930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AEB8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8E655" w14:textId="77777777"/>
        </w:tc>
      </w:tr>
      <w:tr w14:paraId="026F0D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70E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371BC" w14:textId="77777777">
            <w:r>
              <w:t>PV GA DIL OBB 1.0.0</w:t>
            </w:r>
          </w:p>
        </w:tc>
      </w:tr>
    </w:tbl>
    <w:p w14:paraId="79666115" w14:textId="77777777">
      <w:pPr>
        <w:spacing w:after="0" w:line="96" w:lineRule="auto"/>
      </w:pPr>
    </w:p>
    <w:p w14:paraId="67A7648E" w14:textId="77777777">
      <w:pPr>
        <w:spacing w:after="0"/>
      </w:pPr>
      <w:r>
        <w:rPr>
          <w:vanish/>
        </w:rPr>
        <w:t>MLS_DSTW/MDSTW-23075</w:t>
      </w:r>
      <w:r>
        <w:rPr>
          <w:b/>
        </w:rPr>
        <w:t>9.10.0-7 Zustandsübergang e - Aufhebung der Belegung des Streckenblocks:</w:t>
      </w:r>
      <w:r>
        <w:br/>
        <w:t>9.10.0-7 Zustandsübergang e - Aufhebung der Belegung des Streckenblocks:</w:t>
        <w:br/>
        <w:t>Diese muss nach Einlangen der Rückblockinformation von der Nachbarzugfolgestelle erfolgen.</w:t>
        <w:br/>
        <w:t>Ist eine Gleisfreimeldeanlage für den betreffenden Blockabschnitt vorhanden und wurde die Rückblockinformation von der Nachbarsicherungsanlage gesendet, so muss zusätzlich der Blockabschnitt</w:t>
        <w:br/>
        <w:t>• bei belegtem Streckenblock besetzt gewesen und</w:t>
        <w:br/>
        <w:t>• wieder freigemeldet sein.</w:t>
        <w:br/>
        <w:t>Zusatz für ZG 62: Das Einlangen der Rückblockinformation von der Nachbarzugfolgestelle entspricht dem Umsteuern des Relais BRA.</w:t>
        <w:br/>
        <w:t>​​</w:t>
      </w:r>
    </w:p>
    <w:p w14:paraId="1BC98B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238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C42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CA2CC0" w14:textId="77777777">
            <w:r>
              <w:t>MDSTW-23075</w:t>
            </w:r>
          </w:p>
        </w:tc>
      </w:tr>
      <w:tr w14:paraId="5D0ABC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000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781C9" w14:textId="77777777">
            <w:r>
              <w:t>05_583</w:t>
            </w:r>
          </w:p>
        </w:tc>
      </w:tr>
      <w:tr w14:paraId="5EA204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556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2E759" w14:textId="77777777">
            <w:r>
              <w:t>2184</w:t>
            </w:r>
          </w:p>
        </w:tc>
      </w:tr>
      <w:tr w14:paraId="76733F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09F3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083202" w14:textId="77777777"/>
        </w:tc>
      </w:tr>
      <w:tr w14:paraId="7A5207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17A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5B8DE" w14:textId="77777777">
            <w:r>
              <w:t>Draft</w:t>
            </w:r>
          </w:p>
        </w:tc>
      </w:tr>
      <w:tr w14:paraId="413EF2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1ED3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5EAD6" w14:textId="77777777">
            <w:r>
              <w:t>Muss</w:t>
            </w:r>
          </w:p>
        </w:tc>
      </w:tr>
      <w:tr w14:paraId="7764E5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395E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9A251" w14:textId="77777777">
            <w:r>
              <w:t>Funktion wird wie in der ELEKTRA 2 Baseline 29.40 realisiert zur Verfügung gestellt.</w:t>
            </w:r>
          </w:p>
        </w:tc>
      </w:tr>
      <w:tr w14:paraId="030216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544C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D5C7D" w14:textId="77777777"/>
        </w:tc>
      </w:tr>
      <w:tr w14:paraId="269A52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721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14113" w14:textId="77777777">
            <w:r>
              <w:t>PV GA DIL OBB 1.0.0</w:t>
            </w:r>
          </w:p>
        </w:tc>
      </w:tr>
    </w:tbl>
    <w:p w14:paraId="09594B0A" w14:textId="77777777">
      <w:pPr>
        <w:spacing w:after="0" w:line="96" w:lineRule="auto"/>
      </w:pPr>
    </w:p>
    <w:p w14:paraId="41A06286" w14:textId="77777777">
      <w:pPr>
        <w:pStyle w:val="Heading4"/>
        <w:divId w:val="288"/>
      </w:pPr>
      <w:bookmarkStart w:name="_Toc242172864" w:id="257"/>
      <w:r>
        <w:t>9.11 Zustandsübergänge bei Selbstblocksignalen in der Ausgangszugfolgestelle</w:t>
      </w:r>
      <w:bookmarkEnd w:id="257"/>
    </w:p>
    <w:p w14:paraId="40F088BE" w14:textId="77777777">
      <w:pPr>
        <w:spacing w:after="0"/>
      </w:pPr>
      <w:r>
        <w:rPr>
          <w:vanish/>
        </w:rPr>
        <w:t>MLS_DSTW/MDSTW-23076</w:t>
      </w:r>
      <w:r>
        <w:rPr>
          <w:b/>
        </w:rPr>
        <w:t>9.11.0-1 Bei einem Blocksignal ist der Zustand der Streckenblock-Anschaltung fun...</w:t>
      </w:r>
      <w:r>
        <w:br/>
        <w:t xml:space="preserve">9.11.0-1 Bei einem Blocksignal ist der Zustand der Streckenblock-Anschaltung funktionell nicht erforderlich. Demgemäß gibt es in diesem Fall nur die Zustandsübergänge d und e. Für diese Zustandsübergänge gelten dieselben Bedingungen, wie bei fahrstraßenabhängigen Signalen (&lt;05 </w:t>
        <w:lastRenderedPageBreak/>
        <w:t>Lastenheft Teilsystem DSTW-ZE&gt; 9.10).</w:t>
        <w:br/>
        <w:t>​​</w:t>
      </w:r>
    </w:p>
    <w:p w14:paraId="66BAC7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A3C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82B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BBECE" w14:textId="77777777">
            <w:r>
              <w:t>MDSTW-23076</w:t>
            </w:r>
          </w:p>
        </w:tc>
      </w:tr>
      <w:tr w14:paraId="587B7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E4CC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3ADB2" w14:textId="77777777">
            <w:r>
              <w:t>05_585</w:t>
            </w:r>
          </w:p>
        </w:tc>
      </w:tr>
      <w:tr w14:paraId="687393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4897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A5B0A" w14:textId="77777777">
            <w:r>
              <w:t>2186</w:t>
            </w:r>
          </w:p>
        </w:tc>
      </w:tr>
      <w:tr w14:paraId="33975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EAD1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4EC3B" w14:textId="77777777"/>
        </w:tc>
      </w:tr>
      <w:tr w14:paraId="5449A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3756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E4A6B" w14:textId="77777777">
            <w:r>
              <w:t>Draft</w:t>
            </w:r>
          </w:p>
        </w:tc>
      </w:tr>
      <w:tr w14:paraId="406BDC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B234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4EAAD" w14:textId="77777777">
            <w:r>
              <w:t>Muss</w:t>
            </w:r>
          </w:p>
        </w:tc>
      </w:tr>
      <w:tr w14:paraId="3DE985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A381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57A82" w14:textId="77777777">
            <w:r>
              <w:t>Funktion wird wie in der ELEKTRA 2 Baseline 29.40 realisiert zur Verfügung gestellt.</w:t>
            </w:r>
          </w:p>
        </w:tc>
      </w:tr>
      <w:tr w14:paraId="56520C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902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2CAFC" w14:textId="77777777"/>
        </w:tc>
      </w:tr>
      <w:tr w14:paraId="79106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654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18B79" w14:textId="77777777">
            <w:r>
              <w:t>PV GA DIL OBB 1.0.0</w:t>
            </w:r>
          </w:p>
        </w:tc>
      </w:tr>
    </w:tbl>
    <w:p w14:paraId="04D9DD1A" w14:textId="77777777">
      <w:pPr>
        <w:spacing w:after="0" w:line="96" w:lineRule="auto"/>
      </w:pPr>
    </w:p>
    <w:p w14:paraId="3503EB5D" w14:textId="77777777">
      <w:pPr>
        <w:spacing w:after="0"/>
      </w:pPr>
      <w:r>
        <w:rPr>
          <w:vanish/>
        </w:rPr>
        <w:t>MLS_DSTW/MDSTW-23077</w:t>
      </w:r>
      <w:r>
        <w:rPr>
          <w:b/>
        </w:rPr>
        <w:t>9.11.0-2 Zusatz für ZG 62:</w:t>
      </w:r>
      <w:r>
        <w:br/>
        <w:t>9.11.0-2 Zusatz für ZG 62:</w:t>
        <w:br/>
        <w:t>Die Belegung in der Ausgangszugfolgestelle muss bei Verlust der Streckengleisfreimeldung bei freizeigendem Blocksignal oder eingeschaltetem Ersatzsignal und besetztem Blockabschnitt vor dem Blocksignal erfolgen.</w:t>
        <w:br/>
        <w:t>​​</w:t>
      </w:r>
    </w:p>
    <w:p w14:paraId="72691C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129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849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D47ED5" w14:textId="77777777">
            <w:r>
              <w:t>MDSTW-23077</w:t>
            </w:r>
          </w:p>
        </w:tc>
      </w:tr>
      <w:tr w14:paraId="20517D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0C4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2BBF6" w14:textId="77777777">
            <w:r>
              <w:t>05_586</w:t>
            </w:r>
          </w:p>
        </w:tc>
      </w:tr>
      <w:tr w14:paraId="392374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4657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F28F8" w14:textId="77777777">
            <w:r>
              <w:t>2187</w:t>
            </w:r>
          </w:p>
        </w:tc>
      </w:tr>
      <w:tr w14:paraId="37944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58A1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FFCDC" w14:textId="77777777"/>
        </w:tc>
      </w:tr>
      <w:tr w14:paraId="51B53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E8BF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0BF4A4" w14:textId="77777777">
            <w:r>
              <w:t>Draft</w:t>
            </w:r>
          </w:p>
        </w:tc>
      </w:tr>
      <w:tr w14:paraId="617BC3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F4F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C9138" w14:textId="77777777">
            <w:r>
              <w:t>Muss</w:t>
            </w:r>
          </w:p>
        </w:tc>
      </w:tr>
      <w:tr w14:paraId="3496E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F860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B9C45" w14:textId="77777777">
            <w:r>
              <w:t>Funktion wird wie in der ELEKTRA 2 Baseline 29.40 realisiert zur Verfügung gestellt.</w:t>
            </w:r>
          </w:p>
        </w:tc>
      </w:tr>
      <w:tr w14:paraId="4B109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5D22A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76093" w14:textId="77777777"/>
        </w:tc>
      </w:tr>
      <w:tr w14:paraId="6030C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B976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C1725" w14:textId="77777777">
            <w:r>
              <w:t>PV GA DIL OBB 1.0.0</w:t>
            </w:r>
          </w:p>
        </w:tc>
      </w:tr>
    </w:tbl>
    <w:p w14:paraId="494D5BD4" w14:textId="77777777">
      <w:pPr>
        <w:spacing w:after="0" w:line="96" w:lineRule="auto"/>
      </w:pPr>
    </w:p>
    <w:p w14:paraId="37C8AD68" w14:textId="77777777">
      <w:pPr>
        <w:pStyle w:val="Heading4"/>
        <w:divId w:val="289"/>
      </w:pPr>
      <w:bookmarkStart w:name="_Toc242172865" w:id="258"/>
      <w:r>
        <w:t>9.12 Funktionsbedingungen in der Nachbarzugfolgestelle</w:t>
      </w:r>
      <w:bookmarkEnd w:id="258"/>
    </w:p>
    <w:p w14:paraId="28B13D02" w14:textId="77777777">
      <w:pPr>
        <w:spacing w:after="0"/>
      </w:pPr>
      <w:r>
        <w:rPr>
          <w:vanish/>
        </w:rPr>
        <w:t>MLS_DSTW/MDSTW-23078</w:t>
      </w:r>
      <w:r>
        <w:rPr>
          <w:b/>
        </w:rPr>
        <w:t>9.12.0-1 Bei Empfang einer Vorblockinformation von einer Ausgangszugfolgestelle...</w:t>
      </w:r>
      <w:r>
        <w:br/>
        <w:t>9.12.0-1 Bei Empfang einer Vorblockinformation von einer Ausgangszugfolgestelle im Stellwerksbereich einer benachbarten Sicherungsanlage muss die eigene Streckenblockeinrichtung in den Zustand "Block belegt" (bei "Richtung abgegeben") gebracht werden.</w:t>
        <w:br/>
        <w:t>​​</w:t>
      </w:r>
    </w:p>
    <w:p w14:paraId="327E41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462B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2D7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384F46" w14:textId="77777777">
            <w:r>
              <w:t>MDSTW-23078</w:t>
            </w:r>
          </w:p>
        </w:tc>
      </w:tr>
      <w:tr w14:paraId="39E96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871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EF7E9" w14:textId="77777777">
            <w:r>
              <w:t>05_588</w:t>
            </w:r>
          </w:p>
        </w:tc>
      </w:tr>
      <w:tr w14:paraId="673AF4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DDF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19B4D4" w14:textId="77777777">
            <w:r>
              <w:t>2189</w:t>
            </w:r>
          </w:p>
        </w:tc>
      </w:tr>
      <w:tr w14:paraId="19D43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1760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B0ED1" w14:textId="77777777"/>
        </w:tc>
      </w:tr>
      <w:tr w14:paraId="631F2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639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3E3FB8" w14:textId="77777777">
            <w:r>
              <w:t>Draft</w:t>
            </w:r>
          </w:p>
        </w:tc>
      </w:tr>
      <w:tr w14:paraId="48090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D0CE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3D2C1" w14:textId="77777777">
            <w:r>
              <w:t>Muss</w:t>
            </w:r>
          </w:p>
        </w:tc>
      </w:tr>
      <w:tr w14:paraId="5342A2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5445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056E7" w14:textId="77777777">
            <w:r>
              <w:t>Funktion wird wie in der ELEKTRA 2 Baseline 29.40 realisiert zur Verfügung gestellt.</w:t>
            </w:r>
          </w:p>
        </w:tc>
      </w:tr>
      <w:tr w14:paraId="287784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E06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2CC467" w14:textId="77777777"/>
        </w:tc>
      </w:tr>
      <w:tr w14:paraId="7BE4C0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12B2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543BF" w14:textId="77777777">
            <w:r>
              <w:t>PV GA DIL OBB 1.0.0</w:t>
            </w:r>
          </w:p>
        </w:tc>
      </w:tr>
    </w:tbl>
    <w:p w14:paraId="11B3AE2A" w14:textId="77777777">
      <w:pPr>
        <w:spacing w:after="0" w:line="96" w:lineRule="auto"/>
      </w:pPr>
    </w:p>
    <w:p w14:paraId="352D2BBE" w14:textId="77777777">
      <w:pPr>
        <w:spacing w:after="0"/>
      </w:pPr>
      <w:r>
        <w:rPr>
          <w:vanish/>
        </w:rPr>
        <w:t>MLS_DSTW/MDSTW-23079</w:t>
      </w:r>
      <w:r>
        <w:rPr>
          <w:b/>
        </w:rPr>
        <w:t>9.12.0-2 Die Aufhebung der Belegung des Streckenblocks (Rückblock) muss in der N...</w:t>
      </w:r>
      <w:r>
        <w:br/>
        <w:t>9.12.0-2 Die Aufhebung der Belegung des Streckenblocks (Rückblock) muss in der Nachbarzugfolgestelle bei vorhandener Streckengleisfreimeldeanlage als gegeben gelten, wenn</w:t>
        <w:br/>
        <w:t>• der Zustand "Richtung abgegeben" vorliegt,</w:t>
        <w:br/>
        <w:t>• der betreffende Blockabschnitt bei belegtem Streckenblock besetzt gewesen ist, (ein ggf. vorhandener eigener Abschnitt zwischen Einfahrsignal und Verschubhalttafel muss auch besetzt gewesen sein),</w:t>
        <w:br/>
        <w:t>• der betreffende Blockabschnitt wieder freigemeldet ist, (ein ggf. vorhandener eigener Abschnitt zwischen Einfahrsignal und Verschubhalttafel muss auch wieder freigemeldet sein), und</w:t>
        <w:br/>
        <w:t>• das den betreffenden Blockabschnitt begrenzende Signal der Nachbarzugfolgestelle sich nicht in Freistellung befindet und das Ersatz-/Vorsichtssignal abgeschaltet ist.</w:t>
        <w:br/>
        <w:t>​​</w:t>
      </w:r>
    </w:p>
    <w:p w14:paraId="20F3F1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8F0B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841D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08AF0" w14:textId="77777777">
            <w:r>
              <w:t>MDSTW-23079</w:t>
            </w:r>
          </w:p>
        </w:tc>
      </w:tr>
      <w:tr w14:paraId="62D8E0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87A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ABBF1" w14:textId="77777777">
            <w:r>
              <w:t>05_589</w:t>
            </w:r>
          </w:p>
        </w:tc>
      </w:tr>
      <w:tr w14:paraId="37C98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9E6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A8693" w14:textId="77777777">
            <w:r>
              <w:t>2190</w:t>
            </w:r>
          </w:p>
        </w:tc>
      </w:tr>
      <w:tr w14:paraId="0D57BB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3F7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4BB71" w14:textId="77777777"/>
        </w:tc>
      </w:tr>
      <w:tr w14:paraId="6BFF1B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AF32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0A24C" w14:textId="77777777">
            <w:r>
              <w:t>Draft</w:t>
            </w:r>
          </w:p>
        </w:tc>
      </w:tr>
      <w:tr w14:paraId="2CFAD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4613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20731" w14:textId="77777777">
            <w:r>
              <w:t>Muss</w:t>
            </w:r>
          </w:p>
        </w:tc>
      </w:tr>
      <w:tr w14:paraId="47547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1A9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E61A3" w14:textId="77777777">
            <w:r>
              <w:t>Funktion wird wie in der ELEKTRA 2 Baseline 29.40 realisiert zur Verfügung gestellt.</w:t>
            </w:r>
          </w:p>
        </w:tc>
      </w:tr>
      <w:tr w14:paraId="00FE2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3F0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850BC" w14:textId="77777777"/>
        </w:tc>
      </w:tr>
      <w:tr w14:paraId="2E9F44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355F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4F2B1" w14:textId="77777777">
            <w:r>
              <w:t>PV GA DIL OBB 1.0.0</w:t>
            </w:r>
          </w:p>
        </w:tc>
      </w:tr>
    </w:tbl>
    <w:p w14:paraId="2F04B333" w14:textId="77777777">
      <w:pPr>
        <w:spacing w:after="0" w:line="96" w:lineRule="auto"/>
      </w:pPr>
    </w:p>
    <w:p w14:paraId="625B7AE0" w14:textId="77777777">
      <w:pPr>
        <w:spacing w:after="0"/>
      </w:pPr>
      <w:r>
        <w:rPr>
          <w:vanish/>
        </w:rPr>
        <w:t>MLS_DSTW/MDSTW-23080</w:t>
      </w:r>
      <w:r>
        <w:rPr>
          <w:b/>
        </w:rPr>
        <w:t>9.12.0-3 Beim internen Block muss das Vorliegen der Rückblockinformation direkt...</w:t>
      </w:r>
      <w:r>
        <w:br/>
        <w:t>9.12.0-3 Beim internen Block muss das Vorliegen der Rückblockinformation direkt die Aufhebung der Belegung des Streckenblocks (Zustandsübergang e) bewirken. Befindet sich die Ausgangszugfolgestelle in der benachbarten Sicherungsanlage, so ist die Rückblockinformation an diese zu senden und die eigene Streckenblockeinrichtung in den Zustand "Block nicht belegt" (bei Zustand "Richtung abgegeben") zu bringen.</w:t>
        <w:br/>
        <w:br/>
        <w:t>Zusatz für Sbl 60A: Empfang und Auswertung der Vorblockinformation entfällt. Die Bedingung "- der betreffende Blockabschnitt bei belegtem Streckenblock besetzt gewesen ist" entfällt.</w:t>
        <w:br/>
        <w:t>​​</w:t>
      </w:r>
    </w:p>
    <w:p w14:paraId="6A85CA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7F3A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6C0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E66A0C" w14:textId="77777777">
            <w:r>
              <w:t>MDSTW-23080</w:t>
            </w:r>
          </w:p>
        </w:tc>
      </w:tr>
      <w:tr w14:paraId="5A078E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EDE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C58CE" w14:textId="77777777">
            <w:r>
              <w:t>05_590</w:t>
            </w:r>
          </w:p>
        </w:tc>
      </w:tr>
      <w:tr w14:paraId="05808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148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47105" w14:textId="77777777">
            <w:r>
              <w:t>2191</w:t>
            </w:r>
          </w:p>
        </w:tc>
      </w:tr>
      <w:tr w14:paraId="0D0AF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B7B43"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48625" w14:textId="77777777"/>
        </w:tc>
      </w:tr>
      <w:tr w14:paraId="1CE597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B19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B8838" w14:textId="77777777">
            <w:r>
              <w:t>Draft</w:t>
            </w:r>
          </w:p>
        </w:tc>
      </w:tr>
      <w:tr w14:paraId="699C89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644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300A5" w14:textId="77777777">
            <w:r>
              <w:t>Muss</w:t>
            </w:r>
          </w:p>
        </w:tc>
      </w:tr>
      <w:tr w14:paraId="377B5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5A2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F0D3B" w14:textId="77777777">
            <w:r>
              <w:t>Funktion wird wie in der ELEKTRA 2 Baseline 29.40 realisiert zur Verfügung gestellt.</w:t>
            </w:r>
          </w:p>
        </w:tc>
      </w:tr>
      <w:tr w14:paraId="5F79A2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037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3686B" w14:textId="77777777"/>
        </w:tc>
      </w:tr>
      <w:tr w14:paraId="156F9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D87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2DDB1" w14:textId="77777777">
            <w:r>
              <w:t>PV GA DIL OBB 1.0.0</w:t>
            </w:r>
          </w:p>
        </w:tc>
      </w:tr>
    </w:tbl>
    <w:p w14:paraId="759C340F" w14:textId="77777777">
      <w:pPr>
        <w:spacing w:after="0" w:line="96" w:lineRule="auto"/>
      </w:pPr>
    </w:p>
    <w:p w14:paraId="04862AB3" w14:textId="77777777">
      <w:pPr>
        <w:spacing w:after="0"/>
      </w:pPr>
      <w:r>
        <w:rPr>
          <w:vanish/>
        </w:rPr>
        <w:t>MLS_DSTW/MDSTW-23081</w:t>
      </w:r>
      <w:r>
        <w:rPr>
          <w:b/>
        </w:rPr>
        <w:t>9.12.0-4 Die Aufhebung der Belegung des Streckenblocks (Rückblock) muss in der N...</w:t>
      </w:r>
      <w:r>
        <w:br/>
        <w:t>9.12.0-4 Die Aufhebung der Belegung des Streckenblocks (Rückblock) muss in der Nachbarzugfolgestelle beim BÜA-Signal bei der Verwendung von ZG62 bei vorhandener Streckengleisfreimeldeanlage als gegeben gelten, wenn</w:t>
        <w:br/>
        <w:t>• der Zustand "Richtung abgeben" vorliegt,</w:t>
        <w:br/>
        <w:t>• der betreffende Blockabschnitt bei belegtem Streckenblock besetzt gewesen ist (ein ggf. vorhandener eigener Abschnitt zwischen Einfahrsignal und Verschubhalttafel muss auch besetzt gewesen sein),</w:t>
        <w:br/>
        <w:t>• das den betreffenden Blockabschnitt begrenzende Einfahr- bzw. Deckungssignal der Nachbarzugfolgestelle zeigt bei belegtem Streckenblock einen Freibegriff bzw. ein eingeschaltetes Ersatz-/Vorsichtssignal,</w:t>
        <w:br/>
        <w:t>• der erste Gleisfreimeldeabschnitt hinter dem Einfahr- bzw. Deckungssignal und bei noch vorhandenem Freibegriff bzw. noch eingeschaltetem Ersatz-/Vorsichtssignal besetzt,</w:t>
        <w:br/>
        <w:t>• das Einfahr- bzw. Deckungssignal befindet sich nicht mehr in der Freistellung bzw. das Ersatz-/Vorsichtssignal ist wieder abgeschaltet und</w:t>
        <w:br/>
        <w:t>• der betreffende Blockabschnitt wieder freigemeldet ist (ein ggf. vorhandener eigener Abschnitt zwischen Einfahrsignal und Verschubhalttafel muss auch wieder freigemeldet sein).</w:t>
      </w:r>
    </w:p>
    <w:p w14:paraId="2A20C3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EAFF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F97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742D1" w14:textId="77777777">
            <w:r>
              <w:t>MDSTW-23081</w:t>
            </w:r>
          </w:p>
        </w:tc>
      </w:tr>
      <w:tr w14:paraId="3B47E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903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C04FB" w14:textId="77777777">
            <w:r>
              <w:t>05_591</w:t>
            </w:r>
          </w:p>
        </w:tc>
      </w:tr>
      <w:tr w14:paraId="205DEA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726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7DFB5" w14:textId="77777777">
            <w:r>
              <w:t>2192</w:t>
            </w:r>
          </w:p>
        </w:tc>
      </w:tr>
      <w:tr w14:paraId="1531C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5A4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AD94C9" w14:textId="77777777"/>
        </w:tc>
      </w:tr>
      <w:tr w14:paraId="3881CD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4402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CEB75" w14:textId="77777777">
            <w:r>
              <w:t>Draft</w:t>
            </w:r>
          </w:p>
        </w:tc>
      </w:tr>
      <w:tr w14:paraId="64E1D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7A9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0BF26" w14:textId="77777777">
            <w:r>
              <w:t>Muss</w:t>
            </w:r>
          </w:p>
        </w:tc>
      </w:tr>
      <w:tr w14:paraId="0E84C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6B0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52D39" w14:textId="77777777">
            <w:r>
              <w:t>Funktion wird wie in der ELEKTRA 2 Baseline 29.40 realisiert zur Verfügung gestellt.</w:t>
            </w:r>
          </w:p>
        </w:tc>
      </w:tr>
      <w:tr w14:paraId="0E012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A4C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5EDD0" w14:textId="77777777"/>
        </w:tc>
      </w:tr>
      <w:tr w14:paraId="137216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3CB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353C9" w14:textId="77777777">
            <w:r>
              <w:t>PV GA DIL OBB 1.0.0</w:t>
            </w:r>
          </w:p>
        </w:tc>
      </w:tr>
    </w:tbl>
    <w:p w14:paraId="1ACA3D48" w14:textId="77777777">
      <w:pPr>
        <w:spacing w:after="0" w:line="96" w:lineRule="auto"/>
      </w:pPr>
    </w:p>
    <w:p w14:paraId="5B9DA0B6" w14:textId="77777777">
      <w:pPr>
        <w:spacing w:after="0"/>
      </w:pPr>
      <w:r>
        <w:rPr>
          <w:vanish/>
        </w:rPr>
        <w:t>MLS_DSTW/MDSTW-23082</w:t>
      </w:r>
      <w:r>
        <w:rPr>
          <w:b/>
        </w:rPr>
        <w:t>9.12.0-5 Die Aufhebung der Belegung des Streckenblocks (Rückblock) in der Nachba...</w:t>
      </w:r>
      <w:r>
        <w:br/>
        <w:t>9.12.0-5 Die Aufhebung der Belegung des Streckenblocks (Rückblock) in der Nachbarzugfolgestelle bei Selbstblocksignal muss als gegeben angenommen werden, wenn</w:t>
        <w:br/>
        <w:t>• der Zustand "Richtung abgegeben" vorliegt,</w:t>
        <w:br/>
        <w:t>• der betreffende Blockabschnitt bei belegtem Streckenblock besetzt gewesen ist,</w:t>
        <w:br/>
        <w:t>• der betreffende Blockabschnitt wieder freigemeldet ist,</w:t>
        <w:br/>
        <w:lastRenderedPageBreak/>
        <w:t>• das den betreffenden Blockabschnitt begrenzende Signal der Nachbarzugfolgestelle sich nicht in Freistellung befindet und das Ersatz-/Vorsichtssignal abgeschaltet ist und</w:t>
        <w:br/>
        <w:t>• der vorgelegene Blockabschnitt den Zustand belegt aufweist.</w:t>
        <w:br/>
        <w:t>​​</w:t>
      </w:r>
    </w:p>
    <w:p w14:paraId="492B50B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B21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54E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694CBF" w14:textId="77777777">
            <w:r>
              <w:t>MDSTW-23082</w:t>
            </w:r>
          </w:p>
        </w:tc>
      </w:tr>
      <w:tr w14:paraId="1D7479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B8B6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5EA1DD" w14:textId="77777777">
            <w:r>
              <w:t>05_592</w:t>
            </w:r>
          </w:p>
        </w:tc>
      </w:tr>
      <w:tr w14:paraId="22E53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7061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2946F" w14:textId="77777777">
            <w:r>
              <w:t>2193</w:t>
            </w:r>
          </w:p>
        </w:tc>
      </w:tr>
      <w:tr w14:paraId="1920F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7E5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D4CF49" w14:textId="77777777"/>
        </w:tc>
      </w:tr>
      <w:tr w14:paraId="74A761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561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96E41" w14:textId="77777777">
            <w:r>
              <w:t>Draft</w:t>
            </w:r>
          </w:p>
        </w:tc>
      </w:tr>
      <w:tr w14:paraId="0B1348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178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88496" w14:textId="77777777">
            <w:r>
              <w:t>Muss</w:t>
            </w:r>
          </w:p>
        </w:tc>
      </w:tr>
      <w:tr w14:paraId="4F353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ED5A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6FDD8" w14:textId="77777777">
            <w:r>
              <w:t>Funktion wird wie in der ELEKTRA 2 Baseline 29.40 realisiert zur Verfügung gestellt.</w:t>
            </w:r>
          </w:p>
        </w:tc>
      </w:tr>
      <w:tr w14:paraId="193469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272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62C0C" w14:textId="77777777"/>
        </w:tc>
      </w:tr>
      <w:tr w14:paraId="4E9DF1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511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4A4DF8" w14:textId="77777777">
            <w:r>
              <w:t>PV GA DIL OBB 1.0.0</w:t>
            </w:r>
          </w:p>
        </w:tc>
      </w:tr>
    </w:tbl>
    <w:p w14:paraId="1C4C9200" w14:textId="77777777">
      <w:pPr>
        <w:spacing w:after="0" w:line="96" w:lineRule="auto"/>
      </w:pPr>
    </w:p>
    <w:p w14:paraId="4089C6EB" w14:textId="77777777">
      <w:pPr>
        <w:pStyle w:val="Heading4"/>
        <w:divId w:val="290"/>
      </w:pPr>
      <w:bookmarkStart w:name="_Toc242172866" w:id="259"/>
      <w:r>
        <w:t>9.13 Richtungswechsel - Allgemeines</w:t>
      </w:r>
      <w:bookmarkEnd w:id="259"/>
    </w:p>
    <w:p w14:paraId="00A0F2B4" w14:textId="77777777">
      <w:pPr>
        <w:spacing w:after="0"/>
      </w:pPr>
      <w:r>
        <w:rPr>
          <w:vanish/>
        </w:rPr>
        <w:t>MLS_DSTW/MDSTW-23083</w:t>
      </w:r>
      <w:r>
        <w:rPr>
          <w:b/>
        </w:rPr>
        <w:t>9.13.0-1 Alle Blockabschnitte zwischen zwei Bahnhöfen, Abzweigstellen bzw. Überl...</w:t>
      </w:r>
      <w:r>
        <w:br/>
        <w:t>9.13.0-1 Alle Blockabschnitte zwischen zwei Bahnhöfen, Abzweigstellen bzw. Überleitstellen auf einem Streckengleis müssen stets dieselbe Richtung haben. Ein Richtungswechsel muss für diese Blockabschnitte gemeinsam erfolgen. Das heißt wenn sich zwischen den vorgenannten Betriebsstellen Selbstblockstellen befinden, so muss der Richtungswechsel in beiden an diese Selbstblockstellen angrenzenden Blockabschnitten gleichzeitig erfolgen. Die Blocksignale der nunmehrigen Gegenrichtung müssen automatisch in Haltstellung gestellt werden.</w:t>
        <w:br/>
        <w:t>​​</w:t>
      </w:r>
    </w:p>
    <w:p w14:paraId="398B81E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FEB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2B8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E2141" w14:textId="77777777">
            <w:r>
              <w:t>MDSTW-23083</w:t>
            </w:r>
          </w:p>
        </w:tc>
      </w:tr>
      <w:tr w14:paraId="55CDB0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785E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0869BF" w14:textId="77777777">
            <w:r>
              <w:t>05_594</w:t>
            </w:r>
          </w:p>
        </w:tc>
      </w:tr>
      <w:tr w14:paraId="5CDB83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AE9D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97649" w14:textId="77777777">
            <w:r>
              <w:t>2195</w:t>
            </w:r>
          </w:p>
        </w:tc>
      </w:tr>
      <w:tr w14:paraId="71F80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4E3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E7F57" w14:textId="77777777"/>
        </w:tc>
      </w:tr>
      <w:tr w14:paraId="08F53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75E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72A7A" w14:textId="77777777">
            <w:r>
              <w:t>Draft</w:t>
            </w:r>
          </w:p>
        </w:tc>
      </w:tr>
      <w:tr w14:paraId="6F82BD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B2E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24D77" w14:textId="77777777">
            <w:r>
              <w:t>Muss</w:t>
            </w:r>
          </w:p>
        </w:tc>
      </w:tr>
      <w:tr w14:paraId="38EFC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BDE6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E953A" w14:textId="77777777">
            <w:r>
              <w:t>Funktion wird wie in der ELEKTRA 2 Baseline 29.40 realisiert zur Verfügung gestellt.</w:t>
            </w:r>
          </w:p>
        </w:tc>
      </w:tr>
      <w:tr w14:paraId="526AE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13EE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7B6C0" w14:textId="77777777"/>
        </w:tc>
      </w:tr>
      <w:tr w14:paraId="681614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33485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6A24E4" w14:textId="77777777">
            <w:r>
              <w:t>PV GA DIL OBB 1.0.0</w:t>
            </w:r>
          </w:p>
        </w:tc>
      </w:tr>
    </w:tbl>
    <w:p w14:paraId="3210B18E" w14:textId="77777777">
      <w:pPr>
        <w:spacing w:after="0" w:line="96" w:lineRule="auto"/>
      </w:pPr>
    </w:p>
    <w:p w14:paraId="457858B2" w14:textId="77777777">
      <w:pPr>
        <w:pStyle w:val="Heading4"/>
        <w:divId w:val="291"/>
      </w:pPr>
      <w:bookmarkStart w:name="_Toc242172867" w:id="260"/>
      <w:r>
        <w:t>9.14 Anschaltung des Richtungswechsels</w:t>
      </w:r>
      <w:bookmarkEnd w:id="260"/>
    </w:p>
    <w:p w14:paraId="34EF82C6" w14:textId="77777777">
      <w:pPr>
        <w:spacing w:after="0"/>
      </w:pPr>
      <w:r>
        <w:rPr>
          <w:vanish/>
        </w:rPr>
        <w:t>MLS_DSTW/MDSTW-23084</w:t>
      </w:r>
      <w:r>
        <w:rPr>
          <w:b/>
        </w:rPr>
        <w:t>9.14.0-1 Die Anschaltung des Richtungswechsels muss durch eine Bedienhandlung er...</w:t>
      </w:r>
      <w:r>
        <w:br/>
        <w:t xml:space="preserve">9.14.0-1 Die Anschaltung des Richtungswechsels muss durch eine Bedienhandlung erfolgen. Diese ist nur dann zulässig, wenn die Richtungszustimmung ordnungsgemäß vorhanden ist und keine Sperre </w:t>
        <w:lastRenderedPageBreak/>
        <w:t>des Streckenblocks gegen Richtungswechsel eingelegt ist.</w:t>
        <w:br/>
        <w:t>​​</w:t>
      </w:r>
    </w:p>
    <w:p w14:paraId="6378C5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307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0B0E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057AE" w14:textId="77777777">
            <w:r>
              <w:t>MDSTW-23084</w:t>
            </w:r>
          </w:p>
        </w:tc>
      </w:tr>
      <w:tr w14:paraId="399CDD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DB41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A2FBA5" w14:textId="77777777">
            <w:r>
              <w:t>05_596</w:t>
            </w:r>
          </w:p>
        </w:tc>
      </w:tr>
      <w:tr w14:paraId="75F972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E56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738C3" w14:textId="77777777">
            <w:r>
              <w:t>2197</w:t>
            </w:r>
          </w:p>
        </w:tc>
      </w:tr>
      <w:tr w14:paraId="5B5425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AFA1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8B8BE" w14:textId="77777777"/>
        </w:tc>
      </w:tr>
      <w:tr w14:paraId="0F354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CFC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E19EC" w14:textId="77777777">
            <w:r>
              <w:t>Draft</w:t>
            </w:r>
          </w:p>
        </w:tc>
      </w:tr>
      <w:tr w14:paraId="5A5D3B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6899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F8CE6" w14:textId="77777777">
            <w:r>
              <w:t>Muss</w:t>
            </w:r>
          </w:p>
        </w:tc>
      </w:tr>
      <w:tr w14:paraId="04F12D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B348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B2D2F" w14:textId="77777777">
            <w:r>
              <w:t>Funktion wird wie in der ELEKTRA 2 Baseline 29.40 realisiert zur Verfügung gestellt.</w:t>
            </w:r>
          </w:p>
        </w:tc>
      </w:tr>
      <w:tr w14:paraId="14D7A4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6B88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D558C" w14:textId="77777777"/>
        </w:tc>
      </w:tr>
      <w:tr w14:paraId="0181D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8C2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AE221" w14:textId="77777777">
            <w:r>
              <w:t>PV GA DIL OBB 1.0.0</w:t>
            </w:r>
          </w:p>
        </w:tc>
      </w:tr>
    </w:tbl>
    <w:p w14:paraId="6C6C8970" w14:textId="77777777">
      <w:pPr>
        <w:spacing w:after="0" w:line="96" w:lineRule="auto"/>
      </w:pPr>
    </w:p>
    <w:p w14:paraId="1AE18EDE" w14:textId="77777777">
      <w:pPr>
        <w:spacing w:after="0"/>
      </w:pPr>
      <w:r>
        <w:rPr>
          <w:vanish/>
        </w:rPr>
        <w:t>MLS_DSTW/MDSTW-23085</w:t>
      </w:r>
      <w:r>
        <w:rPr>
          <w:b/>
        </w:rPr>
        <w:t>9.14.0-2 Eine zustande gekommene Anschaltung muss bis zum Anstoß des Richtungswe...</w:t>
      </w:r>
      <w:r>
        <w:br/>
        <w:t>9.14.0-2 Eine zustande gekommene Anschaltung muss bis zum Anstoß des Richtungswechsels bestehen bleiben (Richtungswechselspeicherung).</w:t>
        <w:br/>
        <w:t>​​</w:t>
      </w:r>
    </w:p>
    <w:p w14:paraId="5A329F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231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855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6E6DA" w14:textId="77777777">
            <w:r>
              <w:t>MDSTW-23085</w:t>
            </w:r>
          </w:p>
        </w:tc>
      </w:tr>
      <w:tr w14:paraId="79818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AB5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9251C" w14:textId="77777777">
            <w:r>
              <w:t>05_597</w:t>
            </w:r>
          </w:p>
        </w:tc>
      </w:tr>
      <w:tr w14:paraId="48102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0712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79C32" w14:textId="77777777">
            <w:r>
              <w:t>2198</w:t>
            </w:r>
          </w:p>
        </w:tc>
      </w:tr>
      <w:tr w14:paraId="019D3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9A1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6371E" w14:textId="77777777"/>
        </w:tc>
      </w:tr>
      <w:tr w14:paraId="3C92E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83C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ED309" w14:textId="77777777">
            <w:r>
              <w:t>Draft</w:t>
            </w:r>
          </w:p>
        </w:tc>
      </w:tr>
      <w:tr w14:paraId="1F92EC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E942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67EFF" w14:textId="77777777">
            <w:r>
              <w:t>Muss</w:t>
            </w:r>
          </w:p>
        </w:tc>
      </w:tr>
      <w:tr w14:paraId="044A68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6515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AB1F9" w14:textId="77777777">
            <w:r>
              <w:t>Funktion wird wie in der ELEKTRA 2 Baseline 29.40 realisiert zur Verfügung gestellt.</w:t>
            </w:r>
          </w:p>
        </w:tc>
      </w:tr>
      <w:tr w14:paraId="760B8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C09A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A40FA" w14:textId="77777777"/>
        </w:tc>
      </w:tr>
      <w:tr w14:paraId="66A23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A636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44FCC6" w14:textId="77777777">
            <w:r>
              <w:t>PV GA DIL OBB 1.0.0</w:t>
            </w:r>
          </w:p>
        </w:tc>
      </w:tr>
    </w:tbl>
    <w:p w14:paraId="77226FC0" w14:textId="77777777">
      <w:pPr>
        <w:spacing w:after="0" w:line="96" w:lineRule="auto"/>
      </w:pPr>
    </w:p>
    <w:p w14:paraId="7F260ACA" w14:textId="77777777">
      <w:pPr>
        <w:spacing w:after="0"/>
      </w:pPr>
      <w:r>
        <w:rPr>
          <w:vanish/>
        </w:rPr>
        <w:t>MLS_DSTW/MDSTW-23086</w:t>
      </w:r>
      <w:r>
        <w:rPr>
          <w:b/>
        </w:rPr>
        <w:t>9.14.0-3 Eine Löschung der Richtungswechselspeicherung durch eine Bedienungshand...</w:t>
      </w:r>
      <w:r>
        <w:br/>
        <w:t>9.14.0-3 Eine Löschung der Richtungswechselspeicherung durch eine Bedienungshandlung muss jederzeit möglich sein.</w:t>
        <w:br/>
        <w:t>​​</w:t>
      </w:r>
    </w:p>
    <w:p w14:paraId="7178D2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1BC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FDA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ED5C6" w14:textId="77777777">
            <w:r>
              <w:t>MDSTW-23086</w:t>
            </w:r>
          </w:p>
        </w:tc>
      </w:tr>
      <w:tr w14:paraId="726175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2142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D8844" w14:textId="77777777">
            <w:r>
              <w:t>05_598</w:t>
            </w:r>
          </w:p>
        </w:tc>
      </w:tr>
      <w:tr w14:paraId="628274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722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01F03" w14:textId="77777777">
            <w:r>
              <w:t>2199</w:t>
            </w:r>
          </w:p>
        </w:tc>
      </w:tr>
      <w:tr w14:paraId="60D80D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4FE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429E5" w14:textId="77777777"/>
        </w:tc>
      </w:tr>
      <w:tr w14:paraId="3DDEB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878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D0C54" w14:textId="77777777">
            <w:r>
              <w:t>Draft</w:t>
            </w:r>
          </w:p>
        </w:tc>
      </w:tr>
      <w:tr w14:paraId="7433CC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437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32F20" w14:textId="77777777">
            <w:r>
              <w:t>Muss</w:t>
            </w:r>
          </w:p>
        </w:tc>
      </w:tr>
      <w:tr w14:paraId="10C04E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465B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C9F83" w14:textId="77777777">
            <w:r>
              <w:t>Funktion wird wie in der ELEKTRA 2 Baseline 29.40 realisiert zur Verfügung gestellt.</w:t>
            </w:r>
          </w:p>
        </w:tc>
      </w:tr>
      <w:tr w14:paraId="0817F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D6E5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DD597" w14:textId="77777777"/>
        </w:tc>
      </w:tr>
      <w:tr w14:paraId="1267F2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41F4B7"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5CB60" w14:textId="77777777">
            <w:r>
              <w:t>PV GA DIL OBB 1.0.0</w:t>
            </w:r>
          </w:p>
        </w:tc>
      </w:tr>
    </w:tbl>
    <w:p w14:paraId="38DD3C6A" w14:textId="77777777">
      <w:pPr>
        <w:spacing w:after="0" w:line="96" w:lineRule="auto"/>
      </w:pPr>
    </w:p>
    <w:p w14:paraId="1A637B76" w14:textId="77777777">
      <w:pPr>
        <w:spacing w:after="0"/>
      </w:pPr>
      <w:r>
        <w:rPr>
          <w:vanish/>
        </w:rPr>
        <w:t>MLS_DSTW/MDSTW-23087</w:t>
      </w:r>
      <w:r>
        <w:rPr>
          <w:b/>
        </w:rPr>
        <w:t>9.14.0-4 Die Sperre bzw. Entsperrung des Richtungswechsels muss jeweils durch ei...</w:t>
      </w:r>
      <w:r>
        <w:br/>
        <w:t>9.14.0-4 Die Sperre bzw. Entsperrung des Richtungswechsels muss jeweils durch eine Bedienhandlung erfolgen. Die Sperrbedienung ist nur dann zulässig, wenn der Zustand "Richtung vorhanden" vorliegt und der Zustand "Richtungswechsel gespeichert" nicht vorliegt. Die Entsperrung des Richtungswechsels muss jederzeit möglich sein.</w:t>
        <w:br/>
        <w:t>​​</w:t>
      </w:r>
    </w:p>
    <w:p w14:paraId="758426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049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BC2A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98A89" w14:textId="77777777">
            <w:r>
              <w:t>MDSTW-23087</w:t>
            </w:r>
          </w:p>
        </w:tc>
      </w:tr>
      <w:tr w14:paraId="40C67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201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BDE93" w14:textId="77777777">
            <w:r>
              <w:t>05_599</w:t>
            </w:r>
          </w:p>
        </w:tc>
      </w:tr>
      <w:tr w14:paraId="38E33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139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3F24C" w14:textId="77777777">
            <w:r>
              <w:t>2200</w:t>
            </w:r>
          </w:p>
        </w:tc>
      </w:tr>
      <w:tr w14:paraId="3CA287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985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70EE1" w14:textId="77777777"/>
        </w:tc>
      </w:tr>
      <w:tr w14:paraId="167AC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9E2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BB34F" w14:textId="77777777">
            <w:r>
              <w:t>Draft</w:t>
            </w:r>
          </w:p>
        </w:tc>
      </w:tr>
      <w:tr w14:paraId="0CBD63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03B1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8E170" w14:textId="77777777">
            <w:r>
              <w:t>Muss</w:t>
            </w:r>
          </w:p>
        </w:tc>
      </w:tr>
      <w:tr w14:paraId="37159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0898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8139F" w14:textId="77777777">
            <w:r>
              <w:t>Funktion wird wie in der ELEKTRA 2 Baseline 29.40 realisiert zur Verfügung gestellt.</w:t>
            </w:r>
          </w:p>
        </w:tc>
      </w:tr>
      <w:tr w14:paraId="10F613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E6FE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31480" w14:textId="77777777"/>
        </w:tc>
      </w:tr>
      <w:tr w14:paraId="6303F0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418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17EDA0" w14:textId="77777777">
            <w:r>
              <w:t>PV GA DIL OBB 1.0.0</w:t>
            </w:r>
          </w:p>
        </w:tc>
      </w:tr>
    </w:tbl>
    <w:p w14:paraId="29364AF0" w14:textId="77777777">
      <w:pPr>
        <w:spacing w:after="0" w:line="96" w:lineRule="auto"/>
      </w:pPr>
    </w:p>
    <w:p w14:paraId="22E5A458" w14:textId="77777777">
      <w:pPr>
        <w:spacing w:after="0"/>
      </w:pPr>
      <w:r>
        <w:rPr>
          <w:vanish/>
        </w:rPr>
        <w:t>MLS_DSTW/MDSTW-23088</w:t>
      </w:r>
      <w:r>
        <w:rPr>
          <w:b/>
        </w:rPr>
        <w:t>9.14.0-5 Die Meldung "Richtungswechsel gespeichert" muss bei Verwendung von Sbl...</w:t>
      </w:r>
      <w:r>
        <w:br/>
        <w:t>9.14.0-5 Die Meldung "Richtungswechsel gespeichert" muss bei Verwendung von Sbl 60A angezeigt werden, sobald eine Speicherung gemäß der oben angegebenen Funktion vorliegt oder dieser Zustand vom Sbl 60A übergeben wird. Eine Löschung der Speicherung ist in beiden Fällen nicht vorzusehen.</w:t>
        <w:br/>
        <w:t>​​</w:t>
      </w:r>
    </w:p>
    <w:p w14:paraId="5EDE7E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1E64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A35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ECAFE" w14:textId="77777777">
            <w:r>
              <w:t>MDSTW-23088</w:t>
            </w:r>
          </w:p>
        </w:tc>
      </w:tr>
      <w:tr w14:paraId="4386B8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29C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715A9" w14:textId="77777777">
            <w:r>
              <w:t>05_600</w:t>
            </w:r>
          </w:p>
        </w:tc>
      </w:tr>
      <w:tr w14:paraId="74256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4FCB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85658" w14:textId="77777777">
            <w:r>
              <w:t>2201</w:t>
            </w:r>
          </w:p>
        </w:tc>
      </w:tr>
      <w:tr w14:paraId="70BE9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3CC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79653" w14:textId="77777777"/>
        </w:tc>
      </w:tr>
      <w:tr w14:paraId="2777F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A14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3B447" w14:textId="77777777">
            <w:r>
              <w:t>Draft</w:t>
            </w:r>
          </w:p>
        </w:tc>
      </w:tr>
      <w:tr w14:paraId="3A63B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E98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4A6078" w14:textId="77777777">
            <w:r>
              <w:t>Muss</w:t>
            </w:r>
          </w:p>
        </w:tc>
      </w:tr>
      <w:tr w14:paraId="6C429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8FBF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79DEF" w14:textId="77777777">
            <w:r>
              <w:t>Funktion wird wie in der ELEKTRA 2 Baseline 29.40 realisiert zur Verfügung gestellt.</w:t>
            </w:r>
          </w:p>
        </w:tc>
      </w:tr>
      <w:tr w14:paraId="234747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DA9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853E4" w14:textId="77777777"/>
        </w:tc>
      </w:tr>
      <w:tr w14:paraId="70D089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340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05E5B" w14:textId="77777777">
            <w:r>
              <w:t>PV GA DIL OBB 1.0.0</w:t>
            </w:r>
          </w:p>
        </w:tc>
      </w:tr>
    </w:tbl>
    <w:p w14:paraId="0B3A9A72" w14:textId="77777777">
      <w:pPr>
        <w:spacing w:after="0" w:line="96" w:lineRule="auto"/>
      </w:pPr>
    </w:p>
    <w:p w14:paraId="6243AE9A" w14:textId="77777777">
      <w:pPr>
        <w:pStyle w:val="Heading4"/>
        <w:divId w:val="292"/>
      </w:pPr>
      <w:bookmarkStart w:name="_Toc242172868" w:id="261"/>
      <w:r>
        <w:t>9.15 Anstoß des Richtungswechsels</w:t>
      </w:r>
      <w:bookmarkEnd w:id="261"/>
    </w:p>
    <w:p w14:paraId="598E23B5" w14:textId="77777777">
      <w:pPr>
        <w:spacing w:after="0"/>
      </w:pPr>
      <w:r>
        <w:rPr>
          <w:vanish/>
        </w:rPr>
        <w:t>MLS_DSTW/MDSTW-23089</w:t>
      </w:r>
      <w:r>
        <w:rPr>
          <w:b/>
        </w:rPr>
        <w:t>9.15.0-1 Der Anstoß führt zum Wechsel der Richtung und darf nur bei bestehender...</w:t>
      </w:r>
      <w:r>
        <w:br/>
        <w:t>9.15.0-1 Der Anstoß führt zum Wechsel der Richtung und darf nur bei bestehender Anschaltung des Richtungswechsels und nur dann zustande kommen, wenn kein Ausschließungsgrund dafür vorliegt.</w:t>
        <w:br/>
        <w:t>​​</w:t>
      </w:r>
    </w:p>
    <w:p w14:paraId="3CFCC7D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C48D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8AA0CD"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7A654" w14:textId="77777777">
            <w:r>
              <w:t>MDSTW-23089</w:t>
            </w:r>
          </w:p>
        </w:tc>
      </w:tr>
      <w:tr w14:paraId="5A147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26F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016B9" w14:textId="77777777">
            <w:r>
              <w:t>05_602</w:t>
            </w:r>
          </w:p>
        </w:tc>
      </w:tr>
      <w:tr w14:paraId="4B0C6A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4F8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C5958" w14:textId="77777777">
            <w:r>
              <w:t>2203</w:t>
            </w:r>
          </w:p>
        </w:tc>
      </w:tr>
      <w:tr w14:paraId="48B5BC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5C9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019AD" w14:textId="77777777"/>
        </w:tc>
      </w:tr>
      <w:tr w14:paraId="520252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3B6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FBB54" w14:textId="77777777">
            <w:r>
              <w:t>Draft</w:t>
            </w:r>
          </w:p>
        </w:tc>
      </w:tr>
      <w:tr w14:paraId="62420C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70E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3CD92" w14:textId="77777777">
            <w:r>
              <w:t>Muss</w:t>
            </w:r>
          </w:p>
        </w:tc>
      </w:tr>
      <w:tr w14:paraId="0B8B2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EDB4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110B8" w14:textId="77777777">
            <w:r>
              <w:t>Funktion wird wie in der ELEKTRA 2 Baseline 29.40 realisiert zur Verfügung gestellt.</w:t>
            </w:r>
          </w:p>
        </w:tc>
      </w:tr>
      <w:tr w14:paraId="5AF158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48326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2883C" w14:textId="77777777"/>
        </w:tc>
      </w:tr>
      <w:tr w14:paraId="63323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D77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C0E6E" w14:textId="77777777">
            <w:r>
              <w:t>PV GA DIL OBB 1.0.0</w:t>
            </w:r>
          </w:p>
        </w:tc>
      </w:tr>
    </w:tbl>
    <w:p w14:paraId="19AD363A" w14:textId="77777777">
      <w:pPr>
        <w:spacing w:after="0" w:line="96" w:lineRule="auto"/>
      </w:pPr>
    </w:p>
    <w:p w14:paraId="250602FF" w14:textId="77777777">
      <w:pPr>
        <w:spacing w:after="0"/>
      </w:pPr>
      <w:r>
        <w:rPr>
          <w:vanish/>
        </w:rPr>
        <w:t>MLS_DSTW/MDSTW-23090</w:t>
      </w:r>
      <w:r>
        <w:rPr>
          <w:b/>
        </w:rPr>
        <w:t>9.15.0-2 Ein Ausschließungsgrund für den Wechsel der Richtung liegt dann vor, we...</w:t>
      </w:r>
      <w:r>
        <w:br/>
        <w:t>9.15.0-2 Ein Ausschließungsgrund für den Wechsel der Richtung liegt dann vor, wenn</w:t>
        <w:br/>
        <w:t>• in einem oder mehreren Blockabschnitten bis zur nächsten BÜA eine Belegung des Streckenblockes besteht,</w:t>
        <w:br/>
        <w:t>• seitens der richtungsabgebenden BÜA ein Auftrag zur Fahrstraßeneinstellung, eine Fahrstraßeneinstellung bzw. eine Festlegung einer Fahrstraße für eine Fahrt in den betreffenden Blockabschnitt besteht,</w:t>
        <w:br/>
        <w:t>• auf einem oder mehreren Blocksignalen zwischen den beiden BÜA ein angeschaltetes Ersatz-/Vorsichtssignal vorliegt,</w:t>
        <w:br/>
        <w:t>• in einem oder mehreren Blockabschnitten bis zur nächsten BÜA eine Blocküberbrückung besteht,</w:t>
        <w:br/>
        <w:t>• ein oder mehrere Blockabschnitte nicht freigemeldet sind (nur bei ZG62 erforderlich) oder</w:t>
        <w:br/>
        <w:t>• Streckenschlüsselsperre nicht in Grundstellung ist.</w:t>
        <w:br/>
        <w:br/>
        <w:t>Die o.a. Prüfungen beziehen sich grundsätzlich auf das eigene VSTW. Sofern die zu prüfenden Informationen vom Nachbarstellwerk zur Verfügung gestellt werden, sind sie in die Prüfung mit einzubeziehen.</w:t>
        <w:br/>
        <w:t>​​</w:t>
      </w:r>
    </w:p>
    <w:p w14:paraId="72ADC5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8AA3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864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6899F" w14:textId="77777777">
            <w:r>
              <w:t>MDSTW-23090</w:t>
            </w:r>
          </w:p>
        </w:tc>
      </w:tr>
      <w:tr w14:paraId="15C34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F1C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598C9" w14:textId="77777777">
            <w:r>
              <w:t>05_603</w:t>
            </w:r>
          </w:p>
        </w:tc>
      </w:tr>
      <w:tr w14:paraId="13948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6846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1A06F" w14:textId="77777777">
            <w:r>
              <w:t>2204</w:t>
            </w:r>
          </w:p>
        </w:tc>
      </w:tr>
      <w:tr w14:paraId="5BC25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EAE0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611B6" w14:textId="77777777"/>
        </w:tc>
      </w:tr>
      <w:tr w14:paraId="6F623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20F0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737BD" w14:textId="77777777">
            <w:r>
              <w:t>Draft</w:t>
            </w:r>
          </w:p>
        </w:tc>
      </w:tr>
      <w:tr w14:paraId="45A0F9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55BE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3DF7A" w14:textId="77777777">
            <w:r>
              <w:t>Muss</w:t>
            </w:r>
          </w:p>
        </w:tc>
      </w:tr>
      <w:tr w14:paraId="0D9175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7E53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F5D77" w14:textId="77777777">
            <w:r>
              <w:t>Funktion wird wie in der ELEKTRA 2 Baseline 29.40 realisiert zur Verfügung gestellt.</w:t>
            </w:r>
          </w:p>
        </w:tc>
      </w:tr>
      <w:tr w14:paraId="324FDE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679FD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B8811" w14:textId="77777777"/>
        </w:tc>
      </w:tr>
      <w:tr w14:paraId="73AB5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F05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2044B" w14:textId="77777777">
            <w:r>
              <w:t>PV GA DIL OBB 1.0.0</w:t>
            </w:r>
          </w:p>
        </w:tc>
      </w:tr>
    </w:tbl>
    <w:p w14:paraId="1035AB0A" w14:textId="77777777">
      <w:pPr>
        <w:spacing w:after="0" w:line="96" w:lineRule="auto"/>
      </w:pPr>
    </w:p>
    <w:p w14:paraId="75EF5567" w14:textId="77777777">
      <w:pPr>
        <w:spacing w:after="0"/>
      </w:pPr>
      <w:r>
        <w:rPr>
          <w:vanish/>
        </w:rPr>
        <w:t>MLS_DSTW/MDSTW-23091</w:t>
      </w:r>
      <w:r>
        <w:rPr>
          <w:b/>
        </w:rPr>
        <w:t>9.15.0-3 Der Wechsel der Richtung in allen Blockabschnitten, darf erst bei Vorli...</w:t>
      </w:r>
      <w:r>
        <w:br/>
        <w:t xml:space="preserve">9.15.0-3 Der Wechsel der Richtung in allen Blockabschnitten, darf erst bei Vorliegen der für den Richtungswechsel notwendigen Bedingungen erfolgen. Liegen in einem Blockabschnitt nicht alle </w:t>
        <w:lastRenderedPageBreak/>
        <w:t>Bedingungen vor, so muss in diesem Blockabschnitt und allen weiteren Blockabschnitten zwischen diesem Blockabschnitt und der Nachbar-BÜA die ursprüngliche Richtung erhalten bleiben. Der Richtungswechsel für die betroffenen Blockabschnitte darf erst nach Vorliegen der Bedingungen selbsttätig erfolgen. Nach dem Wegfall der Ausschlussgründe für den ersten Blockabschnitt, der den Richtungswechsel nicht vollzogen hat, beginnt o.a. Algorithmus für die restlichen Blockabschnitte von neuem.</w:t>
        <w:br/>
        <w:t>​​</w:t>
      </w:r>
    </w:p>
    <w:p w14:paraId="79AC48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7453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8E4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373EE3" w14:textId="77777777">
            <w:r>
              <w:t>MDSTW-23091</w:t>
            </w:r>
          </w:p>
        </w:tc>
      </w:tr>
      <w:tr w14:paraId="6907A3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B213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3D2B7" w14:textId="77777777">
            <w:r>
              <w:t>05_604</w:t>
            </w:r>
          </w:p>
        </w:tc>
      </w:tr>
      <w:tr w14:paraId="63F951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84A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94B44" w14:textId="77777777">
            <w:r>
              <w:t>2205</w:t>
            </w:r>
          </w:p>
        </w:tc>
      </w:tr>
      <w:tr w14:paraId="7A2CE7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97E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7B0F7" w14:textId="77777777"/>
        </w:tc>
      </w:tr>
      <w:tr w14:paraId="7834E0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AFE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937F8" w14:textId="77777777">
            <w:r>
              <w:t>Draft</w:t>
            </w:r>
          </w:p>
        </w:tc>
      </w:tr>
      <w:tr w14:paraId="31A5EC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8BCE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2A3E2" w14:textId="77777777">
            <w:r>
              <w:t>Muss</w:t>
            </w:r>
          </w:p>
        </w:tc>
      </w:tr>
      <w:tr w14:paraId="2D19F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C4A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99F35D" w14:textId="77777777">
            <w:r>
              <w:t>Funktion wird wie in der ELEKTRA 2 Baseline 29.40 realisiert zur Verfügung gestellt.</w:t>
            </w:r>
          </w:p>
        </w:tc>
      </w:tr>
      <w:tr w14:paraId="47F02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E89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D0045" w14:textId="77777777"/>
        </w:tc>
      </w:tr>
      <w:tr w14:paraId="58B93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FBC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8ABF3" w14:textId="77777777">
            <w:r>
              <w:t>PV GA DIL OBB 1.0.0</w:t>
            </w:r>
          </w:p>
        </w:tc>
      </w:tr>
    </w:tbl>
    <w:p w14:paraId="55680944" w14:textId="77777777">
      <w:pPr>
        <w:spacing w:after="0" w:line="96" w:lineRule="auto"/>
      </w:pPr>
    </w:p>
    <w:p w14:paraId="133864FA" w14:textId="77777777">
      <w:r>
        <w:rPr>
          <w:vanish/>
        </w:rPr>
        <w:t>MLS_DSTW/MDSTW-23092</w:t>
      </w:r>
      <w:r>
        <w:t>9.15.0-4 &lt;Beispiel&gt;</w:t>
        <w:br/>
        <w:t>​​</w:t>
      </w:r>
    </w:p>
    <w:p w14:paraId="758674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FE1A7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3ECB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DFB61" w14:textId="77777777">
            <w:r>
              <w:t>1287</w:t>
            </w:r>
          </w:p>
        </w:tc>
      </w:tr>
      <w:tr w14:paraId="154B7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6D5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B78F0" w14:textId="77777777">
            <w:r>
              <w:t>MDSTW-23092</w:t>
            </w:r>
          </w:p>
        </w:tc>
      </w:tr>
      <w:tr w14:paraId="70FE7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CB05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59269" w14:textId="77777777">
            <w:r>
              <w:t>2206</w:t>
            </w:r>
          </w:p>
        </w:tc>
      </w:tr>
      <w:tr w14:paraId="5C0170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1B2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17CE6" w14:textId="77777777">
            <w:r>
              <w:t>05_880</w:t>
            </w:r>
          </w:p>
        </w:tc>
      </w:tr>
    </w:tbl>
    <w:p w14:paraId="3E42DC84" w14:textId="77777777">
      <w:pPr>
        <w:spacing w:after="0" w:line="96" w:lineRule="auto"/>
      </w:pPr>
    </w:p>
    <w:p w14:paraId="26128268" w14:textId="77777777">
      <w:r>
        <w:rPr>
          <w:vanish/>
        </w:rPr>
        <w:t>MLS_DSTW/MDSTW-23093</w:t>
      </w:r>
      <w:r>
        <w:t>9.15.0-5 ES .... Einfahrsignal</w:t>
        <w:br/>
        <w:t>BS .... Selbstblocksignal</w:t>
        <w:br/>
        <w:t>*) .... zu sichernder Bereich an der Stellwerksbereichsgrenze</w:t>
        <w:br/>
        <w:t>**) ... interner Block 1</w:t>
        <w:br/>
        <w:t>***)...interner Block 2</w:t>
        <w:br/>
        <w:br/>
        <w:t>Bahnhof A führt den Richtungswechsel durch und löst damit seitens Stellwerk A eine entsprechende Information an Stellwerk B aus. Der Richtungswechsel im Stellwerk B kann aber im internen Block 1 nicht mitvollzogen werden, weil auf Grund einer zwischenzeitlich erfolgten Besetzung des Blockabschnittes der interne Block 1 in den Zustand "Block belegt" gelangt ist.</w:t>
        <w:br/>
        <w:t>Der interne Block 2 wechselt daher die Blockrichtung ebenfalls nicht. Stellwerk B wechselt die Blockrichtung im internen Block 1 erst, wenn die dafür erforderlichen Bedingungen vorliegen.</w:t>
        <w:br/>
        <w:t xml:space="preserve">Hierbei wird der interne Block 2 nicht geprüft. Sind beim internen Block 1 die Bedingungen für den Richtungswechsel erfüllt, dann wird interner Block 2 analog dem internen Block 1 behandelt, wobei interner Block 1 und 2 die Richtung auch gleichzeitig wechseln dürfen, wenn sichergestellt ist, dass </w:t>
        <w:lastRenderedPageBreak/>
        <w:t>interner Block 1 die neue Richtung annimmt.</w:t>
        <w:br/>
        <w:t>​​</w:t>
      </w:r>
    </w:p>
    <w:p w14:paraId="2F218A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E6D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AE0E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1F9C0" w14:textId="77777777">
            <w:r>
              <w:t>1288</w:t>
            </w:r>
          </w:p>
        </w:tc>
      </w:tr>
      <w:tr w14:paraId="0C90A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C94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CC7FA" w14:textId="77777777">
            <w:r>
              <w:t>MDSTW-23093</w:t>
            </w:r>
          </w:p>
        </w:tc>
      </w:tr>
      <w:tr w14:paraId="1683D2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9332D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1D778" w14:textId="77777777">
            <w:r>
              <w:t>2207</w:t>
            </w:r>
          </w:p>
        </w:tc>
      </w:tr>
      <w:tr w14:paraId="7F0D73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C98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3576B" w14:textId="77777777">
            <w:r>
              <w:t>05_607</w:t>
            </w:r>
          </w:p>
        </w:tc>
      </w:tr>
    </w:tbl>
    <w:p w14:paraId="4212B282" w14:textId="77777777">
      <w:pPr>
        <w:spacing w:after="0" w:line="96" w:lineRule="auto"/>
      </w:pPr>
    </w:p>
    <w:p w14:paraId="6256F3D3" w14:textId="77777777">
      <w:pPr>
        <w:pStyle w:val="Heading4"/>
        <w:divId w:val="293"/>
      </w:pPr>
      <w:bookmarkStart w:name="_Toc242172869" w:id="262"/>
      <w:r>
        <w:t>9.16 Richtungswechsel durch weitere BFZ</w:t>
      </w:r>
      <w:bookmarkEnd w:id="262"/>
    </w:p>
    <w:p w14:paraId="3CD4D43F" w14:textId="77777777">
      <w:pPr>
        <w:spacing w:after="0"/>
      </w:pPr>
      <w:r>
        <w:rPr>
          <w:vanish/>
        </w:rPr>
        <w:t>MLS_DSTW/MDSTW-23094</w:t>
      </w:r>
      <w:r>
        <w:rPr>
          <w:b/>
        </w:rPr>
        <w:t>9.16.0-1 Das VSTW muss einen Richtungswechselanstoß der Automatik aus einer Nach...</w:t>
      </w:r>
      <w:r>
        <w:br/>
        <w:t>9.16.0-1 Das VSTW muss einen Richtungswechselanstoß der Automatik aus einer Nachbar-BFZ verarbeiten können. Hierfür ist jeweils eine X25oRASTA-Verbindung zur BFZ sowie zur Nachbar-BFZ erforderlich.</w:t>
        <w:br/>
        <w:t>​​</w:t>
      </w:r>
    </w:p>
    <w:p w14:paraId="4BDF52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D95F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180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C313B" w14:textId="77777777">
            <w:r>
              <w:t>MDSTW-23094</w:t>
            </w:r>
          </w:p>
        </w:tc>
      </w:tr>
      <w:tr w14:paraId="2371E0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C29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A0657" w14:textId="77777777">
            <w:r>
              <w:t>05_609</w:t>
            </w:r>
          </w:p>
        </w:tc>
      </w:tr>
      <w:tr w14:paraId="7109B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C28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0E4E3" w14:textId="77777777">
            <w:r>
              <w:t>2209</w:t>
            </w:r>
          </w:p>
        </w:tc>
      </w:tr>
      <w:tr w14:paraId="495D5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3377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2E6CE" w14:textId="77777777"/>
        </w:tc>
      </w:tr>
      <w:tr w14:paraId="59AF01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86FF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B2D8C" w14:textId="77777777">
            <w:r>
              <w:t>Draft</w:t>
            </w:r>
          </w:p>
        </w:tc>
      </w:tr>
      <w:tr w14:paraId="74266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E489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B317D" w14:textId="77777777">
            <w:r>
              <w:t>Muss</w:t>
            </w:r>
          </w:p>
        </w:tc>
      </w:tr>
      <w:tr w14:paraId="6791F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EA4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D909F" w14:textId="77777777">
            <w:r>
              <w:t>Das VSTW kann einen Richtungswechselanstoß der Automatik aus einer Nachbar-BFZ verarbeiten. Hierfür ist eine X25oRASTA-Verbindung zur Nachbar-BFZ erforderlich.</w:t>
            </w:r>
          </w:p>
        </w:tc>
      </w:tr>
      <w:tr w14:paraId="088606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09E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D3E90" w14:textId="77777777">
            <w:r>
              <w:t>Umgesetzt mit Feature "Schnittstelle zur Nachbar-BFZ für Richtungswechsel" in Baseline OBB_29.40.</w:t>
            </w:r>
          </w:p>
        </w:tc>
      </w:tr>
      <w:tr w14:paraId="4BED58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34E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7E65D" w14:textId="77777777">
            <w:r>
              <w:t>PV GA DIL OBB 1.0.0</w:t>
            </w:r>
          </w:p>
        </w:tc>
      </w:tr>
    </w:tbl>
    <w:p w14:paraId="6B7564BA" w14:textId="77777777">
      <w:pPr>
        <w:spacing w:after="0" w:line="96" w:lineRule="auto"/>
      </w:pPr>
    </w:p>
    <w:p w14:paraId="11A617C1" w14:textId="77777777">
      <w:r>
        <w:rPr>
          <w:vanish/>
        </w:rPr>
        <w:t>MLS_DSTW/MDSTW-23095</w:t>
      </w:r>
      <w:r>
        <w:t>9.16.0-2 Diese Funktion ist an der Grenze zweier BFZ erforderlich, damit der automatische Richtungswechsel (ohne Bedienhandlung) im Selbststellbetrieb an der Grenze zwischen zwei BFZen möglich ist.</w:t>
        <w:br/>
        <w:t>​​</w:t>
      </w:r>
    </w:p>
    <w:p w14:paraId="2BE9F5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EAE9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6A8E1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A2C87" w14:textId="77777777">
            <w:r>
              <w:t>1291</w:t>
            </w:r>
          </w:p>
        </w:tc>
      </w:tr>
      <w:tr w14:paraId="01BAA5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0E63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127FB9" w14:textId="77777777">
            <w:r>
              <w:t>MDSTW-23095</w:t>
            </w:r>
          </w:p>
        </w:tc>
      </w:tr>
      <w:tr w14:paraId="035B54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E58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5585A" w14:textId="77777777">
            <w:r>
              <w:t>2210</w:t>
            </w:r>
          </w:p>
        </w:tc>
      </w:tr>
      <w:tr w14:paraId="5DE39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B25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ECB21" w14:textId="77777777">
            <w:r>
              <w:t>05_610</w:t>
            </w:r>
          </w:p>
        </w:tc>
      </w:tr>
    </w:tbl>
    <w:p w14:paraId="7FD87B96" w14:textId="77777777">
      <w:pPr>
        <w:spacing w:after="0" w:line="96" w:lineRule="auto"/>
      </w:pPr>
    </w:p>
    <w:p w14:paraId="2F0A22BA" w14:textId="77777777">
      <w:pPr>
        <w:pStyle w:val="Heading4"/>
        <w:divId w:val="294"/>
      </w:pPr>
      <w:bookmarkStart w:name="_Toc242172870" w:id="263"/>
      <w:r>
        <w:t>9.17 Freistellen des Selbstblocksignales</w:t>
      </w:r>
      <w:bookmarkEnd w:id="263"/>
    </w:p>
    <w:p w14:paraId="32E30F84" w14:textId="77777777">
      <w:pPr>
        <w:spacing w:after="0"/>
      </w:pPr>
      <w:r>
        <w:rPr>
          <w:vanish/>
        </w:rPr>
        <w:t>MLS_DSTW/MDSTW-23096</w:t>
      </w:r>
      <w:r>
        <w:rPr>
          <w:b/>
        </w:rPr>
        <w:t>9.17.0-1 Die Signalanschaltung darf nur erfolgen bei</w:t>
      </w:r>
      <w:r>
        <w:br/>
        <w:t>9.17.0-1 Die Signalanschaltung darf nur erfolgen bei</w:t>
        <w:br/>
        <w:t>• Grundstellung des Streckenblockes,</w:t>
        <w:br/>
        <w:t>• Übereinstimmung der Blockrichtung im Abschnitt vor und hinter dem Blocksignal,</w:t>
        <w:br/>
        <w:lastRenderedPageBreak/>
        <w:t>• ggf. Grundstellung der Streckenschlüsselsperre(n),</w:t>
        <w:br/>
        <w:t>• nicht bestehender Einzelsperrung des Blocksignales und</w:t>
        <w:br/>
        <w:t>• wenn im betroffenen Blockabschnitt keine eingelegten, nicht überbrückten Befahrbarkeitssperren vorhanden sind.</w:t>
        <w:br/>
        <w:t>​​</w:t>
      </w:r>
    </w:p>
    <w:p w14:paraId="4BD6FB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7AA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CCD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15A1B" w14:textId="77777777">
            <w:r>
              <w:t>MDSTW-23096</w:t>
            </w:r>
          </w:p>
        </w:tc>
      </w:tr>
      <w:tr w14:paraId="4E257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E72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1E1556" w14:textId="77777777">
            <w:r>
              <w:t>05_612</w:t>
            </w:r>
          </w:p>
        </w:tc>
      </w:tr>
      <w:tr w14:paraId="2E831A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9342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37597" w14:textId="77777777">
            <w:r>
              <w:t>2212</w:t>
            </w:r>
          </w:p>
        </w:tc>
      </w:tr>
      <w:tr w14:paraId="2A99F9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C18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896B1" w14:textId="77777777"/>
        </w:tc>
      </w:tr>
      <w:tr w14:paraId="58E8BC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22D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9F1B58" w14:textId="77777777">
            <w:r>
              <w:t>Draft</w:t>
            </w:r>
          </w:p>
        </w:tc>
      </w:tr>
      <w:tr w14:paraId="76D882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840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6982B" w14:textId="77777777">
            <w:r>
              <w:t>Muss</w:t>
            </w:r>
          </w:p>
        </w:tc>
      </w:tr>
      <w:tr w14:paraId="7C9EB9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A199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5446B" w14:textId="77777777">
            <w:r>
              <w:t>Funktion wird wie in der ELEKTRA 2 Baseline 29.40 realisiert zur Verfügung gestellt.</w:t>
            </w:r>
          </w:p>
        </w:tc>
      </w:tr>
      <w:tr w14:paraId="53A105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E59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0A0CFD" w14:textId="77777777"/>
        </w:tc>
      </w:tr>
      <w:tr w14:paraId="6E4152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C88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BF98D" w14:textId="77777777">
            <w:r>
              <w:t>PV GA DIL OBB 1.0.0</w:t>
            </w:r>
          </w:p>
        </w:tc>
      </w:tr>
    </w:tbl>
    <w:p w14:paraId="5AF9FB16" w14:textId="77777777">
      <w:pPr>
        <w:spacing w:after="0" w:line="96" w:lineRule="auto"/>
      </w:pPr>
    </w:p>
    <w:p w14:paraId="43224F23" w14:textId="77777777">
      <w:r>
        <w:rPr>
          <w:vanish/>
        </w:rPr>
        <w:t>MLS_DSTW/MDSTW-23097</w:t>
      </w:r>
      <w:r>
        <w:t>9.17.0-2 Zusätzlich darf bei Selbstblocksignalen mit Grundstellung "Halt" die Signalanschaltung nur bei</w:t>
        <w:br/>
        <w:t>• Freistellung eines Ausfahr- oder Deckungssignales der angrenzenden BÜA in Richtung zum Blocksignal bzw.</w:t>
        <w:br/>
        <w:t>• Belegung des Streckenblockes vor Blocksignal bzw.</w:t>
        <w:br/>
        <w:t>• Besetzen des Streckengleises vor dem Blocksignal bzw.</w:t>
        <w:br/>
        <w:t>• Besetzung des Streckengleises vor dem rückgelegenen Blocksignal und Freistellung dieses Blocksignales bzw.</w:t>
        <w:br/>
        <w:t>• Belegung des Streckenblockes vor dem rückgelegenen Blocksignal und Freistellung dieses Blocksignales bzw.</w:t>
        <w:br/>
        <w:t>• Freistellung eines Ausfahr- oder Deckungssignales der angrenzenden BÜA in Richtung zum rückgelegenen Blocksignal und Freistellung dieses Blocksignales</w:t>
        <w:br/>
        <w:t>erfolgen.</w:t>
        <w:br/>
        <w:t>​​</w:t>
      </w:r>
    </w:p>
    <w:p w14:paraId="1642CA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4DD53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DF96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67C59" w14:textId="77777777">
            <w:r>
              <w:t>1294</w:t>
            </w:r>
          </w:p>
        </w:tc>
      </w:tr>
      <w:tr w14:paraId="32C787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B0D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A554E" w14:textId="77777777">
            <w:r>
              <w:t>MDSTW-23097</w:t>
            </w:r>
          </w:p>
        </w:tc>
      </w:tr>
      <w:tr w14:paraId="7DC42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17D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CEE70" w14:textId="77777777">
            <w:r>
              <w:t>2213</w:t>
            </w:r>
          </w:p>
        </w:tc>
      </w:tr>
      <w:tr w14:paraId="5BBBAA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348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D1001" w14:textId="77777777">
            <w:r>
              <w:t>05_613</w:t>
            </w:r>
          </w:p>
        </w:tc>
      </w:tr>
    </w:tbl>
    <w:p w14:paraId="49894D9D" w14:textId="77777777">
      <w:pPr>
        <w:spacing w:after="0" w:line="96" w:lineRule="auto"/>
      </w:pPr>
    </w:p>
    <w:p w14:paraId="33735AB3" w14:textId="77777777">
      <w:pPr>
        <w:spacing w:after="0"/>
      </w:pPr>
      <w:r>
        <w:rPr>
          <w:vanish/>
        </w:rPr>
        <w:t>MLS_DSTW/MDSTW-23098</w:t>
      </w:r>
      <w:r>
        <w:rPr>
          <w:b/>
        </w:rPr>
        <w:t>9.17.0-3 Nach Vorliegen der Signalanschaltung muss der Einschaltauftrag bzw. die...</w:t>
      </w:r>
      <w:r>
        <w:br/>
        <w:t>9.17.0-3 Nach Vorliegen der Signalanschaltung muss der Einschaltauftrag bzw. die Wirksamschaltung von EKSA mit nachfolgender Überprüfung des Vorhandenseins der vorgegebenen EK-Bedingungen und danach die selbsttätige Freistellung des Blocksignales erfolgen.</w:t>
        <w:br/>
        <w:t>​​</w:t>
      </w:r>
    </w:p>
    <w:p w14:paraId="6B6B56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930F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70A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8C6F35" w14:textId="77777777">
            <w:r>
              <w:t>MDSTW-23098</w:t>
            </w:r>
          </w:p>
        </w:tc>
      </w:tr>
      <w:tr w14:paraId="34D1F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B895A"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110E4" w14:textId="77777777">
            <w:r>
              <w:t>05_614</w:t>
            </w:r>
          </w:p>
        </w:tc>
      </w:tr>
      <w:tr w14:paraId="281872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F93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C507B" w14:textId="77777777">
            <w:r>
              <w:t>2214</w:t>
            </w:r>
          </w:p>
        </w:tc>
      </w:tr>
      <w:tr w14:paraId="3F13D5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5B1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82658" w14:textId="77777777"/>
        </w:tc>
      </w:tr>
      <w:tr w14:paraId="500705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035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07103E" w14:textId="77777777">
            <w:r>
              <w:t>Draft</w:t>
            </w:r>
          </w:p>
        </w:tc>
      </w:tr>
      <w:tr w14:paraId="09D717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8C7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C61F7" w14:textId="77777777">
            <w:r>
              <w:t>Muss</w:t>
            </w:r>
          </w:p>
        </w:tc>
      </w:tr>
      <w:tr w14:paraId="51D898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309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A11C5" w14:textId="77777777">
            <w:r>
              <w:t>Funktion wird wie in der ELEKTRA 2 Baseline 29.40 realisiert zur Verfügung gestellt.</w:t>
            </w:r>
          </w:p>
        </w:tc>
      </w:tr>
      <w:tr w14:paraId="4D1BFA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0EE8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A94D2" w14:textId="77777777"/>
        </w:tc>
      </w:tr>
      <w:tr w14:paraId="548327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7F14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F1205" w14:textId="77777777">
            <w:r>
              <w:t>PV GA DIL OBB 1.0.0</w:t>
            </w:r>
          </w:p>
        </w:tc>
      </w:tr>
    </w:tbl>
    <w:p w14:paraId="46940ED9" w14:textId="77777777">
      <w:pPr>
        <w:spacing w:after="0" w:line="96" w:lineRule="auto"/>
      </w:pPr>
    </w:p>
    <w:p w14:paraId="390A7FFC" w14:textId="77777777">
      <w:pPr>
        <w:spacing w:after="0"/>
      </w:pPr>
      <w:r>
        <w:rPr>
          <w:vanish/>
        </w:rPr>
        <w:t>MLS_DSTW/MDSTW-23099</w:t>
      </w:r>
      <w:r>
        <w:rPr>
          <w:b/>
        </w:rPr>
        <w:t>9.17.0-4 Sonstige Bedingungen im Zusammenhang mit SCWS-S sind im &lt;05 Lastenheft...</w:t>
      </w:r>
      <w:r>
        <w:br/>
        <w:t>9.17.0-4 Sonstige Bedingungen im Zusammenhang mit SCWS-S sind im &lt;05 Lastenheft Teilsystem DSTW-ZE&gt; 4.3 dieses Lastenheftes angeführt.</w:t>
        <w:br/>
        <w:t>​​</w:t>
      </w:r>
    </w:p>
    <w:p w14:paraId="62DCC8A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2DCB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999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F3194" w14:textId="77777777">
            <w:r>
              <w:t>MDSTW-23099</w:t>
            </w:r>
          </w:p>
        </w:tc>
      </w:tr>
      <w:tr w14:paraId="6A0BD2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1BF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3D845F" w14:textId="77777777">
            <w:r>
              <w:t>05_615</w:t>
            </w:r>
          </w:p>
        </w:tc>
      </w:tr>
      <w:tr w14:paraId="0B886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6D0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91F73" w14:textId="77777777">
            <w:r>
              <w:t>2215</w:t>
            </w:r>
          </w:p>
        </w:tc>
      </w:tr>
      <w:tr w14:paraId="1311FF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567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3269CE" w14:textId="77777777"/>
        </w:tc>
      </w:tr>
      <w:tr w14:paraId="37F422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12D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D640C" w14:textId="77777777">
            <w:r>
              <w:t>Draft</w:t>
            </w:r>
          </w:p>
        </w:tc>
      </w:tr>
      <w:tr w14:paraId="74E7A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D143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C6768" w14:textId="77777777">
            <w:r>
              <w:t>Muss</w:t>
            </w:r>
          </w:p>
        </w:tc>
      </w:tr>
      <w:tr w14:paraId="0423BC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DBA6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271C7" w14:textId="77777777">
            <w:r>
              <w:t>Funktion wird wie in der ELEKTRA 2 Baseline 29.40 realisiert zur Verfügung gestellt.</w:t>
            </w:r>
          </w:p>
        </w:tc>
      </w:tr>
      <w:tr w14:paraId="13A63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099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735C2" w14:textId="77777777"/>
        </w:tc>
      </w:tr>
      <w:tr w14:paraId="07F6C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025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2D15D" w14:textId="77777777">
            <w:r>
              <w:t>PV GA DIL OBB 1.0.0</w:t>
            </w:r>
          </w:p>
        </w:tc>
      </w:tr>
    </w:tbl>
    <w:p w14:paraId="20B193D0" w14:textId="77777777">
      <w:pPr>
        <w:spacing w:after="0" w:line="96" w:lineRule="auto"/>
      </w:pPr>
    </w:p>
    <w:p w14:paraId="578061E9" w14:textId="77777777">
      <w:pPr>
        <w:pStyle w:val="Heading4"/>
        <w:divId w:val="295"/>
      </w:pPr>
      <w:bookmarkStart w:name="_Toc242172871" w:id="264"/>
      <w:r>
        <w:t>9.18 Haltstellen des Selbstblocksignales</w:t>
      </w:r>
      <w:bookmarkEnd w:id="264"/>
    </w:p>
    <w:p w14:paraId="73390F31" w14:textId="77777777">
      <w:pPr>
        <w:spacing w:after="0"/>
      </w:pPr>
      <w:r>
        <w:rPr>
          <w:vanish/>
        </w:rPr>
        <w:t>MLS_DSTW/MDSTW-23100</w:t>
      </w:r>
      <w:r>
        <w:rPr>
          <w:b/>
        </w:rPr>
        <w:t>9.18.0-1 Das Haltstellen von Blocksignalen muss erfolgen durch</w:t>
      </w:r>
      <w:r>
        <w:br/>
        <w:t>9.18.0-1 Das Haltstellen von Blocksignalen muss erfolgen durch</w:t>
        <w:br/>
        <w:t>• Besetzen des anschließenden Blockabschnittes bei besetztem eigenem Blockabschnitt bzw. durch Freifahren des eigenen Blockabschnittes bei nicht freigemeldetem Abschnitt hinter dem Blocksignal (fahrtbewirkte Haltstellung),</w:t>
        <w:br/>
        <w:t>• Verlust der Freimeldung des anschließenden Blockabschnittes (wenn nicht überbrückt),</w:t>
        <w:br/>
        <w:t>• Wegfall der Grundstellung des Streckenblockes (wenn nicht überbrückt),</w:t>
        <w:br/>
        <w:t>• ggf. Wegfall der Grundstellung der Streckenschlüsselsperre(n) (SP),</w:t>
        <w:br/>
        <w:t>• ggf. Wegfall der EKSA-Bedingungen (SP),</w:t>
        <w:br/>
        <w:t>• eine Haltstellbedienung (SP),</w:t>
        <w:br/>
        <w:t>• Einzelsperrung,</w:t>
        <w:br/>
        <w:t>• Einschalten des Ersatz- bzw. Vorsichtssignales (SP) oder</w:t>
        <w:br/>
        <w:t>• Einlegen einer Befahrbarkeitssperre im betroffenen Blockabschnitt.</w:t>
        <w:br/>
        <w:br/>
        <w:t xml:space="preserve">Die mit SP gekennzeichneten Ereignisse sowie das störungsbedingte Haltfallen aufgrund eines </w:t>
        <w:lastRenderedPageBreak/>
        <w:t>Lampenausfalles müssen über die Haltstellung hinaus zu einer Einzelsperrung des Blocksignales führen, um eine neuerliche Freistellung nach Vorliegen der Bedingungen zu unterbinden.</w:t>
        <w:br/>
        <w:t>​​</w:t>
      </w:r>
    </w:p>
    <w:p w14:paraId="6F08CC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3AA7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8F5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375814" w14:textId="77777777">
            <w:r>
              <w:t>MDSTW-23100</w:t>
            </w:r>
          </w:p>
        </w:tc>
      </w:tr>
      <w:tr w14:paraId="764E47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DF2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77131" w14:textId="77777777">
            <w:r>
              <w:t>05_617</w:t>
            </w:r>
          </w:p>
        </w:tc>
      </w:tr>
      <w:tr w14:paraId="2A2EC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49B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D464C" w14:textId="77777777">
            <w:r>
              <w:t>2217</w:t>
            </w:r>
          </w:p>
        </w:tc>
      </w:tr>
      <w:tr w14:paraId="0C00C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9011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6052A" w14:textId="77777777"/>
        </w:tc>
      </w:tr>
      <w:tr w14:paraId="3F1C42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0F5E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5BBA4" w14:textId="77777777">
            <w:r>
              <w:t>Draft</w:t>
            </w:r>
          </w:p>
        </w:tc>
      </w:tr>
      <w:tr w14:paraId="78478B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2932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44679B" w14:textId="77777777">
            <w:r>
              <w:t>Muss</w:t>
            </w:r>
          </w:p>
        </w:tc>
      </w:tr>
      <w:tr w14:paraId="4954C9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890B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5ED7F" w14:textId="77777777">
            <w:r>
              <w:t>Funktion wird wie in der ELEKTRA 2 Baseline 29.40 realisiert zur Verfügung gestellt.</w:t>
            </w:r>
          </w:p>
        </w:tc>
      </w:tr>
      <w:tr w14:paraId="2F076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870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B85C3" w14:textId="77777777"/>
        </w:tc>
      </w:tr>
      <w:tr w14:paraId="3F1A44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12D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65C92" w14:textId="77777777">
            <w:r>
              <w:t>PV GA DIL OBB 1.0.0</w:t>
            </w:r>
          </w:p>
        </w:tc>
      </w:tr>
    </w:tbl>
    <w:p w14:paraId="6DB3650C" w14:textId="77777777">
      <w:pPr>
        <w:spacing w:after="0" w:line="96" w:lineRule="auto"/>
      </w:pPr>
    </w:p>
    <w:p w14:paraId="163861C4" w14:textId="77777777">
      <w:pPr>
        <w:pStyle w:val="Heading4"/>
        <w:divId w:val="296"/>
      </w:pPr>
      <w:bookmarkStart w:name="_Toc242172872" w:id="265"/>
      <w:r>
        <w:t>9.19 Einzelsperrung</w:t>
      </w:r>
      <w:bookmarkEnd w:id="265"/>
    </w:p>
    <w:p w14:paraId="0C0B5EF8" w14:textId="77777777">
      <w:pPr>
        <w:spacing w:after="0"/>
      </w:pPr>
      <w:r>
        <w:rPr>
          <w:vanish/>
        </w:rPr>
        <w:t>MLS_DSTW/MDSTW-23101</w:t>
      </w:r>
      <w:r>
        <w:rPr>
          <w:b/>
        </w:rPr>
        <w:t>9.19.0-1 Selbstblocksignale müssen einzeln gesperrt und entsperrt werden können....</w:t>
      </w:r>
      <w:r>
        <w:br/>
        <w:t>9.19.0-1 Selbstblocksignale müssen einzeln gesperrt und entsperrt werden können. Eine Einzelsperrung und Entsperrung muss jederzeit möglich sein. Die Einzelsperrung muss durch eine Bedienhandlung oder selbsttätig gem. &lt;05 Lastenheft Teilsystem DSTW-ZE&gt; 9.18. erfolgen.</w:t>
        <w:br/>
        <w:t>​​</w:t>
      </w:r>
    </w:p>
    <w:p w14:paraId="2B46FD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8AF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7F42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DFA35D" w14:textId="77777777">
            <w:r>
              <w:t>MDSTW-23101</w:t>
            </w:r>
          </w:p>
        </w:tc>
      </w:tr>
      <w:tr w14:paraId="59F23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9D2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9A4FC0" w14:textId="77777777">
            <w:r>
              <w:t>05_619</w:t>
            </w:r>
          </w:p>
        </w:tc>
      </w:tr>
      <w:tr w14:paraId="782410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7CF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47D9F" w14:textId="77777777">
            <w:r>
              <w:t>2219</w:t>
            </w:r>
          </w:p>
        </w:tc>
      </w:tr>
      <w:tr w14:paraId="2B064B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82E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212C1" w14:textId="77777777"/>
        </w:tc>
      </w:tr>
      <w:tr w14:paraId="4312D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DBC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88B3F" w14:textId="77777777">
            <w:r>
              <w:t>Draft</w:t>
            </w:r>
          </w:p>
        </w:tc>
      </w:tr>
      <w:tr w14:paraId="7EDF4E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A2A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74FDB" w14:textId="77777777">
            <w:r>
              <w:t>Muss</w:t>
            </w:r>
          </w:p>
        </w:tc>
      </w:tr>
      <w:tr w14:paraId="3DA9C9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23B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1159AB" w14:textId="77777777">
            <w:r>
              <w:t>Funktion wird wie in der ELEKTRA 2 Baseline 29.40 realisiert zur Verfügung gestellt.</w:t>
            </w:r>
          </w:p>
        </w:tc>
      </w:tr>
      <w:tr w14:paraId="602D97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3AE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97801" w14:textId="77777777"/>
        </w:tc>
      </w:tr>
      <w:tr w14:paraId="1E7352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DD59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82294" w14:textId="77777777">
            <w:r>
              <w:t>PV GA DIL OBB 1.0.0</w:t>
            </w:r>
          </w:p>
        </w:tc>
      </w:tr>
    </w:tbl>
    <w:p w14:paraId="4943C233" w14:textId="77777777">
      <w:pPr>
        <w:spacing w:after="0" w:line="96" w:lineRule="auto"/>
      </w:pPr>
    </w:p>
    <w:p w14:paraId="477DF5E5" w14:textId="77777777">
      <w:pPr>
        <w:spacing w:after="0"/>
      </w:pPr>
      <w:r>
        <w:rPr>
          <w:vanish/>
        </w:rPr>
        <w:t>MLS_DSTW/MDSTW-23102</w:t>
      </w:r>
      <w:r>
        <w:rPr>
          <w:b/>
        </w:rPr>
        <w:t>9.19.0-2 Durch eine Einzelsperrung muss das Blocksignal in die Haltstellung gebr...</w:t>
      </w:r>
      <w:r>
        <w:br/>
        <w:t>9.19.0-2 Durch eine Einzelsperrung muss das Blocksignal in die Haltstellung gebracht werden. Eine bestehende Einzelsperrung muss die Signalanschaltung verhindern.</w:t>
        <w:br/>
        <w:t>​​</w:t>
      </w:r>
    </w:p>
    <w:p w14:paraId="464F24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1E22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84E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502EBE" w14:textId="77777777">
            <w:r>
              <w:t>MDSTW-23102</w:t>
            </w:r>
          </w:p>
        </w:tc>
      </w:tr>
      <w:tr w14:paraId="26E54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54C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5E455" w14:textId="77777777">
            <w:r>
              <w:t>05_620</w:t>
            </w:r>
          </w:p>
        </w:tc>
      </w:tr>
      <w:tr w14:paraId="5E40EA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7A8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D0EE3" w14:textId="77777777">
            <w:r>
              <w:t>2220</w:t>
            </w:r>
          </w:p>
        </w:tc>
      </w:tr>
      <w:tr w14:paraId="335AA5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517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21CE0" w14:textId="77777777"/>
        </w:tc>
      </w:tr>
      <w:tr w14:paraId="481DF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B51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DD47F" w14:textId="77777777">
            <w:r>
              <w:t>Draft</w:t>
            </w:r>
          </w:p>
        </w:tc>
      </w:tr>
      <w:tr w14:paraId="3264DD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218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9467F5" w14:textId="77777777">
            <w:r>
              <w:t>Muss</w:t>
            </w:r>
          </w:p>
        </w:tc>
      </w:tr>
      <w:tr w14:paraId="3F6545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DB300"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8E350" w14:textId="77777777">
            <w:r>
              <w:t>Funktion wird wie in der ELEKTRA 2 Baseline 29.40 realisiert zur Verfügung gestellt.</w:t>
            </w:r>
          </w:p>
        </w:tc>
      </w:tr>
      <w:tr w14:paraId="50062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2877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CEE7E" w14:textId="77777777"/>
        </w:tc>
      </w:tr>
      <w:tr w14:paraId="5FF242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29F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F7256" w14:textId="77777777">
            <w:r>
              <w:t>PV GA DIL OBB 1.0.0</w:t>
            </w:r>
          </w:p>
        </w:tc>
      </w:tr>
    </w:tbl>
    <w:p w14:paraId="6BEE32F7" w14:textId="77777777">
      <w:pPr>
        <w:spacing w:after="0" w:line="96" w:lineRule="auto"/>
      </w:pPr>
    </w:p>
    <w:p w14:paraId="2C262159" w14:textId="77777777">
      <w:pPr>
        <w:spacing w:after="0"/>
      </w:pPr>
      <w:r>
        <w:rPr>
          <w:vanish/>
        </w:rPr>
        <w:t>MLS_DSTW/MDSTW-23103</w:t>
      </w:r>
      <w:r>
        <w:rPr>
          <w:b/>
        </w:rPr>
        <w:t>9.19.0-3 Durch eine Entsperrung muss eine neuerliche Signalanschaltung bewirkt w...</w:t>
      </w:r>
      <w:r>
        <w:br/>
        <w:t>9.19.0-3 Durch eine Entsperrung muss eine neuerliche Signalanschaltung bewirkt werden, sofern die hierfür notwendigen Voraussetzungen bestehen.</w:t>
        <w:br/>
        <w:t>​​</w:t>
      </w:r>
    </w:p>
    <w:p w14:paraId="4DDA11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19F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672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DA118" w14:textId="77777777">
            <w:r>
              <w:t>MDSTW-23103</w:t>
            </w:r>
          </w:p>
        </w:tc>
      </w:tr>
      <w:tr w14:paraId="3889F8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6EE5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2DD8B" w14:textId="77777777">
            <w:r>
              <w:t>05_621</w:t>
            </w:r>
          </w:p>
        </w:tc>
      </w:tr>
      <w:tr w14:paraId="3EF76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F2E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C604E" w14:textId="77777777">
            <w:r>
              <w:t>2221</w:t>
            </w:r>
          </w:p>
        </w:tc>
      </w:tr>
      <w:tr w14:paraId="20BF9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33F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BB4B0" w14:textId="77777777"/>
        </w:tc>
      </w:tr>
      <w:tr w14:paraId="621F2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1C2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6DB7D" w14:textId="77777777">
            <w:r>
              <w:t>Draft</w:t>
            </w:r>
          </w:p>
        </w:tc>
      </w:tr>
      <w:tr w14:paraId="58CC56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4B9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BABD9" w14:textId="77777777">
            <w:r>
              <w:t>Muss</w:t>
            </w:r>
          </w:p>
        </w:tc>
      </w:tr>
      <w:tr w14:paraId="50001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FE4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B5B72" w14:textId="77777777">
            <w:r>
              <w:t>Funktion wird wie in der ELEKTRA 2 Baseline 29.40 realisiert zur Verfügung gestellt.</w:t>
            </w:r>
          </w:p>
        </w:tc>
      </w:tr>
      <w:tr w14:paraId="35A168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42A6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C5E7B" w14:textId="77777777"/>
        </w:tc>
      </w:tr>
      <w:tr w14:paraId="457C22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22A7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FAF7D" w14:textId="77777777">
            <w:r>
              <w:t>PV GA DIL OBB 1.0.0</w:t>
            </w:r>
          </w:p>
        </w:tc>
      </w:tr>
    </w:tbl>
    <w:p w14:paraId="464F1A5D" w14:textId="77777777">
      <w:pPr>
        <w:spacing w:after="0" w:line="96" w:lineRule="auto"/>
      </w:pPr>
    </w:p>
    <w:p w14:paraId="63B3351B" w14:textId="77777777">
      <w:pPr>
        <w:pStyle w:val="Heading4"/>
        <w:divId w:val="297"/>
      </w:pPr>
      <w:bookmarkStart w:name="_Toc242172873" w:id="266"/>
      <w:r>
        <w:t>9.20 Anordnungsfälle von Freimeldeabschnitten</w:t>
      </w:r>
      <w:bookmarkEnd w:id="266"/>
    </w:p>
    <w:p w14:paraId="6D09260C" w14:textId="77777777">
      <w:pPr>
        <w:spacing w:after="0"/>
      </w:pPr>
      <w:r>
        <w:rPr>
          <w:vanish/>
        </w:rPr>
        <w:t>MLS_DSTW/MDSTW-23104</w:t>
      </w:r>
      <w:r>
        <w:rPr>
          <w:b/>
        </w:rPr>
        <w:t>9.20.0-1 a) Befindet sich zwischen zwei entgegengerichteten Blocksignalen ein Fr...</w:t>
      </w:r>
      <w:r>
        <w:br/>
        <w:t>9.20.0-1 a) Befindet sich zwischen zwei entgegengerichteten Blocksignalen ein Freimeldeabschnitt, so ist dieser als in Fahrtrichtung hinter dem Signal liegend zu behandeln.</w:t>
        <w:br/>
        <w:t>​​</w:t>
      </w:r>
    </w:p>
    <w:p w14:paraId="130581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9FB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324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1EAF7" w14:textId="77777777">
            <w:r>
              <w:t>MDSTW-23104</w:t>
            </w:r>
          </w:p>
        </w:tc>
      </w:tr>
      <w:tr w14:paraId="3FECB1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12D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85BF5" w14:textId="77777777">
            <w:r>
              <w:t>05_623</w:t>
            </w:r>
          </w:p>
        </w:tc>
      </w:tr>
      <w:tr w14:paraId="58C2B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074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6BB9C5" w14:textId="77777777">
            <w:r>
              <w:t>2223</w:t>
            </w:r>
          </w:p>
        </w:tc>
      </w:tr>
      <w:tr w14:paraId="4158F2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869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0DADC" w14:textId="77777777"/>
        </w:tc>
      </w:tr>
      <w:tr w14:paraId="6F039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5CFF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95520" w14:textId="77777777">
            <w:r>
              <w:t>Draft</w:t>
            </w:r>
          </w:p>
        </w:tc>
      </w:tr>
      <w:tr w14:paraId="24401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257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318820" w14:textId="77777777">
            <w:r>
              <w:t>Muss</w:t>
            </w:r>
          </w:p>
        </w:tc>
      </w:tr>
      <w:tr w14:paraId="29E565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A96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9EEA8" w14:textId="77777777">
            <w:r>
              <w:t>Funktion wird wie in der ELEKTRA 2 Baseline 29.40 realisiert zur Verfügung gestellt.</w:t>
            </w:r>
          </w:p>
        </w:tc>
      </w:tr>
      <w:tr w14:paraId="3B849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511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41BA0" w14:textId="77777777"/>
        </w:tc>
      </w:tr>
      <w:tr w14:paraId="63DA79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249C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757A1E" w14:textId="77777777">
            <w:r>
              <w:t>PV GA DIL OBB 1.0.0</w:t>
            </w:r>
          </w:p>
        </w:tc>
      </w:tr>
    </w:tbl>
    <w:p w14:paraId="4F631C13" w14:textId="77777777">
      <w:pPr>
        <w:spacing w:after="0" w:line="96" w:lineRule="auto"/>
      </w:pPr>
    </w:p>
    <w:p w14:paraId="2838E6C3" w14:textId="77777777">
      <w:r>
        <w:rPr>
          <w:vanish/>
        </w:rPr>
        <w:t>MLS_DSTW/MDSTW-23105</w:t>
      </w:r>
      <w:r>
        <w:t>9.20.0-2 &lt;Bild&gt;</w:t>
        <w:br/>
        <w:t>​​</w:t>
      </w:r>
    </w:p>
    <w:p w14:paraId="29F982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45A9E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DF85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CD8B01" w14:textId="77777777">
            <w:r>
              <w:t>1305</w:t>
            </w:r>
          </w:p>
        </w:tc>
      </w:tr>
      <w:tr w14:paraId="3C712F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77AA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C33911" w14:textId="77777777">
            <w:r>
              <w:t>MDSTW-23105</w:t>
            </w:r>
          </w:p>
        </w:tc>
      </w:tr>
      <w:tr w14:paraId="5D77BA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9D6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E0D0F" w14:textId="77777777">
            <w:r>
              <w:t>2224</w:t>
            </w:r>
          </w:p>
        </w:tc>
      </w:tr>
      <w:tr w14:paraId="6E1B95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07C11"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48413" w14:textId="77777777">
            <w:r>
              <w:t>05_881</w:t>
            </w:r>
          </w:p>
        </w:tc>
      </w:tr>
    </w:tbl>
    <w:p w14:paraId="3354B5AA" w14:textId="77777777">
      <w:pPr>
        <w:spacing w:after="0" w:line="96" w:lineRule="auto"/>
      </w:pPr>
    </w:p>
    <w:p w14:paraId="53CA16B2" w14:textId="77777777">
      <w:pPr>
        <w:spacing w:after="0"/>
      </w:pPr>
      <w:r>
        <w:rPr>
          <w:vanish/>
        </w:rPr>
        <w:t>MLS_DSTW/MDSTW-23106</w:t>
      </w:r>
      <w:r>
        <w:rPr>
          <w:b/>
        </w:rPr>
        <w:t>9.20.0-3 Der Fm-Abschnitt 1 ist in Fahrtrichtung zum Z1 als zum Freimeldeabschni...</w:t>
      </w:r>
      <w:r>
        <w:br/>
        <w:t>9.20.0-3 Der Fm-Abschnitt 1 ist in Fahrtrichtung zum Z1 als zum Freimeldeabschnitt Fm-A gehörend und in Fahrtrichtung zum A1 als zum Freimeldeabschnitt Fm-Z gehörend zu behandeln.</w:t>
        <w:br/>
        <w:t>​​</w:t>
      </w:r>
    </w:p>
    <w:p w14:paraId="0AD57F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D03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E42F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AF044" w14:textId="77777777">
            <w:r>
              <w:t>MDSTW-23106</w:t>
            </w:r>
          </w:p>
        </w:tc>
      </w:tr>
      <w:tr w14:paraId="1915FE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EB40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D5F84" w14:textId="77777777">
            <w:r>
              <w:t>05_625</w:t>
            </w:r>
          </w:p>
        </w:tc>
      </w:tr>
      <w:tr w14:paraId="6F88B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CF2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298B1" w14:textId="77777777">
            <w:r>
              <w:t>2225</w:t>
            </w:r>
          </w:p>
        </w:tc>
      </w:tr>
      <w:tr w14:paraId="42DE61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13D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16B4D" w14:textId="77777777"/>
        </w:tc>
      </w:tr>
      <w:tr w14:paraId="72DD0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5EE1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03AD0" w14:textId="77777777">
            <w:r>
              <w:t>Draft</w:t>
            </w:r>
          </w:p>
        </w:tc>
      </w:tr>
      <w:tr w14:paraId="4689C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67AC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705E5" w14:textId="77777777">
            <w:r>
              <w:t>Muss</w:t>
            </w:r>
          </w:p>
        </w:tc>
      </w:tr>
      <w:tr w14:paraId="45D29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FFF5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36FBD" w14:textId="77777777">
            <w:r>
              <w:t>Funktion wird wie in der ELEKTRA 2 Baseline 29.40 realisiert zur Verfügung gestellt.</w:t>
            </w:r>
          </w:p>
        </w:tc>
      </w:tr>
      <w:tr w14:paraId="1E2470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1F1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DDE43" w14:textId="77777777"/>
        </w:tc>
      </w:tr>
      <w:tr w14:paraId="29FFFA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A44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331F2" w14:textId="77777777">
            <w:r>
              <w:t>PV GA DIL OBB 1.0.0</w:t>
            </w:r>
          </w:p>
        </w:tc>
      </w:tr>
    </w:tbl>
    <w:p w14:paraId="5C282567" w14:textId="77777777">
      <w:pPr>
        <w:spacing w:after="0" w:line="96" w:lineRule="auto"/>
      </w:pPr>
    </w:p>
    <w:p w14:paraId="0B2FBD1C" w14:textId="77777777">
      <w:pPr>
        <w:spacing w:after="0"/>
      </w:pPr>
      <w:r>
        <w:rPr>
          <w:vanish/>
        </w:rPr>
        <w:t>MLS_DSTW/MDSTW-23107</w:t>
      </w:r>
      <w:r>
        <w:rPr>
          <w:b/>
        </w:rPr>
        <w:t>9.20.0-4 b)</w:t>
      </w:r>
      <w:r>
        <w:br/>
        <w:t>9.20.0-4 b)</w:t>
        <w:br/>
        <w:t>​​</w:t>
      </w:r>
    </w:p>
    <w:p w14:paraId="417682B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5BE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23C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95697" w14:textId="77777777">
            <w:r>
              <w:t>MDSTW-23107</w:t>
            </w:r>
          </w:p>
        </w:tc>
      </w:tr>
      <w:tr w14:paraId="4B8788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38A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01237" w14:textId="77777777">
            <w:r>
              <w:t>05_626</w:t>
            </w:r>
          </w:p>
        </w:tc>
      </w:tr>
      <w:tr w14:paraId="16624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0B3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72E26" w14:textId="77777777">
            <w:r>
              <w:t>2226</w:t>
            </w:r>
          </w:p>
        </w:tc>
      </w:tr>
      <w:tr w14:paraId="3BEDC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8B30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19A6A" w14:textId="77777777"/>
        </w:tc>
      </w:tr>
      <w:tr w14:paraId="319647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F3E0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A9A83" w14:textId="77777777">
            <w:r>
              <w:t>Draft</w:t>
            </w:r>
          </w:p>
        </w:tc>
      </w:tr>
      <w:tr w14:paraId="2BE140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268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F7892" w14:textId="77777777">
            <w:r>
              <w:t>Muss</w:t>
            </w:r>
          </w:p>
        </w:tc>
      </w:tr>
      <w:tr w14:paraId="710A30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7F2F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0CF36" w14:textId="77777777">
            <w:r>
              <w:t>Funktion wird wie in der ELEKTRA 2 Baseline 29.40 realisiert zur Verfügung gestellt.</w:t>
            </w:r>
          </w:p>
        </w:tc>
      </w:tr>
      <w:tr w14:paraId="16951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F7193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F9006" w14:textId="77777777"/>
        </w:tc>
      </w:tr>
      <w:tr w14:paraId="035A40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F6E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C1F82A" w14:textId="77777777">
            <w:r>
              <w:t>PV GA DIL OBB 1.0.0</w:t>
            </w:r>
          </w:p>
        </w:tc>
      </w:tr>
    </w:tbl>
    <w:p w14:paraId="3870B38C" w14:textId="77777777">
      <w:pPr>
        <w:spacing w:after="0" w:line="96" w:lineRule="auto"/>
      </w:pPr>
    </w:p>
    <w:p w14:paraId="56A4D541" w14:textId="77777777">
      <w:r>
        <w:rPr>
          <w:vanish/>
        </w:rPr>
        <w:t>MLS_DSTW/MDSTW-23108</w:t>
      </w:r>
      <w:r>
        <w:t>9.20.0-5 &lt;Bild&gt;</w:t>
        <w:br/>
        <w:t>​​</w:t>
      </w:r>
    </w:p>
    <w:p w14:paraId="0C95FE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F2857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DA0D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F6CA9" w14:textId="77777777">
            <w:r>
              <w:t>1308</w:t>
            </w:r>
          </w:p>
        </w:tc>
      </w:tr>
      <w:tr w14:paraId="2916F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813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013339" w14:textId="77777777">
            <w:r>
              <w:t>MDSTW-23108</w:t>
            </w:r>
          </w:p>
        </w:tc>
      </w:tr>
      <w:tr w14:paraId="14FDEA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F74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F6B801" w14:textId="77777777">
            <w:r>
              <w:t>2227</w:t>
            </w:r>
          </w:p>
        </w:tc>
      </w:tr>
      <w:tr w14:paraId="38B8A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0DF5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3D754" w14:textId="77777777">
            <w:r>
              <w:t>05_882</w:t>
            </w:r>
          </w:p>
        </w:tc>
      </w:tr>
    </w:tbl>
    <w:p w14:paraId="202AB5BB" w14:textId="77777777">
      <w:pPr>
        <w:spacing w:after="0" w:line="96" w:lineRule="auto"/>
      </w:pPr>
    </w:p>
    <w:p w14:paraId="218A91B7" w14:textId="77777777">
      <w:pPr>
        <w:spacing w:after="0"/>
      </w:pPr>
      <w:r>
        <w:rPr>
          <w:vanish/>
        </w:rPr>
        <w:t>MLS_DSTW/MDSTW-23109</w:t>
      </w:r>
      <w:r>
        <w:rPr>
          <w:b/>
        </w:rPr>
        <w:t>9.20.0-6 Der Fm-Abschnitt 2 gehört für Fahrten in Richtung</w:t>
      </w:r>
      <w:r>
        <w:br/>
        <w:t>9.20.0-6 Der Fm-Abschnitt 2 gehört für Fahrten in Richtung</w:t>
        <w:br/>
        <w:t>• zu Z1 zum Blockabschnitt, der vor Z1 liegt</w:t>
        <w:br/>
        <w:lastRenderedPageBreak/>
        <w:t>• zu A1 zum Blockabschnitt, der vor A1 liegt.</w:t>
        <w:br/>
        <w:t>​​</w:t>
      </w:r>
    </w:p>
    <w:p w14:paraId="5C04D79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A821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FD2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416B5" w14:textId="77777777">
            <w:r>
              <w:t>MDSTW-23109</w:t>
            </w:r>
          </w:p>
        </w:tc>
      </w:tr>
      <w:tr w14:paraId="682A86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DAC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67C47" w14:textId="77777777">
            <w:r>
              <w:t>05_628</w:t>
            </w:r>
          </w:p>
        </w:tc>
      </w:tr>
      <w:tr w14:paraId="04BF72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4E3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15C52" w14:textId="77777777">
            <w:r>
              <w:t>2228</w:t>
            </w:r>
          </w:p>
        </w:tc>
      </w:tr>
      <w:tr w14:paraId="6D141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678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FCC79" w14:textId="77777777"/>
        </w:tc>
      </w:tr>
      <w:tr w14:paraId="48DB6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609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D2ED03" w14:textId="77777777">
            <w:r>
              <w:t>Draft</w:t>
            </w:r>
          </w:p>
        </w:tc>
      </w:tr>
      <w:tr w14:paraId="26758E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9D3F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65E89" w14:textId="77777777">
            <w:r>
              <w:t>Muss</w:t>
            </w:r>
          </w:p>
        </w:tc>
      </w:tr>
      <w:tr w14:paraId="2D6B9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E8B17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C404D" w14:textId="77777777">
            <w:r>
              <w:t>Funktion wird wie in der ELEKTRA 2 Baseline 29.40 realisiert zur Verfügung gestellt.</w:t>
            </w:r>
          </w:p>
        </w:tc>
      </w:tr>
      <w:tr w14:paraId="6AFD14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52F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91BD2" w14:textId="77777777"/>
        </w:tc>
      </w:tr>
      <w:tr w14:paraId="65B7A7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F96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F42F0" w14:textId="77777777">
            <w:r>
              <w:t>PV GA DIL OBB 1.0.0</w:t>
            </w:r>
          </w:p>
        </w:tc>
      </w:tr>
    </w:tbl>
    <w:p w14:paraId="51A4FA63" w14:textId="77777777">
      <w:pPr>
        <w:spacing w:after="0" w:line="96" w:lineRule="auto"/>
      </w:pPr>
    </w:p>
    <w:p w14:paraId="41267A16" w14:textId="77777777">
      <w:pPr>
        <w:spacing w:after="0"/>
      </w:pPr>
      <w:r>
        <w:rPr>
          <w:vanish/>
        </w:rPr>
        <w:t>MLS_DSTW/MDSTW-23110</w:t>
      </w:r>
      <w:r>
        <w:rPr>
          <w:b/>
        </w:rPr>
        <w:t>9.20.0-7 c)</w:t>
      </w:r>
      <w:r>
        <w:br/>
        <w:t>9.20.0-7 c)</w:t>
        <w:br/>
        <w:t>​​</w:t>
      </w:r>
    </w:p>
    <w:p w14:paraId="7C267A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0D4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2F2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C6FE5" w14:textId="77777777">
            <w:r>
              <w:t>MDSTW-23110</w:t>
            </w:r>
          </w:p>
        </w:tc>
      </w:tr>
      <w:tr w14:paraId="59D949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431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8E6C0" w14:textId="77777777">
            <w:r>
              <w:t>05_629</w:t>
            </w:r>
          </w:p>
        </w:tc>
      </w:tr>
      <w:tr w14:paraId="3562A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E41B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CB2C2" w14:textId="77777777">
            <w:r>
              <w:t>2229</w:t>
            </w:r>
          </w:p>
        </w:tc>
      </w:tr>
      <w:tr w14:paraId="36401F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61D3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A90C0" w14:textId="77777777"/>
        </w:tc>
      </w:tr>
      <w:tr w14:paraId="131ECD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06F2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EBF55" w14:textId="77777777">
            <w:r>
              <w:t>Draft</w:t>
            </w:r>
          </w:p>
        </w:tc>
      </w:tr>
      <w:tr w14:paraId="3475C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366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9C34A" w14:textId="77777777">
            <w:r>
              <w:t>Muss</w:t>
            </w:r>
          </w:p>
        </w:tc>
      </w:tr>
      <w:tr w14:paraId="7B310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37C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505EC" w14:textId="77777777">
            <w:r>
              <w:t>Funktion wird wie in der ELEKTRA 2 Baseline 29.40 realisiert zur Verfügung gestellt.</w:t>
            </w:r>
          </w:p>
        </w:tc>
      </w:tr>
      <w:tr w14:paraId="3170D0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2B35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3DD62" w14:textId="77777777"/>
        </w:tc>
      </w:tr>
      <w:tr w14:paraId="6BAA0B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9AD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F84E5" w14:textId="77777777">
            <w:r>
              <w:t>PV GA DIL OBB 1.0.0</w:t>
            </w:r>
          </w:p>
        </w:tc>
      </w:tr>
    </w:tbl>
    <w:p w14:paraId="7589E933" w14:textId="77777777">
      <w:pPr>
        <w:spacing w:after="0" w:line="96" w:lineRule="auto"/>
      </w:pPr>
    </w:p>
    <w:p w14:paraId="46C446BC" w14:textId="77777777">
      <w:r>
        <w:rPr>
          <w:vanish/>
        </w:rPr>
        <w:t>MLS_DSTW/MDSTW-23111</w:t>
      </w:r>
      <w:r>
        <w:t>9.20.0-8 &lt;Bild&gt;</w:t>
        <w:br/>
        <w:t>​​</w:t>
      </w:r>
    </w:p>
    <w:p w14:paraId="72DA61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74F26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8D3F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7A630" w14:textId="77777777">
            <w:r>
              <w:t>1311</w:t>
            </w:r>
          </w:p>
        </w:tc>
      </w:tr>
      <w:tr w14:paraId="593138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6C2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CE08B6" w14:textId="77777777">
            <w:r>
              <w:t>MDSTW-23111</w:t>
            </w:r>
          </w:p>
        </w:tc>
      </w:tr>
      <w:tr w14:paraId="49C01E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49F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12047" w14:textId="77777777">
            <w:r>
              <w:t>2230</w:t>
            </w:r>
          </w:p>
        </w:tc>
      </w:tr>
      <w:tr w14:paraId="1DF803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15F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DDD1B" w14:textId="77777777">
            <w:r>
              <w:t>05_883</w:t>
            </w:r>
          </w:p>
        </w:tc>
      </w:tr>
    </w:tbl>
    <w:p w14:paraId="4EA7D299" w14:textId="77777777">
      <w:pPr>
        <w:spacing w:after="0" w:line="96" w:lineRule="auto"/>
      </w:pPr>
    </w:p>
    <w:p w14:paraId="1747104D" w14:textId="77777777">
      <w:pPr>
        <w:spacing w:after="0"/>
      </w:pPr>
      <w:r>
        <w:rPr>
          <w:vanish/>
        </w:rPr>
        <w:t>MLS_DSTW/MDSTW-23112</w:t>
      </w:r>
      <w:r>
        <w:rPr>
          <w:b/>
        </w:rPr>
        <w:t>9.20.0-9 Die Fm-Abschnitte 3 und 4 sind projektierbar getrennt oder gemeinsam au...</w:t>
      </w:r>
      <w:r>
        <w:br/>
        <w:t>9.20.0-9 Die Fm-Abschnitte 3 und 4 sind projektierbar getrennt oder gemeinsam auszuleuchten, für die Blocklogik aber wie ein Freimeldeabschnitt zu behandeln.</w:t>
        <w:br/>
        <w:t>​​</w:t>
      </w:r>
    </w:p>
    <w:p w14:paraId="1C490FD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6F5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1C2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83FAC" w14:textId="77777777">
            <w:r>
              <w:t>MDSTW-23112</w:t>
            </w:r>
          </w:p>
        </w:tc>
      </w:tr>
      <w:tr w14:paraId="4D39CD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C7A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0397A" w14:textId="77777777">
            <w:r>
              <w:t>05_631</w:t>
            </w:r>
          </w:p>
        </w:tc>
      </w:tr>
      <w:tr w14:paraId="1E70B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A62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CFB48" w14:textId="77777777">
            <w:r>
              <w:t>2231</w:t>
            </w:r>
          </w:p>
        </w:tc>
      </w:tr>
      <w:tr w14:paraId="2AC703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11833"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A53A0" w14:textId="77777777"/>
        </w:tc>
      </w:tr>
      <w:tr w14:paraId="7BCCE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5B9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28DDAC" w14:textId="77777777">
            <w:r>
              <w:t>Draft</w:t>
            </w:r>
          </w:p>
        </w:tc>
      </w:tr>
      <w:tr w14:paraId="19824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DF5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8B270" w14:textId="77777777">
            <w:r>
              <w:t>Muss</w:t>
            </w:r>
          </w:p>
        </w:tc>
      </w:tr>
      <w:tr w14:paraId="54022E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0AAC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4AF9E" w14:textId="77777777">
            <w:r>
              <w:t>Funktion wird wie in der ELEKTRA 2 Baseline 29.40 realisiert zur Verfügung gestellt.</w:t>
            </w:r>
          </w:p>
        </w:tc>
      </w:tr>
      <w:tr w14:paraId="2C912F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D1A4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DC37B" w14:textId="77777777"/>
        </w:tc>
      </w:tr>
      <w:tr w14:paraId="755D1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90E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3F2437" w14:textId="77777777">
            <w:r>
              <w:t>PV GA DIL OBB 1.0.0</w:t>
            </w:r>
          </w:p>
        </w:tc>
      </w:tr>
    </w:tbl>
    <w:p w14:paraId="1039420E" w14:textId="77777777">
      <w:pPr>
        <w:spacing w:after="0" w:line="96" w:lineRule="auto"/>
      </w:pPr>
    </w:p>
    <w:p w14:paraId="7FA7BFF7" w14:textId="77777777">
      <w:pPr>
        <w:pStyle w:val="Heading4"/>
        <w:divId w:val="298"/>
      </w:pPr>
      <w:bookmarkStart w:name="_Toc242172874" w:id="267"/>
      <w:r>
        <w:t>9.21 Vorsignale zu Selbstblocksignalen</w:t>
      </w:r>
      <w:bookmarkEnd w:id="267"/>
    </w:p>
    <w:p w14:paraId="617C5F5D" w14:textId="77777777">
      <w:pPr>
        <w:spacing w:after="0"/>
      </w:pPr>
      <w:r>
        <w:rPr>
          <w:vanish/>
        </w:rPr>
        <w:t>MLS_DSTW/MDSTW-23113</w:t>
      </w:r>
      <w:r>
        <w:rPr>
          <w:b/>
        </w:rPr>
        <w:t>9.21.0-1 Im Zusammenhang mit Blocksignalen müssen Vorsignale beherrscht werden k...</w:t>
      </w:r>
      <w:r>
        <w:br/>
        <w:t>9.21.0-1 Im Zusammenhang mit Blocksignalen müssen Vorsignale beherrscht werden können.</w:t>
        <w:br/>
        <w:t>​​</w:t>
      </w:r>
    </w:p>
    <w:p w14:paraId="7B635D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D7E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ECA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7425B9" w14:textId="77777777">
            <w:r>
              <w:t>MDSTW-23113</w:t>
            </w:r>
          </w:p>
        </w:tc>
      </w:tr>
      <w:tr w14:paraId="61A735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6E1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B9C47" w14:textId="77777777">
            <w:r>
              <w:t>05_633</w:t>
            </w:r>
          </w:p>
        </w:tc>
      </w:tr>
      <w:tr w14:paraId="55C85C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6A8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3DD95B" w14:textId="77777777">
            <w:r>
              <w:t>2233</w:t>
            </w:r>
          </w:p>
        </w:tc>
      </w:tr>
      <w:tr w14:paraId="7FD225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5C3E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88E91" w14:textId="77777777"/>
        </w:tc>
      </w:tr>
      <w:tr w14:paraId="33439F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03BA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C35AA" w14:textId="77777777">
            <w:r>
              <w:t>Draft</w:t>
            </w:r>
          </w:p>
        </w:tc>
      </w:tr>
      <w:tr w14:paraId="1741CC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A8FE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E633C" w14:textId="77777777">
            <w:r>
              <w:t>Muss</w:t>
            </w:r>
          </w:p>
        </w:tc>
      </w:tr>
      <w:tr w14:paraId="5FAFB8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61D7B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E0843" w14:textId="77777777">
            <w:r>
              <w:t>Funktion wird wie in der ELEKTRA 2 Baseline 29.40 realisiert zur Verfügung gestellt.</w:t>
            </w:r>
          </w:p>
        </w:tc>
      </w:tr>
      <w:tr w14:paraId="140B22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F14A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835F7" w14:textId="77777777"/>
        </w:tc>
      </w:tr>
      <w:tr w14:paraId="2D4E6F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191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68163" w14:textId="77777777">
            <w:r>
              <w:t>PV GA DIL OBB 1.0.0</w:t>
            </w:r>
          </w:p>
        </w:tc>
      </w:tr>
    </w:tbl>
    <w:p w14:paraId="35241E8F" w14:textId="77777777">
      <w:pPr>
        <w:spacing w:after="0" w:line="96" w:lineRule="auto"/>
      </w:pPr>
    </w:p>
    <w:p w14:paraId="45B51CEE" w14:textId="77777777">
      <w:pPr>
        <w:pStyle w:val="Heading4"/>
        <w:divId w:val="299"/>
      </w:pPr>
      <w:bookmarkStart w:name="_Toc242172875" w:id="268"/>
      <w:r>
        <w:t>9.22 Sonstige Signale in Verbindung mit Blocksignalen</w:t>
      </w:r>
      <w:bookmarkEnd w:id="268"/>
    </w:p>
    <w:p w14:paraId="5023AD27" w14:textId="77777777">
      <w:pPr>
        <w:spacing w:after="0"/>
      </w:pPr>
      <w:r>
        <w:rPr>
          <w:vanish/>
        </w:rPr>
        <w:t>MLS_DSTW/MDSTW-23114</w:t>
      </w:r>
      <w:r>
        <w:rPr>
          <w:b/>
        </w:rPr>
        <w:t>9.22.0-1 Im Zusammenhang mit Blocksignalen müssen zusätzlich beherrscht werden k...</w:t>
      </w:r>
      <w:r>
        <w:br/>
        <w:t>9.22.0-1 Im Zusammenhang mit Blocksignalen müssen zusätzlich beherrscht werden können:</w:t>
        <w:br/>
        <w:t>• Ersatzsignal siehe &lt;05 Lastenheft Teilsystem DSTW-ZE&gt; 16.8</w:t>
        <w:br/>
        <w:t>• Ersatzsignalwiederholer siehe &lt;05 Lastenheft Teilsystem DSTW-ZE&gt; 16.9</w:t>
        <w:br/>
        <w:t>• Vorsichtssignal siehe &lt;05 Lastenheft Teilsystem DSTW-ZE&gt; 16.10</w:t>
        <w:br/>
        <w:t>• Signalnachahmer siehe &lt;05 Lastenheft Teilsystem DSTW-ZE&gt; 16.14</w:t>
        <w:br/>
        <w:t>​​</w:t>
      </w:r>
    </w:p>
    <w:p w14:paraId="03B691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22E3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872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DAC97" w14:textId="77777777">
            <w:r>
              <w:t>MDSTW-23114</w:t>
            </w:r>
          </w:p>
        </w:tc>
      </w:tr>
      <w:tr w14:paraId="1B3307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DBE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74947" w14:textId="77777777">
            <w:r>
              <w:t>05_635</w:t>
            </w:r>
          </w:p>
        </w:tc>
      </w:tr>
      <w:tr w14:paraId="65EB1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4E9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8964F" w14:textId="77777777">
            <w:r>
              <w:t>2235</w:t>
            </w:r>
          </w:p>
        </w:tc>
      </w:tr>
      <w:tr w14:paraId="5EDD3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E45E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CEB58" w14:textId="77777777"/>
        </w:tc>
      </w:tr>
      <w:tr w14:paraId="5D74FB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858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DEEF4" w14:textId="77777777">
            <w:r>
              <w:t>Draft</w:t>
            </w:r>
          </w:p>
        </w:tc>
      </w:tr>
      <w:tr w14:paraId="76051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DD1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D968B" w14:textId="77777777">
            <w:r>
              <w:t>Muss</w:t>
            </w:r>
          </w:p>
        </w:tc>
      </w:tr>
      <w:tr w14:paraId="69BC3C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49E1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5E53A9" w14:textId="77777777">
            <w:r>
              <w:t>Funktion wird wie in der ELEKTRA 2 Baseline 29.40 realisiert zur Verfügung gestellt.</w:t>
            </w:r>
          </w:p>
        </w:tc>
      </w:tr>
      <w:tr w14:paraId="3DCFB1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49BF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F8435" w14:textId="77777777"/>
        </w:tc>
      </w:tr>
      <w:tr w14:paraId="1A7511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1E52F"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232D7" w14:textId="77777777">
            <w:r>
              <w:t>PV GA DIL OBB 1.0.0</w:t>
            </w:r>
          </w:p>
        </w:tc>
      </w:tr>
    </w:tbl>
    <w:p w14:paraId="18372D66" w14:textId="77777777">
      <w:pPr>
        <w:spacing w:after="0" w:line="96" w:lineRule="auto"/>
      </w:pPr>
    </w:p>
    <w:p w14:paraId="17D56771" w14:textId="77777777">
      <w:pPr>
        <w:pStyle w:val="Heading4"/>
        <w:divId w:val="300"/>
      </w:pPr>
      <w:bookmarkStart w:name="_Toc242172876" w:id="269"/>
      <w:r>
        <w:t>9.23 Blocküberbrückung</w:t>
      </w:r>
      <w:bookmarkEnd w:id="269"/>
    </w:p>
    <w:p w14:paraId="70EE152B" w14:textId="77777777">
      <w:pPr>
        <w:spacing w:after="0"/>
      </w:pPr>
      <w:r>
        <w:rPr>
          <w:vanish/>
        </w:rPr>
        <w:t>MLS_DSTW/MDSTW-23115</w:t>
      </w:r>
      <w:r>
        <w:rPr>
          <w:b/>
        </w:rPr>
        <w:t>9.23.0-1 Durch die Blocküberbrückung muss eine Signalfreistellung auch dann ermö...</w:t>
      </w:r>
      <w:r>
        <w:br/>
        <w:t>9.23.0-1 Durch die Blocküberbrückung muss eine Signalfreistellung auch dann ermöglicht werden, wenn die folgenden Bedingungen nicht erfüllt sind:</w:t>
        <w:br/>
        <w:t>• fehlende Grundstellung des Streckenblockes und/oder</w:t>
        <w:br/>
        <w:t>• fehlende Gleisfreimeldung des betreffenden Blockabschnittes</w:t>
        <w:br/>
        <w:br/>
        <w:t>Die Signalfreistellung für die Fahrt in den betreffenden Blockabschnitt darf nur nach einer Überbrückungsbedienung (dokumentationspflichtige Bedienhandlung) möglich sein, wenn alle sonstigen Bedingungen für die Signalfreistellung vorliegen.</w:t>
        <w:br/>
        <w:t>​​</w:t>
      </w:r>
    </w:p>
    <w:p w14:paraId="78AEF88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975A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107B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1EBFE" w14:textId="77777777">
            <w:r>
              <w:t>MDSTW-23115</w:t>
            </w:r>
          </w:p>
        </w:tc>
      </w:tr>
      <w:tr w14:paraId="685000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791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A5447" w14:textId="77777777">
            <w:r>
              <w:t>05_637</w:t>
            </w:r>
          </w:p>
        </w:tc>
      </w:tr>
      <w:tr w14:paraId="162C30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7B7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4FD09" w14:textId="77777777">
            <w:r>
              <w:t>2237</w:t>
            </w:r>
          </w:p>
        </w:tc>
      </w:tr>
      <w:tr w14:paraId="033822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EAD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17B68" w14:textId="77777777"/>
        </w:tc>
      </w:tr>
      <w:tr w14:paraId="06F58D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FC5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801B1" w14:textId="77777777">
            <w:r>
              <w:t>Draft</w:t>
            </w:r>
          </w:p>
        </w:tc>
      </w:tr>
      <w:tr w14:paraId="4408EB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3072C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01455" w14:textId="77777777">
            <w:r>
              <w:t>Muss</w:t>
            </w:r>
          </w:p>
        </w:tc>
      </w:tr>
      <w:tr w14:paraId="29B6B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11A5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C7523" w14:textId="77777777">
            <w:r>
              <w:t>Funktion wird wie in der ELEKTRA 2 Baseline 29.40 realisiert zur Verfügung gestellt.</w:t>
            </w:r>
          </w:p>
        </w:tc>
      </w:tr>
      <w:tr w14:paraId="1F8AC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FC52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FA7C99" w14:textId="77777777"/>
        </w:tc>
      </w:tr>
      <w:tr w14:paraId="6DF81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B54F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781B6" w14:textId="77777777">
            <w:r>
              <w:t>PV GA DIL OBB 1.0.0</w:t>
            </w:r>
          </w:p>
        </w:tc>
      </w:tr>
    </w:tbl>
    <w:p w14:paraId="61C665AD" w14:textId="77777777">
      <w:pPr>
        <w:spacing w:after="0" w:line="96" w:lineRule="auto"/>
      </w:pPr>
    </w:p>
    <w:p w14:paraId="13377A63" w14:textId="77777777">
      <w:pPr>
        <w:spacing w:after="0"/>
      </w:pPr>
      <w:r>
        <w:rPr>
          <w:vanish/>
        </w:rPr>
        <w:t>MLS_DSTW/MDSTW-23116</w:t>
      </w:r>
      <w:r>
        <w:rPr>
          <w:b/>
        </w:rPr>
        <w:t>9.23.0-2 Die Blocküberbrückung darf nur möglich sein, wenn bei fahrstraßenabhäng...</w:t>
      </w:r>
      <w:r>
        <w:br/>
        <w:t>9.23.0-2 Die Blocküberbrückung darf nur möglich sein, wenn bei fahrstraßenabhängigen Signalen die Signalanschaltung vorliegt bzw. bei Blocksignalen die Signalanschaltung aufgrund des Fehlens der o.a. Bedingungen nicht vorliegt und ist nicht mehr zulässig, wenn für das Signal bereits der Freistellvorgang eingeleitet wurde.</w:t>
        <w:br/>
        <w:t>​​</w:t>
      </w:r>
    </w:p>
    <w:p w14:paraId="525EE7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631E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55A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8F5956" w14:textId="77777777">
            <w:r>
              <w:t>MDSTW-23116</w:t>
            </w:r>
          </w:p>
        </w:tc>
      </w:tr>
      <w:tr w14:paraId="21A0A0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C6B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7BDFE" w14:textId="77777777">
            <w:r>
              <w:t>05_638</w:t>
            </w:r>
          </w:p>
        </w:tc>
      </w:tr>
      <w:tr w14:paraId="48B7F6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9DA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D06BB" w14:textId="77777777">
            <w:r>
              <w:t>2238</w:t>
            </w:r>
          </w:p>
        </w:tc>
      </w:tr>
      <w:tr w14:paraId="231FD0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E9F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EA9AB" w14:textId="77777777"/>
        </w:tc>
      </w:tr>
      <w:tr w14:paraId="496790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A0D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40CB0" w14:textId="77777777">
            <w:r>
              <w:t>Draft</w:t>
            </w:r>
          </w:p>
        </w:tc>
      </w:tr>
      <w:tr w14:paraId="7E93D1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F4EC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EA16E" w14:textId="77777777">
            <w:r>
              <w:t>Muss</w:t>
            </w:r>
          </w:p>
        </w:tc>
      </w:tr>
      <w:tr w14:paraId="5ADF2C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8B7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5E56C" w14:textId="77777777">
            <w:r>
              <w:t>Funktion wird wie in der ELEKTRA 2 Baseline 29.40 realisiert zur Verfügung gestellt.</w:t>
            </w:r>
          </w:p>
        </w:tc>
      </w:tr>
      <w:tr w14:paraId="7BCDC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6F3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6F624" w14:textId="77777777"/>
        </w:tc>
      </w:tr>
      <w:tr w14:paraId="0F9E92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B74F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34A1A" w14:textId="77777777">
            <w:r>
              <w:t>PV GA DIL OBB 1.0.0</w:t>
            </w:r>
          </w:p>
        </w:tc>
      </w:tr>
    </w:tbl>
    <w:p w14:paraId="5167F8AB" w14:textId="77777777">
      <w:pPr>
        <w:spacing w:after="0" w:line="96" w:lineRule="auto"/>
      </w:pPr>
    </w:p>
    <w:p w14:paraId="1CBB97BB" w14:textId="77777777">
      <w:pPr>
        <w:spacing w:after="0"/>
      </w:pPr>
      <w:r>
        <w:rPr>
          <w:vanish/>
        </w:rPr>
        <w:lastRenderedPageBreak/>
        <w:t>MLS_DSTW/MDSTW-23117</w:t>
      </w:r>
      <w:r>
        <w:rPr>
          <w:b/>
        </w:rPr>
        <w:t>9.23.0-3 Streckenschlüsselsperren, welche sich nicht in Grundstellung bzw. Erstf...</w:t>
      </w:r>
      <w:r>
        <w:br/>
        <w:t>9.23.0-3 Streckenschlüsselsperren, welche sich nicht in Grundstellung bzw. Erstfreigabe befinden, dürfen durch die Blocküberbrückung nicht überbrückt werden.</w:t>
        <w:br/>
        <w:t>​​</w:t>
      </w:r>
    </w:p>
    <w:p w14:paraId="63B8B2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5139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49E9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56505" w14:textId="77777777">
            <w:r>
              <w:t>MDSTW-23117</w:t>
            </w:r>
          </w:p>
        </w:tc>
      </w:tr>
      <w:tr w14:paraId="0C1513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8DD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7F52A" w14:textId="77777777">
            <w:r>
              <w:t>05_639</w:t>
            </w:r>
          </w:p>
        </w:tc>
      </w:tr>
      <w:tr w14:paraId="7FA070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03E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D2A66" w14:textId="77777777">
            <w:r>
              <w:t>2239</w:t>
            </w:r>
          </w:p>
        </w:tc>
      </w:tr>
      <w:tr w14:paraId="79E74A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FD83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44B3D" w14:textId="77777777"/>
        </w:tc>
      </w:tr>
      <w:tr w14:paraId="7B5101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443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55029" w14:textId="77777777">
            <w:r>
              <w:t>Draft</w:t>
            </w:r>
          </w:p>
        </w:tc>
      </w:tr>
      <w:tr w14:paraId="324790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6CB6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50C59" w14:textId="77777777">
            <w:r>
              <w:t>Muss</w:t>
            </w:r>
          </w:p>
        </w:tc>
      </w:tr>
      <w:tr w14:paraId="0EA38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7FFE2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61515" w14:textId="77777777">
            <w:r>
              <w:t>Funktion wird wie in der ELEKTRA 2 Baseline 29.40 realisiert zur Verfügung gestellt.</w:t>
            </w:r>
          </w:p>
        </w:tc>
      </w:tr>
      <w:tr w14:paraId="7F8F51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71D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29C34" w14:textId="77777777"/>
        </w:tc>
      </w:tr>
      <w:tr w14:paraId="440FD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E45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D5F5A" w14:textId="77777777">
            <w:r>
              <w:t>PV GA DIL OBB 1.0.0</w:t>
            </w:r>
          </w:p>
        </w:tc>
      </w:tr>
    </w:tbl>
    <w:p w14:paraId="2F21CE0E" w14:textId="77777777">
      <w:pPr>
        <w:spacing w:after="0" w:line="96" w:lineRule="auto"/>
      </w:pPr>
    </w:p>
    <w:p w14:paraId="3EEABC1D" w14:textId="77777777">
      <w:pPr>
        <w:spacing w:after="0"/>
      </w:pPr>
      <w:r>
        <w:rPr>
          <w:vanish/>
        </w:rPr>
        <w:t>MLS_DSTW/MDSTW-23118</w:t>
      </w:r>
      <w:r>
        <w:rPr>
          <w:b/>
        </w:rPr>
        <w:t>9.23.0-4 Eine Signalfreistellung bei Streckenschlüsselsperren im Zustand Erstfre...</w:t>
      </w:r>
      <w:r>
        <w:br/>
        <w:t>9.23.0-4 Eine Signalfreistellung bei Streckenschlüsselsperren im Zustand Erstfreigabe darf erst nach erfolgter ESF ausgeführt werden.</w:t>
        <w:br/>
        <w:t>​​</w:t>
      </w:r>
    </w:p>
    <w:p w14:paraId="4E3F73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89D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D8CA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9BD8F" w14:textId="77777777">
            <w:r>
              <w:t>MDSTW-23118</w:t>
            </w:r>
          </w:p>
        </w:tc>
      </w:tr>
      <w:tr w14:paraId="443F66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10334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C5256" w14:textId="77777777">
            <w:r>
              <w:t>05_640</w:t>
            </w:r>
          </w:p>
        </w:tc>
      </w:tr>
      <w:tr w14:paraId="0149A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8BA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EC509" w14:textId="77777777">
            <w:r>
              <w:t>2240</w:t>
            </w:r>
          </w:p>
        </w:tc>
      </w:tr>
      <w:tr w14:paraId="3E5A11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C3C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B7C3E" w14:textId="77777777"/>
        </w:tc>
      </w:tr>
      <w:tr w14:paraId="7B400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C5F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472AD" w14:textId="77777777">
            <w:r>
              <w:t>Draft</w:t>
            </w:r>
          </w:p>
        </w:tc>
      </w:tr>
      <w:tr w14:paraId="68E802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CBC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682E2" w14:textId="77777777">
            <w:r>
              <w:t>Muss</w:t>
            </w:r>
          </w:p>
        </w:tc>
      </w:tr>
      <w:tr w14:paraId="2CD61A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BA7F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5ADB7" w14:textId="77777777">
            <w:r>
              <w:t>Funktion wird wie in der ELEKTRA 2 Baseline 29.40 realisiert zur Verfügung gestellt.</w:t>
            </w:r>
          </w:p>
        </w:tc>
      </w:tr>
      <w:tr w14:paraId="5455DB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466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63542" w14:textId="77777777"/>
        </w:tc>
      </w:tr>
      <w:tr w14:paraId="5E98AD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C807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271E9" w14:textId="77777777">
            <w:r>
              <w:t>PV GA DIL OBB 1.0.0</w:t>
            </w:r>
          </w:p>
        </w:tc>
      </w:tr>
    </w:tbl>
    <w:p w14:paraId="224591CC" w14:textId="77777777">
      <w:pPr>
        <w:spacing w:after="0" w:line="96" w:lineRule="auto"/>
      </w:pPr>
    </w:p>
    <w:p w14:paraId="61F707B7" w14:textId="77777777">
      <w:pPr>
        <w:spacing w:after="0"/>
      </w:pPr>
      <w:r>
        <w:rPr>
          <w:vanish/>
        </w:rPr>
        <w:t>MLS_DSTW/MDSTW-23119</w:t>
      </w:r>
      <w:r>
        <w:rPr>
          <w:b/>
        </w:rPr>
        <w:t>9.23.0-5 Die Blocküberbrückung darf nur zu einem einmaligem Freistellvorgang füh...</w:t>
      </w:r>
      <w:r>
        <w:br/>
        <w:t>9.23.0-5 Die Blocküberbrückung darf nur zu einem einmaligem Freistellvorgang führen und darf nicht gespeichert werden (Ausnahme: kommt eine Signalfreistellung aufgrund fehlender EKSA-Bedingungen bzw. Quittierung der Warnung einer SCWS-S nicht unmittelbar zustande, so ist diese nachzuholen, sobald diese Bedingungen einlangen bzw. durch die entsprechende Bedienung bei der EKSA überbrückt wurden und die weiteren Bedingungen für die Freistellung noch vorliegen).</w:t>
        <w:br/>
        <w:t>​​</w:t>
      </w:r>
    </w:p>
    <w:p w14:paraId="5CEFD1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77F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C67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781B6" w14:textId="77777777">
            <w:r>
              <w:t>MDSTW-23119</w:t>
            </w:r>
          </w:p>
        </w:tc>
      </w:tr>
      <w:tr w14:paraId="1EF13A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025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11861" w14:textId="77777777">
            <w:r>
              <w:t>05_641</w:t>
            </w:r>
          </w:p>
        </w:tc>
      </w:tr>
      <w:tr w14:paraId="683C67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18A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23C33" w14:textId="77777777">
            <w:r>
              <w:t>2241</w:t>
            </w:r>
          </w:p>
        </w:tc>
      </w:tr>
      <w:tr w14:paraId="0DACD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D983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60C90" w14:textId="77777777"/>
        </w:tc>
      </w:tr>
      <w:tr w14:paraId="3D5E3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DF527"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2BD20" w14:textId="77777777">
            <w:r>
              <w:t>Draft</w:t>
            </w:r>
          </w:p>
        </w:tc>
      </w:tr>
      <w:tr w14:paraId="66DFD4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B6A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89604" w14:textId="77777777">
            <w:r>
              <w:t>Muss</w:t>
            </w:r>
          </w:p>
        </w:tc>
      </w:tr>
      <w:tr w14:paraId="2EEAAB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A6E3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3784B" w14:textId="77777777">
            <w:r>
              <w:t>Funktion wird wie in der ELEKTRA 2 Baseline 29.40 realisiert zur Verfügung gestellt.</w:t>
            </w:r>
          </w:p>
        </w:tc>
      </w:tr>
      <w:tr w14:paraId="452D8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637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7C0D6" w14:textId="77777777"/>
        </w:tc>
      </w:tr>
      <w:tr w14:paraId="70834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63A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90720" w14:textId="77777777">
            <w:r>
              <w:t>PV GA DIL OBB 1.0.0</w:t>
            </w:r>
          </w:p>
        </w:tc>
      </w:tr>
    </w:tbl>
    <w:p w14:paraId="77ACEB85" w14:textId="77777777">
      <w:pPr>
        <w:spacing w:after="0" w:line="96" w:lineRule="auto"/>
      </w:pPr>
    </w:p>
    <w:p w14:paraId="3FD45084" w14:textId="77777777">
      <w:pPr>
        <w:spacing w:after="0"/>
      </w:pPr>
      <w:r>
        <w:rPr>
          <w:vanish/>
        </w:rPr>
        <w:t>MLS_DSTW/MDSTW-23120</w:t>
      </w:r>
      <w:r>
        <w:rPr>
          <w:b/>
        </w:rPr>
        <w:t>9.23.0-6 Solange sich ein mittels Blocküberbrückung freigestelltes Signal in der...</w:t>
      </w:r>
      <w:r>
        <w:br/>
        <w:t>9.23.0-6 Solange sich ein mittels Blocküberbrückung freigestelltes Signal in der Freistellung befindet, dürfen die Argumente des Streckenblockes und der Streckengleisfreimeldung nicht im Signal überwacht werden. Die fahrtbewirkte Haltstellung erfolgt durch Freifahren des Abschnittes vor dem Blocksignal bei nicht freigemeldetem Abschnitt hinter dem Blocksignal.</w:t>
        <w:br/>
        <w:t>​​</w:t>
      </w:r>
    </w:p>
    <w:p w14:paraId="4F21B3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661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F06C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49934" w14:textId="77777777">
            <w:r>
              <w:t>MDSTW-23120</w:t>
            </w:r>
          </w:p>
        </w:tc>
      </w:tr>
      <w:tr w14:paraId="5F4E59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6B0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7F352" w14:textId="77777777">
            <w:r>
              <w:t>05_642</w:t>
            </w:r>
          </w:p>
        </w:tc>
      </w:tr>
      <w:tr w14:paraId="6E260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851E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AFF6F" w14:textId="77777777">
            <w:r>
              <w:t>2242</w:t>
            </w:r>
          </w:p>
        </w:tc>
      </w:tr>
      <w:tr w14:paraId="4E217E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EA4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0CBA5" w14:textId="77777777"/>
        </w:tc>
      </w:tr>
      <w:tr w14:paraId="7C8A1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F7A93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28662" w14:textId="77777777">
            <w:r>
              <w:t>Draft</w:t>
            </w:r>
          </w:p>
        </w:tc>
      </w:tr>
      <w:tr w14:paraId="1EF517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5E5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324BB" w14:textId="77777777">
            <w:r>
              <w:t>Muss</w:t>
            </w:r>
          </w:p>
        </w:tc>
      </w:tr>
      <w:tr w14:paraId="2F64BF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9A6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B42F7" w14:textId="77777777">
            <w:r>
              <w:t>Funktion wird wie in der ELEKTRA 2 Baseline 29.40 realisiert zur Verfügung gestellt.</w:t>
            </w:r>
          </w:p>
        </w:tc>
      </w:tr>
      <w:tr w14:paraId="71814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6F7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23B7E" w14:textId="77777777"/>
        </w:tc>
      </w:tr>
      <w:tr w14:paraId="38BF63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6D4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F1D2E" w14:textId="77777777">
            <w:r>
              <w:t>PV GA DIL OBB 1.0.0</w:t>
            </w:r>
          </w:p>
        </w:tc>
      </w:tr>
    </w:tbl>
    <w:p w14:paraId="216A2CE2" w14:textId="77777777">
      <w:pPr>
        <w:spacing w:after="0" w:line="96" w:lineRule="auto"/>
      </w:pPr>
    </w:p>
    <w:p w14:paraId="01489825" w14:textId="77777777">
      <w:pPr>
        <w:spacing w:after="0"/>
      </w:pPr>
      <w:r>
        <w:rPr>
          <w:vanish/>
        </w:rPr>
        <w:t>MLS_DSTW/MDSTW-23121</w:t>
      </w:r>
      <w:r>
        <w:rPr>
          <w:b/>
        </w:rPr>
        <w:t>9.23.0-7 Die erfolgte Überbrückung ist zu löschen, wenn:</w:t>
      </w:r>
      <w:r>
        <w:br/>
        <w:t>9.23.0-7 Die erfolgte Überbrückung ist zu löschen, wenn:</w:t>
        <w:br/>
        <w:t>• das deckende Signal (letztes Signal in Fahrtrichtung) in Haltstellung gelangt, d.h. bei langer Ausfahrt nicht das Start (Sch) Signal, sondern das Ausfahrtsignal,</w:t>
        <w:br/>
        <w:t>• die Signalanschaltung wegfällt (ausgenommen im Zuge der Signalfreistellung) oder</w:t>
        <w:br/>
        <w:t>• ein angeschaltetes Ersatz-/Vorsichtssignal abgeschaltet wird.</w:t>
        <w:br/>
        <w:t>​​</w:t>
      </w:r>
    </w:p>
    <w:p w14:paraId="590186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54D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864C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7D78B" w14:textId="77777777">
            <w:r>
              <w:t>MDSTW-23121</w:t>
            </w:r>
          </w:p>
        </w:tc>
      </w:tr>
      <w:tr w14:paraId="129DD6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FDA2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1C05E" w14:textId="77777777">
            <w:r>
              <w:t>05_643</w:t>
            </w:r>
          </w:p>
        </w:tc>
      </w:tr>
      <w:tr w14:paraId="47FBE4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298CF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1183D8" w14:textId="77777777">
            <w:r>
              <w:t>2243</w:t>
            </w:r>
          </w:p>
        </w:tc>
      </w:tr>
      <w:tr w14:paraId="1A81C3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776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C29F0" w14:textId="77777777"/>
        </w:tc>
      </w:tr>
      <w:tr w14:paraId="3F6DC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AE5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45000" w14:textId="77777777">
            <w:r>
              <w:t>Draft</w:t>
            </w:r>
          </w:p>
        </w:tc>
      </w:tr>
      <w:tr w14:paraId="39497D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CDC4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5C482B" w14:textId="77777777">
            <w:r>
              <w:t>Muss</w:t>
            </w:r>
          </w:p>
        </w:tc>
      </w:tr>
      <w:tr w14:paraId="4304A8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0763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3BFDF" w14:textId="77777777">
            <w:r>
              <w:t>Funktion wird wie in der ELEKTRA 2 Baseline 29.40 realisiert zur Verfügung gestellt.</w:t>
            </w:r>
          </w:p>
        </w:tc>
      </w:tr>
      <w:tr w14:paraId="62F9C3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0C7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E186B6" w14:textId="77777777"/>
        </w:tc>
      </w:tr>
      <w:tr w14:paraId="5D28CC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C93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E3A8C" w14:textId="77777777">
            <w:r>
              <w:t>PV GA DIL OBB 1.0.0</w:t>
            </w:r>
          </w:p>
        </w:tc>
      </w:tr>
    </w:tbl>
    <w:p w14:paraId="014D3F10" w14:textId="77777777">
      <w:pPr>
        <w:spacing w:after="0" w:line="96" w:lineRule="auto"/>
      </w:pPr>
    </w:p>
    <w:p w14:paraId="0B78F5EC" w14:textId="77777777">
      <w:pPr>
        <w:spacing w:after="0"/>
      </w:pPr>
      <w:r>
        <w:rPr>
          <w:vanish/>
        </w:rPr>
        <w:lastRenderedPageBreak/>
        <w:t>MLS_DSTW/MDSTW-23122</w:t>
      </w:r>
      <w:r>
        <w:rPr>
          <w:b/>
        </w:rPr>
        <w:t>9.23.0-8 Für Selbstblocksignale bei Verwendung von Sbl 60A darf eine Blocküberbr...</w:t>
      </w:r>
      <w:r>
        <w:br/>
        <w:t>9.23.0-8 Für Selbstblocksignale bei Verwendung von Sbl 60A darf eine Blocküberbrückung nicht möglich sein.</w:t>
        <w:br/>
        <w:t>​​</w:t>
      </w:r>
    </w:p>
    <w:p w14:paraId="3A7F1F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AB9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A27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493EB" w14:textId="77777777">
            <w:r>
              <w:t>MDSTW-23122</w:t>
            </w:r>
          </w:p>
        </w:tc>
      </w:tr>
      <w:tr w14:paraId="1983FD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A88A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8F961" w14:textId="77777777">
            <w:r>
              <w:t>05_644</w:t>
            </w:r>
          </w:p>
        </w:tc>
      </w:tr>
      <w:tr w14:paraId="29593D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FA8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21FC2" w14:textId="77777777">
            <w:r>
              <w:t>2244</w:t>
            </w:r>
          </w:p>
        </w:tc>
      </w:tr>
      <w:tr w14:paraId="7C7F15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9F04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49C5A" w14:textId="77777777"/>
        </w:tc>
      </w:tr>
      <w:tr w14:paraId="43FC73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852B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A55DA" w14:textId="77777777">
            <w:r>
              <w:t>Draft</w:t>
            </w:r>
          </w:p>
        </w:tc>
      </w:tr>
      <w:tr w14:paraId="2D995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E5C1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8595E" w14:textId="77777777">
            <w:r>
              <w:t>Muss</w:t>
            </w:r>
          </w:p>
        </w:tc>
      </w:tr>
      <w:tr w14:paraId="0ED61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7D22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96AF75" w14:textId="77777777">
            <w:r>
              <w:t>Funktion wird wie in der ELEKTRA 2 Baseline 29.40 realisiert zur Verfügung gestellt.</w:t>
            </w:r>
          </w:p>
        </w:tc>
      </w:tr>
      <w:tr w14:paraId="7709C5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94C6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4C0EB" w14:textId="77777777"/>
        </w:tc>
      </w:tr>
      <w:tr w14:paraId="433901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5AA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D3538D" w14:textId="77777777">
            <w:r>
              <w:t>PV GA DIL OBB 1.0.0</w:t>
            </w:r>
          </w:p>
        </w:tc>
      </w:tr>
    </w:tbl>
    <w:p w14:paraId="7CFFE97B" w14:textId="77777777">
      <w:pPr>
        <w:spacing w:after="0" w:line="96" w:lineRule="auto"/>
      </w:pPr>
    </w:p>
    <w:p w14:paraId="00AD00C9" w14:textId="77777777">
      <w:pPr>
        <w:pStyle w:val="Heading4"/>
        <w:divId w:val="301"/>
      </w:pPr>
      <w:bookmarkStart w:name="_Toc242172877" w:id="270"/>
      <w:r>
        <w:t>9.24 Streckenschlüsselsperre</w:t>
      </w:r>
      <w:bookmarkEnd w:id="270"/>
    </w:p>
    <w:p w14:paraId="0803BE1E" w14:textId="77777777">
      <w:pPr>
        <w:pStyle w:val="Heading5"/>
        <w:divId w:val="302"/>
      </w:pPr>
      <w:bookmarkStart w:name="_Toc242172878" w:id="271"/>
      <w:r>
        <w:t>9.24.1 Streckenschlüsselsperre - Allgemeine Voraussetzungen</w:t>
      </w:r>
      <w:bookmarkEnd w:id="271"/>
    </w:p>
    <w:p w14:paraId="12A146FD" w14:textId="77777777">
      <w:pPr>
        <w:spacing w:after="0"/>
      </w:pPr>
      <w:r>
        <w:rPr>
          <w:vanish/>
        </w:rPr>
        <w:t>MLS_DSTW/MDSTW-23136</w:t>
      </w:r>
      <w:r>
        <w:rPr>
          <w:b/>
        </w:rPr>
        <w:t>9.24.1.0-1 Folgende allgemeine Voraussetzung für Streckenschlüsselsperren müssen...</w:t>
      </w:r>
      <w:r>
        <w:br/>
        <w:t>9.24.1.0-1 Folgende allgemeine Voraussetzung für Streckenschlüsselsperren müssen berücksichtigt werden:</w:t>
        <w:br/>
        <w:t>• Funktion des Streckenblockes gem. &lt;05 Lastenheft Teilsystem DSTW-ZE&gt; 9.6 und &lt;05 Lastenheft Teilsystem DSTW-ZE&gt; 9.10,</w:t>
        <w:br/>
        <w:t>• Im elektrischen Festlegeschloss für die Schlüsselsperre auf der Strecke ist der Bedienungsschlüssel in der Grundstellung elektrisch festgehalten,</w:t>
        <w:br/>
        <w:t>• Streckenblock in Grundstellung (in der freigebenden BÜA),</w:t>
        <w:br/>
        <w:t>• Die Streckenschlüsselsperre kann unter Deckung von Ausfahr-, Deckungs- oder Blocksignalen sein,</w:t>
        <w:br/>
        <w:t>• Bedienungsfahrten vom freigebenden Bahnhof sowie Weiterfahrt zum Nachbarbahnhof können bei tauglichen Ausfahr-, Deckungs- und Blocksignalen durchgeführt werden,</w:t>
        <w:br/>
        <w:t>• Rückkehr der Bedienungsfahrt zum Ausgangsbahnhof ist nur bei untauglichen Blocksignalen möglich.</w:t>
        <w:br/>
        <w:t>​​</w:t>
      </w:r>
    </w:p>
    <w:p w14:paraId="502D1E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66A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495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7EB32" w14:textId="77777777">
            <w:r>
              <w:t>MDSTW-23136</w:t>
            </w:r>
          </w:p>
        </w:tc>
      </w:tr>
      <w:tr w14:paraId="2820F1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68A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8DDC7" w14:textId="77777777">
            <w:r>
              <w:t>05_647</w:t>
            </w:r>
          </w:p>
        </w:tc>
      </w:tr>
      <w:tr w14:paraId="59269A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651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060625" w14:textId="77777777">
            <w:r>
              <w:t>2247</w:t>
            </w:r>
          </w:p>
        </w:tc>
      </w:tr>
      <w:tr w14:paraId="4BBE50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235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08942" w14:textId="77777777"/>
        </w:tc>
      </w:tr>
      <w:tr w14:paraId="26EE7A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A54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9D71D" w14:textId="77777777">
            <w:r>
              <w:t>Draft</w:t>
            </w:r>
          </w:p>
        </w:tc>
      </w:tr>
      <w:tr w14:paraId="2758E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C608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093F5" w14:textId="77777777">
            <w:r>
              <w:t>Muss</w:t>
            </w:r>
          </w:p>
        </w:tc>
      </w:tr>
      <w:tr w14:paraId="1F8C35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4D2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0B27C" w14:textId="77777777">
            <w:r>
              <w:t>Funktion wird wie in der ELEKTRA 2 Baseline 29.40 realisiert zur Verfügung gestellt.</w:t>
            </w:r>
          </w:p>
        </w:tc>
      </w:tr>
      <w:tr w14:paraId="5A2CE1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F07C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ED9F9" w14:textId="77777777"/>
        </w:tc>
      </w:tr>
      <w:tr w14:paraId="1B80E7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2CBC2"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DF7B0F" w14:textId="77777777">
            <w:r>
              <w:t>PV GA DIL OBB 1.0.0</w:t>
            </w:r>
          </w:p>
        </w:tc>
      </w:tr>
    </w:tbl>
    <w:p w14:paraId="3B397AE3" w14:textId="77777777">
      <w:pPr>
        <w:spacing w:after="0" w:line="96" w:lineRule="auto"/>
      </w:pPr>
    </w:p>
    <w:p w14:paraId="272C199A" w14:textId="77777777">
      <w:pPr>
        <w:pStyle w:val="Heading5"/>
        <w:divId w:val="303"/>
      </w:pPr>
      <w:bookmarkStart w:name="_Toc242172879" w:id="272"/>
      <w:r>
        <w:t>9.24.2 Streckenschlüsselsperre - Vorfreigabe</w:t>
      </w:r>
      <w:bookmarkEnd w:id="272"/>
    </w:p>
    <w:p w14:paraId="61DEF931" w14:textId="77777777">
      <w:pPr>
        <w:spacing w:after="0"/>
      </w:pPr>
      <w:r>
        <w:rPr>
          <w:vanish/>
        </w:rPr>
        <w:t>MLS_DSTW/MDSTW-23137</w:t>
      </w:r>
      <w:r>
        <w:rPr>
          <w:b/>
        </w:rPr>
        <w:t>9.24.2.0-1 Der Bedienungsvorgang zur Vorfreigabe darf nur unter folgenden Beding...</w:t>
      </w:r>
      <w:r>
        <w:br/>
        <w:t>9.24.2.0-1 Der Bedienungsvorgang zur Vorfreigabe darf nur unter folgenden Bedingungen wirksam sein:</w:t>
        <w:br/>
        <w:t>• Streckenschlüsselsperre in Grundstellung,</w:t>
        <w:br/>
        <w:t>• Streckenschlüsselsperre nicht einzelgesperrt,</w:t>
        <w:br/>
        <w:t>• Streckenschlüsselsperre unter Deckung eines Ausfahr- bzw. Deckungssignals der freigebenden BÜA: keine Zugstraße auf das betr. Streckengleis (ab dem Zeitpunkt der positiven Zulässigkeitsprüfung) und</w:t>
        <w:br/>
        <w:t>• Streckenschlüsselsperre unter Deckung eines Blocksignals: Blocksignal einzelgesperrt.</w:t>
        <w:br/>
        <w:t>​​</w:t>
      </w:r>
    </w:p>
    <w:p w14:paraId="420ABB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B8C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E2F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83793" w14:textId="77777777">
            <w:r>
              <w:t>MDSTW-23137</w:t>
            </w:r>
          </w:p>
        </w:tc>
      </w:tr>
      <w:tr w14:paraId="40C0F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9B1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A8A1C" w14:textId="77777777">
            <w:r>
              <w:t>05_650</w:t>
            </w:r>
          </w:p>
        </w:tc>
      </w:tr>
      <w:tr w14:paraId="726FD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616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D4152" w14:textId="77777777">
            <w:r>
              <w:t>2249</w:t>
            </w:r>
          </w:p>
        </w:tc>
      </w:tr>
      <w:tr w14:paraId="5A3B8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E0D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62161" w14:textId="77777777"/>
        </w:tc>
      </w:tr>
      <w:tr w14:paraId="1D2B82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D19B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C05FE5" w14:textId="77777777">
            <w:r>
              <w:t>Draft</w:t>
            </w:r>
          </w:p>
        </w:tc>
      </w:tr>
      <w:tr w14:paraId="5FB02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D05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C3093" w14:textId="77777777">
            <w:r>
              <w:t>Muss</w:t>
            </w:r>
          </w:p>
        </w:tc>
      </w:tr>
      <w:tr w14:paraId="71A22D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AA93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A5CAD" w14:textId="77777777">
            <w:r>
              <w:t>Funktion wird wie in der ELEKTRA 2 Baseline 29.40 realisiert zur Verfügung gestellt.</w:t>
            </w:r>
          </w:p>
        </w:tc>
      </w:tr>
      <w:tr w14:paraId="6623C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624A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954B6" w14:textId="77777777"/>
        </w:tc>
      </w:tr>
      <w:tr w14:paraId="7EE8C0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2C7C6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E4061" w14:textId="77777777">
            <w:r>
              <w:t>PV GA DIL OBB 1.0.0</w:t>
            </w:r>
          </w:p>
        </w:tc>
      </w:tr>
    </w:tbl>
    <w:p w14:paraId="423A3498" w14:textId="77777777">
      <w:pPr>
        <w:spacing w:after="0" w:line="96" w:lineRule="auto"/>
      </w:pPr>
    </w:p>
    <w:p w14:paraId="4E00923F" w14:textId="77777777">
      <w:pPr>
        <w:spacing w:after="0"/>
      </w:pPr>
      <w:r>
        <w:rPr>
          <w:vanish/>
        </w:rPr>
        <w:t>MLS_DSTW/MDSTW-23138</w:t>
      </w:r>
      <w:r>
        <w:rPr>
          <w:b/>
        </w:rPr>
        <w:t>9.24.2.0-2 Die erfolgte Vorfreigabe muss den Freistellvorgang für ein Ausfahr- o...</w:t>
      </w:r>
      <w:r>
        <w:br/>
        <w:t>9.24.2.0-2 Die erfolgte Vorfreigabe muss den Freistellvorgang für ein Ausfahr- oder Deckungssignal (ausg. gem. &lt;05 Lastenheft Teilsystem DSTW-ZE&gt; 9.24.8) bzw. die Signalanschaltung für ein Blocksignal (ausg. gem. &lt;05 Lastenheft Teilsystem DSTW-ZE&gt; 9.24.9) sowie den Richtungswechsel des Streckenblockes verhindern.</w:t>
        <w:br/>
        <w:t>​​</w:t>
      </w:r>
    </w:p>
    <w:p w14:paraId="06F74B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3E09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2E5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7B094" w14:textId="77777777">
            <w:r>
              <w:t>MDSTW-23138</w:t>
            </w:r>
          </w:p>
        </w:tc>
      </w:tr>
      <w:tr w14:paraId="72519B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0E27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B51E5" w14:textId="77777777">
            <w:r>
              <w:t>05_651</w:t>
            </w:r>
          </w:p>
        </w:tc>
      </w:tr>
      <w:tr w14:paraId="09A89C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AF72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A83291" w14:textId="77777777">
            <w:r>
              <w:t>2250</w:t>
            </w:r>
          </w:p>
        </w:tc>
      </w:tr>
      <w:tr w14:paraId="325303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FFA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2A579" w14:textId="77777777"/>
        </w:tc>
      </w:tr>
      <w:tr w14:paraId="443CC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7080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CB65C" w14:textId="77777777">
            <w:r>
              <w:t>Draft</w:t>
            </w:r>
          </w:p>
        </w:tc>
      </w:tr>
      <w:tr w14:paraId="07EDD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A68F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4C748" w14:textId="77777777">
            <w:r>
              <w:t>Muss</w:t>
            </w:r>
          </w:p>
        </w:tc>
      </w:tr>
      <w:tr w14:paraId="0DABA3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F24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07AE04" w14:textId="77777777">
            <w:r>
              <w:t>Funktion wird wie in der ELEKTRA 2 Baseline 29.40 realisiert zur Verfügung gestellt.</w:t>
            </w:r>
          </w:p>
        </w:tc>
      </w:tr>
      <w:tr w14:paraId="3F0E62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75E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32A67" w14:textId="77777777"/>
        </w:tc>
      </w:tr>
      <w:tr w14:paraId="37B334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43BC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061DD4" w14:textId="77777777">
            <w:r>
              <w:t>PV GA DIL OBB 1.0.0</w:t>
            </w:r>
          </w:p>
        </w:tc>
      </w:tr>
    </w:tbl>
    <w:p w14:paraId="70ECD8A1" w14:textId="77777777">
      <w:pPr>
        <w:spacing w:after="0" w:line="96" w:lineRule="auto"/>
      </w:pPr>
    </w:p>
    <w:p w14:paraId="493F9A90" w14:textId="77777777">
      <w:pPr>
        <w:spacing w:after="0"/>
      </w:pPr>
      <w:r>
        <w:rPr>
          <w:vanish/>
        </w:rPr>
        <w:lastRenderedPageBreak/>
        <w:t>MLS_DSTW/MDSTW-23139</w:t>
      </w:r>
      <w:r>
        <w:rPr>
          <w:b/>
        </w:rPr>
        <w:t>9.24.2.0-3 Ab dem Zeitpunkt der erfolgten Vorfreigabe muss die Vorfreigabe am el...</w:t>
      </w:r>
      <w:r>
        <w:br/>
        <w:t>9.24.2.0-3 Ab dem Zeitpunkt der erfolgten Vorfreigabe muss die Vorfreigabe am elF angezeigt werden und eine Quittierung von der Schlüsselsperre wirksam/möglich sein.</w:t>
        <w:br/>
        <w:t>​​</w:t>
      </w:r>
    </w:p>
    <w:p w14:paraId="28196C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0436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D74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C5420" w14:textId="77777777">
            <w:r>
              <w:t>MDSTW-23139</w:t>
            </w:r>
          </w:p>
        </w:tc>
      </w:tr>
      <w:tr w14:paraId="73E0F0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ABB5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5DCF27" w14:textId="77777777">
            <w:r>
              <w:t>05_652</w:t>
            </w:r>
          </w:p>
        </w:tc>
      </w:tr>
      <w:tr w14:paraId="0D4562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7BC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E0D6B" w14:textId="77777777">
            <w:r>
              <w:t>2251</w:t>
            </w:r>
          </w:p>
        </w:tc>
      </w:tr>
      <w:tr w14:paraId="0197E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C69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0D568" w14:textId="77777777"/>
        </w:tc>
      </w:tr>
      <w:tr w14:paraId="47807F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22E4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51195" w14:textId="77777777">
            <w:r>
              <w:t>Draft</w:t>
            </w:r>
          </w:p>
        </w:tc>
      </w:tr>
      <w:tr w14:paraId="69EDF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C4E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D5621" w14:textId="77777777">
            <w:r>
              <w:t>Muss</w:t>
            </w:r>
          </w:p>
        </w:tc>
      </w:tr>
      <w:tr w14:paraId="6EC07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3BE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419D8" w14:textId="77777777">
            <w:r>
              <w:t>Funktion wird wie in der ELEKTRA 2 Baseline 29.40 realisiert zur Verfügung gestellt.</w:t>
            </w:r>
          </w:p>
        </w:tc>
      </w:tr>
      <w:tr w14:paraId="275274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7B7B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02D9B" w14:textId="77777777"/>
        </w:tc>
      </w:tr>
      <w:tr w14:paraId="711A30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D70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FC58A" w14:textId="77777777">
            <w:r>
              <w:t>PV GA DIL OBB 1.0.0</w:t>
            </w:r>
          </w:p>
        </w:tc>
      </w:tr>
    </w:tbl>
    <w:p w14:paraId="14B7F20A" w14:textId="77777777">
      <w:pPr>
        <w:spacing w:after="0" w:line="96" w:lineRule="auto"/>
      </w:pPr>
    </w:p>
    <w:p w14:paraId="6FCD377B" w14:textId="77777777">
      <w:pPr>
        <w:spacing w:after="0"/>
      </w:pPr>
      <w:r>
        <w:rPr>
          <w:vanish/>
        </w:rPr>
        <w:t>MLS_DSTW/MDSTW-23140</w:t>
      </w:r>
      <w:r>
        <w:rPr>
          <w:b/>
        </w:rPr>
        <w:t>9.24.2.0-4 Ist eine Streckenschlüsselsperre zwischen Einschaltstelle und EKSA po...</w:t>
      </w:r>
      <w:r>
        <w:br/>
        <w:t>9.24.2.0-4 Ist eine Streckenschlüsselsperre zwischen Einschaltstelle und EKSA positioniert, so muss das VSTW bei freigegebener Streckenschlüsselsperre über ein routenabhängiges Einschaltkommando an die EKSA die Einschaltung über eine alternative Einschaltstelle kommandieren.</w:t>
        <w:br/>
        <w:t>​​</w:t>
      </w:r>
    </w:p>
    <w:p w14:paraId="2ED65F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B44C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3AD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4B444" w14:textId="77777777">
            <w:r>
              <w:t>MDSTW-23140</w:t>
            </w:r>
          </w:p>
        </w:tc>
      </w:tr>
      <w:tr w14:paraId="28B21F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2D72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458DE" w14:textId="77777777">
            <w:r>
              <w:t>05_653</w:t>
            </w:r>
          </w:p>
        </w:tc>
      </w:tr>
      <w:tr w14:paraId="47CFCD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FBA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2D9C3E" w14:textId="77777777">
            <w:r>
              <w:t>2252</w:t>
            </w:r>
          </w:p>
        </w:tc>
      </w:tr>
      <w:tr w14:paraId="36A45D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EF6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980EF" w14:textId="77777777"/>
        </w:tc>
      </w:tr>
      <w:tr w14:paraId="090195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3B5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55B6F" w14:textId="77777777">
            <w:r>
              <w:t>Draft</w:t>
            </w:r>
          </w:p>
        </w:tc>
      </w:tr>
      <w:tr w14:paraId="2AAEFF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D14A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13E7C4" w14:textId="77777777">
            <w:r>
              <w:t>Muss</w:t>
            </w:r>
          </w:p>
        </w:tc>
      </w:tr>
      <w:tr w14:paraId="6C0D54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8EA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8B3FB" w14:textId="77777777">
            <w:r>
              <w:t>Ist eine Streckenschlüsselsperre zwischen Einschaltstelle und Strecken EKSA positioniert, so wird eine alternative Einschaltstelle in Abhängigkeit der Streckenschlüsselsperre über Schnittstelle SCI-LX ein- oder ausgeschalten. Eine Befahrung der alternativen Einschaltstelle muss direkt an die EKSA übermittelt ohne Beteiligung des VSTW.</w:t>
            </w:r>
          </w:p>
        </w:tc>
      </w:tr>
      <w:tr w14:paraId="075031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5C5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C9A16" w14:textId="77777777"/>
        </w:tc>
      </w:tr>
      <w:tr w14:paraId="75B76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890B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82459" w14:textId="77777777">
            <w:r>
              <w:t>PV GA DIL OBB 1.0.0</w:t>
            </w:r>
          </w:p>
        </w:tc>
      </w:tr>
    </w:tbl>
    <w:p w14:paraId="1787A691" w14:textId="77777777">
      <w:pPr>
        <w:spacing w:after="0" w:line="96" w:lineRule="auto"/>
      </w:pPr>
    </w:p>
    <w:p w14:paraId="4A0DC4D8" w14:textId="77777777">
      <w:pPr>
        <w:pStyle w:val="Heading5"/>
        <w:divId w:val="304"/>
      </w:pPr>
      <w:bookmarkStart w:name="_Toc242172880" w:id="273"/>
      <w:r>
        <w:t>9.24.3 Streckenschlüsselsperre - Freigabe</w:t>
      </w:r>
      <w:bookmarkEnd w:id="273"/>
    </w:p>
    <w:p w14:paraId="0D4566D7" w14:textId="77777777">
      <w:pPr>
        <w:spacing w:after="0"/>
      </w:pPr>
      <w:r>
        <w:rPr>
          <w:vanish/>
        </w:rPr>
        <w:t>MLS_DSTW/MDSTW-23141</w:t>
      </w:r>
      <w:r>
        <w:rPr>
          <w:b/>
        </w:rPr>
        <w:t>9.24.3.0-1 Die Freigabe darf nur unter folgenden Bedingungen wirksam werden:</w:t>
      </w:r>
      <w:r>
        <w:br/>
        <w:t>9.24.3.0-1 Die Freigabe darf nur unter folgenden Bedingungen wirksam werden:</w:t>
        <w:br/>
        <w:t>• projektierte Richtung im Streckenblock ordnungsgemäß vorhanden,</w:t>
        <w:br/>
        <w:t>• Streckenschlüsselsperre unter Deckung eines Ausfahr- bzw. Deckungssignals der freigebenden BÜA: keine Zugstraße auf das betr. Streckengleis (ab dem Zeitpunkt der positiven Zulässigkeitsprüfung) und</w:t>
        <w:br/>
        <w:lastRenderedPageBreak/>
        <w:t>• Quittierung von der Schlüsselsperre erfolgt (die erfolgte Quittierung ist zu speichern und mit der Freigabe bzw. Rücknahme der Vorfreigabe zu löschen).</w:t>
        <w:br/>
        <w:t>​​</w:t>
      </w:r>
    </w:p>
    <w:p w14:paraId="3A870D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181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29B7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03257" w14:textId="77777777">
            <w:r>
              <w:t>MDSTW-23141</w:t>
            </w:r>
          </w:p>
        </w:tc>
      </w:tr>
      <w:tr w14:paraId="44162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429F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B00AE" w14:textId="77777777">
            <w:r>
              <w:t>05_655</w:t>
            </w:r>
          </w:p>
        </w:tc>
      </w:tr>
      <w:tr w14:paraId="3C75BC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1002F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DB06B" w14:textId="77777777">
            <w:r>
              <w:t>2254</w:t>
            </w:r>
          </w:p>
        </w:tc>
      </w:tr>
      <w:tr w14:paraId="7B766D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447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3BFEA" w14:textId="77777777"/>
        </w:tc>
      </w:tr>
      <w:tr w14:paraId="7544A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538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70D915" w14:textId="77777777">
            <w:r>
              <w:t>Draft</w:t>
            </w:r>
          </w:p>
        </w:tc>
      </w:tr>
      <w:tr w14:paraId="1D4B2B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E672D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D0409A" w14:textId="77777777">
            <w:r>
              <w:t>Muss</w:t>
            </w:r>
          </w:p>
        </w:tc>
      </w:tr>
      <w:tr w14:paraId="530D91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DEE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296BB" w14:textId="77777777">
            <w:r>
              <w:t>Funktion wird wie in der ELEKTRA 2 Baseline 29.40 realisiert zur Verfügung gestellt.</w:t>
            </w:r>
          </w:p>
        </w:tc>
      </w:tr>
      <w:tr w14:paraId="371175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16E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E286B" w14:textId="77777777"/>
        </w:tc>
      </w:tr>
      <w:tr w14:paraId="4807BD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C447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8C8B0" w14:textId="77777777">
            <w:r>
              <w:t>PV GA DIL OBB 1.0.0</w:t>
            </w:r>
          </w:p>
        </w:tc>
      </w:tr>
    </w:tbl>
    <w:p w14:paraId="6BEFC034" w14:textId="77777777">
      <w:pPr>
        <w:spacing w:after="0" w:line="96" w:lineRule="auto"/>
      </w:pPr>
    </w:p>
    <w:p w14:paraId="67AD7895" w14:textId="77777777">
      <w:pPr>
        <w:spacing w:after="0"/>
      </w:pPr>
      <w:r>
        <w:rPr>
          <w:vanish/>
        </w:rPr>
        <w:t>MLS_DSTW/MDSTW-23142</w:t>
      </w:r>
      <w:r>
        <w:rPr>
          <w:b/>
        </w:rPr>
        <w:t>9.24.3.0-2 Der Bedienschlüssel darf erst nach Freigabe aus der Schlüsselsperre e...</w:t>
      </w:r>
      <w:r>
        <w:br/>
        <w:t>9.24.3.0-2 Der Bedienschlüssel darf erst nach Freigabe aus der Schlüsselsperre entnommen werden können.</w:t>
        <w:br/>
        <w:t>​​</w:t>
      </w:r>
    </w:p>
    <w:p w14:paraId="04F7E9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C9B9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F4F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250FD" w14:textId="77777777">
            <w:r>
              <w:t>MDSTW-23142</w:t>
            </w:r>
          </w:p>
        </w:tc>
      </w:tr>
      <w:tr w14:paraId="60F92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0CC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BB770" w14:textId="77777777">
            <w:r>
              <w:t>05_656</w:t>
            </w:r>
          </w:p>
        </w:tc>
      </w:tr>
      <w:tr w14:paraId="77D4A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1C6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A15D6" w14:textId="77777777">
            <w:r>
              <w:t>2255</w:t>
            </w:r>
          </w:p>
        </w:tc>
      </w:tr>
      <w:tr w14:paraId="7B442F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6650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11D77" w14:textId="77777777"/>
        </w:tc>
      </w:tr>
      <w:tr w14:paraId="17489C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78B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0977E0" w14:textId="77777777">
            <w:r>
              <w:t>Draft</w:t>
            </w:r>
          </w:p>
        </w:tc>
      </w:tr>
      <w:tr w14:paraId="20FB2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966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F4A1E" w14:textId="77777777">
            <w:r>
              <w:t>Muss</w:t>
            </w:r>
          </w:p>
        </w:tc>
      </w:tr>
      <w:tr w14:paraId="123BDB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6BE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537D5" w14:textId="77777777">
            <w:r>
              <w:t>Funktion wird wie in der ELEKTRA 2 Baseline 29.40 realisiert zur Verfügung gestellt.</w:t>
            </w:r>
          </w:p>
        </w:tc>
      </w:tr>
      <w:tr w14:paraId="78AA4F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F07C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EAC591" w14:textId="77777777"/>
        </w:tc>
      </w:tr>
      <w:tr w14:paraId="52A291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C42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B50AB" w14:textId="77777777">
            <w:r>
              <w:t>PV GA DIL OBB 1.0.0</w:t>
            </w:r>
          </w:p>
        </w:tc>
      </w:tr>
    </w:tbl>
    <w:p w14:paraId="41BB86B8" w14:textId="77777777">
      <w:pPr>
        <w:spacing w:after="0" w:line="96" w:lineRule="auto"/>
      </w:pPr>
    </w:p>
    <w:p w14:paraId="522C17C3" w14:textId="77777777">
      <w:pPr>
        <w:spacing w:after="0"/>
      </w:pPr>
      <w:r>
        <w:rPr>
          <w:vanish/>
        </w:rPr>
        <w:t>MLS_DSTW/MDSTW-23143</w:t>
      </w:r>
      <w:r>
        <w:rPr>
          <w:b/>
        </w:rPr>
        <w:t>9.24.3.0-3 Auf Strecken mit Sicherung durch ZG 62 und Sbl 60A darf die Freigabe...</w:t>
      </w:r>
      <w:r>
        <w:br/>
        <w:t>9.24.3.0-3 Auf Strecken mit Sicherung durch ZG 62 und Sbl 60A darf die Freigabe des Bedienungsschlüssels erst bei Vorliegen einer Belegung des Streckenblockes wirksam werden.</w:t>
        <w:br/>
        <w:t>​​</w:t>
      </w:r>
    </w:p>
    <w:p w14:paraId="009862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F1BC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F91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F411D" w14:textId="77777777">
            <w:r>
              <w:t>MDSTW-23143</w:t>
            </w:r>
          </w:p>
        </w:tc>
      </w:tr>
      <w:tr w14:paraId="221B9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4879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3AA5D" w14:textId="77777777">
            <w:r>
              <w:t>05_657</w:t>
            </w:r>
          </w:p>
        </w:tc>
      </w:tr>
      <w:tr w14:paraId="6BB422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D98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2A014" w14:textId="77777777">
            <w:r>
              <w:t>2256</w:t>
            </w:r>
          </w:p>
        </w:tc>
      </w:tr>
      <w:tr w14:paraId="24CCC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54B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B71E3" w14:textId="77777777"/>
        </w:tc>
      </w:tr>
      <w:tr w14:paraId="1ABB8B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0D9A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2AB701" w14:textId="77777777">
            <w:r>
              <w:t>Draft</w:t>
            </w:r>
          </w:p>
        </w:tc>
      </w:tr>
      <w:tr w14:paraId="719772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DC4FE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F25AF0" w14:textId="77777777">
            <w:r>
              <w:t>Muss</w:t>
            </w:r>
          </w:p>
        </w:tc>
      </w:tr>
      <w:tr w14:paraId="7D7A37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350E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313C5" w14:textId="77777777">
            <w:r>
              <w:t>Funktion wird wie in der ELEKTRA 2 Baseline 29.40 realisiert zur Verfügung gestellt.</w:t>
            </w:r>
          </w:p>
        </w:tc>
      </w:tr>
      <w:tr w14:paraId="2161C2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A0F72"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F7896" w14:textId="77777777"/>
        </w:tc>
      </w:tr>
      <w:tr w14:paraId="1D5660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8F2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54B4B" w14:textId="77777777">
            <w:r>
              <w:t>PV GA DIL OBB 1.0.0</w:t>
            </w:r>
          </w:p>
        </w:tc>
      </w:tr>
    </w:tbl>
    <w:p w14:paraId="15C9894D" w14:textId="77777777">
      <w:pPr>
        <w:spacing w:after="0" w:line="96" w:lineRule="auto"/>
      </w:pPr>
    </w:p>
    <w:p w14:paraId="6FA51E9E" w14:textId="77777777">
      <w:pPr>
        <w:pStyle w:val="Heading5"/>
        <w:divId w:val="305"/>
      </w:pPr>
      <w:bookmarkStart w:name="_Toc242172881" w:id="274"/>
      <w:r>
        <w:t>9.24.4 Streckenschlüsselsperre - Aufhebung der Freigabe durch die Bedienungsfahrt</w:t>
      </w:r>
      <w:bookmarkEnd w:id="274"/>
    </w:p>
    <w:p w14:paraId="2C9496D3" w14:textId="77777777">
      <w:pPr>
        <w:spacing w:after="0"/>
      </w:pPr>
      <w:r>
        <w:rPr>
          <w:vanish/>
        </w:rPr>
        <w:t>MLS_DSTW/MDSTW-23144</w:t>
      </w:r>
      <w:r>
        <w:rPr>
          <w:b/>
        </w:rPr>
        <w:t>9.24.4.0-1 Der Bedienungsschlüssel muss nach dem Einsperren in die Schlüsselsper...</w:t>
      </w:r>
      <w:r>
        <w:br/>
        <w:t>9.24.4.0-1 Der Bedienungsschlüssel muss nach dem Einsperren in die Schlüsselsperre sofort festgehalten werden.</w:t>
        <w:br/>
        <w:t>Bei ordnungsgemäß eingesperrtem Schlüssel muss die Freigabe selbsttätig aufgehoben werden.</w:t>
        <w:br/>
        <w:t>​​</w:t>
      </w:r>
    </w:p>
    <w:p w14:paraId="5B6AE7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E092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34AB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0BA1C" w14:textId="77777777">
            <w:r>
              <w:t>MDSTW-23144</w:t>
            </w:r>
          </w:p>
        </w:tc>
      </w:tr>
      <w:tr w14:paraId="64785B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89E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D5EBD" w14:textId="77777777">
            <w:r>
              <w:t>05_660</w:t>
            </w:r>
          </w:p>
        </w:tc>
      </w:tr>
      <w:tr w14:paraId="44768F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97B6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0FAE9" w14:textId="77777777">
            <w:r>
              <w:t>2258</w:t>
            </w:r>
          </w:p>
        </w:tc>
      </w:tr>
      <w:tr w14:paraId="6DA4F8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3F1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68ABA" w14:textId="77777777"/>
        </w:tc>
      </w:tr>
      <w:tr w14:paraId="0C534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E04A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73EDB" w14:textId="77777777">
            <w:r>
              <w:t>Draft</w:t>
            </w:r>
          </w:p>
        </w:tc>
      </w:tr>
      <w:tr w14:paraId="7B7A53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33A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375C8" w14:textId="77777777">
            <w:r>
              <w:t>Muss</w:t>
            </w:r>
          </w:p>
        </w:tc>
      </w:tr>
      <w:tr w14:paraId="094D9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681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2C372E" w14:textId="77777777">
            <w:r>
              <w:t>Funktion wird wie in der ELEKTRA 2 Baseline 29.40 realisiert zur Verfügung gestellt.</w:t>
            </w:r>
          </w:p>
        </w:tc>
      </w:tr>
      <w:tr w14:paraId="54860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3408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E1A5B" w14:textId="77777777"/>
        </w:tc>
      </w:tr>
      <w:tr w14:paraId="52A114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B18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13F95" w14:textId="77777777">
            <w:r>
              <w:t>PV GA DIL OBB 1.0.0</w:t>
            </w:r>
          </w:p>
        </w:tc>
      </w:tr>
    </w:tbl>
    <w:p w14:paraId="08A1A56F" w14:textId="77777777">
      <w:pPr>
        <w:spacing w:after="0" w:line="96" w:lineRule="auto"/>
      </w:pPr>
    </w:p>
    <w:p w14:paraId="3C543C3C" w14:textId="77777777">
      <w:pPr>
        <w:pStyle w:val="Heading5"/>
        <w:divId w:val="306"/>
      </w:pPr>
      <w:bookmarkStart w:name="_Toc242172882" w:id="275"/>
      <w:r>
        <w:t>9.24.5 Streckenschlüsselsperre - Rücknahme der Vorfreigabe bzw. der Freigabe</w:t>
      </w:r>
      <w:bookmarkEnd w:id="275"/>
    </w:p>
    <w:p w14:paraId="0697AA62" w14:textId="77777777">
      <w:pPr>
        <w:spacing w:after="0"/>
      </w:pPr>
      <w:r>
        <w:rPr>
          <w:vanish/>
        </w:rPr>
        <w:t>MLS_DSTW/MDSTW-23145</w:t>
      </w:r>
      <w:r>
        <w:rPr>
          <w:b/>
        </w:rPr>
        <w:t>9.24.5.0-1 Eine Aufhebung der Vorfreigabe einer Streckenschlüsselsperre durch ei...</w:t>
      </w:r>
      <w:r>
        <w:br/>
        <w:t>9.24.5.0-1 Eine Aufhebung der Vorfreigabe einer Streckenschlüsselsperre durch eine Bedienungshandlung der freigebenden BÜA muss jederzeit möglich sein.</w:t>
        <w:br/>
        <w:t>​​</w:t>
      </w:r>
    </w:p>
    <w:p w14:paraId="03702A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6332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199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7F809" w14:textId="77777777">
            <w:r>
              <w:t>MDSTW-23145</w:t>
            </w:r>
          </w:p>
        </w:tc>
      </w:tr>
      <w:tr w14:paraId="1F19C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7B7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A3D2D" w14:textId="77777777">
            <w:r>
              <w:t>05_662</w:t>
            </w:r>
          </w:p>
        </w:tc>
      </w:tr>
      <w:tr w14:paraId="5CFF1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CE1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3E117" w14:textId="77777777">
            <w:r>
              <w:t>2260</w:t>
            </w:r>
          </w:p>
        </w:tc>
      </w:tr>
      <w:tr w14:paraId="051B63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498FB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B65C1" w14:textId="77777777"/>
        </w:tc>
      </w:tr>
      <w:tr w14:paraId="1370FA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F616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D93271" w14:textId="77777777">
            <w:r>
              <w:t>Draft</w:t>
            </w:r>
          </w:p>
        </w:tc>
      </w:tr>
      <w:tr w14:paraId="242BBE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539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95CD9" w14:textId="77777777">
            <w:r>
              <w:t>Muss</w:t>
            </w:r>
          </w:p>
        </w:tc>
      </w:tr>
      <w:tr w14:paraId="4D7070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F0E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97B6A" w14:textId="77777777">
            <w:r>
              <w:t>Funktion wird wie in der ELEKTRA 2 Baseline 29.40 realisiert zur Verfügung gestellt.</w:t>
            </w:r>
          </w:p>
        </w:tc>
      </w:tr>
      <w:tr w14:paraId="37297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95E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BB1536" w14:textId="77777777"/>
        </w:tc>
      </w:tr>
      <w:tr w14:paraId="77733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4C8D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F8EBA" w14:textId="77777777">
            <w:r>
              <w:t>PV GA DIL OBB 1.0.0</w:t>
            </w:r>
          </w:p>
        </w:tc>
      </w:tr>
    </w:tbl>
    <w:p w14:paraId="1B44BD24" w14:textId="77777777">
      <w:pPr>
        <w:spacing w:after="0" w:line="96" w:lineRule="auto"/>
      </w:pPr>
    </w:p>
    <w:p w14:paraId="3718D556" w14:textId="77777777">
      <w:pPr>
        <w:spacing w:after="0"/>
      </w:pPr>
      <w:r>
        <w:rPr>
          <w:vanish/>
        </w:rPr>
        <w:t>MLS_DSTW/MDSTW-23146</w:t>
      </w:r>
      <w:r>
        <w:rPr>
          <w:b/>
        </w:rPr>
        <w:t>9.24.5.0-2 Eine Aufhebung der Freigabe einer Streckenschlüsselsperre darf nur mö...</w:t>
      </w:r>
      <w:r>
        <w:br/>
        <w:t>9.24.5.0-2 Eine Aufhebung der Freigabe einer Streckenschlüsselsperre darf nur möglich sein, wenn der Schlüssel noch nicht entnommen wurde.</w:t>
        <w:br/>
        <w:t>​​</w:t>
      </w:r>
    </w:p>
    <w:p w14:paraId="4EBD14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088F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98E80"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CA8E7" w14:textId="77777777">
            <w:r>
              <w:t>MDSTW-23146</w:t>
            </w:r>
          </w:p>
        </w:tc>
      </w:tr>
      <w:tr w14:paraId="6FDD3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46CC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D77E4" w14:textId="77777777">
            <w:r>
              <w:t>05_663</w:t>
            </w:r>
          </w:p>
        </w:tc>
      </w:tr>
      <w:tr w14:paraId="50CB2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749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60498" w14:textId="77777777">
            <w:r>
              <w:t>2261</w:t>
            </w:r>
          </w:p>
        </w:tc>
      </w:tr>
      <w:tr w14:paraId="48BDAE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D3BC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43C65" w14:textId="77777777"/>
        </w:tc>
      </w:tr>
      <w:tr w14:paraId="4018A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607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D1D45" w14:textId="77777777">
            <w:r>
              <w:t>Draft</w:t>
            </w:r>
          </w:p>
        </w:tc>
      </w:tr>
      <w:tr w14:paraId="240FE8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256C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89319" w14:textId="77777777">
            <w:r>
              <w:t>Muss</w:t>
            </w:r>
          </w:p>
        </w:tc>
      </w:tr>
      <w:tr w14:paraId="7E573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33B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BD781" w14:textId="77777777">
            <w:r>
              <w:t>Funktion wird wie in der ELEKTRA 2 Baseline 29.40 realisiert zur Verfügung gestellt.</w:t>
            </w:r>
          </w:p>
        </w:tc>
      </w:tr>
      <w:tr w14:paraId="3F7DF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408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721F2" w14:textId="77777777"/>
        </w:tc>
      </w:tr>
      <w:tr w14:paraId="545AC5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92FA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6B56C" w14:textId="77777777">
            <w:r>
              <w:t>PV GA DIL OBB 1.0.0</w:t>
            </w:r>
          </w:p>
        </w:tc>
      </w:tr>
    </w:tbl>
    <w:p w14:paraId="394C34FB" w14:textId="77777777">
      <w:pPr>
        <w:spacing w:after="0" w:line="96" w:lineRule="auto"/>
      </w:pPr>
    </w:p>
    <w:p w14:paraId="3B9959E6" w14:textId="77777777">
      <w:pPr>
        <w:pStyle w:val="Heading5"/>
        <w:divId w:val="307"/>
      </w:pPr>
      <w:bookmarkStart w:name="_Toc242172883" w:id="276"/>
      <w:r>
        <w:t>9.24.6 Streckenschlüsselsperre - Belegung des Streckenblocks</w:t>
      </w:r>
      <w:bookmarkEnd w:id="276"/>
    </w:p>
    <w:p w14:paraId="051AA8CC" w14:textId="77777777">
      <w:pPr>
        <w:spacing w:after="0"/>
      </w:pPr>
      <w:r>
        <w:rPr>
          <w:vanish/>
        </w:rPr>
        <w:t>MLS_DSTW/MDSTW-23147</w:t>
      </w:r>
      <w:r>
        <w:rPr>
          <w:b/>
        </w:rPr>
        <w:t>9.24.6.0-1 Die Belegung des Streckenblockes muss analog den Bedingungen gem. &lt;05...</w:t>
      </w:r>
      <w:r>
        <w:br/>
        <w:t>9.24.6.0-1 Die Belegung des Streckenblockes muss analog den Bedingungen gem. &lt;05 Lastenheft Teilsystem DSTW-ZE&gt; 9.10 erfolgen.</w:t>
        <w:br/>
        <w:t>​​</w:t>
      </w:r>
    </w:p>
    <w:p w14:paraId="6ACA3E3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469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1FF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7A6A24" w14:textId="77777777">
            <w:r>
              <w:t>MDSTW-23147</w:t>
            </w:r>
          </w:p>
        </w:tc>
      </w:tr>
      <w:tr w14:paraId="49DBC3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1D3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431726" w14:textId="77777777">
            <w:r>
              <w:t>05_665</w:t>
            </w:r>
          </w:p>
        </w:tc>
      </w:tr>
      <w:tr w14:paraId="6C0AF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375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91E45" w14:textId="77777777">
            <w:r>
              <w:t>2263</w:t>
            </w:r>
          </w:p>
        </w:tc>
      </w:tr>
      <w:tr w14:paraId="4CC056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0CBD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B82069" w14:textId="77777777"/>
        </w:tc>
      </w:tr>
      <w:tr w14:paraId="5F9681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D9E5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0AC80" w14:textId="77777777">
            <w:r>
              <w:t>Draft</w:t>
            </w:r>
          </w:p>
        </w:tc>
      </w:tr>
      <w:tr w14:paraId="65655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434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CBE6E2" w14:textId="77777777">
            <w:r>
              <w:t>Muss</w:t>
            </w:r>
          </w:p>
        </w:tc>
      </w:tr>
      <w:tr w14:paraId="2409C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D12DE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DC0071" w14:textId="77777777">
            <w:r>
              <w:t>Funktion wird wie in der ELEKTRA 2 Baseline 29.40 realisiert zur Verfügung gestellt.</w:t>
            </w:r>
          </w:p>
        </w:tc>
      </w:tr>
      <w:tr w14:paraId="4BA885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A260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2A535" w14:textId="77777777"/>
        </w:tc>
      </w:tr>
      <w:tr w14:paraId="6D7BE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AF4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F3D34" w14:textId="77777777">
            <w:r>
              <w:t>PV GA DIL OBB 1.0.0</w:t>
            </w:r>
          </w:p>
        </w:tc>
      </w:tr>
    </w:tbl>
    <w:p w14:paraId="44FFE91B" w14:textId="77777777">
      <w:pPr>
        <w:spacing w:after="0" w:line="96" w:lineRule="auto"/>
      </w:pPr>
    </w:p>
    <w:p w14:paraId="289E9630" w14:textId="77777777">
      <w:pPr>
        <w:spacing w:after="0"/>
      </w:pPr>
      <w:r>
        <w:rPr>
          <w:vanish/>
        </w:rPr>
        <w:t>MLS_DSTW/MDSTW-23148</w:t>
      </w:r>
      <w:r>
        <w:rPr>
          <w:b/>
        </w:rPr>
        <w:t>9.24.6.0-2 Auf Strecken mit Sicherung durch ZG 62 und Sbl 60A muss die Belegung...</w:t>
      </w:r>
      <w:r>
        <w:br/>
        <w:t>9.24.6.0-2 Auf Strecken mit Sicherung durch ZG 62 und Sbl 60A muss die Belegung des Streckenblockes durch die Freigabe gem. &lt;05 Lastenheft Teilsystem DSTW-ZE&gt; 9.24.3 erfolgen, falls sie nicht bereits vorliegt.</w:t>
        <w:br/>
        <w:t>​​</w:t>
      </w:r>
    </w:p>
    <w:p w14:paraId="66F4800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0DD9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1AA5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1E012" w14:textId="77777777">
            <w:r>
              <w:t>MDSTW-23148</w:t>
            </w:r>
          </w:p>
        </w:tc>
      </w:tr>
      <w:tr w14:paraId="2C28CD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C78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F0A3E" w14:textId="77777777">
            <w:r>
              <w:t>05_666</w:t>
            </w:r>
          </w:p>
        </w:tc>
      </w:tr>
      <w:tr w14:paraId="14B94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443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B598F2" w14:textId="77777777">
            <w:r>
              <w:t>2264</w:t>
            </w:r>
          </w:p>
        </w:tc>
      </w:tr>
      <w:tr w14:paraId="07AB45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A3A3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7AD96" w14:textId="77777777"/>
        </w:tc>
      </w:tr>
      <w:tr w14:paraId="33AF17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919E0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8AC83" w14:textId="77777777">
            <w:r>
              <w:t>Draft</w:t>
            </w:r>
          </w:p>
        </w:tc>
      </w:tr>
      <w:tr w14:paraId="0CD3E1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F91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21D88" w14:textId="77777777">
            <w:r>
              <w:t>Muss</w:t>
            </w:r>
          </w:p>
        </w:tc>
      </w:tr>
      <w:tr w14:paraId="2E069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6C44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9BFB5A" w14:textId="77777777">
            <w:r>
              <w:t>Funktion wird wie in der ELEKTRA 2 Baseline 29.40 realisiert zur Verfügung gestellt.</w:t>
            </w:r>
          </w:p>
        </w:tc>
      </w:tr>
      <w:tr w14:paraId="43CF9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FEC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D4367" w14:textId="77777777"/>
        </w:tc>
      </w:tr>
      <w:tr w14:paraId="1CB245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21A0C"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E0A6A" w14:textId="77777777">
            <w:r>
              <w:t>PV GA DIL OBB 1.0.0</w:t>
            </w:r>
          </w:p>
        </w:tc>
      </w:tr>
    </w:tbl>
    <w:p w14:paraId="7E341808" w14:textId="77777777">
      <w:pPr>
        <w:spacing w:after="0" w:line="96" w:lineRule="auto"/>
      </w:pPr>
    </w:p>
    <w:p w14:paraId="2F8AE74A" w14:textId="77777777">
      <w:pPr>
        <w:pStyle w:val="Heading5"/>
        <w:divId w:val="308"/>
      </w:pPr>
      <w:bookmarkStart w:name="_Toc242172884" w:id="277"/>
      <w:r>
        <w:t>9.24.7 Streckenschlüsselsperre -Aufhebung der Belegung</w:t>
      </w:r>
      <w:bookmarkEnd w:id="277"/>
    </w:p>
    <w:p w14:paraId="7ED7C970" w14:textId="77777777">
      <w:pPr>
        <w:spacing w:after="0"/>
      </w:pPr>
      <w:r>
        <w:rPr>
          <w:vanish/>
        </w:rPr>
        <w:t>MLS_DSTW/MDSTW-23149</w:t>
      </w:r>
      <w:r>
        <w:rPr>
          <w:b/>
        </w:rPr>
        <w:t>9.24.7.0-1 Die Belegung des Streckenblocks darf nur dann aufgehoben werden, wenn...</w:t>
      </w:r>
      <w:r>
        <w:br/>
        <w:t>9.24.7.0-1 Die Belegung des Streckenblocks darf nur dann aufgehoben werden, wenn:</w:t>
        <w:br/>
        <w:t>• die Streckenschlüsselsperre in Grundstellung ist und</w:t>
        <w:br/>
        <w:t>• alle sonstigen Bedingungen gem. &lt;05 Lastenheft Teilsystem DSTW-ZE&gt; 9.10 gegeben sind.</w:t>
        <w:br/>
        <w:t>​​</w:t>
      </w:r>
    </w:p>
    <w:p w14:paraId="3757B9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D5A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1B8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15C7C" w14:textId="77777777">
            <w:r>
              <w:t>MDSTW-23149</w:t>
            </w:r>
          </w:p>
        </w:tc>
      </w:tr>
      <w:tr w14:paraId="61CEFF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6D16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05565D" w14:textId="77777777">
            <w:r>
              <w:t>05_668</w:t>
            </w:r>
          </w:p>
        </w:tc>
      </w:tr>
      <w:tr w14:paraId="515DFA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F85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DEBDB" w14:textId="77777777">
            <w:r>
              <w:t>2266</w:t>
            </w:r>
          </w:p>
        </w:tc>
      </w:tr>
      <w:tr w14:paraId="1133F5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6BD7A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BFBB4" w14:textId="77777777"/>
        </w:tc>
      </w:tr>
      <w:tr w14:paraId="3496C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AD93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4C20E5" w14:textId="77777777">
            <w:r>
              <w:t>Draft</w:t>
            </w:r>
          </w:p>
        </w:tc>
      </w:tr>
      <w:tr w14:paraId="1181D5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001C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F0A8A0" w14:textId="77777777">
            <w:r>
              <w:t>Muss</w:t>
            </w:r>
          </w:p>
        </w:tc>
      </w:tr>
      <w:tr w14:paraId="69CDD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C0F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7741A" w14:textId="77777777">
            <w:r>
              <w:t>Funktion wird wie in der ELEKTRA 2 Baseline 29.40 realisiert zur Verfügung gestellt.</w:t>
            </w:r>
          </w:p>
        </w:tc>
      </w:tr>
      <w:tr w14:paraId="21A966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D1C1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BC5A1" w14:textId="77777777"/>
        </w:tc>
      </w:tr>
      <w:tr w14:paraId="590380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407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5535F3" w14:textId="77777777">
            <w:r>
              <w:t>PV GA DIL OBB 1.0.0</w:t>
            </w:r>
          </w:p>
        </w:tc>
      </w:tr>
    </w:tbl>
    <w:p w14:paraId="76532A5D" w14:textId="77777777">
      <w:pPr>
        <w:spacing w:after="0" w:line="96" w:lineRule="auto"/>
      </w:pPr>
    </w:p>
    <w:p w14:paraId="6F8D16DC" w14:textId="77777777">
      <w:pPr>
        <w:spacing w:after="0"/>
      </w:pPr>
      <w:r>
        <w:rPr>
          <w:vanish/>
        </w:rPr>
        <w:t>MLS_DSTW/MDSTW-23150</w:t>
      </w:r>
      <w:r>
        <w:rPr>
          <w:b/>
        </w:rPr>
        <w:t>9.24.7.0-2 Die Rückblockinformation darf nur zustande kommen, wenn die Bedingung...</w:t>
      </w:r>
      <w:r>
        <w:br/>
        <w:t>9.24.7.0-2 Die Rückblockinformation darf nur zustande kommen, wenn die Bedingungen gem. &lt;05 Lastenheft Teilsystem DSTW-ZE&gt; 9.12 gegeben sind.</w:t>
        <w:br/>
        <w:t>​​</w:t>
      </w:r>
    </w:p>
    <w:p w14:paraId="12B2F77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F91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CB9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3BDE7" w14:textId="77777777">
            <w:r>
              <w:t>MDSTW-23150</w:t>
            </w:r>
          </w:p>
        </w:tc>
      </w:tr>
      <w:tr w14:paraId="35C2D7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193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ADC51" w14:textId="77777777">
            <w:r>
              <w:t>05_669</w:t>
            </w:r>
          </w:p>
        </w:tc>
      </w:tr>
      <w:tr w14:paraId="7AD4C8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126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A63D6" w14:textId="77777777">
            <w:r>
              <w:t>2267</w:t>
            </w:r>
          </w:p>
        </w:tc>
      </w:tr>
      <w:tr w14:paraId="5504AA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2AC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256B1" w14:textId="77777777"/>
        </w:tc>
      </w:tr>
      <w:tr w14:paraId="3C1383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0827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6B751" w14:textId="77777777">
            <w:r>
              <w:t>Draft</w:t>
            </w:r>
          </w:p>
        </w:tc>
      </w:tr>
      <w:tr w14:paraId="70AE1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307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596615" w14:textId="77777777">
            <w:r>
              <w:t>Muss</w:t>
            </w:r>
          </w:p>
        </w:tc>
      </w:tr>
      <w:tr w14:paraId="2EC6FD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195C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AEA30" w14:textId="77777777">
            <w:r>
              <w:t>Funktion wird wie in der ELEKTRA 2 Baseline 29.40 realisiert zur Verfügung gestellt.</w:t>
            </w:r>
          </w:p>
        </w:tc>
      </w:tr>
      <w:tr w14:paraId="56A77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C697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7F179" w14:textId="77777777"/>
        </w:tc>
      </w:tr>
      <w:tr w14:paraId="75FF2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3DE2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8C44A" w14:textId="77777777">
            <w:r>
              <w:t>PV GA DIL OBB 1.0.0</w:t>
            </w:r>
          </w:p>
        </w:tc>
      </w:tr>
    </w:tbl>
    <w:p w14:paraId="5813E02C" w14:textId="77777777">
      <w:pPr>
        <w:spacing w:after="0" w:line="96" w:lineRule="auto"/>
      </w:pPr>
    </w:p>
    <w:p w14:paraId="0D8BD439" w14:textId="77777777">
      <w:pPr>
        <w:spacing w:after="0"/>
      </w:pPr>
      <w:r>
        <w:rPr>
          <w:vanish/>
        </w:rPr>
        <w:t>MLS_DSTW/MDSTW-23151</w:t>
      </w:r>
      <w:r>
        <w:rPr>
          <w:b/>
        </w:rPr>
        <w:t>9.24.7.0-3 Die Aufhebung der Belegung des Streckenblocks (Rückblock) darf bei ZG...</w:t>
      </w:r>
      <w:r>
        <w:br/>
        <w:t>9.24.7.0-3 Die Aufhebung der Belegung des Streckenblocks (Rückblock) darf bei ZG62 auch zustande kommen, wenn im Zuge der Freigabe einer Streckenschlüsselsperre nachstehende Bedingungen in der aufgelisteten Reihenfolge vorliegen bzw. vorgelegen haben:</w:t>
        <w:br/>
        <w:t>1) Quittierung der Vorfreigabe von der Streckenschlüsselsperre</w:t>
        <w:br/>
        <w:t>2) Schlüsselsperre nicht in Grundstellung bei besetztem Streckengleis</w:t>
        <w:br/>
        <w:t>3) Schlüsselsperre in Grundstellung bei freigemeldetem Streckengleis</w:t>
        <w:br/>
        <w:t xml:space="preserve">4) das den betreffenden Blockabschnitt begrenzende Signal befindet sich nicht in Freistellung und </w:t>
        <w:lastRenderedPageBreak/>
        <w:t>das Ersatz-/Vorsichtssignal ist abgeschaltet.</w:t>
        <w:br/>
        <w:t>Die erste und zweite Bedingung können auch in der umgekehrten Reihenfolge eintreten.</w:t>
        <w:br/>
        <w:t>​​</w:t>
      </w:r>
    </w:p>
    <w:p w14:paraId="485959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E16C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BF4F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83336" w14:textId="77777777">
            <w:r>
              <w:t>MDSTW-23151</w:t>
            </w:r>
          </w:p>
        </w:tc>
      </w:tr>
      <w:tr w14:paraId="329E1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686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CFACC" w14:textId="77777777">
            <w:r>
              <w:t>05_670</w:t>
            </w:r>
          </w:p>
        </w:tc>
      </w:tr>
      <w:tr w14:paraId="73DAC3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B7B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39FEB" w14:textId="77777777">
            <w:r>
              <w:t>2268</w:t>
            </w:r>
          </w:p>
        </w:tc>
      </w:tr>
      <w:tr w14:paraId="2A3063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389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80979" w14:textId="77777777"/>
        </w:tc>
      </w:tr>
      <w:tr w14:paraId="34A502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107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AF3BB" w14:textId="77777777">
            <w:r>
              <w:t>Draft</w:t>
            </w:r>
          </w:p>
        </w:tc>
      </w:tr>
      <w:tr w14:paraId="50D22A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CCA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137DE9" w14:textId="77777777">
            <w:r>
              <w:t>Muss</w:t>
            </w:r>
          </w:p>
        </w:tc>
      </w:tr>
      <w:tr w14:paraId="569AE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6658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23227" w14:textId="77777777">
            <w:r>
              <w:t>Funktion wird wie in der ELEKTRA 2 Baseline 29.40 realisiert zur Verfügung gestellt.</w:t>
            </w:r>
          </w:p>
        </w:tc>
      </w:tr>
      <w:tr w14:paraId="125ADC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279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83DE2" w14:textId="77777777"/>
        </w:tc>
      </w:tr>
      <w:tr w14:paraId="17D77B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C2173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271E1" w14:textId="77777777">
            <w:r>
              <w:t>PV GA DIL OBB 1.0.0</w:t>
            </w:r>
          </w:p>
        </w:tc>
      </w:tr>
    </w:tbl>
    <w:p w14:paraId="40B2C193" w14:textId="77777777">
      <w:pPr>
        <w:spacing w:after="0" w:line="96" w:lineRule="auto"/>
      </w:pPr>
    </w:p>
    <w:p w14:paraId="24B8FBEC" w14:textId="77777777">
      <w:pPr>
        <w:pStyle w:val="Heading5"/>
        <w:divId w:val="309"/>
      </w:pPr>
      <w:bookmarkStart w:name="_Toc242172885" w:id="278"/>
      <w:r>
        <w:t>9.24.8 Streckenschlüsselsperre - Stellung des deckenden Ausfahr- bzw. Deckungssignals bei vorfreigegebener Streckenschlüsselsperre</w:t>
      </w:r>
      <w:bookmarkEnd w:id="278"/>
    </w:p>
    <w:p w14:paraId="67A54634" w14:textId="77777777">
      <w:pPr>
        <w:spacing w:after="0"/>
      </w:pPr>
      <w:r>
        <w:rPr>
          <w:vanish/>
        </w:rPr>
        <w:t>MLS_DSTW/MDSTW-23152</w:t>
      </w:r>
      <w:r>
        <w:rPr>
          <w:b/>
        </w:rPr>
        <w:t>9.24.8.0-1 Die Bildung der Zugstraße auf das betr. Streckengleis gem. &lt;05 Lasten...</w:t>
      </w:r>
      <w:r>
        <w:br/>
        <w:t>9.24.8.0-1 Die Bildung der Zugstraße auf das betr. Streckengleis gem. &lt;05 Lastenheft Teilsystem DSTW-ZE&gt; 6.6.1 nach durchgeführter Vorfreigabe muss eine Signalanschaltung gem. &lt;05 Lastenheft Teilsystem DSTW-ZE&gt; 6.6.5 bewirken - das Signal muss wegen der bereits erfolgten Vorfreigabe in Haltstellung bleiben. Die "erschwerte Freistellung" gemäß RW 47.06 und RW 47.07 muss bei bestehender Signalanschaltung und nicht quittierter Vorfreigabe zum Freistellvorgang gem. &lt;05 Lastenheft Teilsystem DSTW-ZE&gt; 6.6.6 führen. Diese Bedienung darf nur zu einer einmaligen Signalfreistellung führen und muss protokolliert werden.</w:t>
        <w:br/>
        <w:t>​​</w:t>
      </w:r>
    </w:p>
    <w:p w14:paraId="4A831E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16C2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6EC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CBCE0" w14:textId="77777777">
            <w:r>
              <w:t>MDSTW-23152</w:t>
            </w:r>
          </w:p>
        </w:tc>
      </w:tr>
      <w:tr w14:paraId="7D7E6F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28F7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F19D2" w14:textId="77777777">
            <w:r>
              <w:t>05_673</w:t>
            </w:r>
          </w:p>
        </w:tc>
      </w:tr>
      <w:tr w14:paraId="0483AD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6404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DCCBA" w14:textId="77777777">
            <w:r>
              <w:t>2270</w:t>
            </w:r>
          </w:p>
        </w:tc>
      </w:tr>
      <w:tr w14:paraId="690763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B73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756744" w14:textId="77777777">
            <w:r>
              <w:t>[48], [49]</w:t>
            </w:r>
          </w:p>
        </w:tc>
      </w:tr>
      <w:tr w14:paraId="74AF5D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4E6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91ECD" w14:textId="77777777">
            <w:r>
              <w:t>Draft</w:t>
            </w:r>
          </w:p>
        </w:tc>
      </w:tr>
      <w:tr w14:paraId="076F4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814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1D2C2" w14:textId="77777777">
            <w:r>
              <w:t>Muss</w:t>
            </w:r>
          </w:p>
        </w:tc>
      </w:tr>
      <w:tr w14:paraId="253A13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F0C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26C86" w14:textId="77777777">
            <w:r>
              <w:t>Funktion wird wie in der ELEKTRA 2 Baseline 29.40 realisiert zur Verfügung gestellt.</w:t>
            </w:r>
          </w:p>
        </w:tc>
      </w:tr>
      <w:tr w14:paraId="57EF1A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E69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48DC3" w14:textId="77777777"/>
        </w:tc>
      </w:tr>
      <w:tr w14:paraId="05588F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B195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9904C4" w14:textId="77777777">
            <w:r>
              <w:t>PV GA DIL OBB 1.0.0</w:t>
            </w:r>
          </w:p>
        </w:tc>
      </w:tr>
    </w:tbl>
    <w:p w14:paraId="319802D9" w14:textId="77777777">
      <w:pPr>
        <w:spacing w:after="0" w:line="96" w:lineRule="auto"/>
      </w:pPr>
    </w:p>
    <w:p w14:paraId="2FB20BEF" w14:textId="77777777">
      <w:pPr>
        <w:pStyle w:val="Heading5"/>
        <w:divId w:val="310"/>
      </w:pPr>
      <w:bookmarkStart w:name="_Toc242172886" w:id="279"/>
      <w:r>
        <w:t>9.24.9 Streckenschlüsselsperre - Stellung des deckenden Blocksignals bei vorfreigegebener Streckenschlüsselsperre</w:t>
      </w:r>
      <w:bookmarkEnd w:id="279"/>
    </w:p>
    <w:p w14:paraId="5C80A624" w14:textId="77777777">
      <w:pPr>
        <w:spacing w:after="0"/>
      </w:pPr>
      <w:r>
        <w:rPr>
          <w:vanish/>
        </w:rPr>
        <w:t>MLS_DSTW/MDSTW-23153</w:t>
      </w:r>
      <w:r>
        <w:rPr>
          <w:b/>
        </w:rPr>
        <w:t>9.24.9.0-1 Liegen nach erfolgter Vorfreigabe alle Bedingungen für die Signalansc...</w:t>
      </w:r>
      <w:r>
        <w:br/>
        <w:t xml:space="preserve">9.24.9.0-1 Liegen nach erfolgter Vorfreigabe alle Bedingungen für die Signalanschaltung mit </w:t>
        <w:lastRenderedPageBreak/>
        <w:t>Ausnahme der Grundstellung der Streckenschlüsselsperre vor, muss es nach der "erschwerten Freistellung" gemäß RW 47.06 und RW 47.07 bei noch nicht quittierter Vorfreigabe zum Freistellvorgang gem. &lt;05 Lastenheft Teilsystem DSTW-ZE&gt; 9.17 kommen.</w:t>
        <w:br/>
        <w:t>​​</w:t>
      </w:r>
    </w:p>
    <w:p w14:paraId="4E7296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5AAE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4D4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8A264" w14:textId="77777777">
            <w:r>
              <w:t>MDSTW-23153</w:t>
            </w:r>
          </w:p>
        </w:tc>
      </w:tr>
      <w:tr w14:paraId="6BF8C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796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07296" w14:textId="77777777">
            <w:r>
              <w:t>05_675</w:t>
            </w:r>
          </w:p>
        </w:tc>
      </w:tr>
      <w:tr w14:paraId="7EF7E8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8B7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19258" w14:textId="77777777">
            <w:r>
              <w:t>2272</w:t>
            </w:r>
          </w:p>
        </w:tc>
      </w:tr>
      <w:tr w14:paraId="2BED30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6A9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E9B00" w14:textId="77777777">
            <w:r>
              <w:t>[48], [49]</w:t>
            </w:r>
          </w:p>
        </w:tc>
      </w:tr>
      <w:tr w14:paraId="1138E5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264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AC734" w14:textId="77777777">
            <w:r>
              <w:t>Draft</w:t>
            </w:r>
          </w:p>
        </w:tc>
      </w:tr>
      <w:tr w14:paraId="2E6085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97C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C1939" w14:textId="77777777">
            <w:r>
              <w:t>Muss</w:t>
            </w:r>
          </w:p>
        </w:tc>
      </w:tr>
      <w:tr w14:paraId="67CECB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ECCCF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01C69" w14:textId="77777777">
            <w:r>
              <w:t>Funktion wird wie in der ELEKTRA 2 Baseline 29.40 realisiert zur Verfügung gestellt.</w:t>
            </w:r>
          </w:p>
        </w:tc>
      </w:tr>
      <w:tr w14:paraId="3D9FF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64A1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AD9BD" w14:textId="77777777"/>
        </w:tc>
      </w:tr>
      <w:tr w14:paraId="6EECCD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8C0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40F53" w14:textId="77777777">
            <w:r>
              <w:t>PV GA DIL OBB 1.0.0</w:t>
            </w:r>
          </w:p>
        </w:tc>
      </w:tr>
    </w:tbl>
    <w:p w14:paraId="0D99513D" w14:textId="77777777">
      <w:pPr>
        <w:spacing w:after="0" w:line="96" w:lineRule="auto"/>
      </w:pPr>
    </w:p>
    <w:p w14:paraId="4DCE4A08" w14:textId="77777777">
      <w:pPr>
        <w:spacing w:after="0"/>
      </w:pPr>
      <w:r>
        <w:rPr>
          <w:vanish/>
        </w:rPr>
        <w:t>MLS_DSTW/MDSTW-23154</w:t>
      </w:r>
      <w:r>
        <w:rPr>
          <w:b/>
        </w:rPr>
        <w:t>9.24.9.0-2 Diese Bedienung darf nur zu einer einmaligen Signalfreistellung führe...</w:t>
      </w:r>
      <w:r>
        <w:br/>
        <w:t>9.24.9.0-2 Diese Bedienung darf nur zu einer einmaligen Signalfreistellung führen und muss protokolliert werden.</w:t>
        <w:br/>
        <w:t>​​</w:t>
      </w:r>
    </w:p>
    <w:p w14:paraId="7DFAE99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775F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F8F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37976" w14:textId="77777777">
            <w:r>
              <w:t>MDSTW-23154</w:t>
            </w:r>
          </w:p>
        </w:tc>
      </w:tr>
      <w:tr w14:paraId="729395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C6F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D877E" w14:textId="77777777">
            <w:r>
              <w:t>05_676</w:t>
            </w:r>
          </w:p>
        </w:tc>
      </w:tr>
      <w:tr w14:paraId="28ACE0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F5B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DE2A6" w14:textId="77777777">
            <w:r>
              <w:t>2273</w:t>
            </w:r>
          </w:p>
        </w:tc>
      </w:tr>
      <w:tr w14:paraId="26BBEC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1C6C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2F348" w14:textId="77777777"/>
        </w:tc>
      </w:tr>
      <w:tr w14:paraId="46FAAE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6C7F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12C420" w14:textId="77777777">
            <w:r>
              <w:t>Draft</w:t>
            </w:r>
          </w:p>
        </w:tc>
      </w:tr>
      <w:tr w14:paraId="150CAD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FAE6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A7B65" w14:textId="77777777">
            <w:r>
              <w:t>Muss</w:t>
            </w:r>
          </w:p>
        </w:tc>
      </w:tr>
      <w:tr w14:paraId="5010DB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94DF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FDF29" w14:textId="77777777">
            <w:r>
              <w:t>Funktion wird wie in der ELEKTRA 2 Baseline 29.40 realisiert zur Verfügung gestellt.</w:t>
            </w:r>
          </w:p>
        </w:tc>
      </w:tr>
      <w:tr w14:paraId="65AE4D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AFC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6FEEB" w14:textId="77777777"/>
        </w:tc>
      </w:tr>
      <w:tr w14:paraId="43786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DED5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21E7D" w14:textId="77777777">
            <w:r>
              <w:t>PV GA DIL OBB 1.0.0</w:t>
            </w:r>
          </w:p>
        </w:tc>
      </w:tr>
    </w:tbl>
    <w:p w14:paraId="7CD5BDAF" w14:textId="77777777">
      <w:pPr>
        <w:spacing w:after="0" w:line="96" w:lineRule="auto"/>
      </w:pPr>
    </w:p>
    <w:p w14:paraId="2EDAD584" w14:textId="77777777">
      <w:pPr>
        <w:pStyle w:val="Heading5"/>
        <w:divId w:val="311"/>
      </w:pPr>
      <w:bookmarkStart w:name="_Toc242172887" w:id="280"/>
      <w:r>
        <w:t>9.24.10 Streckenschlüsselsperre - Einzelsperrung</w:t>
      </w:r>
      <w:bookmarkEnd w:id="280"/>
    </w:p>
    <w:p w14:paraId="1C3DF502" w14:textId="77777777">
      <w:pPr>
        <w:spacing w:after="0"/>
      </w:pPr>
      <w:r>
        <w:rPr>
          <w:vanish/>
        </w:rPr>
        <w:t>MLS_DSTW/MDSTW-23155</w:t>
      </w:r>
      <w:r>
        <w:rPr>
          <w:b/>
        </w:rPr>
        <w:t>9.24.10.0-1 Eine Einzelsperrung einer Streckenschlüsselsperre darf nur möglich s...</w:t>
      </w:r>
      <w:r>
        <w:br/>
        <w:t>9.24.10.0-1 Eine Einzelsperrung einer Streckenschlüsselsperre darf nur möglich sein, wenn die Streckenschlüsselsperre nicht vorfreigegeben oder freigegeben ist.</w:t>
        <w:br/>
        <w:t>​​</w:t>
      </w:r>
    </w:p>
    <w:p w14:paraId="0FED0F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597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D81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93C41" w14:textId="77777777">
            <w:r>
              <w:t>MDSTW-23155</w:t>
            </w:r>
          </w:p>
        </w:tc>
      </w:tr>
      <w:tr w14:paraId="431EC3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B88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321A7" w14:textId="77777777">
            <w:r>
              <w:t>05_678</w:t>
            </w:r>
          </w:p>
        </w:tc>
      </w:tr>
      <w:tr w14:paraId="6AA578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683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2AC36" w14:textId="77777777">
            <w:r>
              <w:t>2275</w:t>
            </w:r>
          </w:p>
        </w:tc>
      </w:tr>
      <w:tr w14:paraId="33FB9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000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7051A" w14:textId="77777777"/>
        </w:tc>
      </w:tr>
      <w:tr w14:paraId="594A1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650BF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995F2" w14:textId="77777777">
            <w:r>
              <w:t>Draft</w:t>
            </w:r>
          </w:p>
        </w:tc>
      </w:tr>
      <w:tr w14:paraId="5A707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ADB0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0B018" w14:textId="77777777">
            <w:r>
              <w:t>Muss</w:t>
            </w:r>
          </w:p>
        </w:tc>
      </w:tr>
      <w:tr w14:paraId="51B877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9F6B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CA30A1" w14:textId="77777777">
            <w:r>
              <w:t>Funktion wird wie in der ELEKTRA 2 Baseline 29.40 realisiert zur Verfügung gestellt.</w:t>
            </w:r>
          </w:p>
        </w:tc>
      </w:tr>
      <w:tr w14:paraId="259B55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F74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A87DF" w14:textId="77777777"/>
        </w:tc>
      </w:tr>
      <w:tr w14:paraId="72868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3365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47482" w14:textId="77777777">
            <w:r>
              <w:t>PV GA DIL OBB 1.0.0</w:t>
            </w:r>
          </w:p>
        </w:tc>
      </w:tr>
    </w:tbl>
    <w:p w14:paraId="2E82D49B" w14:textId="77777777">
      <w:pPr>
        <w:spacing w:after="0" w:line="96" w:lineRule="auto"/>
      </w:pPr>
    </w:p>
    <w:p w14:paraId="6C231C57" w14:textId="77777777">
      <w:pPr>
        <w:spacing w:after="0"/>
      </w:pPr>
      <w:r>
        <w:rPr>
          <w:vanish/>
        </w:rPr>
        <w:t>MLS_DSTW/MDSTW-23156</w:t>
      </w:r>
      <w:r>
        <w:rPr>
          <w:b/>
        </w:rPr>
        <w:t>9.24.10.0-2 Eine Entsperrung einer Streckenschlüsselsperre muss jederzeit möglic...</w:t>
      </w:r>
      <w:r>
        <w:br/>
        <w:t>9.24.10.0-2 Eine Entsperrung einer Streckenschlüsselsperre muss jederzeit möglich sein.</w:t>
        <w:br/>
        <w:t>​​</w:t>
      </w:r>
    </w:p>
    <w:p w14:paraId="1A03343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2E4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7BA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3AF70" w14:textId="77777777">
            <w:r>
              <w:t>MDSTW-23156</w:t>
            </w:r>
          </w:p>
        </w:tc>
      </w:tr>
      <w:tr w14:paraId="327F3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07B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8FB59" w14:textId="77777777">
            <w:r>
              <w:t>05_679</w:t>
            </w:r>
          </w:p>
        </w:tc>
      </w:tr>
      <w:tr w14:paraId="4B798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EC9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DC3B3" w14:textId="77777777">
            <w:r>
              <w:t>2276</w:t>
            </w:r>
          </w:p>
        </w:tc>
      </w:tr>
      <w:tr w14:paraId="1C6F0B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125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ACD9E" w14:textId="77777777"/>
        </w:tc>
      </w:tr>
      <w:tr w14:paraId="090852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9C31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DBFE9" w14:textId="77777777">
            <w:r>
              <w:t>Draft</w:t>
            </w:r>
          </w:p>
        </w:tc>
      </w:tr>
      <w:tr w14:paraId="0A2C7E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BC7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D9290" w14:textId="77777777">
            <w:r>
              <w:t>Muss</w:t>
            </w:r>
          </w:p>
        </w:tc>
      </w:tr>
      <w:tr w14:paraId="4BE33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CF6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DE8A7" w14:textId="77777777">
            <w:r>
              <w:t>Funktion wird wie in der ELEKTRA 2 Baseline 29.40 realisiert zur Verfügung gestellt.</w:t>
            </w:r>
          </w:p>
        </w:tc>
      </w:tr>
      <w:tr w14:paraId="11590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5CE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95AB0" w14:textId="77777777"/>
        </w:tc>
      </w:tr>
      <w:tr w14:paraId="0CA574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CDC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DE6A0" w14:textId="77777777">
            <w:r>
              <w:t>PV GA DIL OBB 1.0.0</w:t>
            </w:r>
          </w:p>
        </w:tc>
      </w:tr>
    </w:tbl>
    <w:p w14:paraId="426F3297" w14:textId="77777777">
      <w:pPr>
        <w:spacing w:after="0" w:line="96" w:lineRule="auto"/>
      </w:pPr>
    </w:p>
    <w:p w14:paraId="3EF493E9" w14:textId="77777777">
      <w:pPr>
        <w:pStyle w:val="Heading5"/>
        <w:divId w:val="312"/>
      </w:pPr>
      <w:bookmarkStart w:name="_Toc242172888" w:id="281"/>
      <w:r>
        <w:t>9.24.11 Streckenschlüsselsperre mit vereinfachten Bedingungen (kein Streckenblock vorhanden) - Allgemeine Voraussetzungen</w:t>
      </w:r>
      <w:bookmarkEnd w:id="281"/>
    </w:p>
    <w:p w14:paraId="47DB2F4E" w14:textId="77777777">
      <w:r>
        <w:rPr>
          <w:vanish/>
        </w:rPr>
        <w:t>MLS_DSTW/MDSTW-23157</w:t>
      </w:r>
      <w:r>
        <w:t>• 9.24.11.0-1 Im elektrischen Festlegeschloss für die Schlüsselsperre auf der Strecke ist der Bedienungsschlüssel in der Grundstellung elektrisch festgehalten.</w:t>
        <w:br/>
        <w:t>• Die Streckenschlüsselsperre kann unter Deckung von Ausfahr-, Deckungs- oder Blocksignalen sein.</w:t>
        <w:br/>
        <w:t>• Bedienungsfahrten können nur bei untauglichen Ausfahr-, Deckungs- und Blocksignalen durchgeführt werden.</w:t>
        <w:br/>
        <w:t>​​</w:t>
      </w:r>
    </w:p>
    <w:p w14:paraId="3EB29F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84C9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F55A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5EF5D" w14:textId="77777777">
            <w:r>
              <w:t>1359</w:t>
            </w:r>
          </w:p>
        </w:tc>
      </w:tr>
      <w:tr w14:paraId="6F7575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D99B0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1D4F3C" w14:textId="77777777">
            <w:r>
              <w:t>MDSTW-23157</w:t>
            </w:r>
          </w:p>
        </w:tc>
      </w:tr>
      <w:tr w14:paraId="24AF4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F85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1EC9F" w14:textId="77777777">
            <w:r>
              <w:t>2278</w:t>
            </w:r>
          </w:p>
        </w:tc>
      </w:tr>
      <w:tr w14:paraId="683085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357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67482" w14:textId="77777777">
            <w:r>
              <w:t>05_681</w:t>
            </w:r>
          </w:p>
        </w:tc>
      </w:tr>
    </w:tbl>
    <w:p w14:paraId="28843D1F" w14:textId="77777777">
      <w:pPr>
        <w:spacing w:after="0" w:line="96" w:lineRule="auto"/>
      </w:pPr>
    </w:p>
    <w:p w14:paraId="7429A5DA" w14:textId="77777777">
      <w:pPr>
        <w:pStyle w:val="Heading5"/>
        <w:divId w:val="313"/>
      </w:pPr>
      <w:bookmarkStart w:name="_Toc242172889" w:id="282"/>
      <w:r>
        <w:t>9.24.12 Streckenschlüsselsperre mit vereinfachten Bedingungen - Elektrische Vorfreigabe</w:t>
      </w:r>
      <w:bookmarkEnd w:id="282"/>
    </w:p>
    <w:p w14:paraId="7CCC82FE" w14:textId="77777777">
      <w:pPr>
        <w:spacing w:after="0"/>
      </w:pPr>
      <w:r>
        <w:rPr>
          <w:vanish/>
        </w:rPr>
        <w:t>MLS_DSTW/MDSTW-23158</w:t>
      </w:r>
      <w:r>
        <w:rPr>
          <w:b/>
        </w:rPr>
        <w:t>9.24.12.0-1 Der Bedienungsvorgang zur Vorfreigabe darf nur unter folgenden Bedin...</w:t>
      </w:r>
      <w:r>
        <w:br/>
        <w:t>9.24.12.0-1 Der Bedienungsvorgang zur Vorfreigabe darf nur unter folgenden Bedingungen wirksam werden:</w:t>
        <w:br/>
        <w:t>• Streckenschlüsselsperre in Grundstellung,</w:t>
        <w:br/>
        <w:t>• Streckenschlüsselsperre nicht einzelgesperrt,</w:t>
        <w:br/>
        <w:t>• ggf. Streckenblock in Grundstellung (zwischen der freigebenden BÜA und der Nachbar-BÜA),</w:t>
        <w:br/>
        <w:t xml:space="preserve">• projektierte Richtung im Streckenblock ordnungsgemäß vorhanden oder kein Streckenblock </w:t>
        <w:lastRenderedPageBreak/>
        <w:t>vorhanden und</w:t>
        <w:br/>
        <w:t>• Streckenschlüsselsperre unter Deckung eines Ausfahr- bzw. Deckungssignals der freigebenden BÜA: keine Zugstraße auf das betr. Streckengleis (ab dem Zeitpunkt der positiven Zulässigkeitsprüfung).</w:t>
        <w:br/>
        <w:t>​​</w:t>
      </w:r>
    </w:p>
    <w:p w14:paraId="4CCA52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563F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E6E1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62A4B9" w14:textId="77777777">
            <w:r>
              <w:t>MDSTW-23158</w:t>
            </w:r>
          </w:p>
        </w:tc>
      </w:tr>
      <w:tr w14:paraId="14E72B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95E6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87116" w14:textId="77777777">
            <w:r>
              <w:t>05_683</w:t>
            </w:r>
          </w:p>
        </w:tc>
      </w:tr>
      <w:tr w14:paraId="22910C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81FE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F3DC2" w14:textId="77777777">
            <w:r>
              <w:t>2280</w:t>
            </w:r>
          </w:p>
        </w:tc>
      </w:tr>
      <w:tr w14:paraId="75E61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9D5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87C51" w14:textId="77777777"/>
        </w:tc>
      </w:tr>
      <w:tr w14:paraId="33CB39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773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76C75E" w14:textId="77777777">
            <w:r>
              <w:t>Draft</w:t>
            </w:r>
          </w:p>
        </w:tc>
      </w:tr>
      <w:tr w14:paraId="61B0B7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1EF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089E61" w14:textId="77777777">
            <w:r>
              <w:t>Muss</w:t>
            </w:r>
          </w:p>
        </w:tc>
      </w:tr>
      <w:tr w14:paraId="6FA99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CF4F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FEEBD2" w14:textId="77777777">
            <w:r>
              <w:t>Funktion wird wie in der ELEKTRA 2 Baseline 29.40 realisiert zur Verfügung gestellt.</w:t>
            </w:r>
          </w:p>
        </w:tc>
      </w:tr>
      <w:tr w14:paraId="5D69A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59B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A130E" w14:textId="77777777"/>
        </w:tc>
      </w:tr>
      <w:tr w14:paraId="29F954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2246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B0632" w14:textId="77777777">
            <w:r>
              <w:t>PV GA DIL OBB 1.0.0</w:t>
            </w:r>
          </w:p>
        </w:tc>
      </w:tr>
    </w:tbl>
    <w:p w14:paraId="5D3BDABE" w14:textId="77777777">
      <w:pPr>
        <w:spacing w:after="0" w:line="96" w:lineRule="auto"/>
      </w:pPr>
    </w:p>
    <w:p w14:paraId="5C439246" w14:textId="77777777">
      <w:pPr>
        <w:spacing w:after="0"/>
      </w:pPr>
      <w:r>
        <w:rPr>
          <w:vanish/>
        </w:rPr>
        <w:t>MLS_DSTW/MDSTW-23159</w:t>
      </w:r>
      <w:r>
        <w:rPr>
          <w:b/>
        </w:rPr>
        <w:t>9.24.12.0-2 Die erfolgte Vorfreigabe muss den Freistellvorgang für ein Ausfahr-...</w:t>
      </w:r>
      <w:r>
        <w:br/>
        <w:t>9.24.12.0-2 Die erfolgte Vorfreigabe muss den Freistellvorgang für ein Ausfahr- oder Deckungssignal sowie den Richtungswechsel des Streckenblockes verhindern.</w:t>
        <w:br/>
        <w:t>​​</w:t>
      </w:r>
    </w:p>
    <w:p w14:paraId="274F6C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7F49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E11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E9037" w14:textId="77777777">
            <w:r>
              <w:t>MDSTW-23159</w:t>
            </w:r>
          </w:p>
        </w:tc>
      </w:tr>
      <w:tr w14:paraId="10F046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709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1ED7A" w14:textId="77777777">
            <w:r>
              <w:t>05_684</w:t>
            </w:r>
          </w:p>
        </w:tc>
      </w:tr>
      <w:tr w14:paraId="0715FA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7F1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9621E" w14:textId="77777777">
            <w:r>
              <w:t>2281</w:t>
            </w:r>
          </w:p>
        </w:tc>
      </w:tr>
      <w:tr w14:paraId="71377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44805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D5875" w14:textId="77777777"/>
        </w:tc>
      </w:tr>
      <w:tr w14:paraId="48B8F7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741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3FDB5" w14:textId="77777777">
            <w:r>
              <w:t>Draft</w:t>
            </w:r>
          </w:p>
        </w:tc>
      </w:tr>
      <w:tr w14:paraId="193DEA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8CF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A8BB2" w14:textId="77777777">
            <w:r>
              <w:t>Muss</w:t>
            </w:r>
          </w:p>
        </w:tc>
      </w:tr>
      <w:tr w14:paraId="47E397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6A5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ADB15" w14:textId="77777777">
            <w:r>
              <w:t>Funktion wird wie in der ELEKTRA 2 Baseline 29.40 realisiert zur Verfügung gestellt.</w:t>
            </w:r>
          </w:p>
        </w:tc>
      </w:tr>
      <w:tr w14:paraId="09D07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514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128A2" w14:textId="77777777"/>
        </w:tc>
      </w:tr>
      <w:tr w14:paraId="20B749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DDA3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79D399" w14:textId="77777777">
            <w:r>
              <w:t>PV GA DIL OBB 1.0.0</w:t>
            </w:r>
          </w:p>
        </w:tc>
      </w:tr>
    </w:tbl>
    <w:p w14:paraId="327F572F" w14:textId="77777777">
      <w:pPr>
        <w:spacing w:after="0" w:line="96" w:lineRule="auto"/>
      </w:pPr>
    </w:p>
    <w:p w14:paraId="5A406803" w14:textId="77777777">
      <w:pPr>
        <w:spacing w:after="0"/>
      </w:pPr>
      <w:r>
        <w:rPr>
          <w:vanish/>
        </w:rPr>
        <w:t>MLS_DSTW/MDSTW-23160</w:t>
      </w:r>
      <w:r>
        <w:rPr>
          <w:b/>
        </w:rPr>
        <w:t>9.24.12.0-3 Ab dem Zeitpunkt der erfolgten Vorfreigabe muss die Vorfreigabe am e...</w:t>
      </w:r>
      <w:r>
        <w:br/>
        <w:t>9.24.12.0-3 Ab dem Zeitpunkt der erfolgten Vorfreigabe muss die Vorfreigabe am elF angezeigt werden und eine Quittierung von der Schlüsselsperre wirksam/möglich sein.</w:t>
        <w:br/>
        <w:t>​​</w:t>
      </w:r>
    </w:p>
    <w:p w14:paraId="73E30E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4D43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0CA7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49AA3" w14:textId="77777777">
            <w:r>
              <w:t>MDSTW-23160</w:t>
            </w:r>
          </w:p>
        </w:tc>
      </w:tr>
      <w:tr w14:paraId="1C6D1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DAD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CD53A" w14:textId="77777777">
            <w:r>
              <w:t>05_685</w:t>
            </w:r>
          </w:p>
        </w:tc>
      </w:tr>
      <w:tr w14:paraId="7EDCBA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CD2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64E75" w14:textId="77777777">
            <w:r>
              <w:t>2282</w:t>
            </w:r>
          </w:p>
        </w:tc>
      </w:tr>
      <w:tr w14:paraId="33FAF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F15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2AAB1" w14:textId="77777777"/>
        </w:tc>
      </w:tr>
      <w:tr w14:paraId="3A9B5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E53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57F8E" w14:textId="77777777">
            <w:r>
              <w:t>Draft</w:t>
            </w:r>
          </w:p>
        </w:tc>
      </w:tr>
      <w:tr w14:paraId="21F74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58F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6249C" w14:textId="77777777">
            <w:r>
              <w:t>Muss</w:t>
            </w:r>
          </w:p>
        </w:tc>
      </w:tr>
      <w:tr w14:paraId="021FD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049C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B412A" w14:textId="77777777">
            <w:r>
              <w:t>Funktion wird wie in der ELEKTRA 2 Baseline 29.40 realisiert zur Verfügung gestellt.</w:t>
            </w:r>
          </w:p>
        </w:tc>
      </w:tr>
      <w:tr w14:paraId="2E803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EBF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8CCA8" w14:textId="77777777"/>
        </w:tc>
      </w:tr>
      <w:tr w14:paraId="6C736E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7CF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A120D" w14:textId="77777777">
            <w:r>
              <w:t>PV GA DIL OBB 1.0.0</w:t>
            </w:r>
          </w:p>
        </w:tc>
      </w:tr>
    </w:tbl>
    <w:p w14:paraId="2375B9E7" w14:textId="77777777">
      <w:pPr>
        <w:spacing w:after="0" w:line="96" w:lineRule="auto"/>
      </w:pPr>
    </w:p>
    <w:p w14:paraId="76698C3C" w14:textId="77777777">
      <w:pPr>
        <w:pStyle w:val="Heading5"/>
        <w:divId w:val="314"/>
      </w:pPr>
      <w:bookmarkStart w:name="_Toc242172890" w:id="283"/>
      <w:r>
        <w:t>9.24.13 Streckenschlüsselsperre mit vereinfachten Bedingungen - Elektrische Freigabe</w:t>
      </w:r>
      <w:bookmarkEnd w:id="283"/>
    </w:p>
    <w:p w14:paraId="4A35D847" w14:textId="77777777">
      <w:pPr>
        <w:spacing w:after="0"/>
      </w:pPr>
      <w:r>
        <w:rPr>
          <w:vanish/>
        </w:rPr>
        <w:t>MLS_DSTW/MDSTW-23161</w:t>
      </w:r>
      <w:r>
        <w:rPr>
          <w:b/>
        </w:rPr>
        <w:t>9.24.13.0-1 Die Freigabe darf nur unter folgenden Bedingungen wirksam werden:</w:t>
      </w:r>
      <w:r>
        <w:br/>
        <w:t>9.24.13.0-1 Die Freigabe darf nur unter folgenden Bedingungen wirksam werden:</w:t>
        <w:br/>
        <w:t>• projektierte Richtung im Streckenblock ordnungsgemäß vorhanden oder kein Streckenblock vorhanden,</w:t>
        <w:br/>
        <w:t>• Streckenschlüsselsperre unter Deckung eines Ausfahr- bzw. Deckungssignals der freigebenden BÜA: keine Zugstraße auf das betr. Streckengleis (ab dem Zeitpunkt der positiven Zulässigkeitsprüfung) und</w:t>
        <w:br/>
        <w:t>• Quittierung von der Schlüsselsperre erfolgt (die erfolgte Quittierung ist zu speichern und mit der Freigabe bzw. Rücknahme der Vorfreigabe zu löschen).</w:t>
        <w:br/>
        <w:t>​​</w:t>
      </w:r>
    </w:p>
    <w:p w14:paraId="0EB6E6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8DE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BB33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F48F0" w14:textId="77777777">
            <w:r>
              <w:t>MDSTW-23161</w:t>
            </w:r>
          </w:p>
        </w:tc>
      </w:tr>
      <w:tr w14:paraId="503886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EC42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80EB1" w14:textId="77777777">
            <w:r>
              <w:t>05_687</w:t>
            </w:r>
          </w:p>
        </w:tc>
      </w:tr>
      <w:tr w14:paraId="550AB5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039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A67BF" w14:textId="77777777">
            <w:r>
              <w:t>2284</w:t>
            </w:r>
          </w:p>
        </w:tc>
      </w:tr>
      <w:tr w14:paraId="55607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947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7B250" w14:textId="77777777"/>
        </w:tc>
      </w:tr>
      <w:tr w14:paraId="0C1E52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187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789CD" w14:textId="77777777">
            <w:r>
              <w:t>Draft</w:t>
            </w:r>
          </w:p>
        </w:tc>
      </w:tr>
      <w:tr w14:paraId="170D8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F32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8C3657" w14:textId="77777777">
            <w:r>
              <w:t>Muss</w:t>
            </w:r>
          </w:p>
        </w:tc>
      </w:tr>
      <w:tr w14:paraId="350F00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FFA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DB6EA" w14:textId="77777777">
            <w:r>
              <w:t>Funktion wird wie in der ELEKTRA 2 Baseline 29.40 realisiert zur Verfügung gestellt.</w:t>
            </w:r>
          </w:p>
        </w:tc>
      </w:tr>
      <w:tr w14:paraId="310B1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CCC7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D080F" w14:textId="77777777"/>
        </w:tc>
      </w:tr>
      <w:tr w14:paraId="29772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EEFB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04802" w14:textId="77777777">
            <w:r>
              <w:t>PV GA DIL OBB 1.0.0</w:t>
            </w:r>
          </w:p>
        </w:tc>
      </w:tr>
    </w:tbl>
    <w:p w14:paraId="5AC9EA83" w14:textId="77777777">
      <w:pPr>
        <w:spacing w:after="0" w:line="96" w:lineRule="auto"/>
      </w:pPr>
    </w:p>
    <w:p w14:paraId="0F367ABC" w14:textId="77777777">
      <w:pPr>
        <w:spacing w:after="0"/>
      </w:pPr>
      <w:r>
        <w:rPr>
          <w:vanish/>
        </w:rPr>
        <w:t>MLS_DSTW/MDSTW-23162</w:t>
      </w:r>
      <w:r>
        <w:rPr>
          <w:b/>
        </w:rPr>
        <w:t>9.24.13.0-2 Nach der Freigabe muss der Bedienungsschlüssel aus der Schlüsselsper...</w:t>
      </w:r>
      <w:r>
        <w:br/>
        <w:t>9.24.13.0-2 Nach der Freigabe muss der Bedienungsschlüssel aus der Schlüsselsperre entnommen werden können.</w:t>
        <w:br/>
        <w:t>​​</w:t>
      </w:r>
    </w:p>
    <w:p w14:paraId="380F3B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69AE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25A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A5773" w14:textId="77777777">
            <w:r>
              <w:t>MDSTW-23162</w:t>
            </w:r>
          </w:p>
        </w:tc>
      </w:tr>
      <w:tr w14:paraId="30E918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D73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9A26D" w14:textId="77777777">
            <w:r>
              <w:t>05_688</w:t>
            </w:r>
          </w:p>
        </w:tc>
      </w:tr>
      <w:tr w14:paraId="5CB65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505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D6C08" w14:textId="77777777">
            <w:r>
              <w:t>2285</w:t>
            </w:r>
          </w:p>
        </w:tc>
      </w:tr>
      <w:tr w14:paraId="6BE2D5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3F66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0888A" w14:textId="77777777"/>
        </w:tc>
      </w:tr>
      <w:tr w14:paraId="2DB25C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C02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99CD4" w14:textId="77777777">
            <w:r>
              <w:t>Draft</w:t>
            </w:r>
          </w:p>
        </w:tc>
      </w:tr>
      <w:tr w14:paraId="78CD7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967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9F874" w14:textId="77777777">
            <w:r>
              <w:t>Muss</w:t>
            </w:r>
          </w:p>
        </w:tc>
      </w:tr>
      <w:tr w14:paraId="71A64B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4B6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AB81F" w14:textId="77777777">
            <w:r>
              <w:t>Funktion wird wie in der ELEKTRA 2 Baseline 29.40 realisiert zur Verfügung gestellt.</w:t>
            </w:r>
          </w:p>
        </w:tc>
      </w:tr>
      <w:tr w14:paraId="026C1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A7E6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A9B7F" w14:textId="77777777"/>
        </w:tc>
      </w:tr>
      <w:tr w14:paraId="70F557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6772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58B13" w14:textId="77777777">
            <w:r>
              <w:t>PV GA DIL OBB 1.0.0</w:t>
            </w:r>
          </w:p>
        </w:tc>
      </w:tr>
    </w:tbl>
    <w:p w14:paraId="0F279AC9" w14:textId="77777777">
      <w:pPr>
        <w:spacing w:after="0" w:line="96" w:lineRule="auto"/>
      </w:pPr>
    </w:p>
    <w:p w14:paraId="7D69CEAF" w14:textId="77777777">
      <w:pPr>
        <w:pStyle w:val="Heading4"/>
        <w:divId w:val="315"/>
      </w:pPr>
      <w:bookmarkStart w:name="_Toc242172891" w:id="284"/>
      <w:r>
        <w:lastRenderedPageBreak/>
        <w:t>9.25 Aufhebung der Freigabe durch die Bedienungsfahrt</w:t>
      </w:r>
      <w:bookmarkEnd w:id="284"/>
    </w:p>
    <w:p w14:paraId="5F2AFC38" w14:textId="77777777">
      <w:pPr>
        <w:spacing w:after="0"/>
      </w:pPr>
      <w:r>
        <w:rPr>
          <w:vanish/>
        </w:rPr>
        <w:t>MLS_DSTW/MDSTW-23163</w:t>
      </w:r>
      <w:r>
        <w:rPr>
          <w:b/>
        </w:rPr>
        <w:t>9.25.0-1 Der Bedienungsschlüssel muss nach dem Einsperren in die Schlüsselsperre...</w:t>
      </w:r>
      <w:r>
        <w:br/>
        <w:t>9.25.0-1 Der Bedienungsschlüssel muss nach dem Einsperren in die Schlüsselsperre sofort festgehalten werden. Bei ordnungsgemäß eingesperrtem Schlüssel muss die Freigabe selbsttätig aufgehoben werden.</w:t>
        <w:br/>
        <w:t>​​</w:t>
      </w:r>
    </w:p>
    <w:p w14:paraId="0F1AD8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D24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FEA5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C1159" w14:textId="77777777">
            <w:r>
              <w:t>MDSTW-23163</w:t>
            </w:r>
          </w:p>
        </w:tc>
      </w:tr>
      <w:tr w14:paraId="2407F4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12C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0E041" w14:textId="77777777">
            <w:r>
              <w:t>05_690</w:t>
            </w:r>
          </w:p>
        </w:tc>
      </w:tr>
      <w:tr w14:paraId="3B6D5A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E13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ED490" w14:textId="77777777">
            <w:r>
              <w:t>2287</w:t>
            </w:r>
          </w:p>
        </w:tc>
      </w:tr>
      <w:tr w14:paraId="4B3FAD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93D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E9B7B" w14:textId="77777777"/>
        </w:tc>
      </w:tr>
      <w:tr w14:paraId="71E1FC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1DB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780EF1" w14:textId="77777777">
            <w:r>
              <w:t>Draft</w:t>
            </w:r>
          </w:p>
        </w:tc>
      </w:tr>
      <w:tr w14:paraId="0A9B41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D43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067AA0" w14:textId="77777777">
            <w:r>
              <w:t>Muss</w:t>
            </w:r>
          </w:p>
        </w:tc>
      </w:tr>
      <w:tr w14:paraId="60728C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0F6A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45876" w14:textId="77777777">
            <w:r>
              <w:t>Funktion wird wie in der ELEKTRA 2 Baseline 29.40 realisiert zur Verfügung gestellt.</w:t>
            </w:r>
          </w:p>
        </w:tc>
      </w:tr>
      <w:tr w14:paraId="2223A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B28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FBB5E" w14:textId="77777777"/>
        </w:tc>
      </w:tr>
      <w:tr w14:paraId="0AF07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5B35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D0B1F" w14:textId="77777777">
            <w:r>
              <w:t>PV GA DIL OBB 1.0.0</w:t>
            </w:r>
          </w:p>
        </w:tc>
      </w:tr>
    </w:tbl>
    <w:p w14:paraId="469B6332" w14:textId="77777777">
      <w:pPr>
        <w:spacing w:after="0" w:line="96" w:lineRule="auto"/>
      </w:pPr>
    </w:p>
    <w:p w14:paraId="5239506D" w14:textId="77777777">
      <w:pPr>
        <w:pStyle w:val="Heading4"/>
        <w:divId w:val="316"/>
      </w:pPr>
      <w:bookmarkStart w:name="_Toc242172892" w:id="285"/>
      <w:r>
        <w:t>9.26 Rücknahme der Vorfreigabe bzw. der Freigabe</w:t>
      </w:r>
      <w:bookmarkEnd w:id="285"/>
    </w:p>
    <w:p w14:paraId="7BCF4893" w14:textId="77777777">
      <w:pPr>
        <w:spacing w:after="0"/>
      </w:pPr>
      <w:r>
        <w:rPr>
          <w:vanish/>
        </w:rPr>
        <w:t>MLS_DSTW/MDSTW-23164</w:t>
      </w:r>
      <w:r>
        <w:rPr>
          <w:b/>
        </w:rPr>
        <w:t>9.26.0-1 Eine Aufhebung der Vorfreigabe durch eine Bedienungshandlung der freige...</w:t>
      </w:r>
      <w:r>
        <w:br/>
        <w:t>9.26.0-1 Eine Aufhebung der Vorfreigabe durch eine Bedienungshandlung der freigebenden BÜA muss jederzeit möglich sein.</w:t>
        <w:br/>
        <w:t>​​</w:t>
      </w:r>
    </w:p>
    <w:p w14:paraId="5A202D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B3CC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1827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73186" w14:textId="77777777">
            <w:r>
              <w:t>MDSTW-23164</w:t>
            </w:r>
          </w:p>
        </w:tc>
      </w:tr>
      <w:tr w14:paraId="63FC5A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BD2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AECD08" w14:textId="77777777">
            <w:r>
              <w:t>05_692</w:t>
            </w:r>
          </w:p>
        </w:tc>
      </w:tr>
      <w:tr w14:paraId="46D40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DAD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A405E" w14:textId="77777777">
            <w:r>
              <w:t>2289</w:t>
            </w:r>
          </w:p>
        </w:tc>
      </w:tr>
      <w:tr w14:paraId="764A2E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48F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18322F" w14:textId="77777777"/>
        </w:tc>
      </w:tr>
      <w:tr w14:paraId="2375DA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9A2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58115" w14:textId="77777777">
            <w:r>
              <w:t>Draft</w:t>
            </w:r>
          </w:p>
        </w:tc>
      </w:tr>
      <w:tr w14:paraId="202C74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FDC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AE7D4" w14:textId="77777777">
            <w:r>
              <w:t>Muss</w:t>
            </w:r>
          </w:p>
        </w:tc>
      </w:tr>
      <w:tr w14:paraId="0AC84C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C8C7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4A76F" w14:textId="77777777">
            <w:r>
              <w:t>Funktion wird wie in der ELEKTRA 2 Baseline 29.40 realisiert zur Verfügung gestellt.</w:t>
            </w:r>
          </w:p>
        </w:tc>
      </w:tr>
      <w:tr w14:paraId="044343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C68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53AF2" w14:textId="77777777"/>
        </w:tc>
      </w:tr>
      <w:tr w14:paraId="1F3F7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CEE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8C7A3" w14:textId="77777777">
            <w:r>
              <w:t>PV GA DIL OBB 1.0.0</w:t>
            </w:r>
          </w:p>
        </w:tc>
      </w:tr>
    </w:tbl>
    <w:p w14:paraId="5FEDAD24" w14:textId="77777777">
      <w:pPr>
        <w:spacing w:after="0" w:line="96" w:lineRule="auto"/>
      </w:pPr>
    </w:p>
    <w:p w14:paraId="3C18378A" w14:textId="77777777">
      <w:pPr>
        <w:spacing w:after="0"/>
      </w:pPr>
      <w:r>
        <w:rPr>
          <w:vanish/>
        </w:rPr>
        <w:t>MLS_DSTW/MDSTW-23165</w:t>
      </w:r>
      <w:r>
        <w:rPr>
          <w:b/>
        </w:rPr>
        <w:t>9.26.0-2 Eine Aufhebung der Freigabe darf nur möglich sein, wenn der Schlüssel n...</w:t>
      </w:r>
      <w:r>
        <w:br/>
        <w:t>9.26.0-2 Eine Aufhebung der Freigabe darf nur möglich sein, wenn der Schlüssel noch nicht entnommen wurde.</w:t>
        <w:br/>
        <w:t>​​</w:t>
      </w:r>
    </w:p>
    <w:p w14:paraId="08176D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A268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F614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280C1" w14:textId="77777777">
            <w:r>
              <w:t>MDSTW-23165</w:t>
            </w:r>
          </w:p>
        </w:tc>
      </w:tr>
      <w:tr w14:paraId="79E92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6F82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AEF3F" w14:textId="77777777">
            <w:r>
              <w:t>05_693</w:t>
            </w:r>
          </w:p>
        </w:tc>
      </w:tr>
      <w:tr w14:paraId="78D1E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236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27290" w14:textId="77777777">
            <w:r>
              <w:t>2290</w:t>
            </w:r>
          </w:p>
        </w:tc>
      </w:tr>
      <w:tr w14:paraId="188BD3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609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1479A7" w14:textId="77777777"/>
        </w:tc>
      </w:tr>
      <w:tr w14:paraId="3505A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BD22B"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A838D" w14:textId="77777777">
            <w:r>
              <w:t>Draft</w:t>
            </w:r>
          </w:p>
        </w:tc>
      </w:tr>
      <w:tr w14:paraId="44182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928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C5651" w14:textId="77777777">
            <w:r>
              <w:t>Muss</w:t>
            </w:r>
          </w:p>
        </w:tc>
      </w:tr>
      <w:tr w14:paraId="1A51A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2D4C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AF339" w14:textId="77777777">
            <w:r>
              <w:t>Funktion wird wie in der ELEKTRA 2 Baseline 29.40 realisiert zur Verfügung gestellt.</w:t>
            </w:r>
          </w:p>
        </w:tc>
      </w:tr>
      <w:tr w14:paraId="43C2B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169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5B907C" w14:textId="77777777"/>
        </w:tc>
      </w:tr>
      <w:tr w14:paraId="0DE38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10C86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5B87E" w14:textId="77777777">
            <w:r>
              <w:t>PV GA DIL OBB 1.0.0</w:t>
            </w:r>
          </w:p>
        </w:tc>
      </w:tr>
    </w:tbl>
    <w:p w14:paraId="6D4F8EF7" w14:textId="77777777">
      <w:pPr>
        <w:spacing w:after="0" w:line="96" w:lineRule="auto"/>
      </w:pPr>
    </w:p>
    <w:p w14:paraId="202C8D0C" w14:textId="77777777">
      <w:pPr>
        <w:pStyle w:val="Heading4"/>
        <w:divId w:val="317"/>
      </w:pPr>
      <w:bookmarkStart w:name="_Toc242172893" w:id="286"/>
      <w:r>
        <w:t>9.27 Stellung des deckenden Signals bei vorfreigegebener Streckenschlüsselsperre</w:t>
      </w:r>
      <w:bookmarkEnd w:id="286"/>
    </w:p>
    <w:p w14:paraId="682BCDD0" w14:textId="77777777">
      <w:pPr>
        <w:spacing w:after="0"/>
      </w:pPr>
      <w:r>
        <w:rPr>
          <w:vanish/>
        </w:rPr>
        <w:t>MLS_DSTW/MDSTW-23166</w:t>
      </w:r>
      <w:r>
        <w:rPr>
          <w:b/>
        </w:rPr>
        <w:t>9.27.0-1 Ein deckendes Signal darf bei vorfreigegebener Streckenschlüsselsperre...</w:t>
      </w:r>
      <w:r>
        <w:br/>
        <w:t>9.27.0-1 Ein deckendes Signal darf bei vorfreigegebener Streckenschlüsselsperre für die Bedienungsfahrt nicht freigestellt werden.</w:t>
        <w:br/>
        <w:t>​​</w:t>
      </w:r>
    </w:p>
    <w:p w14:paraId="738397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12BE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C7C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8C0A2" w14:textId="77777777">
            <w:r>
              <w:t>MDSTW-23166</w:t>
            </w:r>
          </w:p>
        </w:tc>
      </w:tr>
      <w:tr w14:paraId="37C8D3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6D2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2879A" w14:textId="77777777">
            <w:r>
              <w:t>05_695</w:t>
            </w:r>
          </w:p>
        </w:tc>
      </w:tr>
      <w:tr w14:paraId="717CD9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A09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2FA294" w14:textId="77777777">
            <w:r>
              <w:t>2292</w:t>
            </w:r>
          </w:p>
        </w:tc>
      </w:tr>
      <w:tr w14:paraId="7A55B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9F68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34B021" w14:textId="77777777"/>
        </w:tc>
      </w:tr>
      <w:tr w14:paraId="7CFAE7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BEF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B849B" w14:textId="77777777">
            <w:r>
              <w:t>Draft</w:t>
            </w:r>
          </w:p>
        </w:tc>
      </w:tr>
      <w:tr w14:paraId="43820B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C43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193E90" w14:textId="77777777">
            <w:r>
              <w:t>Muss</w:t>
            </w:r>
          </w:p>
        </w:tc>
      </w:tr>
      <w:tr w14:paraId="46E88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405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4E8247" w14:textId="77777777">
            <w:r>
              <w:t>Funktion wird wie in der ELEKTRA 2 Baseline 29.40 realisiert zur Verfügung gestellt.</w:t>
            </w:r>
          </w:p>
        </w:tc>
      </w:tr>
      <w:tr w14:paraId="491E20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565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E429C" w14:textId="77777777"/>
        </w:tc>
      </w:tr>
      <w:tr w14:paraId="655D34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DD59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B6B57B" w14:textId="77777777">
            <w:r>
              <w:t>PV GA DIL OBB 1.0.0</w:t>
            </w:r>
          </w:p>
        </w:tc>
      </w:tr>
    </w:tbl>
    <w:p w14:paraId="43C0A0AD" w14:textId="77777777">
      <w:pPr>
        <w:spacing w:after="0" w:line="96" w:lineRule="auto"/>
      </w:pPr>
    </w:p>
    <w:p w14:paraId="4FE0E9C2" w14:textId="77777777">
      <w:pPr>
        <w:pStyle w:val="Heading4"/>
        <w:divId w:val="318"/>
      </w:pPr>
      <w:bookmarkStart w:name="_Toc242172894" w:id="287"/>
      <w:r>
        <w:t>9.28 Einzelsperrung</w:t>
      </w:r>
      <w:bookmarkEnd w:id="287"/>
    </w:p>
    <w:p w14:paraId="02749A50" w14:textId="77777777">
      <w:pPr>
        <w:spacing w:after="0"/>
      </w:pPr>
      <w:r>
        <w:rPr>
          <w:vanish/>
        </w:rPr>
        <w:t>MLS_DSTW/MDSTW-23167</w:t>
      </w:r>
      <w:r>
        <w:rPr>
          <w:b/>
        </w:rPr>
        <w:t>9.28.0-1 Eine Einzelsperrung darf nur möglich, wenn die Streckenschlüsselsperre...</w:t>
      </w:r>
      <w:r>
        <w:br/>
        <w:t>9.28.0-1 Eine Einzelsperrung darf nur möglich, wenn die Streckenschlüsselsperre nicht vorfreigegeben oder freigegeben ist.</w:t>
        <w:br/>
        <w:t>​​</w:t>
      </w:r>
    </w:p>
    <w:p w14:paraId="4E5092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6DF5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415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40985" w14:textId="77777777">
            <w:r>
              <w:t>MDSTW-23167</w:t>
            </w:r>
          </w:p>
        </w:tc>
      </w:tr>
      <w:tr w14:paraId="4A136D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C52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A49F0" w14:textId="77777777">
            <w:r>
              <w:t>05_697</w:t>
            </w:r>
          </w:p>
        </w:tc>
      </w:tr>
      <w:tr w14:paraId="1758E0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D74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6A9B2" w14:textId="77777777">
            <w:r>
              <w:t>2294</w:t>
            </w:r>
          </w:p>
        </w:tc>
      </w:tr>
      <w:tr w14:paraId="78364E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D79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A3CAA" w14:textId="77777777"/>
        </w:tc>
      </w:tr>
      <w:tr w14:paraId="2DEBCA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6E71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02080" w14:textId="77777777">
            <w:r>
              <w:t>Draft</w:t>
            </w:r>
          </w:p>
        </w:tc>
      </w:tr>
      <w:tr w14:paraId="010A69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C08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654A7" w14:textId="77777777">
            <w:r>
              <w:t>Muss</w:t>
            </w:r>
          </w:p>
        </w:tc>
      </w:tr>
      <w:tr w14:paraId="35883A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70D8E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D162B" w14:textId="77777777">
            <w:r>
              <w:t>Funktion wird wie in der ELEKTRA 2 Baseline 29.40 realisiert zur Verfügung gestellt.</w:t>
            </w:r>
          </w:p>
        </w:tc>
      </w:tr>
      <w:tr w14:paraId="10548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2E0F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32BCF" w14:textId="77777777"/>
        </w:tc>
      </w:tr>
      <w:tr w14:paraId="6EB82A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EC37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D77C3" w14:textId="77777777">
            <w:r>
              <w:t>PV GA DIL OBB 1.0.0</w:t>
            </w:r>
          </w:p>
        </w:tc>
      </w:tr>
    </w:tbl>
    <w:p w14:paraId="2A5319E4" w14:textId="77777777">
      <w:pPr>
        <w:spacing w:after="0" w:line="96" w:lineRule="auto"/>
      </w:pPr>
    </w:p>
    <w:p w14:paraId="5115135F" w14:textId="77777777">
      <w:pPr>
        <w:spacing w:after="0"/>
      </w:pPr>
      <w:r>
        <w:rPr>
          <w:vanish/>
        </w:rPr>
        <w:lastRenderedPageBreak/>
        <w:t>MLS_DSTW/MDSTW-23168</w:t>
      </w:r>
      <w:r>
        <w:rPr>
          <w:b/>
        </w:rPr>
        <w:t>9.28.0-2 Eine Entsperrung einer Streckenschlüsselsperre muss jederzeit möglich s...</w:t>
      </w:r>
      <w:r>
        <w:br/>
        <w:t>9.28.0-2 Eine Entsperrung einer Streckenschlüsselsperre muss jederzeit möglich sein.</w:t>
        <w:br/>
        <w:t>​​</w:t>
      </w:r>
    </w:p>
    <w:p w14:paraId="309511A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FB65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334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B02E7" w14:textId="77777777">
            <w:r>
              <w:t>MDSTW-23168</w:t>
            </w:r>
          </w:p>
        </w:tc>
      </w:tr>
      <w:tr w14:paraId="0938B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A58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C84CD7" w14:textId="77777777">
            <w:r>
              <w:t>05_698</w:t>
            </w:r>
          </w:p>
        </w:tc>
      </w:tr>
      <w:tr w14:paraId="7A039B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3C1A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C70479" w14:textId="77777777">
            <w:r>
              <w:t>2295</w:t>
            </w:r>
          </w:p>
        </w:tc>
      </w:tr>
      <w:tr w14:paraId="03E8CA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7EB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FB893" w14:textId="77777777"/>
        </w:tc>
      </w:tr>
      <w:tr w14:paraId="335177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B34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F6C10" w14:textId="77777777">
            <w:r>
              <w:t>Draft</w:t>
            </w:r>
          </w:p>
        </w:tc>
      </w:tr>
      <w:tr w14:paraId="7B6DA1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7EE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78672" w14:textId="77777777">
            <w:r>
              <w:t>Muss</w:t>
            </w:r>
          </w:p>
        </w:tc>
      </w:tr>
      <w:tr w14:paraId="573A82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8D0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AA720" w14:textId="77777777">
            <w:r>
              <w:t>Funktion wird wie in der ELEKTRA 2 Baseline 29.40 realisiert zur Verfügung gestellt.</w:t>
            </w:r>
          </w:p>
        </w:tc>
      </w:tr>
      <w:tr w14:paraId="73A491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B00C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A3A20" w14:textId="77777777"/>
        </w:tc>
      </w:tr>
      <w:tr w14:paraId="7A3420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5F64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0AC70" w14:textId="77777777">
            <w:r>
              <w:t>PV GA DIL OBB 1.0.0</w:t>
            </w:r>
          </w:p>
        </w:tc>
      </w:tr>
    </w:tbl>
    <w:p w14:paraId="3CDD0EB5" w14:textId="77777777">
      <w:pPr>
        <w:spacing w:after="0" w:line="96" w:lineRule="auto"/>
      </w:pPr>
    </w:p>
    <w:p w14:paraId="078A028F" w14:textId="77777777">
      <w:pPr>
        <w:pStyle w:val="Heading4"/>
        <w:divId w:val="319"/>
      </w:pPr>
      <w:bookmarkStart w:name="_Toc242172895" w:id="288"/>
      <w:r>
        <w:t>9.29 Vorgehensweise bei Unregelmäßigkeiten - Initialisierung des Streckenblockes nach Übertragungs- oder Systemausfällen</w:t>
      </w:r>
      <w:bookmarkEnd w:id="288"/>
    </w:p>
    <w:p w14:paraId="5490E264" w14:textId="77777777">
      <w:pPr>
        <w:spacing w:after="0"/>
      </w:pPr>
      <w:r>
        <w:rPr>
          <w:vanish/>
        </w:rPr>
        <w:t>MLS_DSTW/MDSTW-23169</w:t>
      </w:r>
      <w:r>
        <w:rPr>
          <w:b/>
        </w:rPr>
        <w:t>9.29.0-1 Nach Übertragungs- oder Systemausfällen muss der Streckenblock gesonder...</w:t>
      </w:r>
      <w:r>
        <w:br/>
        <w:t>9.29.0-1 Nach Übertragungs- oder Systemausfällen muss der Streckenblock gesondert für jedes Streckengleis zwischen zwei BÜA wie folgt übertragen werden:</w:t>
        <w:br/>
        <w:t>• Streckenblock belegt</w:t>
        <w:br/>
        <w:t>• keine Richtungsinformation</w:t>
        <w:br/>
        <w:t>• Selbstblocksignale werden nicht einzelgesperrt (nach langfristiger Außerbetriebsetzung sind Selbstblocksignale einzelgesperrt zu initialisieren)</w:t>
        <w:br/>
        <w:t>​​</w:t>
      </w:r>
    </w:p>
    <w:p w14:paraId="554A0A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6E8B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7C6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ECF96" w14:textId="77777777">
            <w:r>
              <w:t>MDSTW-23169</w:t>
            </w:r>
          </w:p>
        </w:tc>
      </w:tr>
      <w:tr w14:paraId="6DBAA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773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BD441" w14:textId="77777777">
            <w:r>
              <w:t>05_700</w:t>
            </w:r>
          </w:p>
        </w:tc>
      </w:tr>
      <w:tr w14:paraId="7DB51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D37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A791D" w14:textId="77777777">
            <w:r>
              <w:t>2297</w:t>
            </w:r>
          </w:p>
        </w:tc>
      </w:tr>
      <w:tr w14:paraId="79ECE4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49B9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2950E" w14:textId="77777777"/>
        </w:tc>
      </w:tr>
      <w:tr w14:paraId="496EB6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00EE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98277" w14:textId="77777777">
            <w:r>
              <w:t>Draft</w:t>
            </w:r>
          </w:p>
        </w:tc>
      </w:tr>
      <w:tr w14:paraId="2473BF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620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3CE06" w14:textId="77777777">
            <w:r>
              <w:t>Muss</w:t>
            </w:r>
          </w:p>
        </w:tc>
      </w:tr>
      <w:tr w14:paraId="53C6AC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D47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02E2E1" w14:textId="77777777">
            <w:r>
              <w:t>Funktion wird wie in der ELEKTRA 2 Baseline 29.40 realisiert zur Verfügung gestellt.</w:t>
            </w:r>
          </w:p>
        </w:tc>
      </w:tr>
      <w:tr w14:paraId="2B1157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DDD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9AAFB" w14:textId="77777777"/>
        </w:tc>
      </w:tr>
      <w:tr w14:paraId="04E25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7585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5D9D3" w14:textId="77777777">
            <w:r>
              <w:t>PV GA DIL OBB 1.0.0</w:t>
            </w:r>
          </w:p>
        </w:tc>
      </w:tr>
    </w:tbl>
    <w:p w14:paraId="7B644E2E" w14:textId="77777777">
      <w:pPr>
        <w:spacing w:after="0" w:line="96" w:lineRule="auto"/>
      </w:pPr>
    </w:p>
    <w:p w14:paraId="52183538" w14:textId="77777777">
      <w:pPr>
        <w:spacing w:after="0"/>
      </w:pPr>
      <w:r>
        <w:rPr>
          <w:vanish/>
        </w:rPr>
        <w:t>MLS_DSTW/MDSTW-23170</w:t>
      </w:r>
      <w:r>
        <w:rPr>
          <w:b/>
        </w:rPr>
        <w:t>9.29.0-2 Durch eine dokumentierte Bedienhandlung "Richtung definieren" muss die...</w:t>
      </w:r>
      <w:r>
        <w:br/>
        <w:t>9.29.0-2 Durch eine dokumentierte Bedienhandlung "Richtung definieren" muss die der Verkehrslage entsprechende Blockrichtung festgelegt werden (X25-Telegramm FR1 bzw. FR2 einstellen an Nachbar-BÜA). Diese Bedienhandlung darf nur in einer der begrenzenden BÜA projektiert sein und ist nur zulässig, wenn der Streckenblock den Zustand "belegt, keine Richtungsinformation" aufweist.</w:t>
        <w:br/>
        <w:br/>
        <w:lastRenderedPageBreak/>
        <w:t>Danach muss entsprechend der definierten Blockrichtung für jeden Blockabschnitt geprüft werden, ob die Bedingungen für die Aufhebung der Belegung vorliegen. Besteht kein Hinderungsgrund so muss der jeweilige Blockabschnitt in den Zustand nicht belegt gelangen, Selbstblocksignale müssen bei Vorliegen der sonstigen Bedingungen selbsttätig in die Freistellung gelangen.</w:t>
        <w:br/>
        <w:t>​​</w:t>
      </w:r>
    </w:p>
    <w:p w14:paraId="05BE7E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9CE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B00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9CCA6" w14:textId="77777777">
            <w:r>
              <w:t>MDSTW-23170</w:t>
            </w:r>
          </w:p>
        </w:tc>
      </w:tr>
      <w:tr w14:paraId="34D4F2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6231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48A28" w14:textId="77777777">
            <w:r>
              <w:t>05_701</w:t>
            </w:r>
          </w:p>
        </w:tc>
      </w:tr>
      <w:tr w14:paraId="4521B2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738D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E7D82" w14:textId="77777777">
            <w:r>
              <w:t>2298</w:t>
            </w:r>
          </w:p>
        </w:tc>
      </w:tr>
      <w:tr w14:paraId="1837DB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BF6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F1D67" w14:textId="77777777"/>
        </w:tc>
      </w:tr>
      <w:tr w14:paraId="796251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FCCEF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CB897" w14:textId="77777777">
            <w:r>
              <w:t>Draft</w:t>
            </w:r>
          </w:p>
        </w:tc>
      </w:tr>
      <w:tr w14:paraId="3DDB0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C0B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5CB09" w14:textId="77777777">
            <w:r>
              <w:t>Muss</w:t>
            </w:r>
          </w:p>
        </w:tc>
      </w:tr>
      <w:tr w14:paraId="00DC0C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CEE0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53B98" w14:textId="77777777">
            <w:r>
              <w:t>Funktion wird wie in der ELEKTRA 2 Baseline 29.40 realisiert zur Verfügung gestellt.</w:t>
            </w:r>
          </w:p>
        </w:tc>
      </w:tr>
      <w:tr w14:paraId="05496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C5A81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EE58E" w14:textId="77777777"/>
        </w:tc>
      </w:tr>
      <w:tr w14:paraId="552C8D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F42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BA818" w14:textId="77777777">
            <w:r>
              <w:t>PV GA DIL OBB 1.0.0</w:t>
            </w:r>
          </w:p>
        </w:tc>
      </w:tr>
    </w:tbl>
    <w:p w14:paraId="293AF108" w14:textId="77777777">
      <w:pPr>
        <w:spacing w:after="0" w:line="96" w:lineRule="auto"/>
      </w:pPr>
    </w:p>
    <w:p w14:paraId="553D9699" w14:textId="77777777">
      <w:r>
        <w:rPr>
          <w:vanish/>
        </w:rPr>
        <w:t>MLS_DSTW/MDSTW-23171</w:t>
      </w:r>
      <w:r>
        <w:t>9.29.0-3 Besonderheit bei Konfiguration mit Selbstblockstellen:</w:t>
        <w:br/>
        <w:t>Lageskizze:</w:t>
        <w:br/>
        <w:t>​​</w:t>
      </w:r>
    </w:p>
    <w:p w14:paraId="36C74B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97757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7E76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64BD1" w14:textId="77777777">
            <w:r>
              <w:t>1380</w:t>
            </w:r>
          </w:p>
        </w:tc>
      </w:tr>
      <w:tr w14:paraId="005D5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694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5B568" w14:textId="77777777">
            <w:r>
              <w:t>MDSTW-23171</w:t>
            </w:r>
          </w:p>
        </w:tc>
      </w:tr>
      <w:tr w14:paraId="0C5FEF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AEA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702B6" w14:textId="77777777">
            <w:r>
              <w:t>2299</w:t>
            </w:r>
          </w:p>
        </w:tc>
      </w:tr>
      <w:tr w14:paraId="3411C4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341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B51E7" w14:textId="77777777">
            <w:r>
              <w:t>05_702</w:t>
            </w:r>
          </w:p>
        </w:tc>
      </w:tr>
    </w:tbl>
    <w:p w14:paraId="28BEEEFC" w14:textId="77777777">
      <w:pPr>
        <w:spacing w:after="0" w:line="96" w:lineRule="auto"/>
      </w:pPr>
    </w:p>
    <w:p w14:paraId="3FE3018E" w14:textId="77777777">
      <w:r>
        <w:rPr>
          <w:vanish/>
        </w:rPr>
        <w:t>MLS_DSTW/MDSTW-23172</w:t>
      </w:r>
      <w:r>
        <w:t>9.29.0-4 &lt;Bild&gt;</w:t>
        <w:br/>
        <w:t>​​</w:t>
      </w:r>
    </w:p>
    <w:p w14:paraId="02BF6D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1DBD4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56AA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86448" w14:textId="77777777">
            <w:r>
              <w:t>1381</w:t>
            </w:r>
          </w:p>
        </w:tc>
      </w:tr>
      <w:tr w14:paraId="12948E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7B84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CE75D" w14:textId="77777777">
            <w:r>
              <w:t>MDSTW-23172</w:t>
            </w:r>
          </w:p>
        </w:tc>
      </w:tr>
      <w:tr w14:paraId="1D8C6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9D2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A978CF" w14:textId="77777777">
            <w:r>
              <w:t>2300</w:t>
            </w:r>
          </w:p>
        </w:tc>
      </w:tr>
      <w:tr w14:paraId="0B7C1C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6E2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41451" w14:textId="77777777">
            <w:r>
              <w:t>05_884</w:t>
            </w:r>
          </w:p>
        </w:tc>
      </w:tr>
    </w:tbl>
    <w:p w14:paraId="33577F22" w14:textId="77777777">
      <w:pPr>
        <w:spacing w:after="0" w:line="96" w:lineRule="auto"/>
      </w:pPr>
    </w:p>
    <w:p w14:paraId="3EB5132B" w14:textId="77777777">
      <w:pPr>
        <w:spacing w:after="0"/>
      </w:pPr>
      <w:r>
        <w:rPr>
          <w:vanish/>
        </w:rPr>
        <w:t>MLS_DSTW/MDSTW-23173</w:t>
      </w:r>
      <w:r>
        <w:rPr>
          <w:b/>
        </w:rPr>
        <w:t>9.29.0-5 Bei Übertragungsstörungen gibt es für jene Blockabschnitte, die als int...</w:t>
      </w:r>
      <w:r>
        <w:br/>
        <w:t>9.29.0-5 Bei Übertragungsstörungen gibt es für jene Blockabschnitte, die als interner Block ausgeführt sind (und demgemäß von der Übertragungsstörung nicht direkt betroffen sind) nachstehende Ausnahme zu o.a. Vorgangsweise:</w:t>
        <w:br/>
        <w:t>• der Zustand "keine Richtungsinformation" ist zu übernehmen</w:t>
        <w:br/>
        <w:t>• der Zustand der Belegung muss unverändert bleiben.</w:t>
        <w:br/>
        <w:t>Weitere Vorgangsweise wie oben angegeben.</w:t>
        <w:br/>
        <w:t>​​</w:t>
      </w:r>
    </w:p>
    <w:p w14:paraId="43AD2D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5A9B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932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B7814" w14:textId="77777777">
            <w:r>
              <w:t>MDSTW-23173</w:t>
            </w:r>
          </w:p>
        </w:tc>
      </w:tr>
      <w:tr w14:paraId="672DC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580E6"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EA5DB" w14:textId="77777777">
            <w:r>
              <w:t>05_704</w:t>
            </w:r>
          </w:p>
        </w:tc>
      </w:tr>
      <w:tr w14:paraId="5FFA8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0B33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E14A3" w14:textId="77777777">
            <w:r>
              <w:t>2301</w:t>
            </w:r>
          </w:p>
        </w:tc>
      </w:tr>
      <w:tr w14:paraId="49C85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673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948BD" w14:textId="77777777"/>
        </w:tc>
      </w:tr>
      <w:tr w14:paraId="64B5F1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5E4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E27B3" w14:textId="77777777">
            <w:r>
              <w:t>Draft</w:t>
            </w:r>
          </w:p>
        </w:tc>
      </w:tr>
      <w:tr w14:paraId="089372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E452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046A8" w14:textId="77777777">
            <w:r>
              <w:t>Muss</w:t>
            </w:r>
          </w:p>
        </w:tc>
      </w:tr>
      <w:tr w14:paraId="056E74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FE55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E0EE6" w14:textId="77777777">
            <w:r>
              <w:t>Funktion wird wie in der ELEKTRA 2 Baseline 29.40 realisiert zur Verfügung gestellt.</w:t>
            </w:r>
          </w:p>
        </w:tc>
      </w:tr>
      <w:tr w14:paraId="6E1E9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E287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382D2" w14:textId="77777777"/>
        </w:tc>
      </w:tr>
      <w:tr w14:paraId="2950F6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6B03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9CFAD" w14:textId="77777777">
            <w:r>
              <w:t>PV GA DIL OBB 1.0.0</w:t>
            </w:r>
          </w:p>
        </w:tc>
      </w:tr>
    </w:tbl>
    <w:p w14:paraId="2211CBEA" w14:textId="77777777">
      <w:pPr>
        <w:spacing w:after="0" w:line="96" w:lineRule="auto"/>
      </w:pPr>
    </w:p>
    <w:p w14:paraId="1FC8928C" w14:textId="77777777">
      <w:pPr>
        <w:spacing w:after="0"/>
      </w:pPr>
      <w:r>
        <w:rPr>
          <w:vanish/>
        </w:rPr>
        <w:t>MLS_DSTW/MDSTW-23174</w:t>
      </w:r>
      <w:r>
        <w:rPr>
          <w:b/>
        </w:rPr>
        <w:t>9.29.0-6 Bei kurzfristigen Ausfällen gibt es für jene Blockabschnitte, die als i...</w:t>
      </w:r>
      <w:r>
        <w:br/>
        <w:t>9.29.0-6 Bei kurzfristigen Ausfällen gibt es für jene Blockabschnitte, die als interner Block ausgeführt sind, folgende zulässige Möglichkeiten:</w:t>
        <w:br/>
        <w:t>• wird die Richtungsinformation gespeichert darf diese übernommen werden.</w:t>
        <w:br/>
        <w:t>• wird die Richtungsinformation nicht gespeichert muss der Zustand "keine Richtungsinformation" eingenommen werden.</w:t>
        <w:br/>
        <w:t>​​</w:t>
      </w:r>
    </w:p>
    <w:p w14:paraId="6CAAC3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BD6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379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FA5ED" w14:textId="77777777">
            <w:r>
              <w:t>MDSTW-23174</w:t>
            </w:r>
          </w:p>
        </w:tc>
      </w:tr>
      <w:tr w14:paraId="6FD2FF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EFAA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288B2" w14:textId="77777777">
            <w:r>
              <w:t>05_705</w:t>
            </w:r>
          </w:p>
        </w:tc>
      </w:tr>
      <w:tr w14:paraId="48D7C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FDFF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F7713" w14:textId="77777777">
            <w:r>
              <w:t>2302</w:t>
            </w:r>
          </w:p>
        </w:tc>
      </w:tr>
      <w:tr w14:paraId="75C4DC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F43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B90F5" w14:textId="77777777"/>
        </w:tc>
      </w:tr>
      <w:tr w14:paraId="1ED953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617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FBD2D" w14:textId="77777777">
            <w:r>
              <w:t>Draft</w:t>
            </w:r>
          </w:p>
        </w:tc>
      </w:tr>
      <w:tr w14:paraId="47592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120B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FAEFE" w14:textId="77777777">
            <w:r>
              <w:t>Muss</w:t>
            </w:r>
          </w:p>
        </w:tc>
      </w:tr>
      <w:tr w14:paraId="26A3CB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9945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0E10B5" w14:textId="77777777">
            <w:r>
              <w:t>Funktion wird wie in der ELEKTRA 2 Baseline 29.40 realisiert zur Verfügung gestellt.</w:t>
            </w:r>
          </w:p>
        </w:tc>
      </w:tr>
      <w:tr w14:paraId="279AC0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17AA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8B647C" w14:textId="77777777"/>
        </w:tc>
      </w:tr>
      <w:tr w14:paraId="6D349C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2D3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2932A" w14:textId="77777777">
            <w:r>
              <w:t>PV GA DIL OBB 1.0.0</w:t>
            </w:r>
          </w:p>
        </w:tc>
      </w:tr>
    </w:tbl>
    <w:p w14:paraId="166210A3" w14:textId="77777777">
      <w:pPr>
        <w:spacing w:after="0" w:line="96" w:lineRule="auto"/>
      </w:pPr>
    </w:p>
    <w:p w14:paraId="4B250D9D" w14:textId="77777777">
      <w:r>
        <w:rPr>
          <w:vanish/>
        </w:rPr>
        <w:t>MLS_DSTW/MDSTW-23175</w:t>
      </w:r>
      <w:r>
        <w:t>9.29.0-7 Besonderheit bei Anpassung an bestehendes Blocksystem (ZG 62 und Sbl 60A):</w:t>
        <w:br/>
        <w:t>Lageskizze:</w:t>
        <w:br/>
        <w:t>​​</w:t>
      </w:r>
    </w:p>
    <w:p w14:paraId="678816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B78C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2DEA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42553" w14:textId="77777777">
            <w:r>
              <w:t>1384</w:t>
            </w:r>
          </w:p>
        </w:tc>
      </w:tr>
      <w:tr w14:paraId="496147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CFA6C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D1527" w14:textId="77777777">
            <w:r>
              <w:t>MDSTW-23175</w:t>
            </w:r>
          </w:p>
        </w:tc>
      </w:tr>
      <w:tr w14:paraId="4AC63A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6F9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6429D" w14:textId="77777777">
            <w:r>
              <w:t>2303</w:t>
            </w:r>
          </w:p>
        </w:tc>
      </w:tr>
      <w:tr w14:paraId="2615EB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ACC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03D8B" w14:textId="77777777">
            <w:r>
              <w:t>05_706</w:t>
            </w:r>
          </w:p>
        </w:tc>
      </w:tr>
    </w:tbl>
    <w:p w14:paraId="31EC8DA5" w14:textId="77777777">
      <w:pPr>
        <w:spacing w:after="0" w:line="96" w:lineRule="auto"/>
      </w:pPr>
    </w:p>
    <w:p w14:paraId="5B02BA6C" w14:textId="77777777">
      <w:r>
        <w:rPr>
          <w:vanish/>
        </w:rPr>
        <w:t>MLS_DSTW/MDSTW-23176</w:t>
      </w:r>
      <w:r>
        <w:t>9.29.0-8 &lt;Bild&gt;</w:t>
        <w:br/>
        <w:t>​​</w:t>
      </w:r>
    </w:p>
    <w:p w14:paraId="12B6A6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313D8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BA6B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6B9D4" w14:textId="77777777">
            <w:r>
              <w:t>1385</w:t>
            </w:r>
          </w:p>
        </w:tc>
      </w:tr>
      <w:tr w14:paraId="445F13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862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7A202" w14:textId="77777777">
            <w:r>
              <w:t>MDSTW-23176</w:t>
            </w:r>
          </w:p>
        </w:tc>
      </w:tr>
      <w:tr w14:paraId="6A67C9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CCB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CB20F" w14:textId="77777777">
            <w:r>
              <w:t>2304</w:t>
            </w:r>
          </w:p>
        </w:tc>
      </w:tr>
      <w:tr w14:paraId="0466CD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2F46F"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81693" w14:textId="77777777">
            <w:r>
              <w:t>05_885</w:t>
            </w:r>
          </w:p>
        </w:tc>
      </w:tr>
    </w:tbl>
    <w:p w14:paraId="76E5DDD8" w14:textId="77777777">
      <w:pPr>
        <w:spacing w:after="0" w:line="96" w:lineRule="auto"/>
      </w:pPr>
    </w:p>
    <w:p w14:paraId="6B7C9277" w14:textId="77777777">
      <w:r>
        <w:rPr>
          <w:vanish/>
        </w:rPr>
        <w:t>MLS_DSTW/MDSTW-23177</w:t>
      </w:r>
      <w:r>
        <w:t>9.29.0-9 Zwischen ESA A und ESA B sind ungeachtet des Übertragungssystems die Funktionsbedingungen des bestehenden Blocksystems maßgebend.</w:t>
        <w:br/>
        <w:br/>
        <w:t>Für die Aktivierung des Streckenblockes nach Übertragungs- oder Systemausfällen gilt das o.a. Verfahren mit nachstehenden Ausnahmen:</w:t>
        <w:br/>
        <w:t>• für den bestehenden Block (031/032) sind die aktuellen Daten von der HWSchnittstelle einzulesen.</w:t>
        <w:br/>
        <w:t>• anstelle der Richtungsdefinierung durch den Bediener ist die Blockrichtung in den Abschnitten 021/022 und 011/012 entsprechend der Blockrichtung des bestehenden Streckenblockes zu übernehmen und an die Nachbar-ESA zu übertragen.</w:t>
        <w:br/>
        <w:t>Weitere Vorgangsweise wie o.a.</w:t>
        <w:br/>
        <w:t>​​</w:t>
      </w:r>
    </w:p>
    <w:p w14:paraId="250BC7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E87BA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B1FF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51872" w14:textId="77777777">
            <w:r>
              <w:t>1386</w:t>
            </w:r>
          </w:p>
        </w:tc>
      </w:tr>
      <w:tr w14:paraId="41408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DD8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4A7393" w14:textId="77777777">
            <w:r>
              <w:t>MDSTW-23177</w:t>
            </w:r>
          </w:p>
        </w:tc>
      </w:tr>
      <w:tr w14:paraId="530C1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45F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3CD6A" w14:textId="77777777">
            <w:r>
              <w:t>2305</w:t>
            </w:r>
          </w:p>
        </w:tc>
      </w:tr>
      <w:tr w14:paraId="27158F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EFB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21110" w14:textId="77777777">
            <w:r>
              <w:t>05_708</w:t>
            </w:r>
          </w:p>
        </w:tc>
      </w:tr>
    </w:tbl>
    <w:p w14:paraId="013D1790" w14:textId="77777777">
      <w:pPr>
        <w:spacing w:after="0" w:line="96" w:lineRule="auto"/>
      </w:pPr>
    </w:p>
    <w:p w14:paraId="1FBD8F9C" w14:textId="77777777">
      <w:pPr>
        <w:pStyle w:val="Heading4"/>
        <w:divId w:val="320"/>
      </w:pPr>
      <w:bookmarkStart w:name="_Toc242172896" w:id="289"/>
      <w:r>
        <w:t>9.30 Vorgehensweise bei Unregelmäßigkeiten - Versagen der Aufhebung der Belegung</w:t>
      </w:r>
      <w:bookmarkEnd w:id="289"/>
    </w:p>
    <w:p w14:paraId="463B122A" w14:textId="77777777">
      <w:pPr>
        <w:spacing w:after="0"/>
      </w:pPr>
      <w:r>
        <w:rPr>
          <w:vanish/>
        </w:rPr>
        <w:t>MLS_DSTW/MDSTW-23178</w:t>
      </w:r>
      <w:r>
        <w:rPr>
          <w:b/>
        </w:rPr>
        <w:t>9.30.0-1 Kann im Zuge der Behebung einer Blockstörung die Belegung eines Blockab...</w:t>
      </w:r>
      <w:r>
        <w:br/>
        <w:t>9.30.0-1 Kann im Zuge der Behebung einer Blockstörung die Belegung eines Blockabschnittes nicht durch andere Maßnahmen aufgehoben werden, muss die Belegung durch eine Signalmeisterbedienung (protokolliert) aufgehoben werden. Diese Bedienung ist nur bei freigemeldetem Gleisabschnitt und Vorhandensein der ordnungsgemäßen Richtungsinformation zulässig.</w:t>
        <w:br/>
        <w:t>​​</w:t>
      </w:r>
    </w:p>
    <w:p w14:paraId="6334A6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E666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F641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80B4E" w14:textId="77777777">
            <w:r>
              <w:t>MDSTW-23178</w:t>
            </w:r>
          </w:p>
        </w:tc>
      </w:tr>
      <w:tr w14:paraId="0EE2C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E811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5FC75" w14:textId="77777777">
            <w:r>
              <w:t>05_710</w:t>
            </w:r>
          </w:p>
        </w:tc>
      </w:tr>
      <w:tr w14:paraId="5EBFD3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915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A2DE6" w14:textId="77777777">
            <w:r>
              <w:t>2307</w:t>
            </w:r>
          </w:p>
        </w:tc>
      </w:tr>
      <w:tr w14:paraId="0421A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0EB0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FF7C9" w14:textId="77777777"/>
        </w:tc>
      </w:tr>
      <w:tr w14:paraId="6DDA1A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165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287A2" w14:textId="77777777">
            <w:r>
              <w:t>Draft</w:t>
            </w:r>
          </w:p>
        </w:tc>
      </w:tr>
      <w:tr w14:paraId="5665C0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434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E7686" w14:textId="77777777">
            <w:r>
              <w:t>Muss</w:t>
            </w:r>
          </w:p>
        </w:tc>
      </w:tr>
      <w:tr w14:paraId="41FA11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F51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5E61F" w14:textId="77777777">
            <w:r>
              <w:t>Funktion wird wie in der ELEKTRA 2 Baseline 29.40 realisiert zur Verfügung gestellt.</w:t>
            </w:r>
          </w:p>
        </w:tc>
      </w:tr>
      <w:tr w14:paraId="30D2B8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0A9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55E62" w14:textId="77777777"/>
        </w:tc>
      </w:tr>
      <w:tr w14:paraId="44C5F8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BE4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B74B05" w14:textId="77777777">
            <w:r>
              <w:t>PV GA DIL OBB 1.0.0</w:t>
            </w:r>
          </w:p>
        </w:tc>
      </w:tr>
    </w:tbl>
    <w:p w14:paraId="79CCC062" w14:textId="77777777">
      <w:pPr>
        <w:spacing w:after="0" w:line="96" w:lineRule="auto"/>
      </w:pPr>
    </w:p>
    <w:p w14:paraId="3EFD6ADC" w14:textId="77777777">
      <w:pPr>
        <w:pStyle w:val="Heading4"/>
        <w:divId w:val="321"/>
      </w:pPr>
      <w:bookmarkStart w:name="_Toc242172897" w:id="290"/>
      <w:r>
        <w:t>9.31 Vorgehensweise bei Unregelmäßigkeiten - Inkonsistenzen der Blockrichtung</w:t>
      </w:r>
      <w:bookmarkEnd w:id="290"/>
    </w:p>
    <w:p w14:paraId="1AF94C1F" w14:textId="77777777">
      <w:pPr>
        <w:spacing w:after="0"/>
      </w:pPr>
      <w:r>
        <w:rPr>
          <w:vanish/>
        </w:rPr>
        <w:t>MLS_DSTW/MDSTW-23179</w:t>
      </w:r>
      <w:r>
        <w:rPr>
          <w:b/>
        </w:rPr>
        <w:t>9.31.0-1 Wechselt die Blockrichtung "Richtung vorhanden" ohne Richtungswechselko...</w:t>
      </w:r>
      <w:r>
        <w:br/>
        <w:t xml:space="preserve">9.31.0-1 Wechselt die Blockrichtung "Richtung vorhanden" ohne Richtungswechselkommando in </w:t>
        <w:lastRenderedPageBreak/>
        <w:t>"Richtung abgegeben" (z.B. durch eine händische Manipulation in einem ZG-Satz), muss wie folgt vorgegangen werden:</w:t>
        <w:br/>
        <w:t>Darstellung und Behandlung aller Blockpfeile des eigenen VSTW mit dem Zustand "keine Richtungsinformation"</w:t>
        <w:br/>
        <w:t>stimmt der Zustand des bestehenden Blocksystems wieder mit dem ursprünglichen Zustand des internen Blocks überein, so kann die aktuelle Richtung wieder angezeigt und verwaltet werden.</w:t>
        <w:br/>
        <w:t>​​</w:t>
      </w:r>
    </w:p>
    <w:p w14:paraId="68E9FE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5F5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D17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D41BB" w14:textId="77777777">
            <w:r>
              <w:t>MDSTW-23179</w:t>
            </w:r>
          </w:p>
        </w:tc>
      </w:tr>
      <w:tr w14:paraId="3C1CB3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2CB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D1EA78" w14:textId="77777777">
            <w:r>
              <w:t>05_712</w:t>
            </w:r>
          </w:p>
        </w:tc>
      </w:tr>
      <w:tr w14:paraId="1D267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AED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AB09F" w14:textId="77777777">
            <w:r>
              <w:t>2309</w:t>
            </w:r>
          </w:p>
        </w:tc>
      </w:tr>
      <w:tr w14:paraId="185C37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930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334C5" w14:textId="77777777"/>
        </w:tc>
      </w:tr>
      <w:tr w14:paraId="54273D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532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F247B" w14:textId="77777777">
            <w:r>
              <w:t>Draft</w:t>
            </w:r>
          </w:p>
        </w:tc>
      </w:tr>
      <w:tr w14:paraId="6311C5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3C86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C39CA" w14:textId="77777777">
            <w:r>
              <w:t>Muss</w:t>
            </w:r>
          </w:p>
        </w:tc>
      </w:tr>
      <w:tr w14:paraId="59D2B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D128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0F563" w14:textId="77777777">
            <w:r>
              <w:t>Funktion wird wie in der ELEKTRA 2 Baseline 29.40 realisiert zur Verfügung gestellt.</w:t>
            </w:r>
          </w:p>
        </w:tc>
      </w:tr>
      <w:tr w14:paraId="07E506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A71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03244" w14:textId="77777777"/>
        </w:tc>
      </w:tr>
      <w:tr w14:paraId="783C7D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8999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87425" w14:textId="77777777">
            <w:r>
              <w:t>PV GA DIL OBB 1.0.0</w:t>
            </w:r>
          </w:p>
        </w:tc>
      </w:tr>
    </w:tbl>
    <w:p w14:paraId="43B6747C" w14:textId="77777777">
      <w:pPr>
        <w:spacing w:after="0" w:line="96" w:lineRule="auto"/>
      </w:pPr>
    </w:p>
    <w:p w14:paraId="499F9F2D" w14:textId="77777777">
      <w:pPr>
        <w:pStyle w:val="Heading3"/>
        <w:divId w:val="322"/>
      </w:pPr>
      <w:bookmarkStart w:name="_Toc242172898" w:id="291"/>
      <w:r>
        <w:t>10 Nahbedienung</w:t>
      </w:r>
      <w:bookmarkEnd w:id="291"/>
    </w:p>
    <w:p w14:paraId="0BAA4AEE" w14:textId="77777777">
      <w:pPr>
        <w:pStyle w:val="Heading4"/>
        <w:divId w:val="323"/>
      </w:pPr>
      <w:bookmarkStart w:name="_Toc242172899" w:id="292"/>
      <w:r>
        <w:t>10.1 Allgemeines</w:t>
      </w:r>
      <w:bookmarkEnd w:id="292"/>
    </w:p>
    <w:p w14:paraId="1F094E2D" w14:textId="77777777">
      <w:pPr>
        <w:spacing w:after="0"/>
      </w:pPr>
      <w:r>
        <w:rPr>
          <w:vanish/>
        </w:rPr>
        <w:t>MLS_DSTW/MDSTW-23185</w:t>
      </w:r>
      <w:r>
        <w:rPr>
          <w:b/>
        </w:rPr>
        <w:t>10.1.0-1 Eine Nahbedienungsfreigabe für Weichen (gem. Definition in Pkt. &lt;05 Las...</w:t>
      </w:r>
      <w:r>
        <w:br/>
        <w:t>10.1.0-1 Eine Nahbedienungsfreigabe für Weichen (gem. Definition in Pkt. &lt;05 Lastenheft Teilsystem DSTW-ZE&gt; 6.3), für Verschubsignale und für EKSA muss projektierbar sein. Die Bedingungen für die Nahbedienung einer EKSA sind im Pflichtenheft EKSA beschrieben.</w:t>
        <w:br/>
        <w:t>​​</w:t>
      </w:r>
    </w:p>
    <w:p w14:paraId="4308D3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FAE9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9E87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281D1" w14:textId="77777777">
            <w:r>
              <w:t>MDSTW-23185</w:t>
            </w:r>
          </w:p>
        </w:tc>
      </w:tr>
      <w:tr w14:paraId="5E0FD3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60E6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3E409" w14:textId="77777777">
            <w:r>
              <w:t>05_715</w:t>
            </w:r>
          </w:p>
        </w:tc>
      </w:tr>
      <w:tr w14:paraId="7DBB63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107F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ACF32" w14:textId="77777777">
            <w:r>
              <w:t>2312</w:t>
            </w:r>
          </w:p>
        </w:tc>
      </w:tr>
      <w:tr w14:paraId="1FE30F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2BB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9078A" w14:textId="77777777"/>
        </w:tc>
      </w:tr>
      <w:tr w14:paraId="0A0EC8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ED27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6D02BC" w14:textId="77777777">
            <w:r>
              <w:t>Draft</w:t>
            </w:r>
          </w:p>
        </w:tc>
      </w:tr>
      <w:tr w14:paraId="6F14D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FC1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172FA" w14:textId="77777777">
            <w:r>
              <w:t>Muss</w:t>
            </w:r>
          </w:p>
        </w:tc>
      </w:tr>
      <w:tr w14:paraId="01A7F0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D89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27A3B" w14:textId="77777777">
            <w:r>
              <w:t>Der Nahbedieneinrichtung wird von einem OC-IO gesteuert und auf Basis der Lösung der ELEKTRA Baseline 29.40 im VSTW realisiert.</w:t>
            </w:r>
          </w:p>
        </w:tc>
      </w:tr>
      <w:tr w14:paraId="4C198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FA7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37EEF" w14:textId="77777777"/>
        </w:tc>
      </w:tr>
      <w:tr w14:paraId="34D29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12B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32802" w14:textId="77777777">
            <w:r>
              <w:t>PV GA DIL OBB 1.0.0</w:t>
            </w:r>
          </w:p>
        </w:tc>
      </w:tr>
    </w:tbl>
    <w:p w14:paraId="0F15BE28" w14:textId="77777777">
      <w:pPr>
        <w:spacing w:after="0" w:line="96" w:lineRule="auto"/>
      </w:pPr>
    </w:p>
    <w:p w14:paraId="502CBB3A" w14:textId="77777777">
      <w:pPr>
        <w:spacing w:after="0"/>
      </w:pPr>
      <w:r>
        <w:rPr>
          <w:vanish/>
        </w:rPr>
        <w:t>MLS_DSTW/MDSTW-23186</w:t>
      </w:r>
      <w:r>
        <w:rPr>
          <w:b/>
        </w:rPr>
        <w:t>10.1.0-2 Die Nahbedienungseinrichtung für Weichen und Verschubsignale muss über...</w:t>
      </w:r>
      <w:r>
        <w:br/>
        <w:t>10.1.0-2 Die Nahbedienungseinrichtung für Weichen und Verschubsignale muss über ein Subsystem Generic IO in das VSTW eingebunden werden.</w:t>
        <w:br/>
        <w:t>​​</w:t>
      </w:r>
    </w:p>
    <w:p w14:paraId="5F1790D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2383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C49BF"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5DC5C" w14:textId="77777777">
            <w:r>
              <w:t>MDSTW-23186</w:t>
            </w:r>
          </w:p>
        </w:tc>
      </w:tr>
      <w:tr w14:paraId="2905EF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D03D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8E715" w14:textId="77777777">
            <w:r>
              <w:t>05_716</w:t>
            </w:r>
          </w:p>
        </w:tc>
      </w:tr>
      <w:tr w14:paraId="76749C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8C6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6B618" w14:textId="77777777">
            <w:r>
              <w:t>2313</w:t>
            </w:r>
          </w:p>
        </w:tc>
      </w:tr>
      <w:tr w14:paraId="317357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4DA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6E030" w14:textId="77777777"/>
        </w:tc>
      </w:tr>
      <w:tr w14:paraId="5F415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BF6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CA70C" w14:textId="77777777">
            <w:r>
              <w:t>Draft</w:t>
            </w:r>
          </w:p>
        </w:tc>
      </w:tr>
      <w:tr w14:paraId="16120A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DB8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4760F" w14:textId="77777777">
            <w:r>
              <w:t>Muss</w:t>
            </w:r>
          </w:p>
        </w:tc>
      </w:tr>
      <w:tr w14:paraId="503D32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743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AC0A5" w14:textId="77777777">
            <w:r>
              <w:t>Der Nahbedieneinrichtung wird von einem OC-IO gesteuert und auf Basis der Lösung der ELEKTRA Baseline 29.40 im VSTW realisiert.</w:t>
            </w:r>
          </w:p>
        </w:tc>
      </w:tr>
      <w:tr w14:paraId="1035F5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D04A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19320" w14:textId="77777777"/>
        </w:tc>
      </w:tr>
      <w:tr w14:paraId="360BB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82B4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0236C" w14:textId="77777777">
            <w:r>
              <w:t>PV GA DIL OBB 1.0.0</w:t>
            </w:r>
          </w:p>
        </w:tc>
      </w:tr>
    </w:tbl>
    <w:p w14:paraId="79D1ED39" w14:textId="77777777">
      <w:pPr>
        <w:spacing w:after="0" w:line="96" w:lineRule="auto"/>
      </w:pPr>
    </w:p>
    <w:p w14:paraId="0586948E" w14:textId="77777777">
      <w:pPr>
        <w:spacing w:after="0"/>
      </w:pPr>
      <w:r>
        <w:rPr>
          <w:vanish/>
        </w:rPr>
        <w:t>MLS_DSTW/MDSTW-23187</w:t>
      </w:r>
      <w:r>
        <w:rPr>
          <w:b/>
        </w:rPr>
        <w:t>10.1.0-3 Die Nahbedienung für EKSAen muss gemäß der Vorgaben dieses Lastenhefts...</w:t>
      </w:r>
      <w:r>
        <w:br/>
        <w:t>10.1.0-3 Die Nahbedienung für EKSAen muss gemäß der Vorgaben dieses Lastenhefts über die Schnittstelle SCI-LX in das VSTW eingebunden werden.</w:t>
        <w:br/>
        <w:t>​​</w:t>
      </w:r>
    </w:p>
    <w:p w14:paraId="16FDAD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9F08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837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8115D" w14:textId="77777777">
            <w:r>
              <w:t>MDSTW-23187</w:t>
            </w:r>
          </w:p>
        </w:tc>
      </w:tr>
      <w:tr w14:paraId="7AAC8D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CEA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20025" w14:textId="77777777">
            <w:r>
              <w:t>05_717</w:t>
            </w:r>
          </w:p>
        </w:tc>
      </w:tr>
      <w:tr w14:paraId="567CB7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C0D5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38AB3" w14:textId="77777777">
            <w:r>
              <w:t>2314</w:t>
            </w:r>
          </w:p>
        </w:tc>
      </w:tr>
      <w:tr w14:paraId="7CB08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674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BDE2BF" w14:textId="77777777"/>
        </w:tc>
      </w:tr>
      <w:tr w14:paraId="4D8B2C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23DA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44440" w14:textId="77777777">
            <w:r>
              <w:t>Draft</w:t>
            </w:r>
          </w:p>
        </w:tc>
      </w:tr>
      <w:tr w14:paraId="7B56F1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7483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A9A1C" w14:textId="77777777">
            <w:r>
              <w:t>Muss</w:t>
            </w:r>
          </w:p>
        </w:tc>
      </w:tr>
      <w:tr w14:paraId="7E8B6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D21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980F2F" w14:textId="77777777">
            <w:r>
              <w:t>Die Nahbedienung der EKSA wird über SCI-LX eingebunden, soweit die hierfür erforderlichen Funktionen und Datenobjekte Bestandteil der vereinbarten SCI-LX-Spezifikation sind.</w:t>
            </w:r>
          </w:p>
        </w:tc>
      </w:tr>
      <w:tr w14:paraId="1C96B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9047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CFE5B" w14:textId="77777777">
            <w:r>
              <w:t>Sofern die kundenspezifisch erforderlichen Nahbedienungsfunktionen nicht vollständig durch die vereinbarte SCI-LX-Spezifikation abgedeckt sind, sind die zusätzlich erforderlichen Funktionen und Schnittstellenerweiterungen gemeinsam zu spezifizieren und über das Änderungsmanagement zu bewerten.</w:t>
            </w:r>
          </w:p>
        </w:tc>
      </w:tr>
      <w:tr w14:paraId="2ADDF3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0B19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97799" w14:textId="77777777">
            <w:r>
              <w:t>PV GA DIL OBB 1.0.0</w:t>
            </w:r>
          </w:p>
        </w:tc>
      </w:tr>
    </w:tbl>
    <w:p w14:paraId="1FD69484" w14:textId="77777777">
      <w:pPr>
        <w:spacing w:after="0" w:line="96" w:lineRule="auto"/>
      </w:pPr>
    </w:p>
    <w:p w14:paraId="060C4953" w14:textId="77777777">
      <w:pPr>
        <w:spacing w:after="0"/>
      </w:pPr>
      <w:r>
        <w:rPr>
          <w:vanish/>
        </w:rPr>
        <w:t>MLS_DSTW/MDSTW-23188</w:t>
      </w:r>
      <w:r>
        <w:rPr>
          <w:b/>
        </w:rPr>
        <w:t>10.1.0-4 Die Nahbedienungsfreigabe muss bereichsweise (Bereichsfreigabe) erfolge...</w:t>
      </w:r>
      <w:r>
        <w:br/>
        <w:t>10.1.0-4 Die Nahbedienungsfreigabe muss bereichsweise (Bereichsfreigabe) erfolgen können.</w:t>
        <w:br/>
        <w:t>​​</w:t>
      </w:r>
    </w:p>
    <w:p w14:paraId="20659F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039"/>
      </w:tblGrid>
      <w:tr w14:paraId="5D8866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729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FBC384" w14:textId="77777777">
            <w:r>
              <w:t>MDSTW-23188</w:t>
            </w:r>
          </w:p>
        </w:tc>
      </w:tr>
      <w:tr w14:paraId="29997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5F5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7AE60" w14:textId="77777777">
            <w:r>
              <w:t>05_718</w:t>
            </w:r>
          </w:p>
        </w:tc>
      </w:tr>
      <w:tr w14:paraId="79A89D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7F5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520C24" w14:textId="77777777">
            <w:r>
              <w:t>2315</w:t>
            </w:r>
          </w:p>
        </w:tc>
      </w:tr>
      <w:tr w14:paraId="55542C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944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64D66" w14:textId="77777777"/>
        </w:tc>
      </w:tr>
      <w:tr w14:paraId="5D06C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B74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C169DA" w14:textId="77777777">
            <w:r>
              <w:t>Draft</w:t>
            </w:r>
          </w:p>
        </w:tc>
      </w:tr>
      <w:tr w14:paraId="63599E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730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C27A4" w14:textId="77777777">
            <w:r>
              <w:t>Muss</w:t>
            </w:r>
          </w:p>
        </w:tc>
      </w:tr>
      <w:tr w14:paraId="66E9E8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4C80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A02CB" w14:textId="77777777">
            <w:r>
              <w:t>Die Nahbedienungsfreigabe kann bereichsweise (Bereichsfreigabe) erfolgen.</w:t>
            </w:r>
          </w:p>
        </w:tc>
      </w:tr>
      <w:tr w14:paraId="08DC1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E25E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0D0EF" w14:textId="77777777"/>
        </w:tc>
      </w:tr>
      <w:tr w14:paraId="74ACDB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8FDF6"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3B6EA" w14:textId="77777777">
            <w:r>
              <w:t>PV GA DIL OBB 1.0.0</w:t>
            </w:r>
          </w:p>
        </w:tc>
      </w:tr>
    </w:tbl>
    <w:p w14:paraId="267C8C1A" w14:textId="77777777">
      <w:pPr>
        <w:spacing w:after="0" w:line="96" w:lineRule="auto"/>
      </w:pPr>
    </w:p>
    <w:p w14:paraId="13178602" w14:textId="77777777">
      <w:pPr>
        <w:spacing w:after="0"/>
      </w:pPr>
      <w:r>
        <w:rPr>
          <w:vanish/>
        </w:rPr>
        <w:t>MLS_DSTW/MDSTW-23189</w:t>
      </w:r>
      <w:r>
        <w:rPr>
          <w:b/>
        </w:rPr>
        <w:t>10.1.0-5 Die Freigabe einer Einrichtung darf in keinem Fall zu einer selbsttätig...</w:t>
      </w:r>
      <w:r>
        <w:br/>
        <w:t>10.1.0-5 Die Freigabe einer Einrichtung darf in keinem Fall zu einer selbsttätigen Einzelstellung derselben führen.</w:t>
        <w:br/>
        <w:t>​​</w:t>
      </w:r>
    </w:p>
    <w:p w14:paraId="087CB5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458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BE5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65270" w14:textId="77777777">
            <w:r>
              <w:t>MDSTW-23189</w:t>
            </w:r>
          </w:p>
        </w:tc>
      </w:tr>
      <w:tr w14:paraId="43E79B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C1A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45683" w14:textId="77777777">
            <w:r>
              <w:t>05_719</w:t>
            </w:r>
          </w:p>
        </w:tc>
      </w:tr>
      <w:tr w14:paraId="7F198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B16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4A84E" w14:textId="77777777">
            <w:r>
              <w:t>2316</w:t>
            </w:r>
          </w:p>
        </w:tc>
      </w:tr>
      <w:tr w14:paraId="50990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AE9C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8148B" w14:textId="77777777"/>
        </w:tc>
      </w:tr>
      <w:tr w14:paraId="01944B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E1D6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B7215" w14:textId="77777777">
            <w:r>
              <w:t>Draft</w:t>
            </w:r>
          </w:p>
        </w:tc>
      </w:tr>
      <w:tr w14:paraId="445506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CA5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52765" w14:textId="77777777">
            <w:r>
              <w:t>Muss</w:t>
            </w:r>
          </w:p>
        </w:tc>
      </w:tr>
      <w:tr w14:paraId="2A851E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D9C7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CEB868" w14:textId="77777777">
            <w:r>
              <w:t>Die Freigabe einer Einrichtung führt in keinem Fall zu einer selbsttätigen Einzelstellung.</w:t>
            </w:r>
          </w:p>
        </w:tc>
      </w:tr>
      <w:tr w14:paraId="449E6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DB6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5A2731" w14:textId="77777777"/>
        </w:tc>
      </w:tr>
      <w:tr w14:paraId="7A8AE2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B17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BDA19" w14:textId="77777777">
            <w:r>
              <w:t>PV GA DIL OBB 1.0.0</w:t>
            </w:r>
          </w:p>
        </w:tc>
      </w:tr>
    </w:tbl>
    <w:p w14:paraId="3D29A848" w14:textId="77777777">
      <w:pPr>
        <w:spacing w:after="0" w:line="96" w:lineRule="auto"/>
      </w:pPr>
    </w:p>
    <w:p w14:paraId="0229A568" w14:textId="77777777">
      <w:r>
        <w:rPr>
          <w:vanish/>
        </w:rPr>
        <w:t>MLS_DSTW/MDSTW-23190</w:t>
      </w:r>
      <w:r>
        <w:t>10.1.0-6 Die Voraussetzungen für eine Bereichsfreigabe sind in dem &lt;05 Lastenheft Teilsystem DSTW-ZE&gt; 10.2.1 angeführt.</w:t>
        <w:br/>
        <w:t>​​</w:t>
      </w:r>
    </w:p>
    <w:p w14:paraId="12BB32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C15C2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474B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E54BE" w14:textId="77777777">
            <w:r>
              <w:t>1398</w:t>
            </w:r>
          </w:p>
        </w:tc>
      </w:tr>
      <w:tr w14:paraId="5F6DCF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B70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8124CD" w14:textId="77777777">
            <w:r>
              <w:t>MDSTW-23190</w:t>
            </w:r>
          </w:p>
        </w:tc>
      </w:tr>
      <w:tr w14:paraId="2ED214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955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2BDA3" w14:textId="77777777">
            <w:r>
              <w:t>2317</w:t>
            </w:r>
          </w:p>
        </w:tc>
      </w:tr>
      <w:tr w14:paraId="6B5147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5C9C7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C9D0A" w14:textId="77777777">
            <w:r>
              <w:t>05_720</w:t>
            </w:r>
          </w:p>
        </w:tc>
      </w:tr>
    </w:tbl>
    <w:p w14:paraId="2830BC30" w14:textId="77777777">
      <w:pPr>
        <w:spacing w:after="0" w:line="96" w:lineRule="auto"/>
      </w:pPr>
    </w:p>
    <w:p w14:paraId="70B04A63" w14:textId="77777777">
      <w:pPr>
        <w:spacing w:after="0"/>
      </w:pPr>
      <w:r>
        <w:rPr>
          <w:vanish/>
        </w:rPr>
        <w:t>MLS_DSTW/MDSTW-23191</w:t>
      </w:r>
      <w:r>
        <w:rPr>
          <w:b/>
        </w:rPr>
        <w:t>10.1.0-7 Die Störung einer zur Nahbedienung freigegebenen Einrichtung muss an di...</w:t>
      </w:r>
      <w:r>
        <w:br/>
        <w:t>10.1.0-7 Die Störung einer zur Nahbedienung freigegebenen Einrichtung muss an die freigebende Stelle (BFZ) gesendet werden.</w:t>
        <w:br/>
        <w:t>​​</w:t>
      </w:r>
    </w:p>
    <w:p w14:paraId="3622A6B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454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259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1344DA" w14:textId="77777777">
            <w:r>
              <w:t>MDSTW-23191</w:t>
            </w:r>
          </w:p>
        </w:tc>
      </w:tr>
      <w:tr w14:paraId="281A9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A92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8D25A" w14:textId="77777777">
            <w:r>
              <w:t>05_721</w:t>
            </w:r>
          </w:p>
        </w:tc>
      </w:tr>
      <w:tr w14:paraId="687DCA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68B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07C4F" w14:textId="77777777">
            <w:r>
              <w:t>2318</w:t>
            </w:r>
          </w:p>
        </w:tc>
      </w:tr>
      <w:tr w14:paraId="6902F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6135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1A48F" w14:textId="77777777"/>
        </w:tc>
      </w:tr>
      <w:tr w14:paraId="4194D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5C2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71DF4" w14:textId="77777777">
            <w:r>
              <w:t>Draft</w:t>
            </w:r>
          </w:p>
        </w:tc>
      </w:tr>
      <w:tr w14:paraId="588F8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4E35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34660" w14:textId="77777777">
            <w:r>
              <w:t>Muss</w:t>
            </w:r>
          </w:p>
        </w:tc>
      </w:tr>
      <w:tr w14:paraId="74F65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A13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4B2A7" w14:textId="77777777">
            <w:r>
              <w:t>Funktion wird wie in der ELEKTRA 2 Baseline 29.40 realisiert zur Verfügung gestellt.</w:t>
            </w:r>
          </w:p>
        </w:tc>
      </w:tr>
      <w:tr w14:paraId="34292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13EC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71763" w14:textId="77777777"/>
        </w:tc>
      </w:tr>
      <w:tr w14:paraId="30783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93CF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586FB" w14:textId="77777777">
            <w:r>
              <w:t>PV GA DIL OBB 1.0.0</w:t>
            </w:r>
          </w:p>
        </w:tc>
      </w:tr>
    </w:tbl>
    <w:p w14:paraId="0F44C57F" w14:textId="77777777">
      <w:pPr>
        <w:spacing w:after="0" w:line="96" w:lineRule="auto"/>
      </w:pPr>
    </w:p>
    <w:p w14:paraId="5C59427F" w14:textId="77777777">
      <w:pPr>
        <w:spacing w:after="0"/>
      </w:pPr>
      <w:r>
        <w:rPr>
          <w:vanish/>
        </w:rPr>
        <w:t>MLS_DSTW/MDSTW-23192</w:t>
      </w:r>
      <w:r>
        <w:rPr>
          <w:b/>
        </w:rPr>
        <w:t>10.1.0-8 Eine Rückgabe der Nahbedienung durch die Nahbedienungsstelle(n) ist nur...</w:t>
      </w:r>
      <w:r>
        <w:br/>
        <w:t xml:space="preserve">10.1.0-8 Eine Rückgabe der Nahbedienung durch die Nahbedienungsstelle(n) ist nur unter dem im </w:t>
        <w:lastRenderedPageBreak/>
        <w:t>&lt;05 Lastenheft Teilsystem DSTW-ZE&gt; 10.2.5 genannten Voraussetzungen möglich.</w:t>
        <w:br/>
        <w:t>​​</w:t>
      </w:r>
    </w:p>
    <w:p w14:paraId="6758E6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5D73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2C5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F174B" w14:textId="77777777">
            <w:r>
              <w:t>MDSTW-23192</w:t>
            </w:r>
          </w:p>
        </w:tc>
      </w:tr>
      <w:tr w14:paraId="5A23B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3E5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ABEBA" w14:textId="77777777">
            <w:r>
              <w:t>05_722</w:t>
            </w:r>
          </w:p>
        </w:tc>
      </w:tr>
      <w:tr w14:paraId="0D20C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703C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CC2129" w14:textId="77777777">
            <w:r>
              <w:t>2319</w:t>
            </w:r>
          </w:p>
        </w:tc>
      </w:tr>
      <w:tr w14:paraId="5D177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B1B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6FBFA1" w14:textId="77777777"/>
        </w:tc>
      </w:tr>
      <w:tr w14:paraId="79364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D7CF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EF3A7" w14:textId="77777777">
            <w:r>
              <w:t>Draft</w:t>
            </w:r>
          </w:p>
        </w:tc>
      </w:tr>
      <w:tr w14:paraId="68558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482D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0A20C" w14:textId="77777777">
            <w:r>
              <w:t>Muss</w:t>
            </w:r>
          </w:p>
        </w:tc>
      </w:tr>
      <w:tr w14:paraId="550C4E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B10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964CC7" w14:textId="77777777">
            <w:r>
              <w:t>Funktion wird wie in der ELEKTRA 2 Baseline 29.40 realisiert zur Verfügung gestellt.</w:t>
            </w:r>
          </w:p>
        </w:tc>
      </w:tr>
      <w:tr w14:paraId="2BA444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E07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960D3" w14:textId="77777777"/>
        </w:tc>
      </w:tr>
      <w:tr w14:paraId="7CC7BF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42DF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49CFF" w14:textId="77777777">
            <w:r>
              <w:t>PV GA DIL OBB 1.0.0</w:t>
            </w:r>
          </w:p>
        </w:tc>
      </w:tr>
    </w:tbl>
    <w:p w14:paraId="161AA00C" w14:textId="77777777">
      <w:pPr>
        <w:spacing w:after="0" w:line="96" w:lineRule="auto"/>
      </w:pPr>
    </w:p>
    <w:p w14:paraId="167AA1A3" w14:textId="77777777">
      <w:pPr>
        <w:spacing w:after="0"/>
      </w:pPr>
      <w:r>
        <w:rPr>
          <w:vanish/>
        </w:rPr>
        <w:t>MLS_DSTW/MDSTW-23193</w:t>
      </w:r>
      <w:r>
        <w:rPr>
          <w:b/>
        </w:rPr>
        <w:t>10.1.0-9 Eine dokumentierte Hilfsrücknahme durch die freigebende Stelle muss jed...</w:t>
      </w:r>
      <w:r>
        <w:br/>
        <w:t>10.1.0-9 Eine dokumentierte Hilfsrücknahme durch die freigebende Stelle muss jederzeit möglich sein (ausgenommen eine einzelfreigegebene EKSA), wobei freizeigende, einzelgestellte Verschubsignale selbsttätig in Haltstellung gelangen müssen.</w:t>
        <w:br/>
        <w:t>​​</w:t>
      </w:r>
    </w:p>
    <w:p w14:paraId="7997A3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96F7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60F7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B0FB9" w14:textId="77777777">
            <w:r>
              <w:t>MDSTW-23193</w:t>
            </w:r>
          </w:p>
        </w:tc>
      </w:tr>
      <w:tr w14:paraId="4A6B61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3C5C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6D80E" w14:textId="77777777">
            <w:r>
              <w:t>05_723</w:t>
            </w:r>
          </w:p>
        </w:tc>
      </w:tr>
      <w:tr w14:paraId="5A2FA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D67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D42F84" w14:textId="77777777">
            <w:r>
              <w:t>2320</w:t>
            </w:r>
          </w:p>
        </w:tc>
      </w:tr>
      <w:tr w14:paraId="0244F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3A3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E19604" w14:textId="77777777"/>
        </w:tc>
      </w:tr>
      <w:tr w14:paraId="71655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AD13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66033" w14:textId="77777777">
            <w:r>
              <w:t>Draft</w:t>
            </w:r>
          </w:p>
        </w:tc>
      </w:tr>
      <w:tr w14:paraId="7702E4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A77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804F5" w14:textId="77777777">
            <w:r>
              <w:t>Muss</w:t>
            </w:r>
          </w:p>
        </w:tc>
      </w:tr>
      <w:tr w14:paraId="01CB0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57C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C1053" w14:textId="77777777">
            <w:r>
              <w:t>Funktion wird wie in der ELEKTRA 2 Baseline 29.40 realisiert zur Verfügung gestellt.</w:t>
            </w:r>
          </w:p>
        </w:tc>
      </w:tr>
      <w:tr w14:paraId="4F7AE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4F0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22B10" w14:textId="77777777"/>
        </w:tc>
      </w:tr>
      <w:tr w14:paraId="0E1FC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4C6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08734" w14:textId="77777777">
            <w:r>
              <w:t>PV GA DIL OBB 1.0.0</w:t>
            </w:r>
          </w:p>
        </w:tc>
      </w:tr>
    </w:tbl>
    <w:p w14:paraId="73518BD3" w14:textId="77777777">
      <w:pPr>
        <w:spacing w:after="0" w:line="96" w:lineRule="auto"/>
      </w:pPr>
    </w:p>
    <w:p w14:paraId="1A6E07AE" w14:textId="77777777">
      <w:r>
        <w:rPr>
          <w:vanish/>
        </w:rPr>
        <w:t>MLS_DSTW/MDSTW-23194</w:t>
      </w:r>
      <w:r>
        <w:t>10.1.0-10 Ein Nahbedienbereich umfasst nicht nur den Bereich zwischen den freigegebenen Signalen, sondern auch alle von den freigegebenen Signalen aus erreichbaren Gleise.</w:t>
        <w:br/>
        <w:t>​​</w:t>
      </w:r>
    </w:p>
    <w:p w14:paraId="0A29529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C7116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21D0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196BF" w14:textId="77777777">
            <w:r>
              <w:t>1402</w:t>
            </w:r>
          </w:p>
        </w:tc>
      </w:tr>
      <w:tr w14:paraId="34F05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AC7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B61B6" w14:textId="77777777">
            <w:r>
              <w:t>MDSTW-23194</w:t>
            </w:r>
          </w:p>
        </w:tc>
      </w:tr>
      <w:tr w14:paraId="4CBE0D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623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E4AC97" w14:textId="77777777">
            <w:r>
              <w:t>2321</w:t>
            </w:r>
          </w:p>
        </w:tc>
      </w:tr>
      <w:tr w14:paraId="14645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7CC0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ADFB0" w14:textId="77777777">
            <w:r>
              <w:t>05_724</w:t>
            </w:r>
          </w:p>
        </w:tc>
      </w:tr>
    </w:tbl>
    <w:p w14:paraId="68704271" w14:textId="77777777">
      <w:pPr>
        <w:spacing w:after="0" w:line="96" w:lineRule="auto"/>
      </w:pPr>
    </w:p>
    <w:p w14:paraId="35B1C9A2" w14:textId="77777777">
      <w:pPr>
        <w:spacing w:after="0"/>
      </w:pPr>
      <w:r>
        <w:rPr>
          <w:vanish/>
        </w:rPr>
        <w:t>MLS_DSTW/MDSTW-23195</w:t>
      </w:r>
      <w:r>
        <w:rPr>
          <w:b/>
        </w:rPr>
        <w:t>10.1.0-11 Als Abgrenzung des Bereichs müssen für Verschubfahrten gültige Signale...</w:t>
      </w:r>
      <w:r>
        <w:br/>
        <w:t>10.1.0-11 Als Abgrenzung des Bereichs müssen für Verschubfahrten gültige Signale und Abgrenzungsweichen des Nahbedienbereichs betrachtet werden.</w:t>
        <w:br/>
        <w:t>​​</w:t>
      </w:r>
    </w:p>
    <w:p w14:paraId="00912AD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E9E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26200C"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85C4E" w14:textId="77777777">
            <w:r>
              <w:t>MDSTW-23195</w:t>
            </w:r>
          </w:p>
        </w:tc>
      </w:tr>
      <w:tr w14:paraId="6ECB2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023E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D27C1" w14:textId="77777777">
            <w:r>
              <w:t>05_725</w:t>
            </w:r>
          </w:p>
        </w:tc>
      </w:tr>
      <w:tr w14:paraId="21953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D80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75785" w14:textId="77777777">
            <w:r>
              <w:t>2322</w:t>
            </w:r>
          </w:p>
        </w:tc>
      </w:tr>
      <w:tr w14:paraId="537F49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9F9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741AC" w14:textId="77777777"/>
        </w:tc>
      </w:tr>
      <w:tr w14:paraId="790FE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355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477AD" w14:textId="77777777">
            <w:r>
              <w:t>Draft</w:t>
            </w:r>
          </w:p>
        </w:tc>
      </w:tr>
      <w:tr w14:paraId="7AD36F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F1A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69733" w14:textId="77777777">
            <w:r>
              <w:t>Muss</w:t>
            </w:r>
          </w:p>
        </w:tc>
      </w:tr>
      <w:tr w14:paraId="2DAAA5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5F97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2E5E8" w14:textId="77777777">
            <w:r>
              <w:t>Funktion wird wie in der ELEKTRA 2 Baseline 29.40 realisiert zur Verfügung gestellt.</w:t>
            </w:r>
          </w:p>
        </w:tc>
      </w:tr>
      <w:tr w14:paraId="29D5F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791F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7AA1C" w14:textId="77777777"/>
        </w:tc>
      </w:tr>
      <w:tr w14:paraId="5B05C6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847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DC5B0" w14:textId="77777777">
            <w:r>
              <w:t>PV GA DIL OBB 1.0.0</w:t>
            </w:r>
          </w:p>
        </w:tc>
      </w:tr>
    </w:tbl>
    <w:p w14:paraId="078ECDFD" w14:textId="77777777">
      <w:pPr>
        <w:spacing w:after="0" w:line="96" w:lineRule="auto"/>
      </w:pPr>
    </w:p>
    <w:p w14:paraId="0C8108E7" w14:textId="77777777">
      <w:pPr>
        <w:spacing w:after="0"/>
      </w:pPr>
      <w:r>
        <w:rPr>
          <w:vanish/>
        </w:rPr>
        <w:t>MLS_DSTW/MDSTW-23196</w:t>
      </w:r>
      <w:r>
        <w:rPr>
          <w:b/>
        </w:rPr>
        <w:t>10.1.0-12 Eine Störung dieser Abgrenzungseinrichtungen darf keine Rückwirkung au...</w:t>
      </w:r>
      <w:r>
        <w:br/>
        <w:t>10.1.0-12 Eine Störung dieser Abgrenzungseinrichtungen darf keine Rückwirkung auf einen freigegebenen Bereich haben.</w:t>
        <w:br/>
        <w:t>​​</w:t>
      </w:r>
    </w:p>
    <w:p w14:paraId="4D3F3CE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81F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0C3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09F09" w14:textId="77777777">
            <w:r>
              <w:t>MDSTW-23196</w:t>
            </w:r>
          </w:p>
        </w:tc>
      </w:tr>
      <w:tr w14:paraId="7BE9FA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157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68C1D" w14:textId="77777777">
            <w:r>
              <w:t>05_726</w:t>
            </w:r>
          </w:p>
        </w:tc>
      </w:tr>
      <w:tr w14:paraId="0585BD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6CD1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64585" w14:textId="77777777">
            <w:r>
              <w:t>2323</w:t>
            </w:r>
          </w:p>
        </w:tc>
      </w:tr>
      <w:tr w14:paraId="1138DD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875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E4C11" w14:textId="77777777"/>
        </w:tc>
      </w:tr>
      <w:tr w14:paraId="52E1C3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FE3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FE2F0" w14:textId="77777777">
            <w:r>
              <w:t>Draft</w:t>
            </w:r>
          </w:p>
        </w:tc>
      </w:tr>
      <w:tr w14:paraId="34E02F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761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F43FE" w14:textId="77777777">
            <w:r>
              <w:t>Muss</w:t>
            </w:r>
          </w:p>
        </w:tc>
      </w:tr>
      <w:tr w14:paraId="21C41A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9A4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9F2CA" w14:textId="77777777">
            <w:r>
              <w:t>Funktion wird wie in der ELEKTRA 2 Baseline 29.40 realisiert zur Verfügung gestellt.</w:t>
            </w:r>
          </w:p>
        </w:tc>
      </w:tr>
      <w:tr w14:paraId="429A24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AA3A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A52C1E" w14:textId="77777777"/>
        </w:tc>
      </w:tr>
      <w:tr w14:paraId="1D31C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67B9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13CAF" w14:textId="77777777">
            <w:r>
              <w:t>PV GA DIL OBB 1.0.0</w:t>
            </w:r>
          </w:p>
        </w:tc>
      </w:tr>
    </w:tbl>
    <w:p w14:paraId="19EDBE5E" w14:textId="77777777">
      <w:pPr>
        <w:spacing w:after="0" w:line="96" w:lineRule="auto"/>
      </w:pPr>
    </w:p>
    <w:p w14:paraId="50ACE43B" w14:textId="77777777">
      <w:pPr>
        <w:spacing w:after="0"/>
      </w:pPr>
      <w:r>
        <w:rPr>
          <w:vanish/>
        </w:rPr>
        <w:t>MLS_DSTW/MDSTW-23197</w:t>
      </w:r>
      <w:r>
        <w:rPr>
          <w:b/>
        </w:rPr>
        <w:t>10.1.0-13 Der Projektierungsvermerk "in der Nahbedienung als Verschubstraßenziel...</w:t>
      </w:r>
      <w:r>
        <w:br/>
        <w:t>10.1.0-13 Der Projektierungsvermerk "in der Nahbedienung als Verschubstraßenziel zugelassen" muss für jedes nahbedienbare Signal einzeln setzbar sein.</w:t>
        <w:br/>
        <w:t>​​</w:t>
      </w:r>
    </w:p>
    <w:p w14:paraId="13BC7B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BA8A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0716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9C717D" w14:textId="77777777">
            <w:r>
              <w:t>MDSTW-23197</w:t>
            </w:r>
          </w:p>
        </w:tc>
      </w:tr>
      <w:tr w14:paraId="5E065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B8B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FB95A" w14:textId="77777777">
            <w:r>
              <w:t>05_727</w:t>
            </w:r>
          </w:p>
        </w:tc>
      </w:tr>
      <w:tr w14:paraId="3FC1F0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332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C35C89" w14:textId="77777777">
            <w:r>
              <w:t>2324</w:t>
            </w:r>
          </w:p>
        </w:tc>
      </w:tr>
      <w:tr w14:paraId="35988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6CF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BD7F5" w14:textId="77777777"/>
        </w:tc>
      </w:tr>
      <w:tr w14:paraId="26AB5B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AC4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4714C" w14:textId="77777777">
            <w:r>
              <w:t>Draft</w:t>
            </w:r>
          </w:p>
        </w:tc>
      </w:tr>
      <w:tr w14:paraId="1C8041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491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59274" w14:textId="77777777">
            <w:r>
              <w:t>Muss</w:t>
            </w:r>
          </w:p>
        </w:tc>
      </w:tr>
      <w:tr w14:paraId="3A27A4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188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054F1" w14:textId="77777777">
            <w:r>
              <w:t>Funktion wird wie in der ELEKTRA 2 Baseline 29.40 realisiert zur Verfügung gestellt.</w:t>
            </w:r>
          </w:p>
        </w:tc>
      </w:tr>
      <w:tr w14:paraId="38FF7D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275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3A221" w14:textId="77777777"/>
        </w:tc>
      </w:tr>
      <w:tr w14:paraId="6FDE6C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04C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3367F" w14:textId="77777777">
            <w:r>
              <w:t>PV GA DIL OBB 1.0.0</w:t>
            </w:r>
          </w:p>
        </w:tc>
      </w:tr>
    </w:tbl>
    <w:p w14:paraId="43036C78" w14:textId="77777777">
      <w:pPr>
        <w:spacing w:after="0" w:line="96" w:lineRule="auto"/>
      </w:pPr>
    </w:p>
    <w:p w14:paraId="7565201E" w14:textId="77777777">
      <w:pPr>
        <w:spacing w:after="0"/>
      </w:pPr>
      <w:r>
        <w:rPr>
          <w:vanish/>
        </w:rPr>
        <w:lastRenderedPageBreak/>
        <w:t>MLS_DSTW/MDSTW-23198</w:t>
      </w:r>
      <w:r>
        <w:rPr>
          <w:b/>
        </w:rPr>
        <w:t>10.1.0-14 Der Projektierungsvermerk "Zugstraße in Nahbedienbereich zulässig" mus...</w:t>
      </w:r>
      <w:r>
        <w:br/>
        <w:t>10.1.0-14 Der Projektierungsvermerk "Zugstraße in Nahbedienbereich zulässig" muss immer für den gesamten Bereich, in welchem er gesetzt ist gelten. Es sind dann alle in diesem Bereich möglichen Zugstraßen (inkl. Umwegfahrten) zulässig.</w:t>
        <w:br/>
        <w:t>​​</w:t>
      </w:r>
    </w:p>
    <w:p w14:paraId="438E07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ECEB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842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B57241" w14:textId="77777777">
            <w:r>
              <w:t>MDSTW-23198</w:t>
            </w:r>
          </w:p>
        </w:tc>
      </w:tr>
      <w:tr w14:paraId="32E8C7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076D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BB91A" w14:textId="77777777">
            <w:r>
              <w:t>05_728</w:t>
            </w:r>
          </w:p>
        </w:tc>
      </w:tr>
      <w:tr w14:paraId="5995BF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0D3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EA6E8" w14:textId="77777777">
            <w:r>
              <w:t>2325</w:t>
            </w:r>
          </w:p>
        </w:tc>
      </w:tr>
      <w:tr w14:paraId="0D4416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380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6A5D1" w14:textId="77777777"/>
        </w:tc>
      </w:tr>
      <w:tr w14:paraId="22C8E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1C7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381D8" w14:textId="77777777">
            <w:r>
              <w:t>Draft</w:t>
            </w:r>
          </w:p>
        </w:tc>
      </w:tr>
      <w:tr w14:paraId="08F2C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DCD3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AD53A" w14:textId="77777777">
            <w:r>
              <w:t>Muss</w:t>
            </w:r>
          </w:p>
        </w:tc>
      </w:tr>
      <w:tr w14:paraId="700F91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1F4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BD177" w14:textId="77777777">
            <w:r>
              <w:t>Funktion wird wie in der ELEKTRA 2 Baseline 29.40 realisiert zur Verfügung gestellt.</w:t>
            </w:r>
          </w:p>
        </w:tc>
      </w:tr>
      <w:tr w14:paraId="5508C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262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B66F0" w14:textId="77777777"/>
        </w:tc>
      </w:tr>
      <w:tr w14:paraId="0961E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4A64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91470" w14:textId="77777777">
            <w:r>
              <w:t>PV GA DIL OBB 1.0.0</w:t>
            </w:r>
          </w:p>
        </w:tc>
      </w:tr>
    </w:tbl>
    <w:p w14:paraId="0BE6D9F1" w14:textId="77777777">
      <w:pPr>
        <w:spacing w:after="0" w:line="96" w:lineRule="auto"/>
      </w:pPr>
    </w:p>
    <w:p w14:paraId="3243B337" w14:textId="77777777">
      <w:pPr>
        <w:spacing w:after="0"/>
      </w:pPr>
      <w:r>
        <w:rPr>
          <w:vanish/>
        </w:rPr>
        <w:t>MLS_DSTW/MDSTW-23199</w:t>
      </w:r>
      <w:r>
        <w:rPr>
          <w:b/>
        </w:rPr>
        <w:t>10.1.0-15 Das VSTW muss in der Lage sein, ein Element in mindestens 4 Nahbedienu...</w:t>
      </w:r>
      <w:r>
        <w:br/>
        <w:t>10.1.0-15 Das VSTW muss in der Lage sein, ein Element in mindestens 4 Nahbedienungen/Nahbedienungsbereichen einbinden zu können.</w:t>
        <w:br/>
        <w:t>​​</w:t>
      </w:r>
    </w:p>
    <w:p w14:paraId="6A3F15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4FBC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26E0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1156D" w14:textId="77777777">
            <w:r>
              <w:t>MDSTW-23199</w:t>
            </w:r>
          </w:p>
        </w:tc>
      </w:tr>
      <w:tr w14:paraId="16FFD7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9CD0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B0A1C" w14:textId="77777777">
            <w:r>
              <w:t>05_729</w:t>
            </w:r>
          </w:p>
        </w:tc>
      </w:tr>
      <w:tr w14:paraId="2B02F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BF3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D6B87" w14:textId="77777777">
            <w:r>
              <w:t>2326</w:t>
            </w:r>
          </w:p>
        </w:tc>
      </w:tr>
      <w:tr w14:paraId="170A8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2F6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1E352" w14:textId="77777777"/>
        </w:tc>
      </w:tr>
      <w:tr w14:paraId="11AE79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1D583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DB53A" w14:textId="77777777">
            <w:r>
              <w:t>Draft</w:t>
            </w:r>
          </w:p>
        </w:tc>
      </w:tr>
      <w:tr w14:paraId="13DA03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0ED0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1B56E" w14:textId="77777777">
            <w:r>
              <w:t>Muss</w:t>
            </w:r>
          </w:p>
        </w:tc>
      </w:tr>
      <w:tr w14:paraId="4317E2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528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89062" w14:textId="77777777">
            <w:r>
              <w:t>Funktion wird wie in der ELEKTRA 2 Baseline 29.40 realisiert zur Verfügung gestellt.</w:t>
            </w:r>
          </w:p>
        </w:tc>
      </w:tr>
      <w:tr w14:paraId="5AB9AB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966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DC05E" w14:textId="77777777"/>
        </w:tc>
      </w:tr>
      <w:tr w14:paraId="4A56E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F16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2DE4C" w14:textId="77777777">
            <w:r>
              <w:t>PV GA DIL OBB 1.0.0</w:t>
            </w:r>
          </w:p>
        </w:tc>
      </w:tr>
    </w:tbl>
    <w:p w14:paraId="02E79E60" w14:textId="77777777">
      <w:pPr>
        <w:spacing w:after="0" w:line="96" w:lineRule="auto"/>
      </w:pPr>
    </w:p>
    <w:p w14:paraId="0AB37A08" w14:textId="77777777">
      <w:pPr>
        <w:spacing w:after="0"/>
      </w:pPr>
      <w:r>
        <w:rPr>
          <w:vanish/>
        </w:rPr>
        <w:t>MLS_DSTW/MDSTW-23200</w:t>
      </w:r>
      <w:r>
        <w:rPr>
          <w:b/>
        </w:rPr>
        <w:t>10.1.0-16 Ein Element darf immer nur für eine Nahbedienung/Nahbedienungsbereich...</w:t>
      </w:r>
      <w:r>
        <w:br/>
        <w:t>10.1.0-16 Ein Element darf immer nur für eine Nahbedienung/Nahbedienungsbereich freigegeben werden.</w:t>
        <w:br/>
        <w:t>​​</w:t>
      </w:r>
    </w:p>
    <w:p w14:paraId="225D3E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5381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EE5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75F66" w14:textId="77777777">
            <w:r>
              <w:t>MDSTW-23200</w:t>
            </w:r>
          </w:p>
        </w:tc>
      </w:tr>
      <w:tr w14:paraId="6D7F3D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89D3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35C77" w14:textId="77777777">
            <w:r>
              <w:t>05_730</w:t>
            </w:r>
          </w:p>
        </w:tc>
      </w:tr>
      <w:tr w14:paraId="51E2D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FF8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BE201E" w14:textId="77777777">
            <w:r>
              <w:t>2327</w:t>
            </w:r>
          </w:p>
        </w:tc>
      </w:tr>
      <w:tr w14:paraId="4A412A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487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FEFD1D" w14:textId="77777777"/>
        </w:tc>
      </w:tr>
      <w:tr w14:paraId="64F6EE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9E8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EF482" w14:textId="77777777">
            <w:r>
              <w:t>Draft</w:t>
            </w:r>
          </w:p>
        </w:tc>
      </w:tr>
      <w:tr w14:paraId="0C28D4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E44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3296C" w14:textId="77777777">
            <w:r>
              <w:t>Muss</w:t>
            </w:r>
          </w:p>
        </w:tc>
      </w:tr>
      <w:tr w14:paraId="567875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C4C0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D8587" w14:textId="77777777">
            <w:r>
              <w:t>Funktion wird wie in der ELEKTRA 2 Baseline 29.40 realisiert zur Verfügung gestellt.</w:t>
            </w:r>
          </w:p>
        </w:tc>
      </w:tr>
      <w:tr w14:paraId="65E484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DA53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88008" w14:textId="77777777"/>
        </w:tc>
      </w:tr>
      <w:tr w14:paraId="5F0A7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09B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5EA4E" w14:textId="77777777">
            <w:r>
              <w:t>PV GA DIL OBB 1.0.0</w:t>
            </w:r>
          </w:p>
        </w:tc>
      </w:tr>
    </w:tbl>
    <w:p w14:paraId="304C2791" w14:textId="77777777">
      <w:pPr>
        <w:spacing w:after="0" w:line="96" w:lineRule="auto"/>
      </w:pPr>
    </w:p>
    <w:p w14:paraId="7496BA7E" w14:textId="77777777">
      <w:pPr>
        <w:pStyle w:val="Heading4"/>
        <w:divId w:val="324"/>
      </w:pPr>
      <w:bookmarkStart w:name="_Toc242172900" w:id="293"/>
      <w:r>
        <w:t>10.2 Bereichsfreigabe mit Einzelstellung</w:t>
      </w:r>
      <w:bookmarkEnd w:id="293"/>
    </w:p>
    <w:p w14:paraId="557D654A" w14:textId="77777777">
      <w:pPr>
        <w:pStyle w:val="Heading5"/>
        <w:divId w:val="325"/>
      </w:pPr>
      <w:bookmarkStart w:name="_Toc242172901" w:id="294"/>
      <w:r>
        <w:t>10.2.1 Bereichsfreigabe mit Einzelstellung - Freigabe</w:t>
      </w:r>
      <w:bookmarkEnd w:id="294"/>
    </w:p>
    <w:p w14:paraId="46A3A8EA" w14:textId="77777777">
      <w:pPr>
        <w:spacing w:after="0"/>
      </w:pPr>
      <w:r>
        <w:rPr>
          <w:vanish/>
        </w:rPr>
        <w:t>MLS_DSTW/MDSTW-23206</w:t>
      </w:r>
      <w:r>
        <w:rPr>
          <w:b/>
        </w:rPr>
        <w:t>10.2.1.0-1 Die Freigabe muss gemeinsam für alle projektierten Einrichtungen eine...</w:t>
      </w:r>
      <w:r>
        <w:br/>
        <w:t>10.2.1.0-1 Die Freigabe muss gemeinsam für alle projektierten Einrichtungen eines Bereiches erfolgen.</w:t>
        <w:br/>
        <w:t>​​</w:t>
      </w:r>
    </w:p>
    <w:p w14:paraId="0F93FB7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ED89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2D1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0FFAE" w14:textId="77777777">
            <w:r>
              <w:t>MDSTW-23206</w:t>
            </w:r>
          </w:p>
        </w:tc>
      </w:tr>
      <w:tr w14:paraId="47A56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3A0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93224" w14:textId="77777777">
            <w:r>
              <w:t>05_732</w:t>
            </w:r>
          </w:p>
        </w:tc>
      </w:tr>
      <w:tr w14:paraId="23A8E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19E3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03B8A" w14:textId="77777777">
            <w:r>
              <w:t>2330</w:t>
            </w:r>
          </w:p>
        </w:tc>
      </w:tr>
      <w:tr w14:paraId="4C0BA7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FB3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6021B" w14:textId="77777777"/>
        </w:tc>
      </w:tr>
      <w:tr w14:paraId="1BF39F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2367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778D7" w14:textId="77777777">
            <w:r>
              <w:t>Draft</w:t>
            </w:r>
          </w:p>
        </w:tc>
      </w:tr>
      <w:tr w14:paraId="47A4DF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27CD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241D8" w14:textId="77777777">
            <w:r>
              <w:t>Muss</w:t>
            </w:r>
          </w:p>
        </w:tc>
      </w:tr>
      <w:tr w14:paraId="54E3FA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A77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E4398" w14:textId="77777777">
            <w:r>
              <w:t>Funktion wird wie in der ELEKTRA 2 Baseline 29.40 realisiert zur Verfügung gestellt.</w:t>
            </w:r>
          </w:p>
        </w:tc>
      </w:tr>
      <w:tr w14:paraId="2DA02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F04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A0A0B" w14:textId="77777777"/>
        </w:tc>
      </w:tr>
      <w:tr w14:paraId="611A3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5B9F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F43ECE" w14:textId="77777777">
            <w:r>
              <w:t>PV GA DIL OBB 1.0.0</w:t>
            </w:r>
          </w:p>
        </w:tc>
      </w:tr>
    </w:tbl>
    <w:p w14:paraId="45B851F8" w14:textId="77777777">
      <w:pPr>
        <w:spacing w:after="0" w:line="96" w:lineRule="auto"/>
      </w:pPr>
    </w:p>
    <w:p w14:paraId="4B2D7714" w14:textId="77777777">
      <w:pPr>
        <w:spacing w:after="0"/>
      </w:pPr>
      <w:r>
        <w:rPr>
          <w:vanish/>
        </w:rPr>
        <w:t>MLS_DSTW/MDSTW-23207</w:t>
      </w:r>
      <w:r>
        <w:rPr>
          <w:b/>
        </w:rPr>
        <w:t>10.2.1.0-2 Ausschließungsgründe der Zulässigkeitsprüfung für die Bereichsfreigab...</w:t>
      </w:r>
      <w:r>
        <w:br/>
        <w:t>10.2.1.0-2 Ausschließungsgründe der Zulässigkeitsprüfung für die Bereichsfreigabe müssen sein:</w:t>
        <w:br/>
        <w:t>• (1) Zugstraße, Zugteilfahrstraße oder Schutzweg (ab dem Zeitpunkt der positiven Zulässigkeitsprüfung) innerhalb des Freigabebereiches, wenn der Nahbedienbereich die Projektierungsvariante "Zugstraße in Nahbedienbereich zulässig" nicht besitzt. Als Mittelweiche verschlossene Weichen sind kein Ausschlussgrund für die Bereichsfreigabe.</w:t>
        <w:br/>
        <w:t>• (2) Zielsignal einer Verschubstraße im Nahbedienbereich, wenn dieses Zielsignal die Projektierungsvariante "in der Nahbedienung als Verschubstraßenziel zugelassen" nicht besitzt.</w:t>
        <w:br/>
        <w:t>• (3) Abgrenzungs- bzw. Flankenschutzweiche des Freigabebereichs in der falschen Lage gesperrt, verschlossen oder zur Nahbedienung freigegeben (eine als Mittelweiche verschlossene Weiche in der richtigen Lage ist kein Ausschluss)</w:t>
        <w:br/>
        <w:t>• (4) Elemente des Bereichs liegen in einem anderen Bereich, für den bereits eine Bereichsfreigabe (ab dem Zeitpunkt der positiven Zulässigkeitsprüfung zur Bereichsfreigabe) vorliegt.</w:t>
        <w:br/>
        <w:t>• (5) Ein auf die Zulässigkeit der Nahbedienungsfreigabe einwirkendes Universalelement in hemmender Stellung.</w:t>
        <w:br/>
        <w:t>• (6) Wenn sich bei einem aktiven Gegenfahrtschutz das zugehörige Zugstraßenziel innerhalb des freizugebenden Nahbedienbereiches befindet und der Bereich die Projektierungsvariante "Zugstraße in Nahbedienbereich zugelassen" nicht besitzt.</w:t>
        <w:br/>
        <w:t>​​</w:t>
      </w:r>
    </w:p>
    <w:p w14:paraId="2A3E07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C2A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196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B9D8E6" w14:textId="77777777">
            <w:r>
              <w:t>MDSTW-23207</w:t>
            </w:r>
          </w:p>
        </w:tc>
      </w:tr>
      <w:tr w14:paraId="54099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074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5CC3F" w14:textId="77777777">
            <w:r>
              <w:t>05_733</w:t>
            </w:r>
          </w:p>
        </w:tc>
      </w:tr>
      <w:tr w14:paraId="3B66B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3EE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22A20" w14:textId="77777777">
            <w:r>
              <w:t>2331</w:t>
            </w:r>
          </w:p>
        </w:tc>
      </w:tr>
      <w:tr w14:paraId="5224D4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72A67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99FD0" w14:textId="77777777"/>
        </w:tc>
      </w:tr>
      <w:tr w14:paraId="3E0CB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4D46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51F40" w14:textId="77777777">
            <w:r>
              <w:t>Draft</w:t>
            </w:r>
          </w:p>
        </w:tc>
      </w:tr>
      <w:tr w14:paraId="32B96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3F6D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0F165" w14:textId="77777777">
            <w:r>
              <w:t>Muss</w:t>
            </w:r>
          </w:p>
        </w:tc>
      </w:tr>
      <w:tr w14:paraId="631E2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87A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254DA" w14:textId="77777777">
            <w:r>
              <w:t>Funktion wird wie in der ELEKTRA 2 Baseline 29.40 realisiert zur Verfügung gestellt.</w:t>
            </w:r>
          </w:p>
        </w:tc>
      </w:tr>
      <w:tr w14:paraId="703AFA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2E3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4391BE" w14:textId="77777777"/>
        </w:tc>
      </w:tr>
      <w:tr w14:paraId="04B335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8DB7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94D9C" w14:textId="77777777">
            <w:r>
              <w:t>PV GA DIL OBB 1.0.0</w:t>
            </w:r>
          </w:p>
        </w:tc>
      </w:tr>
    </w:tbl>
    <w:p w14:paraId="6A1996C5" w14:textId="77777777">
      <w:pPr>
        <w:spacing w:after="0" w:line="96" w:lineRule="auto"/>
      </w:pPr>
    </w:p>
    <w:p w14:paraId="72B9E0C6" w14:textId="77777777">
      <w:pPr>
        <w:spacing w:after="0"/>
      </w:pPr>
      <w:r>
        <w:rPr>
          <w:vanish/>
        </w:rPr>
        <w:t>MLS_DSTW/MDSTW-23208</w:t>
      </w:r>
      <w:r>
        <w:rPr>
          <w:b/>
        </w:rPr>
        <w:t>10.2.1.0-3 Nach positiver Zulässigkeitsprüfung müssen die Abgrenzungs- und Flank...</w:t>
      </w:r>
      <w:r>
        <w:br/>
        <w:t>10.2.1.0-3 Nach positiver Zulässigkeitsprüfung müssen die Abgrenzungs- und Flankenschutzeinrichtungen selbsttätig in die für die Nahbedienungsfreigabe geforderte Stellung gebracht werden (analog den Bedingungen für den fahrstraßenmäßigen Umlauf gem. &lt;05 Lastenheft Teilsystem DSTW-ZE&gt; 14.3 und &lt;05 Lastenheft Teilsystem DSTW-ZE&gt; 14.17).</w:t>
        <w:br/>
        <w:t>​​</w:t>
      </w:r>
    </w:p>
    <w:p w14:paraId="5FF10A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B32E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1C8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CC7A1" w14:textId="77777777">
            <w:r>
              <w:t>MDSTW-23208</w:t>
            </w:r>
          </w:p>
        </w:tc>
      </w:tr>
      <w:tr w14:paraId="74AA17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C614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CC5B8" w14:textId="77777777">
            <w:r>
              <w:t>05_734</w:t>
            </w:r>
          </w:p>
        </w:tc>
      </w:tr>
      <w:tr w14:paraId="7EBC1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FE80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858E97" w14:textId="77777777">
            <w:r>
              <w:t>2332</w:t>
            </w:r>
          </w:p>
        </w:tc>
      </w:tr>
      <w:tr w14:paraId="6EB3B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D6D6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BF7F1" w14:textId="77777777"/>
        </w:tc>
      </w:tr>
      <w:tr w14:paraId="427042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1DB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E466A" w14:textId="77777777">
            <w:r>
              <w:t>Draft</w:t>
            </w:r>
          </w:p>
        </w:tc>
      </w:tr>
      <w:tr w14:paraId="690197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1C1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B3734" w14:textId="77777777">
            <w:r>
              <w:t>Muss</w:t>
            </w:r>
          </w:p>
        </w:tc>
      </w:tr>
      <w:tr w14:paraId="2509AB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A88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51BD5" w14:textId="77777777">
            <w:r>
              <w:t>Funktion wird wie in der ELEKTRA 2 Baseline 29.40 realisiert zur Verfügung gestellt.</w:t>
            </w:r>
          </w:p>
        </w:tc>
      </w:tr>
      <w:tr w14:paraId="55CA4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451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7CDA2A" w14:textId="77777777"/>
        </w:tc>
      </w:tr>
      <w:tr w14:paraId="6FE415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4C0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8B8E6F" w14:textId="77777777">
            <w:r>
              <w:t>PV GA DIL OBB 1.0.0</w:t>
            </w:r>
          </w:p>
        </w:tc>
      </w:tr>
    </w:tbl>
    <w:p w14:paraId="1C268098" w14:textId="77777777">
      <w:pPr>
        <w:spacing w:after="0" w:line="96" w:lineRule="auto"/>
      </w:pPr>
    </w:p>
    <w:p w14:paraId="0C201692" w14:textId="77777777">
      <w:pPr>
        <w:spacing w:after="0"/>
      </w:pPr>
      <w:r>
        <w:rPr>
          <w:vanish/>
        </w:rPr>
        <w:t>MLS_DSTW/MDSTW-23209</w:t>
      </w:r>
      <w:r>
        <w:rPr>
          <w:b/>
        </w:rPr>
        <w:t>10.2.1.0-4 Bei richtiger Ordnungsstellung muss der Verschluss der Einrichtungen...</w:t>
      </w:r>
      <w:r>
        <w:br/>
        <w:t>10.2.1.0-4 Bei richtiger Ordnungsstellung muss der Verschluss der Einrichtungen erfolgen.</w:t>
        <w:br/>
        <w:t>​​</w:t>
      </w:r>
    </w:p>
    <w:p w14:paraId="460EA03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468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5AB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2BC81" w14:textId="77777777">
            <w:r>
              <w:t>MDSTW-23209</w:t>
            </w:r>
          </w:p>
        </w:tc>
      </w:tr>
      <w:tr w14:paraId="24B3F3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A6FC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45D16" w14:textId="77777777">
            <w:r>
              <w:t>05_735</w:t>
            </w:r>
          </w:p>
        </w:tc>
      </w:tr>
      <w:tr w14:paraId="3F056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D8B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08E72" w14:textId="77777777">
            <w:r>
              <w:t>2333</w:t>
            </w:r>
          </w:p>
        </w:tc>
      </w:tr>
      <w:tr w14:paraId="180D3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54F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786D7E" w14:textId="77777777"/>
        </w:tc>
      </w:tr>
      <w:tr w14:paraId="4B0F2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2B43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7720C" w14:textId="77777777">
            <w:r>
              <w:t>Draft</w:t>
            </w:r>
          </w:p>
        </w:tc>
      </w:tr>
      <w:tr w14:paraId="17F143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8A4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1575B" w14:textId="77777777">
            <w:r>
              <w:t>Muss</w:t>
            </w:r>
          </w:p>
        </w:tc>
      </w:tr>
      <w:tr w14:paraId="03B3E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C19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D1322" w14:textId="77777777">
            <w:r>
              <w:t>Funktion wird wie in der ELEKTRA 2 Baseline 29.40 realisiert zur Verfügung gestellt.</w:t>
            </w:r>
          </w:p>
        </w:tc>
      </w:tr>
      <w:tr w14:paraId="33CDC3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8EF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6C419" w14:textId="77777777"/>
        </w:tc>
      </w:tr>
      <w:tr w14:paraId="057063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C9B2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A3782" w14:textId="77777777">
            <w:r>
              <w:t>PV GA DIL OBB 1.0.0</w:t>
            </w:r>
          </w:p>
        </w:tc>
      </w:tr>
    </w:tbl>
    <w:p w14:paraId="43A7CC39" w14:textId="77777777">
      <w:pPr>
        <w:spacing w:after="0" w:line="96" w:lineRule="auto"/>
      </w:pPr>
    </w:p>
    <w:p w14:paraId="175282CC" w14:textId="77777777">
      <w:pPr>
        <w:spacing w:after="0"/>
      </w:pPr>
      <w:r>
        <w:rPr>
          <w:vanish/>
        </w:rPr>
        <w:lastRenderedPageBreak/>
        <w:t>MLS_DSTW/MDSTW-23210</w:t>
      </w:r>
      <w:r>
        <w:rPr>
          <w:b/>
        </w:rPr>
        <w:t>10.2.1.0-5 Bei Nichtzustandekommen der selbsttätigen Stellung bzw. des Verschlus...</w:t>
      </w:r>
      <w:r>
        <w:br/>
        <w:t>10.2.1.0-5 Bei Nichtzustandekommen der selbsttätigen Stellung bzw. des Verschlusses einer Weiche muss an der Bedienoberfläche der Nahbedienung die Anzeige Stellauftrag erfolgen.</w:t>
        <w:br/>
        <w:t>​​</w:t>
      </w:r>
    </w:p>
    <w:p w14:paraId="537088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C0D2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73F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C846B" w14:textId="77777777">
            <w:r>
              <w:t>MDSTW-23210</w:t>
            </w:r>
          </w:p>
        </w:tc>
      </w:tr>
      <w:tr w14:paraId="373630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79D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7DDA8D" w14:textId="77777777">
            <w:r>
              <w:t>05_736</w:t>
            </w:r>
          </w:p>
        </w:tc>
      </w:tr>
      <w:tr w14:paraId="3FEFA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58A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69930" w14:textId="77777777">
            <w:r>
              <w:t>2334</w:t>
            </w:r>
          </w:p>
        </w:tc>
      </w:tr>
      <w:tr w14:paraId="51EE7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8EA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A7F854" w14:textId="77777777"/>
        </w:tc>
      </w:tr>
      <w:tr w14:paraId="533A2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3A3C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DB1C9" w14:textId="77777777">
            <w:r>
              <w:t>Draft</w:t>
            </w:r>
          </w:p>
        </w:tc>
      </w:tr>
      <w:tr w14:paraId="7C91A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2A6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1C5E5" w14:textId="77777777">
            <w:r>
              <w:t>Muss</w:t>
            </w:r>
          </w:p>
        </w:tc>
      </w:tr>
      <w:tr w14:paraId="4DF46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3FA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D12BC" w14:textId="77777777">
            <w:r>
              <w:t>Funktion wird wie in der ELEKTRA 2 Baseline 29.40 realisiert zur Verfügung gestellt.</w:t>
            </w:r>
          </w:p>
        </w:tc>
      </w:tr>
      <w:tr w14:paraId="1947B1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529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F4505" w14:textId="77777777"/>
        </w:tc>
      </w:tr>
      <w:tr w14:paraId="1A4934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1942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1DB22C" w14:textId="77777777">
            <w:r>
              <w:t>PV GA DIL OBB 1.0.0</w:t>
            </w:r>
          </w:p>
        </w:tc>
      </w:tr>
    </w:tbl>
    <w:p w14:paraId="05779478" w14:textId="77777777">
      <w:pPr>
        <w:spacing w:after="0" w:line="96" w:lineRule="auto"/>
      </w:pPr>
    </w:p>
    <w:p w14:paraId="5787601D" w14:textId="77777777">
      <w:pPr>
        <w:spacing w:after="0"/>
      </w:pPr>
      <w:r>
        <w:rPr>
          <w:vanish/>
        </w:rPr>
        <w:t>MLS_DSTW/MDSTW-23211</w:t>
      </w:r>
      <w:r>
        <w:rPr>
          <w:b/>
        </w:rPr>
        <w:t>10.2.1.0-6 Im Anschluss an den Verschluss der Abgrenzungs- und Flankenschutzeinr...</w:t>
      </w:r>
      <w:r>
        <w:br/>
        <w:t>10.2.1.0-6 Im Anschluss an den Verschluss der Abgrenzungs- und Flankenschutzeinrichtungen in der richtigen Ordnungsstellung muss die Bereichsfreigabe erfolgen.</w:t>
        <w:br/>
        <w:t>​​</w:t>
      </w:r>
    </w:p>
    <w:p w14:paraId="7F7F0B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80A6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989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347A7" w14:textId="77777777">
            <w:r>
              <w:t>MDSTW-23211</w:t>
            </w:r>
          </w:p>
        </w:tc>
      </w:tr>
      <w:tr w14:paraId="111146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E95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3FDED" w14:textId="77777777">
            <w:r>
              <w:t>05_737</w:t>
            </w:r>
          </w:p>
        </w:tc>
      </w:tr>
      <w:tr w14:paraId="485C9C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437E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12030" w14:textId="77777777">
            <w:r>
              <w:t>2335</w:t>
            </w:r>
          </w:p>
        </w:tc>
      </w:tr>
      <w:tr w14:paraId="222FF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30D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0C9F1" w14:textId="77777777"/>
        </w:tc>
      </w:tr>
      <w:tr w14:paraId="571E14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1A7B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BB2FB" w14:textId="77777777">
            <w:r>
              <w:t>Draft</w:t>
            </w:r>
          </w:p>
        </w:tc>
      </w:tr>
      <w:tr w14:paraId="58F05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F46B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25980" w14:textId="77777777">
            <w:r>
              <w:t>Muss</w:t>
            </w:r>
          </w:p>
        </w:tc>
      </w:tr>
      <w:tr w14:paraId="6BB14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523C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9B8BF" w14:textId="77777777">
            <w:r>
              <w:t>Funktion wird wie in der ELEKTRA 2 Baseline 29.40 realisiert zur Verfügung gestellt.</w:t>
            </w:r>
          </w:p>
        </w:tc>
      </w:tr>
      <w:tr w14:paraId="65ABB6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1E1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94E3F" w14:textId="77777777"/>
        </w:tc>
      </w:tr>
      <w:tr w14:paraId="4BF49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7ACC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5C789" w14:textId="77777777">
            <w:r>
              <w:t>PV GA DIL OBB 1.0.0</w:t>
            </w:r>
          </w:p>
        </w:tc>
      </w:tr>
    </w:tbl>
    <w:p w14:paraId="01AECF75" w14:textId="77777777">
      <w:pPr>
        <w:spacing w:after="0" w:line="96" w:lineRule="auto"/>
      </w:pPr>
    </w:p>
    <w:p w14:paraId="2A595B5A" w14:textId="77777777">
      <w:pPr>
        <w:spacing w:after="0"/>
      </w:pPr>
      <w:r>
        <w:rPr>
          <w:vanish/>
        </w:rPr>
        <w:t>MLS_DSTW/MDSTW-23212</w:t>
      </w:r>
      <w:r>
        <w:rPr>
          <w:b/>
        </w:rPr>
        <w:t>10.2.1.0-7 Ein auf die Überwachung der Nahbedienungsfreigabe einwirkendes Univer...</w:t>
      </w:r>
      <w:r>
        <w:br/>
        <w:t>10.2.1.0-7 Ein auf die Überwachung der Nahbedienungsfreigabe einwirkendes Universalelement in hemmender Stellung muss die Bereichsfreigabe verhindern.</w:t>
        <w:br/>
        <w:t>​​</w:t>
      </w:r>
    </w:p>
    <w:p w14:paraId="411246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B378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0B6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9E1AC" w14:textId="77777777">
            <w:r>
              <w:t>MDSTW-23212</w:t>
            </w:r>
          </w:p>
        </w:tc>
      </w:tr>
      <w:tr w14:paraId="20E94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209C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DD677" w14:textId="77777777">
            <w:r>
              <w:t>05_738</w:t>
            </w:r>
          </w:p>
        </w:tc>
      </w:tr>
      <w:tr w14:paraId="05A14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A0700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6EAF9" w14:textId="77777777">
            <w:r>
              <w:t>2336</w:t>
            </w:r>
          </w:p>
        </w:tc>
      </w:tr>
      <w:tr w14:paraId="0902B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DF8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1504F" w14:textId="77777777"/>
        </w:tc>
      </w:tr>
      <w:tr w14:paraId="141AA2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FA87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259D91" w14:textId="77777777">
            <w:r>
              <w:t>Draft</w:t>
            </w:r>
          </w:p>
        </w:tc>
      </w:tr>
      <w:tr w14:paraId="66866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DA39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E6431" w14:textId="77777777">
            <w:r>
              <w:t>Muss</w:t>
            </w:r>
          </w:p>
        </w:tc>
      </w:tr>
      <w:tr w14:paraId="7E69F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76130"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83AF1" w14:textId="77777777">
            <w:r>
              <w:t>Funktion wird wie in der ELEKTRA 2 Baseline 29.40 realisiert zur Verfügung gestellt.</w:t>
            </w:r>
          </w:p>
        </w:tc>
      </w:tr>
      <w:tr w14:paraId="7AD90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517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358F9" w14:textId="77777777"/>
        </w:tc>
      </w:tr>
      <w:tr w14:paraId="1FC97F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8E7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D7BF7" w14:textId="77777777">
            <w:r>
              <w:t>PV GA DIL OBB 1.0.0</w:t>
            </w:r>
          </w:p>
        </w:tc>
      </w:tr>
    </w:tbl>
    <w:p w14:paraId="1022E5BC" w14:textId="77777777">
      <w:pPr>
        <w:spacing w:after="0" w:line="96" w:lineRule="auto"/>
      </w:pPr>
    </w:p>
    <w:p w14:paraId="25D414F8" w14:textId="77777777">
      <w:pPr>
        <w:spacing w:after="0"/>
      </w:pPr>
      <w:r>
        <w:rPr>
          <w:vanish/>
        </w:rPr>
        <w:t>MLS_DSTW/MDSTW-23213</w:t>
      </w:r>
      <w:r>
        <w:rPr>
          <w:b/>
        </w:rPr>
        <w:t>10.2.1.0-8 Bei hemmenden Einwirkungen des Universalelements auf den Nahbedienber...</w:t>
      </w:r>
      <w:r>
        <w:br/>
        <w:t>10.2.1.0-8 Bei hemmenden Einwirkungen des Universalelements auf den Nahbedienbereich in Form der Zulässigkeit und der linienförmigen Überwachung muss eine Störung der Abgrenzung des Nahbedienbereichs angezeigt werden.</w:t>
        <w:br/>
        <w:t>​​</w:t>
      </w:r>
    </w:p>
    <w:p w14:paraId="543546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24C7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910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FCAD3" w14:textId="77777777">
            <w:r>
              <w:t>MDSTW-23213</w:t>
            </w:r>
          </w:p>
        </w:tc>
      </w:tr>
      <w:tr w14:paraId="69F07B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387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1943C" w14:textId="77777777">
            <w:r>
              <w:t>05_739</w:t>
            </w:r>
          </w:p>
        </w:tc>
      </w:tr>
      <w:tr w14:paraId="3F559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8A5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6CFFA" w14:textId="77777777">
            <w:r>
              <w:t>2337</w:t>
            </w:r>
          </w:p>
        </w:tc>
      </w:tr>
      <w:tr w14:paraId="0A8628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75B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71A3B" w14:textId="77777777"/>
        </w:tc>
      </w:tr>
      <w:tr w14:paraId="77C3A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01D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80AD0" w14:textId="77777777">
            <w:r>
              <w:t>Draft</w:t>
            </w:r>
          </w:p>
        </w:tc>
      </w:tr>
      <w:tr w14:paraId="7E812A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CA0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441E7" w14:textId="77777777">
            <w:r>
              <w:t>Muss</w:t>
            </w:r>
          </w:p>
        </w:tc>
      </w:tr>
      <w:tr w14:paraId="045052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622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8D8C1" w14:textId="77777777">
            <w:r>
              <w:t>Funktion wird wie in der ELEKTRA 2 Baseline 29.40 realisiert zur Verfügung gestellt.</w:t>
            </w:r>
          </w:p>
        </w:tc>
      </w:tr>
      <w:tr w14:paraId="346C79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7873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BBCF3" w14:textId="77777777"/>
        </w:tc>
      </w:tr>
      <w:tr w14:paraId="0D60C0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EC6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F6ACB" w14:textId="77777777">
            <w:r>
              <w:t>PV GA DIL OBB 1.0.0</w:t>
            </w:r>
          </w:p>
        </w:tc>
      </w:tr>
    </w:tbl>
    <w:p w14:paraId="53B903F7" w14:textId="77777777">
      <w:pPr>
        <w:spacing w:after="0" w:line="96" w:lineRule="auto"/>
      </w:pPr>
    </w:p>
    <w:p w14:paraId="7BDA0C78" w14:textId="77777777">
      <w:pPr>
        <w:spacing w:after="0"/>
      </w:pPr>
      <w:r>
        <w:rPr>
          <w:vanish/>
        </w:rPr>
        <w:t>MLS_DSTW/MDSTW-23214</w:t>
      </w:r>
      <w:r>
        <w:rPr>
          <w:b/>
        </w:rPr>
        <w:t>10.2.1.0-9 Bei nicht ordnungsgemäßem Zustand der Abgrenzungen bzw. des Flankensc...</w:t>
      </w:r>
      <w:r>
        <w:br/>
        <w:t>10.2.1.0-9 Bei nicht ordnungsgemäßem Zustand der Abgrenzungen bzw. des Flankenschutzes muss eine dokumentierte Freigabe möglich sein, wobei alle Punkte der Ausschließungsgründe der Zulässigkeitsprüfung für die Bereichsfreigabe für die Zulässigkeitsprüfung der dokumentierten Freigabe Gültigkeit haben. Durch die dokumentierte Freigabe entfällt nur die Prüfung des ordnungsgemäßen Zustandes der Abgrenzungen bzw. des Flankenschutzes.</w:t>
        <w:br/>
        <w:t>​​</w:t>
      </w:r>
    </w:p>
    <w:p w14:paraId="771D4D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A16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150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1E315" w14:textId="77777777">
            <w:r>
              <w:t>MDSTW-23214</w:t>
            </w:r>
          </w:p>
        </w:tc>
      </w:tr>
      <w:tr w14:paraId="47D9E0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AB1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52359" w14:textId="77777777">
            <w:r>
              <w:t>05_740</w:t>
            </w:r>
          </w:p>
        </w:tc>
      </w:tr>
      <w:tr w14:paraId="5D47AC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820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8FA8B2" w14:textId="77777777">
            <w:r>
              <w:t>2338</w:t>
            </w:r>
          </w:p>
        </w:tc>
      </w:tr>
      <w:tr w14:paraId="10B8A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ADA9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C7747" w14:textId="77777777"/>
        </w:tc>
      </w:tr>
      <w:tr w14:paraId="26C1C6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DD9A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394D7" w14:textId="77777777">
            <w:r>
              <w:t>Draft</w:t>
            </w:r>
          </w:p>
        </w:tc>
      </w:tr>
      <w:tr w14:paraId="0443FE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0B1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ABEBC" w14:textId="77777777">
            <w:r>
              <w:t>Muss</w:t>
            </w:r>
          </w:p>
        </w:tc>
      </w:tr>
      <w:tr w14:paraId="755EAC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883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C1E99" w14:textId="77777777">
            <w:r>
              <w:t>Funktion wird wie in der ELEKTRA 2 Baseline 29.40 realisiert zur Verfügung gestellt.</w:t>
            </w:r>
          </w:p>
        </w:tc>
      </w:tr>
      <w:tr w14:paraId="74426C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03B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0E5F3" w14:textId="77777777"/>
        </w:tc>
      </w:tr>
      <w:tr w14:paraId="74D52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380B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AD424C" w14:textId="77777777">
            <w:r>
              <w:t>PV GA DIL OBB 1.0.0</w:t>
            </w:r>
          </w:p>
        </w:tc>
      </w:tr>
    </w:tbl>
    <w:p w14:paraId="3138F9E9" w14:textId="77777777">
      <w:pPr>
        <w:spacing w:after="0" w:line="96" w:lineRule="auto"/>
      </w:pPr>
    </w:p>
    <w:p w14:paraId="71D82600" w14:textId="77777777">
      <w:pPr>
        <w:spacing w:after="0"/>
      </w:pPr>
      <w:r>
        <w:rPr>
          <w:vanish/>
        </w:rPr>
        <w:t>MLS_DSTW/MDSTW-23215</w:t>
      </w:r>
      <w:r>
        <w:rPr>
          <w:b/>
        </w:rPr>
        <w:t>10.2.1.0-10 Fällt das Hemmnis für den Verschluss einer Flankenschutz- oder Abgre...</w:t>
      </w:r>
      <w:r>
        <w:br/>
        <w:t xml:space="preserve">10.2.1.0-10 Fällt das Hemmnis für den Verschluss einer Flankenschutz- oder Abgrenzungsweiche </w:t>
        <w:lastRenderedPageBreak/>
        <w:t>weg, so muss die Weiche in der für den Nahbedienbereich erforderlichen Lage verschlossen werden.</w:t>
        <w:br/>
        <w:t>​​</w:t>
      </w:r>
    </w:p>
    <w:p w14:paraId="0C36BD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AE38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AAF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07860B" w14:textId="77777777">
            <w:r>
              <w:t>MDSTW-23215</w:t>
            </w:r>
          </w:p>
        </w:tc>
      </w:tr>
      <w:tr w14:paraId="594B0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C4E9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FEBEF" w14:textId="77777777">
            <w:r>
              <w:t>05_741</w:t>
            </w:r>
          </w:p>
        </w:tc>
      </w:tr>
      <w:tr w14:paraId="7316F8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3A8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0BB477" w14:textId="77777777">
            <w:r>
              <w:t>2339</w:t>
            </w:r>
          </w:p>
        </w:tc>
      </w:tr>
      <w:tr w14:paraId="26E3BB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F98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34D93" w14:textId="77777777"/>
        </w:tc>
      </w:tr>
      <w:tr w14:paraId="25E76C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662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2A540E" w14:textId="77777777">
            <w:r>
              <w:t>Draft</w:t>
            </w:r>
          </w:p>
        </w:tc>
      </w:tr>
      <w:tr w14:paraId="359E39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206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2297C" w14:textId="77777777">
            <w:r>
              <w:t>Muss</w:t>
            </w:r>
          </w:p>
        </w:tc>
      </w:tr>
      <w:tr w14:paraId="4FAC9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E4AC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57FDB3" w14:textId="77777777">
            <w:r>
              <w:t>Funktion wird wie in der ELEKTRA 2 Baseline 29.40 realisiert zur Verfügung gestellt.</w:t>
            </w:r>
          </w:p>
        </w:tc>
      </w:tr>
      <w:tr w14:paraId="4DC3B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E26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21030" w14:textId="77777777"/>
        </w:tc>
      </w:tr>
      <w:tr w14:paraId="7C281E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2AA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72F8D" w14:textId="77777777">
            <w:r>
              <w:t>PV GA DIL OBB 1.0.0</w:t>
            </w:r>
          </w:p>
        </w:tc>
      </w:tr>
    </w:tbl>
    <w:p w14:paraId="2A2E70C7" w14:textId="77777777">
      <w:pPr>
        <w:spacing w:after="0" w:line="96" w:lineRule="auto"/>
      </w:pPr>
    </w:p>
    <w:p w14:paraId="52A93B2A" w14:textId="77777777">
      <w:pPr>
        <w:spacing w:after="0"/>
      </w:pPr>
      <w:r>
        <w:rPr>
          <w:vanish/>
        </w:rPr>
        <w:t>MLS_DSTW/MDSTW-23216</w:t>
      </w:r>
      <w:r>
        <w:rPr>
          <w:b/>
        </w:rPr>
        <w:t>10.2.1.0-11 Das Auftreten einer Störung an den Abgrenzungen bzw. dem Flankenschu...</w:t>
      </w:r>
      <w:r>
        <w:br/>
        <w:t>10.2.1.0-11 Das Auftreten einer Störung an den Abgrenzungen bzw. dem Flankenschutz nach erfolgter Bereichsfreigabe muss protokolliert werden, die Bereichsfreigabe muss jedoch aufrecht bleiben.</w:t>
        <w:br/>
        <w:t>​​</w:t>
      </w:r>
    </w:p>
    <w:p w14:paraId="414F8E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780A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2AFD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2BF0D" w14:textId="77777777">
            <w:r>
              <w:t>MDSTW-23216</w:t>
            </w:r>
          </w:p>
        </w:tc>
      </w:tr>
      <w:tr w14:paraId="655204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839A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38639B" w14:textId="77777777">
            <w:r>
              <w:t>05_742</w:t>
            </w:r>
          </w:p>
        </w:tc>
      </w:tr>
      <w:tr w14:paraId="287D60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16E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31019" w14:textId="77777777">
            <w:r>
              <w:t>2340</w:t>
            </w:r>
          </w:p>
        </w:tc>
      </w:tr>
      <w:tr w14:paraId="1FEFB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BC6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15B13" w14:textId="77777777"/>
        </w:tc>
      </w:tr>
      <w:tr w14:paraId="5FA9C5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D85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EFA6C" w14:textId="77777777">
            <w:r>
              <w:t>Draft</w:t>
            </w:r>
          </w:p>
        </w:tc>
      </w:tr>
      <w:tr w14:paraId="1C8F2F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1BF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1379C" w14:textId="77777777">
            <w:r>
              <w:t>Muss</w:t>
            </w:r>
          </w:p>
        </w:tc>
      </w:tr>
      <w:tr w14:paraId="11B17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FFD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9ABD3" w14:textId="77777777">
            <w:r>
              <w:t>Funktion wird wie in der ELEKTRA 2 Baseline 29.40 realisiert zur Verfügung gestellt.</w:t>
            </w:r>
          </w:p>
        </w:tc>
      </w:tr>
      <w:tr w14:paraId="6E592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872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75C35" w14:textId="77777777"/>
        </w:tc>
      </w:tr>
      <w:tr w14:paraId="642EE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B01D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286EC" w14:textId="77777777">
            <w:r>
              <w:t>PV GA DIL OBB 1.0.0</w:t>
            </w:r>
          </w:p>
        </w:tc>
      </w:tr>
    </w:tbl>
    <w:p w14:paraId="75AB8FC3" w14:textId="77777777">
      <w:pPr>
        <w:spacing w:after="0" w:line="96" w:lineRule="auto"/>
      </w:pPr>
    </w:p>
    <w:p w14:paraId="51B7211A" w14:textId="77777777">
      <w:pPr>
        <w:spacing w:after="0"/>
      </w:pPr>
      <w:r>
        <w:rPr>
          <w:vanish/>
        </w:rPr>
        <w:t>MLS_DSTW/MDSTW-23217</w:t>
      </w:r>
      <w:r>
        <w:rPr>
          <w:b/>
        </w:rPr>
        <w:t>10.2.1.0-12 Das Auftreten einer Störung bei Universalelementen nach erfolgter Be...</w:t>
      </w:r>
      <w:r>
        <w:br/>
        <w:t>10.2.1.0-12 Das Auftreten einer Störung bei Universalelementen nach erfolgter Bereichsfreigabe muss protokolliert werden, die Bereichsfreigabe muss jedoch aufrecht bleiben.</w:t>
        <w:br/>
        <w:t>​​</w:t>
      </w:r>
    </w:p>
    <w:p w14:paraId="797DC6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092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9BC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B5C1A" w14:textId="77777777">
            <w:r>
              <w:t>MDSTW-23217</w:t>
            </w:r>
          </w:p>
        </w:tc>
      </w:tr>
      <w:tr w14:paraId="093250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07E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6F1AD" w14:textId="77777777">
            <w:r>
              <w:t>05_743</w:t>
            </w:r>
          </w:p>
        </w:tc>
      </w:tr>
      <w:tr w14:paraId="0BADD5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E5D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70A66F" w14:textId="77777777">
            <w:r>
              <w:t>2341</w:t>
            </w:r>
          </w:p>
        </w:tc>
      </w:tr>
      <w:tr w14:paraId="74EE2E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4CAA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0E3AB0" w14:textId="77777777"/>
        </w:tc>
      </w:tr>
      <w:tr w14:paraId="7F99BE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155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F9FE33" w14:textId="77777777">
            <w:r>
              <w:t>Draft</w:t>
            </w:r>
          </w:p>
        </w:tc>
      </w:tr>
      <w:tr w14:paraId="3C6F7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34A5A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3B124" w14:textId="77777777">
            <w:r>
              <w:t>Muss</w:t>
            </w:r>
          </w:p>
        </w:tc>
      </w:tr>
      <w:tr w14:paraId="015238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C55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C8B8B" w14:textId="77777777">
            <w:r>
              <w:t>Funktion wird wie in der ELEKTRA 2 Baseline 29.40 realisiert zur Verfügung gestellt.</w:t>
            </w:r>
          </w:p>
        </w:tc>
      </w:tr>
      <w:tr w14:paraId="5E33B7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B7AC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B1DB37" w14:textId="77777777"/>
        </w:tc>
      </w:tr>
      <w:tr w14:paraId="47F85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D3AB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630D0C" w14:textId="77777777">
            <w:r>
              <w:t>PV GA DIL OBB 1.0.0</w:t>
            </w:r>
          </w:p>
        </w:tc>
      </w:tr>
    </w:tbl>
    <w:p w14:paraId="1DDC2B01" w14:textId="77777777">
      <w:pPr>
        <w:spacing w:after="0" w:line="96" w:lineRule="auto"/>
      </w:pPr>
    </w:p>
    <w:p w14:paraId="226A7A7D" w14:textId="77777777">
      <w:pPr>
        <w:spacing w:after="0"/>
      </w:pPr>
      <w:r>
        <w:rPr>
          <w:vanish/>
        </w:rPr>
        <w:t>MLS_DSTW/MDSTW-23218</w:t>
      </w:r>
      <w:r>
        <w:rPr>
          <w:b/>
        </w:rPr>
        <w:t>10.2.1.0-13 Die Freigabe der jeweils einzelnen Einrichtung darf nur zustande kom...</w:t>
      </w:r>
      <w:r>
        <w:br/>
        <w:t>10.2.1.0-13 Die Freigabe der jeweils einzelnen Einrichtung darf nur zustande kommen, wenn für die betreffende Einrichtung keine Ausschließungsgründe bestehen.</w:t>
        <w:br/>
        <w:t>​​</w:t>
      </w:r>
    </w:p>
    <w:p w14:paraId="69E9DE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11F9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A42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D7443" w14:textId="77777777">
            <w:r>
              <w:t>MDSTW-23218</w:t>
            </w:r>
          </w:p>
        </w:tc>
      </w:tr>
      <w:tr w14:paraId="55CF4C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777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308A4" w14:textId="77777777">
            <w:r>
              <w:t>05_744</w:t>
            </w:r>
          </w:p>
        </w:tc>
      </w:tr>
      <w:tr w14:paraId="5A1496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0EB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B901D" w14:textId="77777777">
            <w:r>
              <w:t>2342</w:t>
            </w:r>
          </w:p>
        </w:tc>
      </w:tr>
      <w:tr w14:paraId="6887E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14C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FDD42" w14:textId="77777777"/>
        </w:tc>
      </w:tr>
      <w:tr w14:paraId="136E2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1C8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CFE8C" w14:textId="77777777">
            <w:r>
              <w:t>Draft</w:t>
            </w:r>
          </w:p>
        </w:tc>
      </w:tr>
      <w:tr w14:paraId="093F9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1993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342A17" w14:textId="77777777">
            <w:r>
              <w:t>Muss</w:t>
            </w:r>
          </w:p>
        </w:tc>
      </w:tr>
      <w:tr w14:paraId="525B0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61A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ABAEBB" w14:textId="77777777">
            <w:r>
              <w:t>Funktion wird wie in der ELEKTRA 2 Baseline 29.40 realisiert zur Verfügung gestellt.</w:t>
            </w:r>
          </w:p>
        </w:tc>
      </w:tr>
      <w:tr w14:paraId="478318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5DD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5CB3F" w14:textId="77777777"/>
        </w:tc>
      </w:tr>
      <w:tr w14:paraId="5E1123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C5C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4947D" w14:textId="77777777">
            <w:r>
              <w:t>PV GA DIL OBB 1.0.0</w:t>
            </w:r>
          </w:p>
        </w:tc>
      </w:tr>
    </w:tbl>
    <w:p w14:paraId="529DF9DF" w14:textId="77777777">
      <w:pPr>
        <w:spacing w:after="0" w:line="96" w:lineRule="auto"/>
      </w:pPr>
    </w:p>
    <w:p w14:paraId="1187C7DE" w14:textId="77777777">
      <w:r>
        <w:rPr>
          <w:vanish/>
        </w:rPr>
        <w:t>MLS_DSTW/MDSTW-23219</w:t>
      </w:r>
      <w:r>
        <w:t>10.2.1.0-14 Die Ausschließungsgründe für die Freigabe zur Nahbedienung von Weichen müssen sein:</w:t>
        <w:br/>
        <w:t>• Verschluss</w:t>
        <w:br/>
        <w:t>• Einzelsperrung</w:t>
        <w:br/>
        <w:t>• Fehlende Ordnungsüberwachung</w:t>
        <w:br/>
        <w:t>• Fehlende Registrierung des Auffahrens der Weiche</w:t>
        <w:br/>
        <w:t>​​</w:t>
      </w:r>
    </w:p>
    <w:p w14:paraId="210B39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BA711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0C49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72C2C7" w14:textId="77777777">
            <w:r>
              <w:t>1424</w:t>
            </w:r>
          </w:p>
        </w:tc>
      </w:tr>
      <w:tr w14:paraId="57E2E2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DFB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FAB7E" w14:textId="77777777">
            <w:r>
              <w:t>MDSTW-23219</w:t>
            </w:r>
          </w:p>
        </w:tc>
      </w:tr>
      <w:tr w14:paraId="3B4B4E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2DC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763139" w14:textId="77777777">
            <w:r>
              <w:t>2343</w:t>
            </w:r>
          </w:p>
        </w:tc>
      </w:tr>
      <w:tr w14:paraId="18472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9A7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F0107" w14:textId="77777777">
            <w:r>
              <w:t>05_745</w:t>
            </w:r>
          </w:p>
        </w:tc>
      </w:tr>
    </w:tbl>
    <w:p w14:paraId="7D7B801A" w14:textId="77777777">
      <w:pPr>
        <w:spacing w:after="0" w:line="96" w:lineRule="auto"/>
      </w:pPr>
    </w:p>
    <w:p w14:paraId="05EE6880" w14:textId="77777777">
      <w:pPr>
        <w:spacing w:after="0"/>
      </w:pPr>
      <w:r>
        <w:rPr>
          <w:vanish/>
        </w:rPr>
        <w:t>MLS_DSTW/MDSTW-23220</w:t>
      </w:r>
      <w:r>
        <w:rPr>
          <w:b/>
        </w:rPr>
        <w:t>10.2.1.0-15 Die Ausschließungsgründe für die Freigabe zur Nahbedienung von Signa...</w:t>
      </w:r>
      <w:r>
        <w:br/>
        <w:t>10.2.1.0-15 Die Ausschließungsgründe für die Freigabe zur Nahbedienung von Signalen müssen sein:</w:t>
        <w:br/>
        <w:t>• Freistellung</w:t>
        <w:br/>
        <w:t>• Verschluss</w:t>
        <w:br/>
        <w:t>• Bestehende Einzelsperrung des Schutzsignals alter Bauform</w:t>
        <w:br/>
        <w:t>• Fahrstraße, Teilfahrstraße oder Schutzweg (ab den Zeitpunkt der positiven Zulässigkeitsprüfung) ab oder über dieses Signal hinweg</w:t>
        <w:br/>
        <w:t>• Zugstraßen (ab den Zeitpunkt der positiven Zulässigkeitsprüfung) in Gegenrichtung in die , ab dem Standort des freizugebenden Signals, während des Freigabezustandes erreichbaren Gleise.</w:t>
        <w:br/>
        <w:t>​​</w:t>
      </w:r>
    </w:p>
    <w:p w14:paraId="262B9E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C75D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E81E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B3971" w14:textId="77777777">
            <w:r>
              <w:t>MDSTW-23220</w:t>
            </w:r>
          </w:p>
        </w:tc>
      </w:tr>
      <w:tr w14:paraId="73973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5B9D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10847" w14:textId="77777777">
            <w:r>
              <w:t>05_746</w:t>
            </w:r>
          </w:p>
        </w:tc>
      </w:tr>
      <w:tr w14:paraId="1B9B0F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D161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513F2" w14:textId="77777777">
            <w:r>
              <w:t>2344</w:t>
            </w:r>
          </w:p>
        </w:tc>
      </w:tr>
      <w:tr w14:paraId="4A9EE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AD3F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61EBC6" w14:textId="77777777"/>
        </w:tc>
      </w:tr>
      <w:tr w14:paraId="56AFA5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4525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A774C" w14:textId="77777777">
            <w:r>
              <w:t>Draft</w:t>
            </w:r>
          </w:p>
        </w:tc>
      </w:tr>
      <w:tr w14:paraId="79747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0B8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8F6E5" w14:textId="77777777">
            <w:r>
              <w:t>Muss</w:t>
            </w:r>
          </w:p>
        </w:tc>
      </w:tr>
      <w:tr w14:paraId="73F65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228E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6F29D" w14:textId="77777777">
            <w:r>
              <w:t>Funktion wird wie in der ELEKTRA 2 Baseline 29.40 realisiert zur Verfügung gestellt.</w:t>
            </w:r>
          </w:p>
        </w:tc>
      </w:tr>
      <w:tr w14:paraId="6F182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ECE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57221" w14:textId="77777777"/>
        </w:tc>
      </w:tr>
      <w:tr w14:paraId="3F9669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DD5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6C7A9" w14:textId="77777777">
            <w:r>
              <w:t>PV GA DIL OBB 1.0.0</w:t>
            </w:r>
          </w:p>
        </w:tc>
      </w:tr>
    </w:tbl>
    <w:p w14:paraId="0864A06F" w14:textId="77777777">
      <w:pPr>
        <w:spacing w:after="0" w:line="96" w:lineRule="auto"/>
      </w:pPr>
    </w:p>
    <w:p w14:paraId="176B6B17" w14:textId="77777777">
      <w:pPr>
        <w:spacing w:after="0"/>
      </w:pPr>
      <w:r>
        <w:rPr>
          <w:vanish/>
        </w:rPr>
        <w:t>MLS_DSTW/MDSTW-23221</w:t>
      </w:r>
      <w:r>
        <w:rPr>
          <w:b/>
        </w:rPr>
        <w:t>10.2.1.0-16 Die Suche nach Ausschließungsgründen muss unabhängig von den Weichen...</w:t>
      </w:r>
      <w:r>
        <w:br/>
        <w:t>10.2.1.0-16 Die Suche nach Ausschließungsgründen muss unabhängig von den Weichenlagen erfolgen. Die Suche muss ohne Ausschluss beendet werden, wenn ein Haupt- oder Schutzsignal bzw. ein Startpunkt ohne Signal in Richtung zum freizugebenden Signal oder die Grenze des eigenen VSTW erreicht wird.</w:t>
        <w:br/>
        <w:t>​​</w:t>
      </w:r>
    </w:p>
    <w:p w14:paraId="0EF7FDA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BCA8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A3D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4E39C" w14:textId="77777777">
            <w:r>
              <w:t>MDSTW-23221</w:t>
            </w:r>
          </w:p>
        </w:tc>
      </w:tr>
      <w:tr w14:paraId="3CD982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1302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1C32E" w14:textId="77777777">
            <w:r>
              <w:t>05_747</w:t>
            </w:r>
          </w:p>
        </w:tc>
      </w:tr>
      <w:tr w14:paraId="0F917B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575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059C9" w14:textId="77777777">
            <w:r>
              <w:t>2345</w:t>
            </w:r>
          </w:p>
        </w:tc>
      </w:tr>
      <w:tr w14:paraId="5B7F45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CF4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ED070" w14:textId="77777777"/>
        </w:tc>
      </w:tr>
      <w:tr w14:paraId="30EE02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0D6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D4C8A" w14:textId="77777777">
            <w:r>
              <w:t>Draft</w:t>
            </w:r>
          </w:p>
        </w:tc>
      </w:tr>
      <w:tr w14:paraId="7AB34E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332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D83698" w14:textId="77777777">
            <w:r>
              <w:t>Muss</w:t>
            </w:r>
          </w:p>
        </w:tc>
      </w:tr>
      <w:tr w14:paraId="05F29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5DA4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2DCF0" w14:textId="77777777">
            <w:r>
              <w:t>Funktion wird wie in der ELEKTRA 2 Baseline 29.40 realisiert zur Verfügung gestellt.</w:t>
            </w:r>
          </w:p>
        </w:tc>
      </w:tr>
      <w:tr w14:paraId="38FA8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EE8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B4DF5" w14:textId="77777777"/>
        </w:tc>
      </w:tr>
      <w:tr w14:paraId="37A5E1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9122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AC2F5" w14:textId="77777777">
            <w:r>
              <w:t>PV GA DIL OBB 1.0.0</w:t>
            </w:r>
          </w:p>
        </w:tc>
      </w:tr>
    </w:tbl>
    <w:p w14:paraId="71C81987" w14:textId="77777777">
      <w:pPr>
        <w:spacing w:after="0" w:line="96" w:lineRule="auto"/>
      </w:pPr>
    </w:p>
    <w:p w14:paraId="24884BD4" w14:textId="77777777">
      <w:pPr>
        <w:spacing w:after="0"/>
      </w:pPr>
      <w:r>
        <w:rPr>
          <w:vanish/>
        </w:rPr>
        <w:t>MLS_DSTW/MDSTW-23222</w:t>
      </w:r>
      <w:r>
        <w:rPr>
          <w:b/>
        </w:rPr>
        <w:t>10.2.1.0-17 Nach Wegfall aller Ausschließungsgründe bei noch bestehender Bereich...</w:t>
      </w:r>
      <w:r>
        <w:br/>
        <w:t>10.2.1.0-17 Nach Wegfall aller Ausschließungsgründe bei noch bestehender Bereichsfreigabe muss die Freigabe der betroffenen Einrichtung selbsttätig zustande kommen.</w:t>
        <w:br/>
        <w:t>​​</w:t>
      </w:r>
    </w:p>
    <w:p w14:paraId="1BD1BA3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3588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0A9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E88DE" w14:textId="77777777">
            <w:r>
              <w:t>MDSTW-23222</w:t>
            </w:r>
          </w:p>
        </w:tc>
      </w:tr>
      <w:tr w14:paraId="53C55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D17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8C54A" w14:textId="77777777">
            <w:r>
              <w:t>05_748</w:t>
            </w:r>
          </w:p>
        </w:tc>
      </w:tr>
      <w:tr w14:paraId="624A7E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86D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FCB63" w14:textId="77777777">
            <w:r>
              <w:t>2346</w:t>
            </w:r>
          </w:p>
        </w:tc>
      </w:tr>
      <w:tr w14:paraId="0EB12F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CAB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541FC" w14:textId="77777777"/>
        </w:tc>
      </w:tr>
      <w:tr w14:paraId="7DEC9A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BCC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7EB5A" w14:textId="77777777">
            <w:r>
              <w:t>Draft</w:t>
            </w:r>
          </w:p>
        </w:tc>
      </w:tr>
      <w:tr w14:paraId="1857F5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9A9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41435" w14:textId="77777777">
            <w:r>
              <w:t>Muss</w:t>
            </w:r>
          </w:p>
        </w:tc>
      </w:tr>
      <w:tr w14:paraId="4B1DC2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6895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07BE5" w14:textId="77777777">
            <w:r>
              <w:t>Funktion wird wie in der ELEKTRA 2 Baseline 29.40 realisiert zur Verfügung gestellt.</w:t>
            </w:r>
          </w:p>
        </w:tc>
      </w:tr>
      <w:tr w14:paraId="00AE1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D4B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E7E3F" w14:textId="77777777"/>
        </w:tc>
      </w:tr>
      <w:tr w14:paraId="4F4E6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C17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006B7" w14:textId="77777777">
            <w:r>
              <w:t>PV GA DIL OBB 1.0.0</w:t>
            </w:r>
          </w:p>
        </w:tc>
      </w:tr>
    </w:tbl>
    <w:p w14:paraId="0E43216A" w14:textId="77777777">
      <w:pPr>
        <w:spacing w:after="0" w:line="96" w:lineRule="auto"/>
      </w:pPr>
    </w:p>
    <w:p w14:paraId="40659156" w14:textId="77777777">
      <w:pPr>
        <w:spacing w:after="0"/>
      </w:pPr>
      <w:r>
        <w:rPr>
          <w:vanish/>
        </w:rPr>
        <w:lastRenderedPageBreak/>
        <w:t>MLS_DSTW/MDSTW-23223</w:t>
      </w:r>
      <w:r>
        <w:rPr>
          <w:b/>
        </w:rPr>
        <w:t>10.2.1.0-18 Es müssen Signale in einem Nahbedienbereich realisiert werden können...</w:t>
      </w:r>
      <w:r>
        <w:br/>
        <w:t>10.2.1.0-18 Es müssen Signale in einem Nahbedienbereich realisiert werden können, welche nicht zur Nahbedienung in diesem Bereich freigegeben werden dürfen.</w:t>
        <w:br/>
        <w:t>​​</w:t>
      </w:r>
    </w:p>
    <w:p w14:paraId="138562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123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0FE7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31610" w14:textId="77777777">
            <w:r>
              <w:t>MDSTW-23223</w:t>
            </w:r>
          </w:p>
        </w:tc>
      </w:tr>
      <w:tr w14:paraId="67E68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A181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B7363" w14:textId="77777777">
            <w:r>
              <w:t>05_749</w:t>
            </w:r>
          </w:p>
        </w:tc>
      </w:tr>
      <w:tr w14:paraId="1C0024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F98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80D3A" w14:textId="77777777">
            <w:r>
              <w:t>2347</w:t>
            </w:r>
          </w:p>
        </w:tc>
      </w:tr>
      <w:tr w14:paraId="26DDE3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408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4A514" w14:textId="77777777"/>
        </w:tc>
      </w:tr>
      <w:tr w14:paraId="07853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234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7BC72" w14:textId="77777777">
            <w:r>
              <w:t>Draft</w:t>
            </w:r>
          </w:p>
        </w:tc>
      </w:tr>
      <w:tr w14:paraId="3FE028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1100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771A9" w14:textId="77777777">
            <w:r>
              <w:t>Muss</w:t>
            </w:r>
          </w:p>
        </w:tc>
      </w:tr>
      <w:tr w14:paraId="0B739F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35FD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15DAD" w14:textId="77777777">
            <w:r>
              <w:t>Funktion wird wie in der ELEKTRA 2 Baseline 29.40 realisiert zur Verfügung gestellt.</w:t>
            </w:r>
          </w:p>
        </w:tc>
      </w:tr>
      <w:tr w14:paraId="1B6F7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C4A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1636A" w14:textId="77777777"/>
        </w:tc>
      </w:tr>
      <w:tr w14:paraId="6863F3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60B9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7E909" w14:textId="77777777">
            <w:r>
              <w:t>PV GA DIL OBB 1.0.0</w:t>
            </w:r>
          </w:p>
        </w:tc>
      </w:tr>
    </w:tbl>
    <w:p w14:paraId="5D742D28" w14:textId="77777777">
      <w:pPr>
        <w:spacing w:after="0" w:line="96" w:lineRule="auto"/>
      </w:pPr>
    </w:p>
    <w:p w14:paraId="4CF53963" w14:textId="77777777">
      <w:pPr>
        <w:pStyle w:val="Heading5"/>
        <w:divId w:val="326"/>
      </w:pPr>
      <w:bookmarkStart w:name="_Toc242172902" w:id="295"/>
      <w:r>
        <w:t>10.2.2 Bereichsfreigabe mit Einzelstellung - Stellen der Einrichtungen</w:t>
      </w:r>
      <w:bookmarkEnd w:id="295"/>
    </w:p>
    <w:p w14:paraId="76A76D58" w14:textId="77777777">
      <w:pPr>
        <w:spacing w:after="0"/>
      </w:pPr>
      <w:r>
        <w:rPr>
          <w:vanish/>
        </w:rPr>
        <w:t>MLS_DSTW/MDSTW-23224</w:t>
      </w:r>
      <w:r>
        <w:rPr>
          <w:b/>
        </w:rPr>
        <w:t>10.2.2.0-1 Die freigegebenen Einrichtung müssen jeweils durch Eintastenbedienung...</w:t>
      </w:r>
      <w:r>
        <w:br/>
        <w:t>10.2.2.0-1 Die freigegebenen Einrichtung müssen jeweils durch Eintastenbedienung an der Nahbedienungsvorrichtung zu stellen sein. Ein Stellvorgang muss mit Drücken der Taste beginnnen.</w:t>
        <w:br/>
        <w:t>​​</w:t>
      </w:r>
    </w:p>
    <w:p w14:paraId="101AB5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EC65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BF0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8DABE" w14:textId="77777777">
            <w:r>
              <w:t>MDSTW-23224</w:t>
            </w:r>
          </w:p>
        </w:tc>
      </w:tr>
      <w:tr w14:paraId="165AA5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F1A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3A5C0" w14:textId="77777777">
            <w:r>
              <w:t>05_751</w:t>
            </w:r>
          </w:p>
        </w:tc>
      </w:tr>
      <w:tr w14:paraId="735250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CFD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C7145" w14:textId="77777777">
            <w:r>
              <w:t>2349</w:t>
            </w:r>
          </w:p>
        </w:tc>
      </w:tr>
      <w:tr w14:paraId="68B2C3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0DF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D3122" w14:textId="77777777"/>
        </w:tc>
      </w:tr>
      <w:tr w14:paraId="10A039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025E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9EFC6" w14:textId="77777777">
            <w:r>
              <w:t>Draft</w:t>
            </w:r>
          </w:p>
        </w:tc>
      </w:tr>
      <w:tr w14:paraId="0636CB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A04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C4598" w14:textId="77777777">
            <w:r>
              <w:t>Muss</w:t>
            </w:r>
          </w:p>
        </w:tc>
      </w:tr>
      <w:tr w14:paraId="1BDBD4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C4E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78BD2" w14:textId="77777777">
            <w:r>
              <w:t>Die freigegebenen Einrichtung können jeweils durch Eintastenbedienung an der Nahbedienungsvorrichtung gestellt werden. Der Stellvorgang beginnt mit Drücken der Taste.</w:t>
            </w:r>
          </w:p>
        </w:tc>
      </w:tr>
      <w:tr w14:paraId="0AF9A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5AB7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0A869" w14:textId="77777777">
            <w:r>
              <w:t>Die tatsächliche technische Umsetzung mittels SCI-IO Schnittstelle ist noch mit dem AG abzustimmen.</w:t>
            </w:r>
          </w:p>
        </w:tc>
      </w:tr>
      <w:tr w14:paraId="2B984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FF8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940D0" w14:textId="77777777">
            <w:r>
              <w:t>PV GA DIL OBB 1.0.0</w:t>
            </w:r>
          </w:p>
        </w:tc>
      </w:tr>
    </w:tbl>
    <w:p w14:paraId="0C74891E" w14:textId="77777777">
      <w:pPr>
        <w:spacing w:after="0" w:line="96" w:lineRule="auto"/>
      </w:pPr>
    </w:p>
    <w:p w14:paraId="6DBCE9F6" w14:textId="77777777">
      <w:pPr>
        <w:pStyle w:val="Heading5"/>
        <w:divId w:val="327"/>
      </w:pPr>
      <w:bookmarkStart w:name="_Toc242172903" w:id="296"/>
      <w:r>
        <w:t>10.2.3 Bereichsfreigabe mit Einzelstellung - Weichennahbedienung</w:t>
      </w:r>
      <w:bookmarkEnd w:id="296"/>
    </w:p>
    <w:p w14:paraId="036866B3" w14:textId="77777777">
      <w:pPr>
        <w:spacing w:after="0"/>
      </w:pPr>
      <w:r>
        <w:rPr>
          <w:vanish/>
        </w:rPr>
        <w:t>MLS_DSTW/MDSTW-23225</w:t>
      </w:r>
      <w:r>
        <w:rPr>
          <w:b/>
        </w:rPr>
        <w:t>10.2.3.0-1 Die Nahbedienung einer Weiche hat von einer bei dieser Weiche angeord...</w:t>
      </w:r>
      <w:r>
        <w:br/>
        <w:t>10.2.3.0-1 Die Nahbedienung einer Weiche hat von einer bei dieser Weiche angeordneten Nahbedienungseinrichtung aus zu erfolgen. Folgende Einrichtungen müssen vorhanden sein:</w:t>
        <w:br/>
        <w:t>• WNT (Weichennahbedienungstaste)</w:t>
        <w:br/>
        <w:t>• NRT (Nahbedienungsrückgabetaste)</w:t>
        <w:br/>
        <w:t>• NM (Nahbedienungsmelder)</w:t>
        <w:br/>
        <w:t>​​</w:t>
      </w:r>
    </w:p>
    <w:p w14:paraId="57389C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0300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7DC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1B6EA" w14:textId="77777777">
            <w:r>
              <w:t>MDSTW-23225</w:t>
            </w:r>
          </w:p>
        </w:tc>
      </w:tr>
      <w:tr w14:paraId="751B6A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3AC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3771F5" w14:textId="77777777">
            <w:r>
              <w:t>05_753</w:t>
            </w:r>
          </w:p>
        </w:tc>
      </w:tr>
      <w:tr w14:paraId="085FE4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3D2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A8AE8" w14:textId="77777777">
            <w:r>
              <w:t>2351</w:t>
            </w:r>
          </w:p>
        </w:tc>
      </w:tr>
      <w:tr w14:paraId="4B9BDB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D979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D2046" w14:textId="77777777"/>
        </w:tc>
      </w:tr>
      <w:tr w14:paraId="6EFA0C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253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D9781" w14:textId="77777777">
            <w:r>
              <w:t>Draft</w:t>
            </w:r>
          </w:p>
        </w:tc>
      </w:tr>
      <w:tr w14:paraId="55D464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CEAA8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FD893" w14:textId="77777777">
            <w:r>
              <w:t>Muss</w:t>
            </w:r>
          </w:p>
        </w:tc>
      </w:tr>
      <w:tr w14:paraId="57C158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83D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8ADD3" w14:textId="77777777">
            <w:r>
              <w:t>Die Nahbedienung einer Weiche erfolgt von einer bei dieser Weiche angeordneten Nahbedienungseinrichtung. Folgende Einrichtungen sind vorhanden:</w:t>
              <w:br/>
              <w:t>• WNT (Weichennahbedienungstaste)</w:t>
              <w:br/>
              <w:t>• NRT (Nahbedienungsrückgabetaste)</w:t>
              <w:br/>
              <w:t>• NM (Nahbedienungsmelder)</w:t>
            </w:r>
          </w:p>
        </w:tc>
      </w:tr>
      <w:tr w14:paraId="6AAEF6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9D3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E1816" w14:textId="77777777">
            <w:r>
              <w:t>Die tatsächliche technische Umsetzung mittels SCI-IO Schnittstelle ist noch mit dem AG abzustimmen.</w:t>
            </w:r>
          </w:p>
        </w:tc>
      </w:tr>
      <w:tr w14:paraId="08DEC0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3FAE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FC4B3A" w14:textId="77777777">
            <w:r>
              <w:t>PV GA DIL OBB 1.0.0</w:t>
            </w:r>
          </w:p>
        </w:tc>
      </w:tr>
    </w:tbl>
    <w:p w14:paraId="648A919C" w14:textId="77777777">
      <w:pPr>
        <w:spacing w:after="0" w:line="96" w:lineRule="auto"/>
      </w:pPr>
    </w:p>
    <w:p w14:paraId="3300FB98" w14:textId="77777777">
      <w:r>
        <w:rPr>
          <w:vanish/>
        </w:rPr>
        <w:t>MLS_DSTW/MDSTW-23226</w:t>
      </w:r>
      <w:r>
        <w:t>10.2.3.0-2 Die Meldung der Ordnungsstellung ist nicht vorgesehen.</w:t>
        <w:br/>
        <w:t>​​</w:t>
      </w:r>
    </w:p>
    <w:p w14:paraId="47C0BB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B787C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E9E46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D0F7F" w14:textId="77777777">
            <w:r>
              <w:t>1433</w:t>
            </w:r>
          </w:p>
        </w:tc>
      </w:tr>
      <w:tr w14:paraId="0FA409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E88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F1D4D" w14:textId="77777777">
            <w:r>
              <w:t>MDSTW-23226</w:t>
            </w:r>
          </w:p>
        </w:tc>
      </w:tr>
      <w:tr w14:paraId="10B30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0AC7D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10E6B" w14:textId="77777777">
            <w:r>
              <w:t>2352</w:t>
            </w:r>
          </w:p>
        </w:tc>
      </w:tr>
      <w:tr w14:paraId="30D1B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1B39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48793" w14:textId="77777777">
            <w:r>
              <w:t>05_754</w:t>
            </w:r>
          </w:p>
        </w:tc>
      </w:tr>
    </w:tbl>
    <w:p w14:paraId="7873737F" w14:textId="77777777">
      <w:pPr>
        <w:spacing w:after="0" w:line="96" w:lineRule="auto"/>
      </w:pPr>
    </w:p>
    <w:p w14:paraId="0022C8C0" w14:textId="77777777">
      <w:pPr>
        <w:spacing w:after="0"/>
      </w:pPr>
      <w:r>
        <w:rPr>
          <w:vanish/>
        </w:rPr>
        <w:t>MLS_DSTW/MDSTW-23227</w:t>
      </w:r>
      <w:r>
        <w:rPr>
          <w:b/>
        </w:rPr>
        <w:t>10.2.3.0-3 Das Umstellen der Weiche muss unabhängig vom Zustand der Gleisfreimel...</w:t>
      </w:r>
      <w:r>
        <w:br/>
        <w:t>10.2.3.0-3 Das Umstellen der Weiche muss unabhängig vom Zustand der Gleisfreimeldung erfolgen können.</w:t>
        <w:br/>
        <w:t>​​</w:t>
      </w:r>
    </w:p>
    <w:p w14:paraId="517C19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B5C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40C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726BB" w14:textId="77777777">
            <w:r>
              <w:t>MDSTW-23227</w:t>
            </w:r>
          </w:p>
        </w:tc>
      </w:tr>
      <w:tr w14:paraId="5B99DE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50F2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6353FC" w14:textId="77777777">
            <w:r>
              <w:t>05_755</w:t>
            </w:r>
          </w:p>
        </w:tc>
      </w:tr>
      <w:tr w14:paraId="269F3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26E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7D3A5" w14:textId="77777777">
            <w:r>
              <w:t>2353</w:t>
            </w:r>
          </w:p>
        </w:tc>
      </w:tr>
      <w:tr w14:paraId="1B489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0DE6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0BDA8" w14:textId="77777777"/>
        </w:tc>
      </w:tr>
      <w:tr w14:paraId="09BE4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C4E1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C11A8" w14:textId="77777777">
            <w:r>
              <w:t>Draft</w:t>
            </w:r>
          </w:p>
        </w:tc>
      </w:tr>
      <w:tr w14:paraId="7BA000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8E9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11F71" w14:textId="77777777">
            <w:r>
              <w:t>Muss</w:t>
            </w:r>
          </w:p>
        </w:tc>
      </w:tr>
      <w:tr w14:paraId="5B1BC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8AEC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59542" w14:textId="77777777">
            <w:r>
              <w:t>Funktion wird wie in der ELEKTRA 2 Baseline 29.40 realisiert zur Verfügung gestellt.</w:t>
            </w:r>
          </w:p>
        </w:tc>
      </w:tr>
      <w:tr w14:paraId="091E71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FCF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1C63A" w14:textId="77777777"/>
        </w:tc>
      </w:tr>
      <w:tr w14:paraId="30412D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320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019F18" w14:textId="77777777">
            <w:r>
              <w:t>PV GA DIL OBB 1.0.0</w:t>
            </w:r>
          </w:p>
        </w:tc>
      </w:tr>
    </w:tbl>
    <w:p w14:paraId="4F6E8F1B" w14:textId="77777777">
      <w:pPr>
        <w:spacing w:after="0" w:line="96" w:lineRule="auto"/>
      </w:pPr>
    </w:p>
    <w:p w14:paraId="5F74D965" w14:textId="77777777">
      <w:pPr>
        <w:spacing w:after="0"/>
      </w:pPr>
      <w:r>
        <w:rPr>
          <w:vanish/>
        </w:rPr>
        <w:t>MLS_DSTW/MDSTW-23228</w:t>
      </w:r>
      <w:r>
        <w:rPr>
          <w:b/>
        </w:rPr>
        <w:t>10.2.3.0-4 Eine aufgefahrene Weiche darf nicht von der Nahbedienungseinrichtung...</w:t>
      </w:r>
      <w:r>
        <w:br/>
        <w:t>10.2.3.0-4 Eine aufgefahrene Weiche darf nicht von der Nahbedienungseinrichtung aus umstellbar sein.</w:t>
        <w:br/>
        <w:t>​​</w:t>
      </w:r>
    </w:p>
    <w:p w14:paraId="20C4E8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EC6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1F58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8448DE" w14:textId="77777777">
            <w:r>
              <w:t>MDSTW-23228</w:t>
            </w:r>
          </w:p>
        </w:tc>
      </w:tr>
      <w:tr w14:paraId="034458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50B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371E0" w14:textId="77777777">
            <w:r>
              <w:t>05_756</w:t>
            </w:r>
          </w:p>
        </w:tc>
      </w:tr>
      <w:tr w14:paraId="0A2D8C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65F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781DB" w14:textId="77777777">
            <w:r>
              <w:t>2354</w:t>
            </w:r>
          </w:p>
        </w:tc>
      </w:tr>
      <w:tr w14:paraId="159561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2FA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2C467" w14:textId="77777777"/>
        </w:tc>
      </w:tr>
      <w:tr w14:paraId="26F343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42E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F9D1D2" w14:textId="77777777">
            <w:r>
              <w:t>Draft</w:t>
            </w:r>
          </w:p>
        </w:tc>
      </w:tr>
      <w:tr w14:paraId="75BC6B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05F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F7871" w14:textId="77777777">
            <w:r>
              <w:t>Muss</w:t>
            </w:r>
          </w:p>
        </w:tc>
      </w:tr>
      <w:tr w14:paraId="17BA6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1EB0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2CB34" w14:textId="77777777">
            <w:r>
              <w:t>Funktion wird wie in der ELEKTRA 2 Baseline 29.40 realisiert zur Verfügung gestellt.</w:t>
            </w:r>
          </w:p>
        </w:tc>
      </w:tr>
      <w:tr w14:paraId="2EF7E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B3218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1AB0A8" w14:textId="77777777"/>
        </w:tc>
      </w:tr>
      <w:tr w14:paraId="516585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4EF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A02AE" w14:textId="77777777">
            <w:r>
              <w:t>PV GA DIL OBB 1.0.0</w:t>
            </w:r>
          </w:p>
        </w:tc>
      </w:tr>
    </w:tbl>
    <w:p w14:paraId="3EB329DA" w14:textId="77777777">
      <w:pPr>
        <w:spacing w:after="0" w:line="96" w:lineRule="auto"/>
      </w:pPr>
    </w:p>
    <w:p w14:paraId="7A59587F" w14:textId="77777777">
      <w:pPr>
        <w:pStyle w:val="Heading5"/>
        <w:divId w:val="328"/>
      </w:pPr>
      <w:bookmarkStart w:name="_Toc242172904" w:id="297"/>
      <w:r>
        <w:t>10.2.4 Bereichsfreigabe mit Einzelstellung - Signalnahbedienung</w:t>
      </w:r>
      <w:bookmarkEnd w:id="297"/>
    </w:p>
    <w:p w14:paraId="50A50B34" w14:textId="77777777">
      <w:pPr>
        <w:spacing w:after="0"/>
      </w:pPr>
      <w:r>
        <w:rPr>
          <w:vanish/>
        </w:rPr>
        <w:t>MLS_DSTW/MDSTW-23229</w:t>
      </w:r>
      <w:r>
        <w:rPr>
          <w:b/>
        </w:rPr>
        <w:t>10.2.4.0-1 Die Nahbedienung eines Signals muss von einem beim Standort des Signa...</w:t>
      </w:r>
      <w:r>
        <w:br/>
        <w:t>10.2.4.0-1 Die Nahbedienung eines Signals muss von einem beim Standort des Signals (mit Sicht auf das Signal) angeordneten Bedienpflock aus zu erfolgen. Folgende Bedieneinrichtungen müssen vorhanden sein:</w:t>
        <w:br/>
        <w:t>• SNT (Signalbedienungstaste)</w:t>
        <w:br/>
        <w:t>• NRT (Nahbedienungsrückgabetaste)</w:t>
        <w:br/>
        <w:t>• NM (Nahbedienungsmelder)</w:t>
        <w:br/>
        <w:t>​​</w:t>
      </w:r>
    </w:p>
    <w:p w14:paraId="66ABA8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A69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D06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8A2B4" w14:textId="77777777">
            <w:r>
              <w:t>MDSTW-23229</w:t>
            </w:r>
          </w:p>
        </w:tc>
      </w:tr>
      <w:tr w14:paraId="00F7DF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B0E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A9736" w14:textId="77777777">
            <w:r>
              <w:t>05_758</w:t>
            </w:r>
          </w:p>
        </w:tc>
      </w:tr>
      <w:tr w14:paraId="2F0150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3CF5B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B484B" w14:textId="77777777">
            <w:r>
              <w:t>2356</w:t>
            </w:r>
          </w:p>
        </w:tc>
      </w:tr>
      <w:tr w14:paraId="34E26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70430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90C1C" w14:textId="77777777"/>
        </w:tc>
      </w:tr>
      <w:tr w14:paraId="2E31F4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B51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55DF3" w14:textId="77777777">
            <w:r>
              <w:t>Draft</w:t>
            </w:r>
          </w:p>
        </w:tc>
      </w:tr>
      <w:tr w14:paraId="628B6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AB3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3FADA" w14:textId="77777777">
            <w:r>
              <w:t>Muss</w:t>
            </w:r>
          </w:p>
        </w:tc>
      </w:tr>
      <w:tr w14:paraId="4BB17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782A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B7417" w14:textId="77777777">
            <w:r>
              <w:t>Die Nahbedienung eines Signals erfolgt von einem beim Standort des Signals (mit Sicht auf das Signal) angeordneten Bedienpflock. Folgende Bedieneinrichtungen sind vorhanden:</w:t>
              <w:br/>
              <w:t>• SNT (Signalbedienungstaste)</w:t>
              <w:br/>
              <w:t>• NRT (Nahbedienungsrückgabetaste)</w:t>
              <w:br/>
              <w:t>• NM (Nahbedienungsmelder)</w:t>
            </w:r>
          </w:p>
        </w:tc>
      </w:tr>
      <w:tr w14:paraId="26F3C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0A7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17DCC" w14:textId="77777777">
            <w:r>
              <w:t>Die tatsächliche technische Umsetzung mittels SCI-IO Schnittstelle ist noch mit dem AG abzustimmen.</w:t>
            </w:r>
          </w:p>
        </w:tc>
      </w:tr>
      <w:tr w14:paraId="4DA98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460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491C8" w14:textId="77777777">
            <w:r>
              <w:t>PV GA DIL OBB 1.0.0</w:t>
            </w:r>
          </w:p>
        </w:tc>
      </w:tr>
    </w:tbl>
    <w:p w14:paraId="7C252A71" w14:textId="77777777">
      <w:pPr>
        <w:spacing w:after="0" w:line="96" w:lineRule="auto"/>
      </w:pPr>
    </w:p>
    <w:p w14:paraId="38DA2710" w14:textId="77777777">
      <w:pPr>
        <w:spacing w:after="0"/>
      </w:pPr>
      <w:r>
        <w:rPr>
          <w:vanish/>
        </w:rPr>
        <w:t>MLS_DSTW/MDSTW-23230</w:t>
      </w:r>
      <w:r>
        <w:rPr>
          <w:b/>
        </w:rPr>
        <w:t>10.2.4.0-2 Kommt die Signalfreistellung während des Drückens der Taste nicht zus...</w:t>
      </w:r>
      <w:r>
        <w:br/>
        <w:t>10.2.4.0-2 Kommt die Signalfreistellung während des Drückens der Taste nicht zustande, darf keine nachträgliche Freistellung erfolgen (keine Speicherung).</w:t>
        <w:br/>
        <w:t>​​</w:t>
      </w:r>
    </w:p>
    <w:p w14:paraId="24196D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C19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BD4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9C82F" w14:textId="77777777">
            <w:r>
              <w:t>MDSTW-23230</w:t>
            </w:r>
          </w:p>
        </w:tc>
      </w:tr>
      <w:tr w14:paraId="009679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57625"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23F63" w14:textId="77777777">
            <w:r>
              <w:t>05_759</w:t>
            </w:r>
          </w:p>
        </w:tc>
      </w:tr>
      <w:tr w14:paraId="4C2380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206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08176" w14:textId="77777777">
            <w:r>
              <w:t>2357</w:t>
            </w:r>
          </w:p>
        </w:tc>
      </w:tr>
      <w:tr w14:paraId="69E916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0C3B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310065" w14:textId="77777777"/>
        </w:tc>
      </w:tr>
      <w:tr w14:paraId="62F480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C727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FEFEF" w14:textId="77777777">
            <w:r>
              <w:t>Draft</w:t>
            </w:r>
          </w:p>
        </w:tc>
      </w:tr>
      <w:tr w14:paraId="42612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770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1C9A2" w14:textId="77777777">
            <w:r>
              <w:t>Muss</w:t>
            </w:r>
          </w:p>
        </w:tc>
      </w:tr>
      <w:tr w14:paraId="15E0F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AE7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E0635" w14:textId="77777777">
            <w:r>
              <w:t>Funktion wird wie in der ELEKTRA 2 Baseline 29.40 realisiert zur Verfügung gestellt.</w:t>
            </w:r>
          </w:p>
        </w:tc>
      </w:tr>
      <w:tr w14:paraId="6D1BC8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AE9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5C176" w14:textId="77777777"/>
        </w:tc>
      </w:tr>
      <w:tr w14:paraId="1DC069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7E5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4918C" w14:textId="77777777">
            <w:r>
              <w:t>PV GA DIL OBB 1.0.0</w:t>
            </w:r>
          </w:p>
        </w:tc>
      </w:tr>
    </w:tbl>
    <w:p w14:paraId="79908BFC" w14:textId="77777777">
      <w:pPr>
        <w:spacing w:after="0" w:line="96" w:lineRule="auto"/>
      </w:pPr>
    </w:p>
    <w:p w14:paraId="3957472C" w14:textId="77777777">
      <w:pPr>
        <w:spacing w:after="0"/>
      </w:pPr>
      <w:r>
        <w:rPr>
          <w:vanish/>
        </w:rPr>
        <w:t>MLS_DSTW/MDSTW-23231</w:t>
      </w:r>
      <w:r>
        <w:rPr>
          <w:b/>
        </w:rPr>
        <w:t>10.2.4.0-3 Ist das Signal Ziel einer Fahrstraße dann darf die Signalnahbedienung...</w:t>
      </w:r>
      <w:r>
        <w:br/>
        <w:t>10.2.4.0-3 Ist das Signal Ziel einer Fahrstraße dann darf die Signalnahbedienung nicht zum Freistellen des Signals führen.</w:t>
        <w:br/>
        <w:t>​​</w:t>
      </w:r>
    </w:p>
    <w:p w14:paraId="645229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1750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FDC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AD918" w14:textId="77777777">
            <w:r>
              <w:t>MDSTW-23231</w:t>
            </w:r>
          </w:p>
        </w:tc>
      </w:tr>
      <w:tr w14:paraId="5E7841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CDAF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E95BEC" w14:textId="77777777">
            <w:r>
              <w:t>05_760</w:t>
            </w:r>
          </w:p>
        </w:tc>
      </w:tr>
      <w:tr w14:paraId="68570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60F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DD813" w14:textId="77777777">
            <w:r>
              <w:t>2358</w:t>
            </w:r>
          </w:p>
        </w:tc>
      </w:tr>
      <w:tr w14:paraId="1E41D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6E8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F0AE5" w14:textId="77777777"/>
        </w:tc>
      </w:tr>
      <w:tr w14:paraId="3B158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973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68769" w14:textId="77777777">
            <w:r>
              <w:t>Draft</w:t>
            </w:r>
          </w:p>
        </w:tc>
      </w:tr>
      <w:tr w14:paraId="727A9A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E37C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D8DED" w14:textId="77777777">
            <w:r>
              <w:t>Muss</w:t>
            </w:r>
          </w:p>
        </w:tc>
      </w:tr>
      <w:tr w14:paraId="180417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180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B4648" w14:textId="77777777">
            <w:r>
              <w:t>Funktion wird wie in der ELEKTRA 2 Baseline 29.40 realisiert zur Verfügung gestellt.</w:t>
            </w:r>
          </w:p>
        </w:tc>
      </w:tr>
      <w:tr w14:paraId="3CD94C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ACB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1F6E3" w14:textId="77777777"/>
        </w:tc>
      </w:tr>
      <w:tr w14:paraId="6F6745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3B1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F7C10" w14:textId="77777777">
            <w:r>
              <w:t>PV GA DIL OBB 1.0.0</w:t>
            </w:r>
          </w:p>
        </w:tc>
      </w:tr>
    </w:tbl>
    <w:p w14:paraId="67EDE16D" w14:textId="77777777">
      <w:pPr>
        <w:spacing w:after="0" w:line="96" w:lineRule="auto"/>
      </w:pPr>
    </w:p>
    <w:p w14:paraId="2BEDFA86" w14:textId="77777777">
      <w:pPr>
        <w:pStyle w:val="Heading5"/>
        <w:divId w:val="329"/>
      </w:pPr>
      <w:bookmarkStart w:name="_Toc242172905" w:id="298"/>
      <w:r>
        <w:t>10.2.5 Bereichsfreigabe mit Einzelstellung - Rückgabe</w:t>
      </w:r>
      <w:bookmarkEnd w:id="298"/>
    </w:p>
    <w:p w14:paraId="63B0BE0B" w14:textId="77777777">
      <w:pPr>
        <w:spacing w:after="0"/>
      </w:pPr>
      <w:r>
        <w:rPr>
          <w:vanish/>
        </w:rPr>
        <w:t>MLS_DSTW/MDSTW-23232</w:t>
      </w:r>
      <w:r>
        <w:rPr>
          <w:b/>
        </w:rPr>
        <w:t>10.2.5.0-1 Die Rückgabe der Nahbedienung aller freigegebenen Einrichtungen des B...</w:t>
      </w:r>
      <w:r>
        <w:br/>
        <w:t>10.2.5.0-1 Die Rückgabe der Nahbedienung aller freigegebenen Einrichtungen des Bereiches muss gemeinsam erfolgen und muss von jedem Bedienpflock dieser Einrichtungen vorgenommen werden können.</w:t>
        <w:br/>
        <w:t>​​</w:t>
      </w:r>
    </w:p>
    <w:p w14:paraId="0E77A4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7B3B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53FE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18F81" w14:textId="77777777">
            <w:r>
              <w:t>MDSTW-23232</w:t>
            </w:r>
          </w:p>
        </w:tc>
      </w:tr>
      <w:tr w14:paraId="7553B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73C3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E2023" w14:textId="77777777">
            <w:r>
              <w:t>05_762</w:t>
            </w:r>
          </w:p>
        </w:tc>
      </w:tr>
      <w:tr w14:paraId="5B3FC6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770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CF213" w14:textId="77777777">
            <w:r>
              <w:t>2360</w:t>
            </w:r>
          </w:p>
        </w:tc>
      </w:tr>
      <w:tr w14:paraId="06DAF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F4E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1843E" w14:textId="77777777"/>
        </w:tc>
      </w:tr>
      <w:tr w14:paraId="5A88D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5FC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66BF8" w14:textId="77777777">
            <w:r>
              <w:t>Draft</w:t>
            </w:r>
          </w:p>
        </w:tc>
      </w:tr>
      <w:tr w14:paraId="270528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977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761F1" w14:textId="77777777">
            <w:r>
              <w:t>Muss</w:t>
            </w:r>
          </w:p>
        </w:tc>
      </w:tr>
      <w:tr w14:paraId="062081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746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BFC73" w14:textId="77777777">
            <w:r>
              <w:t>Die Rückgabe der Nahbedienung aller freigegebenen Einrichtungen des Bereiches erfolgt gemeinsam und kann von jedem Bedienpflock dieser Einrichtungen vorgenommen werden.</w:t>
            </w:r>
          </w:p>
        </w:tc>
      </w:tr>
      <w:tr w14:paraId="1D354D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512C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E202E" w14:textId="77777777">
            <w:r>
              <w:t>Die tatsächliche technische Umsetzung mittels SCI-IO Schnittstelle ist noch mit dem AG abzustimmen.</w:t>
            </w:r>
          </w:p>
        </w:tc>
      </w:tr>
      <w:tr w14:paraId="481FAF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AF59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D0EDA" w14:textId="77777777">
            <w:r>
              <w:t>PV GA DIL OBB 1.0.0</w:t>
            </w:r>
          </w:p>
        </w:tc>
      </w:tr>
    </w:tbl>
    <w:p w14:paraId="029676E6" w14:textId="77777777">
      <w:pPr>
        <w:spacing w:after="0" w:line="96" w:lineRule="auto"/>
      </w:pPr>
    </w:p>
    <w:p w14:paraId="615C044F" w14:textId="77777777">
      <w:pPr>
        <w:spacing w:after="0"/>
      </w:pPr>
      <w:r>
        <w:rPr>
          <w:vanish/>
        </w:rPr>
        <w:t>MLS_DSTW/MDSTW-23233</w:t>
      </w:r>
      <w:r>
        <w:rPr>
          <w:b/>
        </w:rPr>
        <w:t>10.2.5.0-2 Eine Bereichsrückgabe darf nur möglich sein, wenn für alle freigegebe...</w:t>
      </w:r>
      <w:r>
        <w:br/>
        <w:t>10.2.5.0-2 Eine Bereichsrückgabe darf nur möglich sein, wenn für alle freigegebenen Einrichtungen des Bereiches die folgenden Voraussetzungen erfüllt sind.</w:t>
        <w:br/>
        <w:t>• Weichen: Registrierung aller im freigegebenen Zustand aufgefahrenen Weichen im Stellwerk</w:t>
        <w:br/>
        <w:t>• Signale: Verschubsignal nicht in Freistellung.</w:t>
        <w:br/>
        <w:t>​​</w:t>
      </w:r>
    </w:p>
    <w:p w14:paraId="221E31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F5E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694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A6448" w14:textId="77777777">
            <w:r>
              <w:t>MDSTW-23233</w:t>
            </w:r>
          </w:p>
        </w:tc>
      </w:tr>
      <w:tr w14:paraId="630D1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BE8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56694" w14:textId="77777777">
            <w:r>
              <w:t>05_763</w:t>
            </w:r>
          </w:p>
        </w:tc>
      </w:tr>
      <w:tr w14:paraId="4E7A43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914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88B05" w14:textId="77777777">
            <w:r>
              <w:t>2361</w:t>
            </w:r>
          </w:p>
        </w:tc>
      </w:tr>
      <w:tr w14:paraId="47AD3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82AC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23DE5" w14:textId="77777777"/>
        </w:tc>
      </w:tr>
      <w:tr w14:paraId="79FD0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DD3D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B0433" w14:textId="77777777">
            <w:r>
              <w:t>Draft</w:t>
            </w:r>
          </w:p>
        </w:tc>
      </w:tr>
      <w:tr w14:paraId="72CC5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A85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4F309" w14:textId="77777777">
            <w:r>
              <w:t>Muss</w:t>
            </w:r>
          </w:p>
        </w:tc>
      </w:tr>
      <w:tr w14:paraId="5632F0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5878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CC42FF" w14:textId="77777777">
            <w:r>
              <w:t>Funktion wird wie in der ELEKTRA 2 Baseline 29.40 realisiert zur Verfügung gestellt.</w:t>
            </w:r>
          </w:p>
        </w:tc>
      </w:tr>
      <w:tr w14:paraId="33AF28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F09A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1D542" w14:textId="77777777"/>
        </w:tc>
      </w:tr>
      <w:tr w14:paraId="011737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DF90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7FDF9" w14:textId="77777777">
            <w:r>
              <w:t>PV GA DIL OBB 1.0.0</w:t>
            </w:r>
          </w:p>
        </w:tc>
      </w:tr>
    </w:tbl>
    <w:p w14:paraId="72BE3D8E" w14:textId="77777777">
      <w:pPr>
        <w:spacing w:after="0" w:line="96" w:lineRule="auto"/>
      </w:pPr>
    </w:p>
    <w:p w14:paraId="074C6C86" w14:textId="77777777">
      <w:pPr>
        <w:spacing w:after="0"/>
      </w:pPr>
      <w:r>
        <w:rPr>
          <w:vanish/>
        </w:rPr>
        <w:t>MLS_DSTW/MDSTW-23234</w:t>
      </w:r>
      <w:r>
        <w:rPr>
          <w:b/>
        </w:rPr>
        <w:t>10.2.5.0-3 Mit der Rückgabe wird auch der Verschluss der die Abgrenzung bildende...</w:t>
      </w:r>
      <w:r>
        <w:br/>
        <w:t>10.2.5.0-3 Mit der Rückgabe wird auch der Verschluss der die Abgrenzung bildenden Einrichtungen aufgehoben.</w:t>
        <w:br/>
        <w:t>​​</w:t>
      </w:r>
    </w:p>
    <w:p w14:paraId="19EBF9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75F4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155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51727" w14:textId="77777777">
            <w:r>
              <w:t>MDSTW-23234</w:t>
            </w:r>
          </w:p>
        </w:tc>
      </w:tr>
      <w:tr w14:paraId="1D01DB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D612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5A2C3" w14:textId="77777777">
            <w:r>
              <w:t>05_764</w:t>
            </w:r>
          </w:p>
        </w:tc>
      </w:tr>
      <w:tr w14:paraId="1FC77B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0FF2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890D14" w14:textId="77777777">
            <w:r>
              <w:t>2362</w:t>
            </w:r>
          </w:p>
        </w:tc>
      </w:tr>
      <w:tr w14:paraId="320B31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E8E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51BDF" w14:textId="77777777"/>
        </w:tc>
      </w:tr>
      <w:tr w14:paraId="1CBC0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F11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DA412" w14:textId="77777777">
            <w:r>
              <w:t>Draft</w:t>
            </w:r>
          </w:p>
        </w:tc>
      </w:tr>
      <w:tr w14:paraId="10BEB5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8C99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E6F7D7" w14:textId="77777777">
            <w:r>
              <w:t>Muss</w:t>
            </w:r>
          </w:p>
        </w:tc>
      </w:tr>
      <w:tr w14:paraId="7F112D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E19A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3BE6C6" w14:textId="77777777">
            <w:r>
              <w:t>Funktion wird wie in der ELEKTRA 2 Baseline 29.40 realisiert zur Verfügung gestellt.</w:t>
            </w:r>
          </w:p>
        </w:tc>
      </w:tr>
      <w:tr w14:paraId="0D2895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D11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1ADE1" w14:textId="77777777"/>
        </w:tc>
      </w:tr>
      <w:tr w14:paraId="455D29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DD6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F2BD83" w14:textId="77777777">
            <w:r>
              <w:t>PV GA DIL OBB 1.0.0</w:t>
            </w:r>
          </w:p>
        </w:tc>
      </w:tr>
    </w:tbl>
    <w:p w14:paraId="22149895" w14:textId="77777777">
      <w:pPr>
        <w:spacing w:after="0" w:line="96" w:lineRule="auto"/>
      </w:pPr>
    </w:p>
    <w:p w14:paraId="0B2E5197" w14:textId="77777777">
      <w:pPr>
        <w:spacing w:after="0"/>
      </w:pPr>
      <w:r>
        <w:rPr>
          <w:vanish/>
        </w:rPr>
        <w:t>MLS_DSTW/MDSTW-23235</w:t>
      </w:r>
      <w:r>
        <w:rPr>
          <w:b/>
        </w:rPr>
        <w:t>10.2.5.0-4 Eine dokumentationspflichtige Hilfsrücknahme muss zur Aufhebung der F...</w:t>
      </w:r>
      <w:r>
        <w:br/>
        <w:t>10.2.5.0-4 Eine dokumentationspflichtige Hilfsrücknahme muss zur Aufhebung der Freigabe aller Einrichtungen des betr. Bereiches und zur Aufhebung des Verschlusses der Abgrenzungen führen.</w:t>
        <w:br/>
        <w:t>​​</w:t>
      </w:r>
    </w:p>
    <w:p w14:paraId="0AFCCF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5781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232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1C24A" w14:textId="77777777">
            <w:r>
              <w:t>MDSTW-23235</w:t>
            </w:r>
          </w:p>
        </w:tc>
      </w:tr>
      <w:tr w14:paraId="77D4C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B65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33353" w14:textId="77777777">
            <w:r>
              <w:t>05_765</w:t>
            </w:r>
          </w:p>
        </w:tc>
      </w:tr>
      <w:tr w14:paraId="728D3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24C9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0F4D4" w14:textId="77777777">
            <w:r>
              <w:t>2363</w:t>
            </w:r>
          </w:p>
        </w:tc>
      </w:tr>
      <w:tr w14:paraId="3AB01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BD2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62180" w14:textId="77777777"/>
        </w:tc>
      </w:tr>
      <w:tr w14:paraId="004B7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CF7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1EA05" w14:textId="77777777">
            <w:r>
              <w:t>Draft</w:t>
            </w:r>
          </w:p>
        </w:tc>
      </w:tr>
      <w:tr w14:paraId="014724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32C0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15D2DD" w14:textId="77777777">
            <w:r>
              <w:t>Muss</w:t>
            </w:r>
          </w:p>
        </w:tc>
      </w:tr>
      <w:tr w14:paraId="6E8E8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E4A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D4B4C" w14:textId="77777777">
            <w:r>
              <w:t>Funktion wird wie in der ELEKTRA 2 Baseline 29.40 realisiert zur Verfügung gestellt.</w:t>
            </w:r>
          </w:p>
        </w:tc>
      </w:tr>
      <w:tr w14:paraId="2B2DE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0840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AB3C1D" w14:textId="77777777"/>
        </w:tc>
      </w:tr>
      <w:tr w14:paraId="6DD86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BAB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29F5C" w14:textId="77777777">
            <w:r>
              <w:t>PV GA DIL OBB 1.0.0</w:t>
            </w:r>
          </w:p>
        </w:tc>
      </w:tr>
    </w:tbl>
    <w:p w14:paraId="21FD4855" w14:textId="77777777">
      <w:pPr>
        <w:spacing w:after="0" w:line="96" w:lineRule="auto"/>
      </w:pPr>
    </w:p>
    <w:p w14:paraId="0CCCAF23" w14:textId="77777777">
      <w:pPr>
        <w:pStyle w:val="Heading4"/>
        <w:divId w:val="330"/>
      </w:pPr>
      <w:bookmarkStart w:name="_Toc242172906" w:id="299"/>
      <w:r>
        <w:t>10.3 Besondere Bedingungen für Fahrstraßeneinstellung durch die freigebende Stelle</w:t>
      </w:r>
      <w:bookmarkEnd w:id="299"/>
    </w:p>
    <w:p w14:paraId="2367856B" w14:textId="77777777">
      <w:pPr>
        <w:spacing w:after="0"/>
      </w:pPr>
      <w:r>
        <w:rPr>
          <w:vanish/>
        </w:rPr>
        <w:t>MLS_DSTW/MDSTW-23236</w:t>
      </w:r>
      <w:r>
        <w:rPr>
          <w:b/>
        </w:rPr>
        <w:t>10.3.0-1 Die Bildung von Zugstraßen durch die freigebende Stelle mit richtigsteh...</w:t>
      </w:r>
      <w:r>
        <w:br/>
        <w:t>10.3.0-1 Die Bildung von Zugstraßen durch die freigebende Stelle mit richtigstehenden freigegebenen Weichen als Fahrweg- und/oder Schutzwegweichen muss projektierbar möglich sein ("Zugstraße im Nahbedienbereich zulässig"), wobei Verschubsignale im Fahr- und Schutzweg (in und gegen die Fahrtrichtung), sowie Verschubsignale, von welchen die einzustellende Zugstraße in Gegenrichtung erreichbar ist, sich in Haltstellung befinden müssen.</w:t>
        <w:br/>
        <w:t>​​</w:t>
      </w:r>
    </w:p>
    <w:p w14:paraId="55761A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F14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38B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90E2B" w14:textId="77777777">
            <w:r>
              <w:t>MDSTW-23236</w:t>
            </w:r>
          </w:p>
        </w:tc>
      </w:tr>
      <w:tr w14:paraId="063740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308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A1A7E" w14:textId="77777777">
            <w:r>
              <w:t>05_767</w:t>
            </w:r>
          </w:p>
        </w:tc>
      </w:tr>
      <w:tr w14:paraId="257EE3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A691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0BAE6" w14:textId="77777777">
            <w:r>
              <w:t>2365</w:t>
            </w:r>
          </w:p>
        </w:tc>
      </w:tr>
      <w:tr w14:paraId="6F5775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7AA9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582385" w14:textId="77777777"/>
        </w:tc>
      </w:tr>
      <w:tr w14:paraId="6FF1AD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EA3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E3706" w14:textId="77777777">
            <w:r>
              <w:t>Draft</w:t>
            </w:r>
          </w:p>
        </w:tc>
      </w:tr>
      <w:tr w14:paraId="7FF8D7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977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BB201" w14:textId="77777777">
            <w:r>
              <w:t>Muss</w:t>
            </w:r>
          </w:p>
        </w:tc>
      </w:tr>
      <w:tr w14:paraId="67FC8B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031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E1806" w14:textId="77777777">
            <w:r>
              <w:t>Funktion wird wie in der ELEKTRA 2 Baseline 29.40 realisiert zur Verfügung gestellt.</w:t>
            </w:r>
          </w:p>
        </w:tc>
      </w:tr>
      <w:tr w14:paraId="03F1B4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927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202C9" w14:textId="77777777"/>
        </w:tc>
      </w:tr>
      <w:tr w14:paraId="4EB5BF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2303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128C4" w14:textId="77777777">
            <w:r>
              <w:t>PV GA DIL OBB 1.0.0</w:t>
            </w:r>
          </w:p>
        </w:tc>
      </w:tr>
    </w:tbl>
    <w:p w14:paraId="2D73B7E7" w14:textId="77777777">
      <w:pPr>
        <w:spacing w:after="0" w:line="96" w:lineRule="auto"/>
      </w:pPr>
    </w:p>
    <w:p w14:paraId="4B62E63E" w14:textId="77777777">
      <w:pPr>
        <w:spacing w:after="0"/>
      </w:pPr>
      <w:r>
        <w:rPr>
          <w:vanish/>
        </w:rPr>
        <w:t>MLS_DSTW/MDSTW-23237</w:t>
      </w:r>
      <w:r>
        <w:rPr>
          <w:b/>
        </w:rPr>
        <w:t>10.3.0-2 Werden Weichen, die für die Nahbedienung freigegeben sind, in einer Zug...</w:t>
      </w:r>
      <w:r>
        <w:br/>
        <w:t>10.3.0-2 Werden Weichen, die für die Nahbedienung freigegeben sind, in einer Zugstraße verschlossen, muss die Nahbedienungsfreigabe aufgehoben werden. Bei Wegfallen des Verschlusses und noch bestehender Bereichsfreigabe sowie Vorliegen keiner Ausschließungsgründe gemäß &lt;05 Lastenheft Teilsystem DSTW-ZE&gt; 10.2.1 muss die Nahbedienungsfreigabe der betreffenden Weichen wieder selbsttätig zustande kommen. Für die Aufhebung und Wiederfreigabe der Nahbedienungsfreigabe bei Signalen gilt obige Vorgangsweise analog.</w:t>
        <w:br/>
        <w:t>​​</w:t>
      </w:r>
    </w:p>
    <w:p w14:paraId="2C27C3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1C0E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D4D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13787" w14:textId="77777777">
            <w:r>
              <w:t>MDSTW-23237</w:t>
            </w:r>
          </w:p>
        </w:tc>
      </w:tr>
      <w:tr w14:paraId="0DBE2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385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B0365" w14:textId="77777777">
            <w:r>
              <w:t>05_768</w:t>
            </w:r>
          </w:p>
        </w:tc>
      </w:tr>
      <w:tr w14:paraId="7357F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138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5AA03" w14:textId="77777777">
            <w:r>
              <w:t>2366</w:t>
            </w:r>
          </w:p>
        </w:tc>
      </w:tr>
      <w:tr w14:paraId="7028F8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A636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4637A" w14:textId="77777777"/>
        </w:tc>
      </w:tr>
      <w:tr w14:paraId="3DF599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E023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74C44" w14:textId="77777777">
            <w:r>
              <w:t>Draft</w:t>
            </w:r>
          </w:p>
        </w:tc>
      </w:tr>
      <w:tr w14:paraId="14927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2009E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287160" w14:textId="77777777">
            <w:r>
              <w:t>Muss</w:t>
            </w:r>
          </w:p>
        </w:tc>
      </w:tr>
      <w:tr w14:paraId="54BA21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5DD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34F69" w14:textId="77777777">
            <w:r>
              <w:t>Funktion wird wie in der ELEKTRA 2 Baseline 29.40 realisiert zur Verfügung gestellt.</w:t>
            </w:r>
          </w:p>
        </w:tc>
      </w:tr>
      <w:tr w14:paraId="44EDF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240B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69FBCE" w14:textId="77777777"/>
        </w:tc>
      </w:tr>
      <w:tr w14:paraId="0FED18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021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E2924" w14:textId="77777777">
            <w:r>
              <w:t>PV GA DIL OBB 1.0.0</w:t>
            </w:r>
          </w:p>
        </w:tc>
      </w:tr>
    </w:tbl>
    <w:p w14:paraId="15C75438" w14:textId="77777777">
      <w:pPr>
        <w:spacing w:after="0" w:line="96" w:lineRule="auto"/>
      </w:pPr>
    </w:p>
    <w:p w14:paraId="1AF6B872" w14:textId="77777777">
      <w:pPr>
        <w:spacing w:after="0"/>
      </w:pPr>
      <w:r>
        <w:rPr>
          <w:vanish/>
        </w:rPr>
        <w:t>MLS_DSTW/MDSTW-23238</w:t>
      </w:r>
      <w:r>
        <w:rPr>
          <w:b/>
        </w:rPr>
        <w:t>10.3.0-3 Die Nahbedienung eines Verschubsignals bei eingestelltem Verschubziel m...</w:t>
      </w:r>
      <w:r>
        <w:br/>
        <w:t>10.3.0-3 Die Nahbedienung eines Verschubsignals bei eingestelltem Verschubziel muss möglich sein.</w:t>
        <w:br/>
        <w:t>​​</w:t>
      </w:r>
    </w:p>
    <w:p w14:paraId="060EA7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9C62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EF0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00429" w14:textId="77777777">
            <w:r>
              <w:t>MDSTW-23238</w:t>
            </w:r>
          </w:p>
        </w:tc>
      </w:tr>
      <w:tr w14:paraId="3D3D6C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204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06E89" w14:textId="77777777">
            <w:r>
              <w:t>05_769</w:t>
            </w:r>
          </w:p>
        </w:tc>
      </w:tr>
      <w:tr w14:paraId="1929DA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E89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ABDA3" w14:textId="77777777">
            <w:r>
              <w:t>2367</w:t>
            </w:r>
          </w:p>
        </w:tc>
      </w:tr>
      <w:tr w14:paraId="726AE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ABF7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50E4EC" w14:textId="77777777"/>
        </w:tc>
      </w:tr>
      <w:tr w14:paraId="0B83FD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ADF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1AA6D" w14:textId="77777777">
            <w:r>
              <w:t>Draft</w:t>
            </w:r>
          </w:p>
        </w:tc>
      </w:tr>
      <w:tr w14:paraId="0A78C4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231C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BE18E" w14:textId="77777777">
            <w:r>
              <w:t>Muss</w:t>
            </w:r>
          </w:p>
        </w:tc>
      </w:tr>
      <w:tr w14:paraId="7999F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1CF9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65F12" w14:textId="77777777">
            <w:r>
              <w:t>Funktion wird wie in der ELEKTRA 2 Baseline 29.40 realisiert zur Verfügung gestellt.</w:t>
            </w:r>
          </w:p>
        </w:tc>
      </w:tr>
      <w:tr w14:paraId="6D1AF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E59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46042C" w14:textId="77777777"/>
        </w:tc>
      </w:tr>
      <w:tr w14:paraId="0BEB9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41B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724CD" w14:textId="77777777">
            <w:r>
              <w:t>PV GA DIL OBB 1.0.0</w:t>
            </w:r>
          </w:p>
        </w:tc>
      </w:tr>
    </w:tbl>
    <w:p w14:paraId="68BD0F3A" w14:textId="77777777">
      <w:pPr>
        <w:spacing w:after="0" w:line="96" w:lineRule="auto"/>
      </w:pPr>
    </w:p>
    <w:p w14:paraId="37FE0B53" w14:textId="77777777">
      <w:pPr>
        <w:spacing w:after="0"/>
      </w:pPr>
      <w:r>
        <w:rPr>
          <w:vanish/>
        </w:rPr>
        <w:t>MLS_DSTW/MDSTW-23239</w:t>
      </w:r>
      <w:r>
        <w:rPr>
          <w:b/>
        </w:rPr>
        <w:t>10.3.0-4 Bildung von Fahrstraßen über Abgrenzungs- und Flankenschutzweichen von...</w:t>
      </w:r>
      <w:r>
        <w:br/>
        <w:t>10.3.0-4 Bildung von Fahrstraßen über Abgrenzungs- und Flankenschutzweichen von Nahbedienbereichen darf nur über den eingestellten (und verschlossenen) Zweig dieser Weichen möglich sein.</w:t>
        <w:br/>
        <w:t>​​</w:t>
      </w:r>
    </w:p>
    <w:p w14:paraId="28052E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EFEF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8F8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E84D72" w14:textId="77777777">
            <w:r>
              <w:t>MDSTW-23239</w:t>
            </w:r>
          </w:p>
        </w:tc>
      </w:tr>
      <w:tr w14:paraId="1496D1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5E9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7D7FA6" w14:textId="77777777">
            <w:r>
              <w:t>05_770</w:t>
            </w:r>
          </w:p>
        </w:tc>
      </w:tr>
      <w:tr w14:paraId="2613D6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9B9C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8A08C" w14:textId="77777777">
            <w:r>
              <w:t>2368</w:t>
            </w:r>
          </w:p>
        </w:tc>
      </w:tr>
      <w:tr w14:paraId="116FE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BBC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228C5E" w14:textId="77777777"/>
        </w:tc>
      </w:tr>
      <w:tr w14:paraId="19009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0E7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DE254" w14:textId="77777777">
            <w:r>
              <w:t>Draft</w:t>
            </w:r>
          </w:p>
        </w:tc>
      </w:tr>
      <w:tr w14:paraId="34F100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8F2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8D646" w14:textId="77777777">
            <w:r>
              <w:t>Muss</w:t>
            </w:r>
          </w:p>
        </w:tc>
      </w:tr>
      <w:tr w14:paraId="7D96A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ECC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318AE" w14:textId="77777777">
            <w:r>
              <w:t>Funktion wird wie in der ELEKTRA 2 Baseline 29.40 realisiert zur Verfügung gestellt.</w:t>
            </w:r>
          </w:p>
        </w:tc>
      </w:tr>
      <w:tr w14:paraId="7687C2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1720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07E3D" w14:textId="77777777"/>
        </w:tc>
      </w:tr>
      <w:tr w14:paraId="71831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F28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4119AF" w14:textId="77777777">
            <w:r>
              <w:t>PV GA DIL OBB 1.0.0</w:t>
            </w:r>
          </w:p>
        </w:tc>
      </w:tr>
    </w:tbl>
    <w:p w14:paraId="4D98B45D" w14:textId="77777777">
      <w:pPr>
        <w:spacing w:after="0" w:line="96" w:lineRule="auto"/>
      </w:pPr>
    </w:p>
    <w:p w14:paraId="764C309E" w14:textId="77777777">
      <w:pPr>
        <w:spacing w:after="0"/>
      </w:pPr>
      <w:r>
        <w:rPr>
          <w:vanish/>
        </w:rPr>
        <w:t>MLS_DSTW/MDSTW-23240</w:t>
      </w:r>
      <w:r>
        <w:rPr>
          <w:b/>
        </w:rPr>
        <w:t>10.3.0-5 Ein aktivierter Gegenfahrtschutz muss in einem Nahbedienbereich mit der...</w:t>
      </w:r>
      <w:r>
        <w:br/>
        <w:t>10.3.0-5 Ein aktivierter Gegenfahrtschutz muss in einem Nahbedienbereich mit der Projektierungsvariante "Zugstraße in Nahbedienbereich zugelassen" die Wiederfreigabe von jenen Signalen der Gegenrichtung verhindern, ab deren Standort das dem Gegenfahrtschutz zugehörige Zugstraßenziel erreichbar ist.</w:t>
        <w:br/>
        <w:t>​​</w:t>
      </w:r>
    </w:p>
    <w:p w14:paraId="63F21F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8F68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40B46"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16794" w14:textId="77777777">
            <w:r>
              <w:t>MDSTW-23240</w:t>
            </w:r>
          </w:p>
        </w:tc>
      </w:tr>
      <w:tr w14:paraId="4B83D6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6C6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531CA" w14:textId="77777777">
            <w:r>
              <w:t>05_771</w:t>
            </w:r>
          </w:p>
        </w:tc>
      </w:tr>
      <w:tr w14:paraId="78F09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FDE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EE8AA" w14:textId="77777777">
            <w:r>
              <w:t>2369</w:t>
            </w:r>
          </w:p>
        </w:tc>
      </w:tr>
      <w:tr w14:paraId="02863C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C991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AEE56" w14:textId="77777777"/>
        </w:tc>
      </w:tr>
      <w:tr w14:paraId="66AE4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40E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909EA" w14:textId="77777777">
            <w:r>
              <w:t>Draft</w:t>
            </w:r>
          </w:p>
        </w:tc>
      </w:tr>
      <w:tr w14:paraId="5520E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E48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C3743" w14:textId="77777777">
            <w:r>
              <w:t>Muss</w:t>
            </w:r>
          </w:p>
        </w:tc>
      </w:tr>
      <w:tr w14:paraId="16332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10C5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284F2" w14:textId="77777777">
            <w:r>
              <w:t>Funktion wird wie in der ELEKTRA 2 Baseline 29.40 realisiert zur Verfügung gestellt.</w:t>
            </w:r>
          </w:p>
        </w:tc>
      </w:tr>
      <w:tr w14:paraId="5B7403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AFD8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CC024" w14:textId="77777777"/>
        </w:tc>
      </w:tr>
      <w:tr w14:paraId="20E04A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0E76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A99EE" w14:textId="77777777">
            <w:r>
              <w:t>PV GA DIL OBB 1.0.0</w:t>
            </w:r>
          </w:p>
        </w:tc>
      </w:tr>
    </w:tbl>
    <w:p w14:paraId="57899C66" w14:textId="77777777">
      <w:pPr>
        <w:spacing w:after="0" w:line="96" w:lineRule="auto"/>
      </w:pPr>
    </w:p>
    <w:p w14:paraId="5541D3EA" w14:textId="77777777">
      <w:pPr>
        <w:pStyle w:val="Heading4"/>
        <w:divId w:val="331"/>
      </w:pPr>
      <w:bookmarkStart w:name="_Toc242172907" w:id="300"/>
      <w:r>
        <w:t>10.4 Flankenschutz, Bereichsabgrenzung</w:t>
      </w:r>
      <w:bookmarkEnd w:id="300"/>
    </w:p>
    <w:p w14:paraId="596B9032" w14:textId="77777777">
      <w:r>
        <w:rPr>
          <w:vanish/>
        </w:rPr>
        <w:t>MLS_DSTW/MDSTW-23241</w:t>
      </w:r>
      <w:r>
        <w:t>10.4.0-1 Eine Flankenschutzeinrichtung des Nahbedienbereichs schützt den Nahbedienbereich vor der Umgebung.</w:t>
        <w:br/>
        <w:t>​​</w:t>
      </w:r>
    </w:p>
    <w:p w14:paraId="0E87C6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A22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12BA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4B861" w14:textId="77777777">
            <w:r>
              <w:t>1452</w:t>
            </w:r>
          </w:p>
        </w:tc>
      </w:tr>
      <w:tr w14:paraId="1BEC3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196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91309" w14:textId="77777777">
            <w:r>
              <w:t>MDSTW-23241</w:t>
            </w:r>
          </w:p>
        </w:tc>
      </w:tr>
      <w:tr w14:paraId="5B2E45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5D6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290EB" w14:textId="77777777">
            <w:r>
              <w:t>2371</w:t>
            </w:r>
          </w:p>
        </w:tc>
      </w:tr>
      <w:tr w14:paraId="3D3D66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C96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8B2BA" w14:textId="77777777">
            <w:r>
              <w:t>05_773</w:t>
            </w:r>
          </w:p>
        </w:tc>
      </w:tr>
    </w:tbl>
    <w:p w14:paraId="77971F41" w14:textId="77777777">
      <w:pPr>
        <w:spacing w:after="0" w:line="96" w:lineRule="auto"/>
      </w:pPr>
    </w:p>
    <w:p w14:paraId="7B96E89C" w14:textId="77777777">
      <w:pPr>
        <w:spacing w:after="0"/>
      </w:pPr>
      <w:r>
        <w:rPr>
          <w:vanish/>
        </w:rPr>
        <w:t>MLS_DSTW/MDSTW-23242</w:t>
      </w:r>
      <w:r>
        <w:rPr>
          <w:b/>
        </w:rPr>
        <w:t>10.4.0-2 Flankenschutzeinrichtungen müssen bei der Freigabe auf folgende Zuständ...</w:t>
      </w:r>
      <w:r>
        <w:br/>
        <w:t>10.4.0-2 Flankenschutzeinrichtungen müssen bei der Freigabe auf folgende Zustände überprüft werden:</w:t>
        <w:br/>
        <w:t>• alleinstehende Verschubsignale auf "Verschubverbot"</w:t>
        <w:br/>
        <w:t>• Schutzsignale und Verschubsignale am Mast von Hauptsignalen darauf, dass diese nicht "Verschub erlaubt" zeigen.</w:t>
        <w:br/>
        <w:t>• Weichen auf die erforderliche Lage und auf Ordnungsstellung.</w:t>
        <w:br/>
        <w:br/>
        <w:t>Eine Störung dieser Einrichtungen darf keine Rückwirkung auf einen freigegebenen Bereich haben.</w:t>
        <w:br/>
        <w:t>​​</w:t>
      </w:r>
    </w:p>
    <w:p w14:paraId="6766AD5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E6BE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5E3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03610" w14:textId="77777777">
            <w:r>
              <w:t>MDSTW-23242</w:t>
            </w:r>
          </w:p>
        </w:tc>
      </w:tr>
      <w:tr w14:paraId="0BB2D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517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435223" w14:textId="77777777">
            <w:r>
              <w:t>05_774</w:t>
            </w:r>
          </w:p>
        </w:tc>
      </w:tr>
      <w:tr w14:paraId="6C50E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D4F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3EBFB" w14:textId="77777777">
            <w:r>
              <w:t>2372</w:t>
            </w:r>
          </w:p>
        </w:tc>
      </w:tr>
      <w:tr w14:paraId="2AA54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0AE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9386C1" w14:textId="77777777"/>
        </w:tc>
      </w:tr>
      <w:tr w14:paraId="280DE4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5F7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1E57F" w14:textId="77777777">
            <w:r>
              <w:t>Draft</w:t>
            </w:r>
          </w:p>
        </w:tc>
      </w:tr>
      <w:tr w14:paraId="0D003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3020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1A268" w14:textId="77777777">
            <w:r>
              <w:t>Muss</w:t>
            </w:r>
          </w:p>
        </w:tc>
      </w:tr>
      <w:tr w14:paraId="69A663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EFE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462FD" w14:textId="77777777">
            <w:r>
              <w:t>Funktion wird wie in der ELEKTRA 2 Baseline 29.40 realisiert zur Verfügung gestellt.</w:t>
            </w:r>
          </w:p>
        </w:tc>
      </w:tr>
      <w:tr w14:paraId="2977D0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A763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595FC" w14:textId="77777777"/>
        </w:tc>
      </w:tr>
      <w:tr w14:paraId="59657C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18E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8655D" w14:textId="77777777">
            <w:r>
              <w:t>PV GA DIL OBB 1.0.0</w:t>
            </w:r>
          </w:p>
        </w:tc>
      </w:tr>
    </w:tbl>
    <w:p w14:paraId="255D5AF4" w14:textId="77777777">
      <w:pPr>
        <w:spacing w:after="0" w:line="96" w:lineRule="auto"/>
      </w:pPr>
    </w:p>
    <w:p w14:paraId="09770E19" w14:textId="77777777">
      <w:pPr>
        <w:spacing w:after="0"/>
      </w:pPr>
      <w:r>
        <w:rPr>
          <w:vanish/>
        </w:rPr>
        <w:lastRenderedPageBreak/>
        <w:t>MLS_DSTW/MDSTW-23243</w:t>
      </w:r>
      <w:r>
        <w:rPr>
          <w:b/>
        </w:rPr>
        <w:t>10.4.0-3 Für die Behandlung von Flankenschutzeinrichtungen im anderen VSTW müsse...</w:t>
      </w:r>
      <w:r>
        <w:br/>
        <w:t>10.4.0-3 Für die Behandlung von Flankenschutzeinrichtungen im anderen VSTW müssen zusätzlich die Bedingungen gemäß &lt;05 Lastenheft Teilsystem DSTW-ZE&gt; 6.43 erfüllt werden.</w:t>
        <w:br/>
        <w:t>​​</w:t>
      </w:r>
    </w:p>
    <w:p w14:paraId="376485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4685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64D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E5BB12" w14:textId="77777777">
            <w:r>
              <w:t>MDSTW-23243</w:t>
            </w:r>
          </w:p>
        </w:tc>
      </w:tr>
      <w:tr w14:paraId="073DC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378D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FA29A" w14:textId="77777777">
            <w:r>
              <w:t>05_775</w:t>
            </w:r>
          </w:p>
        </w:tc>
      </w:tr>
      <w:tr w14:paraId="3E0BF9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21C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FE975" w14:textId="77777777">
            <w:r>
              <w:t>2373</w:t>
            </w:r>
          </w:p>
        </w:tc>
      </w:tr>
      <w:tr w14:paraId="2D0A99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065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7B1BE" w14:textId="77777777"/>
        </w:tc>
      </w:tr>
      <w:tr w14:paraId="1B94F2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DBD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42324" w14:textId="77777777">
            <w:r>
              <w:t>Draft</w:t>
            </w:r>
          </w:p>
        </w:tc>
      </w:tr>
      <w:tr w14:paraId="67152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F6F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95817" w14:textId="77777777">
            <w:r>
              <w:t>Muss</w:t>
            </w:r>
          </w:p>
        </w:tc>
      </w:tr>
      <w:tr w14:paraId="433B2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E73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690D96" w14:textId="77777777">
            <w:r>
              <w:t>Funktion wird wie in der ELEKTRA 2 Baseline 29.40 realisiert zur Verfügung gestellt.</w:t>
            </w:r>
          </w:p>
        </w:tc>
      </w:tr>
      <w:tr w14:paraId="477448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ACF7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72A08" w14:textId="77777777"/>
        </w:tc>
      </w:tr>
      <w:tr w14:paraId="52296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0D2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5FD75" w14:textId="77777777">
            <w:r>
              <w:t>PV GA DIL OBB 1.0.0</w:t>
            </w:r>
          </w:p>
        </w:tc>
      </w:tr>
    </w:tbl>
    <w:p w14:paraId="1A0D692A" w14:textId="77777777">
      <w:pPr>
        <w:spacing w:after="0" w:line="96" w:lineRule="auto"/>
      </w:pPr>
    </w:p>
    <w:p w14:paraId="0F882011" w14:textId="77777777">
      <w:r>
        <w:rPr>
          <w:vanish/>
        </w:rPr>
        <w:t>MLS_DSTW/MDSTW-23244</w:t>
      </w:r>
      <w:r>
        <w:t>10.4.0-4 Eine Abgrenzung des Nahbedienbereichs schützt die Umgebung vor dem Nahbedienbereich.</w:t>
        <w:br/>
        <w:t>​​</w:t>
      </w:r>
    </w:p>
    <w:p w14:paraId="7442DB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590E6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422D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97457" w14:textId="77777777">
            <w:r>
              <w:t>1455</w:t>
            </w:r>
          </w:p>
        </w:tc>
      </w:tr>
      <w:tr w14:paraId="3F2206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84B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A7E0A" w14:textId="77777777">
            <w:r>
              <w:t>MDSTW-23244</w:t>
            </w:r>
          </w:p>
        </w:tc>
      </w:tr>
      <w:tr w14:paraId="10315D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3E1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1442D" w14:textId="77777777">
            <w:r>
              <w:t>2374</w:t>
            </w:r>
          </w:p>
        </w:tc>
      </w:tr>
      <w:tr w14:paraId="36AE3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260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AF2F17" w14:textId="77777777">
            <w:r>
              <w:t>05_776</w:t>
            </w:r>
          </w:p>
        </w:tc>
      </w:tr>
    </w:tbl>
    <w:p w14:paraId="549ED6DC" w14:textId="77777777">
      <w:pPr>
        <w:spacing w:after="0" w:line="96" w:lineRule="auto"/>
      </w:pPr>
    </w:p>
    <w:p w14:paraId="6CA5A2A4" w14:textId="77777777">
      <w:pPr>
        <w:spacing w:after="0"/>
      </w:pPr>
      <w:r>
        <w:rPr>
          <w:vanish/>
        </w:rPr>
        <w:t>MLS_DSTW/MDSTW-23245</w:t>
      </w:r>
      <w:r>
        <w:rPr>
          <w:b/>
        </w:rPr>
        <w:t>10.4.0-5 Signale als Abgrenzung sind nicht zu überprüfen. Weichen müssen bei der...</w:t>
      </w:r>
      <w:r>
        <w:br/>
        <w:t>10.4.0-5 Signale als Abgrenzung sind nicht zu überprüfen. Weichen müssen bei der Freigabe auf die erforderliche Lage und auf Ordnungsstellung überprüft werden. Eine Störung dieser Einrichtungen darf keine Rückwirkung auf einen schon freigegebenen Bereich haben.</w:t>
        <w:br/>
        <w:t>​​</w:t>
      </w:r>
    </w:p>
    <w:p w14:paraId="295D5C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16F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2A0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71540" w14:textId="77777777">
            <w:r>
              <w:t>MDSTW-23245</w:t>
            </w:r>
          </w:p>
        </w:tc>
      </w:tr>
      <w:tr w14:paraId="723B4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77D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572BE1" w14:textId="77777777">
            <w:r>
              <w:t>05_777</w:t>
            </w:r>
          </w:p>
        </w:tc>
      </w:tr>
      <w:tr w14:paraId="7C09A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BEE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9D693" w14:textId="77777777">
            <w:r>
              <w:t>2375</w:t>
            </w:r>
          </w:p>
        </w:tc>
      </w:tr>
      <w:tr w14:paraId="11F27F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B72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60D8B" w14:textId="77777777"/>
        </w:tc>
      </w:tr>
      <w:tr w14:paraId="4A5C75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396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987D3" w14:textId="77777777">
            <w:r>
              <w:t>Draft</w:t>
            </w:r>
          </w:p>
        </w:tc>
      </w:tr>
      <w:tr w14:paraId="741DF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6A28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4E123" w14:textId="77777777">
            <w:r>
              <w:t>Muss</w:t>
            </w:r>
          </w:p>
        </w:tc>
      </w:tr>
      <w:tr w14:paraId="41A456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6E01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F5BDF" w14:textId="77777777">
            <w:r>
              <w:t>Funktion wird wie in der ELEKTRA 2 Baseline 29.40 realisiert zur Verfügung gestellt.</w:t>
            </w:r>
          </w:p>
        </w:tc>
      </w:tr>
      <w:tr w14:paraId="480225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63F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8CF37" w14:textId="77777777"/>
        </w:tc>
      </w:tr>
      <w:tr w14:paraId="35189D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6EB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8D38E" w14:textId="77777777">
            <w:r>
              <w:t>PV GA DIL OBB 1.0.0</w:t>
            </w:r>
          </w:p>
        </w:tc>
      </w:tr>
    </w:tbl>
    <w:p w14:paraId="0C6FF89A" w14:textId="77777777">
      <w:pPr>
        <w:spacing w:after="0" w:line="96" w:lineRule="auto"/>
      </w:pPr>
    </w:p>
    <w:p w14:paraId="3EA0DB73" w14:textId="77777777">
      <w:pPr>
        <w:pStyle w:val="Heading4"/>
        <w:divId w:val="332"/>
      </w:pPr>
      <w:bookmarkStart w:name="_Toc242172908" w:id="301"/>
      <w:r>
        <w:t>10.5 EVA</w:t>
      </w:r>
      <w:bookmarkEnd w:id="301"/>
    </w:p>
    <w:p w14:paraId="3C0FAAC3" w14:textId="77777777">
      <w:pPr>
        <w:spacing w:after="0"/>
      </w:pPr>
      <w:r>
        <w:rPr>
          <w:vanish/>
        </w:rPr>
        <w:t>MLS_DSTW/MDSTW-23246</w:t>
      </w:r>
      <w:r>
        <w:rPr>
          <w:b/>
        </w:rPr>
        <w:t>10.5.0-1 Das VSTW muss die im Pflichtenheft-EVA geforderten Funktionalitäten an...</w:t>
      </w:r>
      <w:r>
        <w:br/>
        <w:t xml:space="preserve">10.5.0-1 Das VSTW muss die im Pflichtenheft-EVA geforderten Funktionalitäten an das Stellwerk </w:t>
        <w:lastRenderedPageBreak/>
        <w:t>beherrschen.</w:t>
        <w:br/>
        <w:t>​​</w:t>
      </w:r>
    </w:p>
    <w:p w14:paraId="4016C8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9A4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55D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29350" w14:textId="77777777">
            <w:r>
              <w:t>MDSTW-23246</w:t>
            </w:r>
          </w:p>
        </w:tc>
      </w:tr>
      <w:tr w14:paraId="430AD4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0D1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60858" w14:textId="77777777">
            <w:r>
              <w:t>05_779</w:t>
            </w:r>
          </w:p>
        </w:tc>
      </w:tr>
      <w:tr w14:paraId="16924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637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104CE" w14:textId="77777777">
            <w:r>
              <w:t>2377</w:t>
            </w:r>
          </w:p>
        </w:tc>
      </w:tr>
      <w:tr w14:paraId="40004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004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30F3A8" w14:textId="77777777">
            <w:r>
              <w:t>[177]</w:t>
            </w:r>
          </w:p>
        </w:tc>
      </w:tr>
      <w:tr w14:paraId="6CB87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20A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AF93D" w14:textId="77777777">
            <w:r>
              <w:t>Draft</w:t>
            </w:r>
          </w:p>
        </w:tc>
      </w:tr>
      <w:tr w14:paraId="5D2F1A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3AE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88550" w14:textId="77777777">
            <w:r>
              <w:t>Muss</w:t>
            </w:r>
          </w:p>
        </w:tc>
      </w:tr>
      <w:tr w14:paraId="6B9AB7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AF19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3CBB4" w14:textId="77777777">
            <w:r>
              <w:t>Funktion wird wie in der ELEKTRA 2 Baseline 29.40 realisiert zur Verfügung gestellt.</w:t>
            </w:r>
          </w:p>
        </w:tc>
      </w:tr>
      <w:tr w14:paraId="42049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EF3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24E5A" w14:textId="77777777"/>
        </w:tc>
      </w:tr>
      <w:tr w14:paraId="1C4AA6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C118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8672B" w14:textId="77777777">
            <w:r>
              <w:t>PV GA DIL OBB 1.0.0</w:t>
            </w:r>
          </w:p>
        </w:tc>
      </w:tr>
    </w:tbl>
    <w:p w14:paraId="76D9BA78" w14:textId="77777777">
      <w:pPr>
        <w:spacing w:after="0" w:line="96" w:lineRule="auto"/>
      </w:pPr>
    </w:p>
    <w:p w14:paraId="19D39524" w14:textId="77777777">
      <w:pPr>
        <w:pStyle w:val="Heading3"/>
        <w:divId w:val="333"/>
      </w:pPr>
      <w:bookmarkStart w:name="_Toc242172909" w:id="302"/>
      <w:r>
        <w:t>11 Universalelement</w:t>
      </w:r>
      <w:bookmarkEnd w:id="302"/>
    </w:p>
    <w:p w14:paraId="650D502E" w14:textId="77777777">
      <w:pPr>
        <w:pStyle w:val="Heading4"/>
        <w:divId w:val="334"/>
      </w:pPr>
      <w:bookmarkStart w:name="_Toc242172910" w:id="303"/>
      <w:r>
        <w:t>11.1 Allgemeines</w:t>
      </w:r>
      <w:bookmarkEnd w:id="303"/>
    </w:p>
    <w:p w14:paraId="4AC9E733" w14:textId="77777777">
      <w:pPr>
        <w:spacing w:after="0"/>
      </w:pPr>
      <w:r>
        <w:rPr>
          <w:vanish/>
        </w:rPr>
        <w:t>MLS_DSTW/MDSTW-23251</w:t>
      </w:r>
      <w:r>
        <w:rPr>
          <w:b/>
        </w:rPr>
        <w:t>11.1.0-1 Universalelemente müssen innerhalb des VSTW verknüpft werden können.</w:t>
      </w:r>
      <w:r>
        <w:br/>
        <w:t>11.1.0-1 Universalelemente müssen innerhalb des VSTW verknüpft werden können.</w:t>
        <w:br/>
        <w:t>​​</w:t>
      </w:r>
    </w:p>
    <w:p w14:paraId="3EB77E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057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6E8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67F11" w14:textId="77777777">
            <w:r>
              <w:t>MDSTW-23251</w:t>
            </w:r>
          </w:p>
        </w:tc>
      </w:tr>
      <w:tr w14:paraId="15E0D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1B5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6B6D5" w14:textId="77777777">
            <w:r>
              <w:t>05_782</w:t>
            </w:r>
          </w:p>
        </w:tc>
      </w:tr>
      <w:tr w14:paraId="682E3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4F6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4AFEF" w14:textId="77777777">
            <w:r>
              <w:t>2380</w:t>
            </w:r>
          </w:p>
        </w:tc>
      </w:tr>
      <w:tr w14:paraId="22CB7D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DF5F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3282A9" w14:textId="77777777"/>
        </w:tc>
      </w:tr>
      <w:tr w14:paraId="26CA2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9F4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34C082" w14:textId="77777777">
            <w:r>
              <w:t>Draft</w:t>
            </w:r>
          </w:p>
        </w:tc>
      </w:tr>
      <w:tr w14:paraId="07AED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C57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5EA6B" w14:textId="77777777">
            <w:r>
              <w:t>Muss</w:t>
            </w:r>
          </w:p>
        </w:tc>
      </w:tr>
      <w:tr w14:paraId="01DF59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8C6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21484B" w14:textId="77777777">
            <w:r>
              <w:t>Funktion wird wie in der ELEKTRA 2 Baseline 29.40 realisiert zur Verfügung gestellt.</w:t>
            </w:r>
          </w:p>
        </w:tc>
      </w:tr>
      <w:tr w14:paraId="322389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4F3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B4283" w14:textId="77777777"/>
        </w:tc>
      </w:tr>
      <w:tr w14:paraId="56608B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DEC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05599" w14:textId="77777777">
            <w:r>
              <w:t>PV GA DIL OBB 1.0.0</w:t>
            </w:r>
          </w:p>
        </w:tc>
      </w:tr>
    </w:tbl>
    <w:p w14:paraId="50E2DA2E" w14:textId="77777777">
      <w:pPr>
        <w:spacing w:after="0" w:line="96" w:lineRule="auto"/>
      </w:pPr>
    </w:p>
    <w:p w14:paraId="29D8F8CB" w14:textId="77777777">
      <w:pPr>
        <w:spacing w:after="0"/>
      </w:pPr>
      <w:r>
        <w:rPr>
          <w:vanish/>
        </w:rPr>
        <w:t>MLS_DSTW/MDSTW-23252</w:t>
      </w:r>
      <w:r>
        <w:rPr>
          <w:b/>
        </w:rPr>
        <w:t>11.1.0-2 Durch Universalelemente müssen, mit und ohne Verbindungen zu Hardware,...</w:t>
      </w:r>
      <w:r>
        <w:br/>
        <w:t>11.1.0-2 Durch Universalelemente müssen, mit und ohne Verbindungen zu Hardware, Ein- und Ausgaben umgesetzt werden können.</w:t>
        <w:br/>
        <w:t>​​</w:t>
      </w:r>
    </w:p>
    <w:p w14:paraId="03CD54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75F7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604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98CA8" w14:textId="77777777">
            <w:r>
              <w:t>MDSTW-23252</w:t>
            </w:r>
          </w:p>
        </w:tc>
      </w:tr>
      <w:tr w14:paraId="4C15A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6B3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05ABC" w14:textId="77777777">
            <w:r>
              <w:t>05_783</w:t>
            </w:r>
          </w:p>
        </w:tc>
      </w:tr>
      <w:tr w14:paraId="2EECA4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52B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A0B35" w14:textId="77777777">
            <w:r>
              <w:t>2381</w:t>
            </w:r>
          </w:p>
        </w:tc>
      </w:tr>
      <w:tr w14:paraId="0C9C8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00C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6DC7F4" w14:textId="77777777"/>
        </w:tc>
      </w:tr>
      <w:tr w14:paraId="4B69F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3AD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B0BA1" w14:textId="77777777">
            <w:r>
              <w:t>Draft</w:t>
            </w:r>
          </w:p>
        </w:tc>
      </w:tr>
      <w:tr w14:paraId="557FB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0DF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1B594" w14:textId="77777777">
            <w:r>
              <w:t>Muss</w:t>
            </w:r>
          </w:p>
        </w:tc>
      </w:tr>
      <w:tr w14:paraId="6B189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C3260"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54944" w14:textId="77777777">
            <w:r>
              <w:t>Durch Universalelemente können, mit und ohne Verbindungen zu Hardware, Ein- und Ausgaben umgesetzt werden.</w:t>
            </w:r>
          </w:p>
        </w:tc>
      </w:tr>
      <w:tr w14:paraId="18C62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7BE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5157D" w14:textId="77777777">
            <w:r>
              <w:t>Die tatsächliche technische Umsetzung mittels SCI-IO Schnittstelle ist noch mit dem AG abzustimmen.</w:t>
            </w:r>
          </w:p>
        </w:tc>
      </w:tr>
      <w:tr w14:paraId="77C39C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FBA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6C36B" w14:textId="77777777">
            <w:r>
              <w:t>PV GA DIL OBB 1.0.0</w:t>
            </w:r>
          </w:p>
        </w:tc>
      </w:tr>
    </w:tbl>
    <w:p w14:paraId="265CFEF8" w14:textId="77777777">
      <w:pPr>
        <w:spacing w:after="0" w:line="96" w:lineRule="auto"/>
      </w:pPr>
    </w:p>
    <w:p w14:paraId="58AE3D58" w14:textId="77777777">
      <w:pPr>
        <w:pStyle w:val="Heading4"/>
        <w:divId w:val="335"/>
      </w:pPr>
      <w:bookmarkStart w:name="_Toc242172911" w:id="304"/>
      <w:r>
        <w:t>11.2 Elementausgaben</w:t>
      </w:r>
      <w:bookmarkEnd w:id="304"/>
    </w:p>
    <w:p w14:paraId="2F743D39" w14:textId="77777777">
      <w:pPr>
        <w:spacing w:after="0"/>
      </w:pPr>
      <w:r>
        <w:rPr>
          <w:vanish/>
        </w:rPr>
        <w:t>MLS_DSTW/MDSTW-23253</w:t>
      </w:r>
      <w:r>
        <w:rPr>
          <w:b/>
        </w:rPr>
        <w:t>11.2.0-1 Das Universalelement muss genutzt werden können, um jegliche Zustände b...</w:t>
      </w:r>
      <w:r>
        <w:br/>
        <w:t>11.2.0-1 Das Universalelement muss genutzt werden können, um jegliche Zustände bestehender Elemente (Weiche, Kreuzung, Flachkreuzung, elF, Sperrschuh, Hauptsignal, Schutzsignal, Verschubsignal, Geschwindigkeitsanzeiger, Freimeldeabschnitt, EKSA) auszugeben. Es müssen alle Elementzustände, die in der X25-Schnittstelle oder der SCI der betroffenen Elemente als Meldungen definiert sind, ausgegeben werden können.</w:t>
        <w:br/>
        <w:t>​​</w:t>
      </w:r>
    </w:p>
    <w:p w14:paraId="195D8E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5802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FC3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07DD3" w14:textId="77777777">
            <w:r>
              <w:t>MDSTW-23253</w:t>
            </w:r>
          </w:p>
        </w:tc>
      </w:tr>
      <w:tr w14:paraId="6A291D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756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4383EE" w14:textId="77777777">
            <w:r>
              <w:t>05_785</w:t>
            </w:r>
          </w:p>
        </w:tc>
      </w:tr>
      <w:tr w14:paraId="0C4FF2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526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311D5" w14:textId="77777777">
            <w:r>
              <w:t>2383</w:t>
            </w:r>
          </w:p>
        </w:tc>
      </w:tr>
      <w:tr w14:paraId="5D9E4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A7F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5244B" w14:textId="77777777">
            <w:r>
              <w:t>[3]</w:t>
            </w:r>
          </w:p>
        </w:tc>
      </w:tr>
      <w:tr w14:paraId="27CDFA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78B1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F5509" w14:textId="77777777">
            <w:r>
              <w:t>Draft</w:t>
            </w:r>
          </w:p>
        </w:tc>
      </w:tr>
      <w:tr w14:paraId="253B9B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AB3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733D1" w14:textId="77777777">
            <w:r>
              <w:t>Muss</w:t>
            </w:r>
          </w:p>
        </w:tc>
      </w:tr>
      <w:tr w14:paraId="40700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DA2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ECCC8D" w14:textId="77777777">
            <w:r>
              <w:t>Funktion wird wie in der ELEKTRA 2 Baseline 29.40 realisiert zur Verfügung gestellt.</w:t>
            </w:r>
          </w:p>
        </w:tc>
      </w:tr>
      <w:tr w14:paraId="4FAEC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A27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B1A25F" w14:textId="77777777"/>
        </w:tc>
      </w:tr>
      <w:tr w14:paraId="6B872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49A4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E3229" w14:textId="77777777">
            <w:r>
              <w:t>PV GA DIL OBB 1.0.0</w:t>
            </w:r>
          </w:p>
        </w:tc>
      </w:tr>
    </w:tbl>
    <w:p w14:paraId="3C3547F8" w14:textId="77777777">
      <w:pPr>
        <w:spacing w:after="0" w:line="96" w:lineRule="auto"/>
      </w:pPr>
    </w:p>
    <w:p w14:paraId="6316B741" w14:textId="77777777">
      <w:pPr>
        <w:spacing w:after="0"/>
      </w:pPr>
      <w:r>
        <w:rPr>
          <w:vanish/>
        </w:rPr>
        <w:t>MLS_DSTW/MDSTW-23254</w:t>
      </w:r>
      <w:r>
        <w:rPr>
          <w:b/>
        </w:rPr>
        <w:t>11.2.0-2 Eine Kombination von Zuständen mehrerer Elemente muss möglich sein. Die...</w:t>
      </w:r>
      <w:r>
        <w:br/>
        <w:t>11.2.0-2 Eine Kombination von Zuständen mehrerer Elemente muss möglich sein. Die Ausgabe dieser Kombination ist mit nur einem Ausgabeelement zu realisieren. Als Minimum gilt: logische Verknüpfungen von Signalfreibegriff- und Weichenlageinformationen und eine Anzahl von 15 Einzeloperationen (UND- bzw. ODER-Operatoren).</w:t>
        <w:br/>
        <w:t>​​</w:t>
      </w:r>
    </w:p>
    <w:p w14:paraId="798121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0E70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9C4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13FE45" w14:textId="77777777">
            <w:r>
              <w:t>MDSTW-23254</w:t>
            </w:r>
          </w:p>
        </w:tc>
      </w:tr>
      <w:tr w14:paraId="22724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EDF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098CFA" w14:textId="77777777">
            <w:r>
              <w:t>05_786</w:t>
            </w:r>
          </w:p>
        </w:tc>
      </w:tr>
      <w:tr w14:paraId="344740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E2B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B812C" w14:textId="77777777">
            <w:r>
              <w:t>2384</w:t>
            </w:r>
          </w:p>
        </w:tc>
      </w:tr>
      <w:tr w14:paraId="0104B7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B5E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A7418" w14:textId="77777777"/>
        </w:tc>
      </w:tr>
      <w:tr w14:paraId="6B371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464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3BFF0" w14:textId="77777777">
            <w:r>
              <w:t>Draft</w:t>
            </w:r>
          </w:p>
        </w:tc>
      </w:tr>
      <w:tr w14:paraId="6CE77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D3005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01B63" w14:textId="77777777">
            <w:r>
              <w:t>Muss</w:t>
            </w:r>
          </w:p>
        </w:tc>
      </w:tr>
      <w:tr w14:paraId="370D81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BE35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C3F84" w14:textId="77777777">
            <w:r>
              <w:t>Funktion wird wie in der ELEKTRA 2 Baseline 29.40 realisiert zur Verfügung gestellt.</w:t>
            </w:r>
          </w:p>
        </w:tc>
      </w:tr>
      <w:tr w14:paraId="5C1652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AD7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0122F" w14:textId="77777777"/>
        </w:tc>
      </w:tr>
      <w:tr w14:paraId="26DB2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589D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53626" w14:textId="77777777">
            <w:r>
              <w:t>PV GA DIL OBB 1.0.0</w:t>
            </w:r>
          </w:p>
        </w:tc>
      </w:tr>
    </w:tbl>
    <w:p w14:paraId="40C55185" w14:textId="77777777">
      <w:pPr>
        <w:spacing w:after="0" w:line="96" w:lineRule="auto"/>
      </w:pPr>
    </w:p>
    <w:p w14:paraId="6CD52B30" w14:textId="77777777">
      <w:pPr>
        <w:spacing w:after="0"/>
      </w:pPr>
      <w:r>
        <w:rPr>
          <w:vanish/>
        </w:rPr>
        <w:lastRenderedPageBreak/>
        <w:t>MLS_DSTW/MDSTW-23255</w:t>
      </w:r>
      <w:r>
        <w:rPr>
          <w:b/>
        </w:rPr>
        <w:t>11.2.0-3 Die Meldung "Überstellt in Gegenrichtung" ist zu bringen, wenn eine Fah...</w:t>
      </w:r>
      <w:r>
        <w:br/>
        <w:t>11.2.0-3 Die Meldung "Überstellt in Gegenrichtung" ist zu bringen, wenn eine Fahrstraße der entsprechenden Gattung (Zugstraße bei Haupt- und Schutzsignal, Verschubstraße bei Verschub- und Schutzsignal), welche gegen die Gültigkeitsrichtung des Signals verläuft, den Zustand "Zulässigkeit erfüllt" erreicht hat. Wenn die Fahrstraße aufgelöst wird, so ist die Meldung wieder zu löschen.</w:t>
        <w:br/>
        <w:t>​​</w:t>
      </w:r>
    </w:p>
    <w:p w14:paraId="48E6C2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7E52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BCCD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3BA4A" w14:textId="77777777">
            <w:r>
              <w:t>MDSTW-23255</w:t>
            </w:r>
          </w:p>
        </w:tc>
      </w:tr>
      <w:tr w14:paraId="59CE1A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318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6C772" w14:textId="77777777">
            <w:r>
              <w:t>05_787</w:t>
            </w:r>
          </w:p>
        </w:tc>
      </w:tr>
      <w:tr w14:paraId="3A1B6F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998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B69ED" w14:textId="77777777">
            <w:r>
              <w:t>2385</w:t>
            </w:r>
          </w:p>
        </w:tc>
      </w:tr>
      <w:tr w14:paraId="5335C6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9844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93D69" w14:textId="77777777">
            <w:r>
              <w:t>[3]</w:t>
            </w:r>
          </w:p>
        </w:tc>
      </w:tr>
      <w:tr w14:paraId="58075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08EE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6221C" w14:textId="77777777">
            <w:r>
              <w:t>Draft</w:t>
            </w:r>
          </w:p>
        </w:tc>
      </w:tr>
      <w:tr w14:paraId="7059C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9B20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0C2B0" w14:textId="77777777">
            <w:r>
              <w:t>Muss</w:t>
            </w:r>
          </w:p>
        </w:tc>
      </w:tr>
      <w:tr w14:paraId="5162A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3E34D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E5A7F" w14:textId="77777777">
            <w:r>
              <w:t>Funktion wird wie in der ELEKTRA 2 Baseline 29.40 realisiert zur Verfügung gestellt.</w:t>
            </w:r>
          </w:p>
        </w:tc>
      </w:tr>
      <w:tr w14:paraId="3E8778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FB6B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4A8970" w14:textId="77777777"/>
        </w:tc>
      </w:tr>
      <w:tr w14:paraId="695787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51A7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5FC29" w14:textId="77777777">
            <w:r>
              <w:t>PV GA DIL OBB 1.0.0</w:t>
            </w:r>
          </w:p>
        </w:tc>
      </w:tr>
    </w:tbl>
    <w:p w14:paraId="5DE8262D" w14:textId="77777777">
      <w:pPr>
        <w:spacing w:after="0" w:line="96" w:lineRule="auto"/>
      </w:pPr>
    </w:p>
    <w:p w14:paraId="2E0D6BBC" w14:textId="77777777">
      <w:pPr>
        <w:spacing w:after="0"/>
      </w:pPr>
      <w:r>
        <w:rPr>
          <w:vanish/>
        </w:rPr>
        <w:t>MLS_DSTW/MDSTW-23256</w:t>
      </w:r>
      <w:r>
        <w:rPr>
          <w:b/>
        </w:rPr>
        <w:t>11.2.0-4 Die Ausgabe des Universalelements muss erfolgen, sobald der jeweilige Z...</w:t>
      </w:r>
      <w:r>
        <w:br/>
        <w:t>11.2.0-4 Die Ausgabe des Universalelements muss erfolgen, sobald der jeweilige Zustand eingenommen wurde. Sie muss zurückgesetzt werden, sobald der betreffende Zustand verlassen wird. Die Ausgabe muss signaltechnisch sicher als antivalente Meldung zur Verfügung zu stehen.</w:t>
        <w:br/>
        <w:t>​​</w:t>
      </w:r>
    </w:p>
    <w:p w14:paraId="53EAC7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E04D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5D4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4E98B" w14:textId="77777777">
            <w:r>
              <w:t>MDSTW-23256</w:t>
            </w:r>
          </w:p>
        </w:tc>
      </w:tr>
      <w:tr w14:paraId="44B2FC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3E6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A56225" w14:textId="77777777">
            <w:r>
              <w:t>05_788</w:t>
            </w:r>
          </w:p>
        </w:tc>
      </w:tr>
      <w:tr w14:paraId="3FA2FF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CA46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B5B1B" w14:textId="77777777">
            <w:r>
              <w:t>2386</w:t>
            </w:r>
          </w:p>
        </w:tc>
      </w:tr>
      <w:tr w14:paraId="24A42F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8839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DEDB0" w14:textId="77777777"/>
        </w:tc>
      </w:tr>
      <w:tr w14:paraId="7490B2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72A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5E149" w14:textId="77777777">
            <w:r>
              <w:t>Draft</w:t>
            </w:r>
          </w:p>
        </w:tc>
      </w:tr>
      <w:tr w14:paraId="569765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03B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66B18" w14:textId="77777777">
            <w:r>
              <w:t>Muss</w:t>
            </w:r>
          </w:p>
        </w:tc>
      </w:tr>
      <w:tr w14:paraId="126940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78A7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285C49" w14:textId="77777777">
            <w:r>
              <w:t>Funktion wird wie in der ELEKTRA 2 Baseline 29.40 realisiert zur Verfügung gestellt.</w:t>
            </w:r>
          </w:p>
        </w:tc>
      </w:tr>
      <w:tr w14:paraId="538F58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C86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E79B2" w14:textId="77777777"/>
        </w:tc>
      </w:tr>
      <w:tr w14:paraId="53168D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512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1685C4" w14:textId="77777777">
            <w:r>
              <w:t>PV GA DIL OBB 1.0.0</w:t>
            </w:r>
          </w:p>
        </w:tc>
      </w:tr>
    </w:tbl>
    <w:p w14:paraId="233BF3DA" w14:textId="77777777">
      <w:pPr>
        <w:spacing w:after="0" w:line="96" w:lineRule="auto"/>
      </w:pPr>
    </w:p>
    <w:p w14:paraId="4E06AB97" w14:textId="77777777">
      <w:pPr>
        <w:spacing w:after="0"/>
      </w:pPr>
      <w:r>
        <w:rPr>
          <w:vanish/>
        </w:rPr>
        <w:t>MLS_DSTW/MDSTW-23257</w:t>
      </w:r>
      <w:r>
        <w:rPr>
          <w:b/>
        </w:rPr>
        <w:t>11.2.0-5 Die Ausgabe steht entweder direkt über potentialfreie Kontakte am OC-IO...</w:t>
      </w:r>
      <w:r>
        <w:br/>
        <w:t>11.2.0-5 Die Ausgabe steht entweder direkt über potentialfreie Kontakte am OC-IO und/oder über die X25-Schnittstelle und/oder SCI-Schnittstellen (für Fahrstraßenausgaben und Einwirkung auf Fahrstraßen wird neuer Melde- und Kommandoframe definiert) zur Verfügung. Es sind seitens der Lieferanten beide Varianten zu realisieren.</w:t>
        <w:br/>
        <w:t>​​</w:t>
      </w:r>
    </w:p>
    <w:p w14:paraId="70F19E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8C3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B4A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D97FB" w14:textId="77777777">
            <w:r>
              <w:t>MDSTW-23257</w:t>
            </w:r>
          </w:p>
        </w:tc>
      </w:tr>
      <w:tr w14:paraId="78AC2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456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17E6E" w14:textId="77777777">
            <w:r>
              <w:t>05_789</w:t>
            </w:r>
          </w:p>
        </w:tc>
      </w:tr>
      <w:tr w14:paraId="043F43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E4BB1"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ABE9C" w14:textId="77777777">
            <w:r>
              <w:t>2387</w:t>
            </w:r>
          </w:p>
        </w:tc>
      </w:tr>
      <w:tr w14:paraId="29B55E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DAE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C765B" w14:textId="77777777"/>
        </w:tc>
      </w:tr>
      <w:tr w14:paraId="1DB7CB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E556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F568B" w14:textId="77777777">
            <w:r>
              <w:t>Draft</w:t>
            </w:r>
          </w:p>
        </w:tc>
      </w:tr>
      <w:tr w14:paraId="3C878F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FBEA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FC6BA" w14:textId="77777777">
            <w:r>
              <w:t>Muss</w:t>
            </w:r>
          </w:p>
        </w:tc>
      </w:tr>
      <w:tr w14:paraId="51A93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F01D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563F9" w14:textId="77777777">
            <w:r>
              <w:t>Für die Ausgabe stehen folgende Schnittstellen zur Verfügung:</w:t>
              <w:br/>
              <w:t>- direkt über potentialfreie Kontakte am OC-IO</w:t>
              <w:br/>
              <w:t>- die X25-Schnittstelle</w:t>
              <w:br/>
              <w:t>- SCI Schnittstelle</w:t>
            </w:r>
          </w:p>
        </w:tc>
      </w:tr>
      <w:tr w14:paraId="09F2C0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48A7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033DF" w14:textId="77777777">
            <w:r>
              <w:t>Für Fahrstraßenausgaben und Einwirkung auf Fahrstraßen sind ggf. neue Melde- und Kommandoframes zu definieren.</w:t>
              <w:br/>
              <w:t>Welche SCI-Schnittstellen sind zu klären.</w:t>
            </w:r>
          </w:p>
        </w:tc>
      </w:tr>
      <w:tr w14:paraId="01D838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12F6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14178C" w14:textId="77777777">
            <w:r>
              <w:t>PV GA DIL OBB 1.0.0</w:t>
            </w:r>
          </w:p>
        </w:tc>
      </w:tr>
    </w:tbl>
    <w:p w14:paraId="5EF268F4" w14:textId="77777777">
      <w:pPr>
        <w:spacing w:after="0" w:line="96" w:lineRule="auto"/>
      </w:pPr>
    </w:p>
    <w:p w14:paraId="14B14EF5" w14:textId="77777777">
      <w:pPr>
        <w:spacing w:after="0"/>
      </w:pPr>
      <w:r>
        <w:rPr>
          <w:vanish/>
        </w:rPr>
        <w:t>MLS_DSTW/MDSTW-23258</w:t>
      </w:r>
      <w:r>
        <w:rPr>
          <w:b/>
        </w:rPr>
        <w:t>11.2.0-6 Für jeden Zustand eines Elements muss getrennt projektiert werden könne...</w:t>
      </w:r>
      <w:r>
        <w:br/>
        <w:t>11.2.0-6 Für jeden Zustand eines Elements muss getrennt projektiert werden können, ob er auszugeben ist oder nicht.</w:t>
        <w:br/>
        <w:t>​​</w:t>
      </w:r>
    </w:p>
    <w:p w14:paraId="712ED03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71E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6A5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C597D" w14:textId="77777777">
            <w:r>
              <w:t>MDSTW-23258</w:t>
            </w:r>
          </w:p>
        </w:tc>
      </w:tr>
      <w:tr w14:paraId="30B46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19B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B5D3A" w14:textId="77777777">
            <w:r>
              <w:t>05_790</w:t>
            </w:r>
          </w:p>
        </w:tc>
      </w:tr>
      <w:tr w14:paraId="11587E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7C66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3FB31" w14:textId="77777777">
            <w:r>
              <w:t>2388</w:t>
            </w:r>
          </w:p>
        </w:tc>
      </w:tr>
      <w:tr w14:paraId="3037EF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F851C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6221F" w14:textId="77777777"/>
        </w:tc>
      </w:tr>
      <w:tr w14:paraId="47FD49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EC05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FA157" w14:textId="77777777">
            <w:r>
              <w:t>Draft</w:t>
            </w:r>
          </w:p>
        </w:tc>
      </w:tr>
      <w:tr w14:paraId="1CCFF0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FEE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69B19F" w14:textId="77777777">
            <w:r>
              <w:t>Muss</w:t>
            </w:r>
          </w:p>
        </w:tc>
      </w:tr>
      <w:tr w14:paraId="5C83E4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E29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E82FD" w14:textId="77777777">
            <w:r>
              <w:t>Funktion wird wie in der ELEKTRA 2 Baseline 29.40 realisiert zur Verfügung gestellt.</w:t>
            </w:r>
          </w:p>
        </w:tc>
      </w:tr>
      <w:tr w14:paraId="1415EC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4AB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A28D5C" w14:textId="77777777"/>
        </w:tc>
      </w:tr>
      <w:tr w14:paraId="3C669C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40C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F0F31" w14:textId="77777777">
            <w:r>
              <w:t>PV GA DIL OBB 1.0.0</w:t>
            </w:r>
          </w:p>
        </w:tc>
      </w:tr>
    </w:tbl>
    <w:p w14:paraId="477F47FE" w14:textId="77777777">
      <w:pPr>
        <w:spacing w:after="0" w:line="96" w:lineRule="auto"/>
      </w:pPr>
    </w:p>
    <w:p w14:paraId="78F9BE1A" w14:textId="77777777">
      <w:pPr>
        <w:pStyle w:val="Heading4"/>
        <w:divId w:val="336"/>
      </w:pPr>
      <w:bookmarkStart w:name="_Toc242172912" w:id="305"/>
      <w:r>
        <w:t>11.3 Fahrstraßenausgaben</w:t>
      </w:r>
      <w:bookmarkEnd w:id="305"/>
    </w:p>
    <w:p w14:paraId="1FFEDBB1" w14:textId="77777777">
      <w:pPr>
        <w:spacing w:after="0"/>
      </w:pPr>
      <w:r>
        <w:rPr>
          <w:vanish/>
        </w:rPr>
        <w:t>MLS_DSTW/MDSTW-23259</w:t>
      </w:r>
      <w:r>
        <w:rPr>
          <w:b/>
        </w:rPr>
        <w:t>11.3.0-1 Die Ausgabe der Zustände von Fahrstraßen muss über ein Universalelement...</w:t>
      </w:r>
      <w:r>
        <w:br/>
        <w:t>11.3.0-1 Die Ausgabe der Zustände von Fahrstraßen muss über ein Universalelement erfolgen können, das richtungsabhängig in die Topologie des VSTW zu projektieren ist.</w:t>
        <w:br/>
        <w:t>​​</w:t>
      </w:r>
    </w:p>
    <w:p w14:paraId="0F3ECC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C7E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EC5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19E6F" w14:textId="77777777">
            <w:r>
              <w:t>MDSTW-23259</w:t>
            </w:r>
          </w:p>
        </w:tc>
      </w:tr>
      <w:tr w14:paraId="12FCA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6CE9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3BFA43" w14:textId="77777777">
            <w:r>
              <w:t>05_792</w:t>
            </w:r>
          </w:p>
        </w:tc>
      </w:tr>
      <w:tr w14:paraId="2F83CE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C06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2E1F9" w14:textId="77777777">
            <w:r>
              <w:t>2390</w:t>
            </w:r>
          </w:p>
        </w:tc>
      </w:tr>
      <w:tr w14:paraId="08C25A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E61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70FB4" w14:textId="77777777"/>
        </w:tc>
      </w:tr>
      <w:tr w14:paraId="562A6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03F4F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97355" w14:textId="77777777">
            <w:r>
              <w:t>Draft</w:t>
            </w:r>
          </w:p>
        </w:tc>
      </w:tr>
      <w:tr w14:paraId="4DE8FC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F7B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94CEE" w14:textId="77777777">
            <w:r>
              <w:t>Muss</w:t>
            </w:r>
          </w:p>
        </w:tc>
      </w:tr>
      <w:tr w14:paraId="1D2185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678F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AB229" w14:textId="77777777">
            <w:r>
              <w:t>Funktion wird wie in der ELEKTRA 2 Baseline 29.40 realisiert zur Verfügung gestellt.</w:t>
            </w:r>
          </w:p>
        </w:tc>
      </w:tr>
      <w:tr w14:paraId="74B74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AC388"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BF088" w14:textId="77777777"/>
        </w:tc>
      </w:tr>
      <w:tr w14:paraId="7C4ED8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240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12D3A9" w14:textId="77777777">
            <w:r>
              <w:t>PV GA DIL OBB 1.0.0</w:t>
            </w:r>
          </w:p>
        </w:tc>
      </w:tr>
    </w:tbl>
    <w:p w14:paraId="77E5EB51" w14:textId="77777777">
      <w:pPr>
        <w:spacing w:after="0" w:line="96" w:lineRule="auto"/>
      </w:pPr>
    </w:p>
    <w:p w14:paraId="4A818B2B" w14:textId="77777777">
      <w:pPr>
        <w:spacing w:after="0"/>
      </w:pPr>
      <w:r>
        <w:rPr>
          <w:vanish/>
        </w:rPr>
        <w:t>MLS_DSTW/MDSTW-23260</w:t>
      </w:r>
      <w:r>
        <w:rPr>
          <w:b/>
        </w:rPr>
        <w:t>11.3.0-2 Für eine Verschubstraße müssen folgenden Zustände über ein Universalele...</w:t>
      </w:r>
      <w:r>
        <w:br/>
        <w:t>11.3.0-2 Für eine Verschubstraße müssen folgenden Zustände über ein Universalelement ausgegeben werden können:</w:t>
        <w:br/>
        <w:t>• Zulässigkeit erfüllt</w:t>
        <w:br/>
        <w:t>• Verschluss erfolgt (Zustand wurde einmal erreicht)</w:t>
        <w:br/>
        <w:t>​​</w:t>
      </w:r>
    </w:p>
    <w:p w14:paraId="66C4DD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2AF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201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7B1C1" w14:textId="77777777">
            <w:r>
              <w:t>MDSTW-23260</w:t>
            </w:r>
          </w:p>
        </w:tc>
      </w:tr>
      <w:tr w14:paraId="6F6F55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C8C2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E46E7B" w14:textId="77777777">
            <w:r>
              <w:t>05_793</w:t>
            </w:r>
          </w:p>
        </w:tc>
      </w:tr>
      <w:tr w14:paraId="085B6A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1CC5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6893A" w14:textId="77777777">
            <w:r>
              <w:t>2391</w:t>
            </w:r>
          </w:p>
        </w:tc>
      </w:tr>
      <w:tr w14:paraId="1C001F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1D610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08E4F" w14:textId="77777777"/>
        </w:tc>
      </w:tr>
      <w:tr w14:paraId="089E23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DF0C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B8DDD" w14:textId="77777777">
            <w:r>
              <w:t>Draft</w:t>
            </w:r>
          </w:p>
        </w:tc>
      </w:tr>
      <w:tr w14:paraId="32DF3B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BA23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B3939" w14:textId="77777777">
            <w:r>
              <w:t>Muss</w:t>
            </w:r>
          </w:p>
        </w:tc>
      </w:tr>
      <w:tr w14:paraId="0D176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2A6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BF75CF" w14:textId="77777777">
            <w:r>
              <w:t>Funktion wird wie in der ELEKTRA 2 Baseline 29.40 realisiert zur Verfügung gestellt.</w:t>
            </w:r>
          </w:p>
        </w:tc>
      </w:tr>
      <w:tr w14:paraId="4376D0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0B6E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97052" w14:textId="77777777"/>
        </w:tc>
      </w:tr>
      <w:tr w14:paraId="621E0C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03E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1CF635" w14:textId="77777777">
            <w:r>
              <w:t>PV GA DIL OBB 1.0.0</w:t>
            </w:r>
          </w:p>
        </w:tc>
      </w:tr>
    </w:tbl>
    <w:p w14:paraId="35D70089" w14:textId="77777777">
      <w:pPr>
        <w:spacing w:after="0" w:line="96" w:lineRule="auto"/>
      </w:pPr>
    </w:p>
    <w:p w14:paraId="143C5A45" w14:textId="77777777">
      <w:pPr>
        <w:spacing w:after="0"/>
      </w:pPr>
      <w:r>
        <w:rPr>
          <w:vanish/>
        </w:rPr>
        <w:t>MLS_DSTW/MDSTW-23261</w:t>
      </w:r>
      <w:r>
        <w:rPr>
          <w:b/>
        </w:rPr>
        <w:t>11.3.0-3 Für eine Zugstraße müssen folgenden Zustände über ein Universalelement...</w:t>
      </w:r>
      <w:r>
        <w:br/>
        <w:t>11.3.0-3 Für eine Zugstraße müssen folgenden Zustände über ein Universalelement ausgegeben werden können:</w:t>
        <w:br/>
        <w:t>• Zulässigkeit erfüllt</w:t>
        <w:br/>
        <w:t>• Festlegung erfolgt (Zustand wurde einmal erreicht)</w:t>
        <w:br/>
        <w:t>• Signalanschaltung (Zustand wurde einmal erreicht)</w:t>
        <w:br/>
        <w:t>​​</w:t>
      </w:r>
    </w:p>
    <w:p w14:paraId="6A5FBC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D351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CD3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A4FC6" w14:textId="77777777">
            <w:r>
              <w:t>MDSTW-23261</w:t>
            </w:r>
          </w:p>
        </w:tc>
      </w:tr>
      <w:tr w14:paraId="399BC1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905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E951F" w14:textId="77777777">
            <w:r>
              <w:t>05_794</w:t>
            </w:r>
          </w:p>
        </w:tc>
      </w:tr>
      <w:tr w14:paraId="672FD5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D7E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ADD12" w14:textId="77777777">
            <w:r>
              <w:t>2392</w:t>
            </w:r>
          </w:p>
        </w:tc>
      </w:tr>
      <w:tr w14:paraId="2A5BC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F7BA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786D1" w14:textId="77777777"/>
        </w:tc>
      </w:tr>
      <w:tr w14:paraId="3A6C2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D38A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2419E" w14:textId="77777777">
            <w:r>
              <w:t>Draft</w:t>
            </w:r>
          </w:p>
        </w:tc>
      </w:tr>
      <w:tr w14:paraId="0BCDB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4F73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C9A06" w14:textId="77777777">
            <w:r>
              <w:t>Muss</w:t>
            </w:r>
          </w:p>
        </w:tc>
      </w:tr>
      <w:tr w14:paraId="69313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B94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1F001" w14:textId="77777777">
            <w:r>
              <w:t>Funktion wird wie in der ELEKTRA 2 Baseline 29.40 realisiert zur Verfügung gestellt.</w:t>
            </w:r>
          </w:p>
        </w:tc>
      </w:tr>
      <w:tr w14:paraId="6E0AE3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4FE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41D74" w14:textId="77777777"/>
        </w:tc>
      </w:tr>
      <w:tr w14:paraId="3CE5EE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FCE7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10ABF" w14:textId="77777777">
            <w:r>
              <w:t>PV GA DIL OBB 1.0.0</w:t>
            </w:r>
          </w:p>
        </w:tc>
      </w:tr>
    </w:tbl>
    <w:p w14:paraId="5BFB3EF3" w14:textId="77777777">
      <w:pPr>
        <w:spacing w:after="0" w:line="96" w:lineRule="auto"/>
      </w:pPr>
    </w:p>
    <w:p w14:paraId="50AACEB0" w14:textId="77777777">
      <w:pPr>
        <w:spacing w:after="0"/>
      </w:pPr>
      <w:r>
        <w:rPr>
          <w:vanish/>
        </w:rPr>
        <w:t>MLS_DSTW/MDSTW-23262</w:t>
      </w:r>
      <w:r>
        <w:rPr>
          <w:b/>
        </w:rPr>
        <w:t>11.3.0-4 Die Ausgabe steht entweder direkt über Relaiskontakte am OC-IO und/oder...</w:t>
      </w:r>
      <w:r>
        <w:br/>
        <w:t>11.3.0-4 Die Ausgabe steht entweder direkt über Relaiskontakte am OC-IO und/oder über die X25-Schnittstelle und/oder über SCI-Schnittstellen zur Verfügung.</w:t>
        <w:br/>
        <w:t>​​</w:t>
      </w:r>
    </w:p>
    <w:p w14:paraId="43C80A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116"/>
      </w:tblGrid>
      <w:tr w14:paraId="6A28B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E9FC2"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3BA8F" w14:textId="77777777">
            <w:r>
              <w:t>MDSTW-23262</w:t>
            </w:r>
          </w:p>
        </w:tc>
      </w:tr>
      <w:tr w14:paraId="6F5A8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ABEBF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7587C" w14:textId="77777777">
            <w:r>
              <w:t>05_795</w:t>
            </w:r>
          </w:p>
        </w:tc>
      </w:tr>
      <w:tr w14:paraId="333B54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ECA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1A910C" w14:textId="77777777">
            <w:r>
              <w:t>2393</w:t>
            </w:r>
          </w:p>
        </w:tc>
      </w:tr>
      <w:tr w14:paraId="5B23B6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219B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9252B" w14:textId="77777777">
            <w:r>
              <w:t>[3]</w:t>
            </w:r>
          </w:p>
        </w:tc>
      </w:tr>
      <w:tr w14:paraId="6F029A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A36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F9DB9" w14:textId="77777777">
            <w:r>
              <w:t>Draft</w:t>
            </w:r>
          </w:p>
        </w:tc>
      </w:tr>
      <w:tr w14:paraId="7DAA04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58C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67C43" w14:textId="77777777">
            <w:r>
              <w:t>Muss</w:t>
            </w:r>
          </w:p>
        </w:tc>
      </w:tr>
      <w:tr w14:paraId="1CA76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F63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687E0" w14:textId="77777777">
            <w:r>
              <w:t>Die Ausgabe kann über folgende Schnittstellen zu Verfügung gestellt werden:</w:t>
              <w:br/>
              <w:t>- über die X25-Schnittstelle (X25-Meldung 70)</w:t>
              <w:br/>
              <w:t>- über SCI-IO Schnittstellen (direkt über Relaiskontakte am OC-IO)</w:t>
            </w:r>
          </w:p>
        </w:tc>
      </w:tr>
      <w:tr w14:paraId="5D086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DCF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F99B4" w14:textId="77777777"/>
        </w:tc>
      </w:tr>
      <w:tr w14:paraId="4F909B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F87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E5070" w14:textId="77777777">
            <w:r>
              <w:t>PV GA DIL OBB 1.0.0</w:t>
            </w:r>
          </w:p>
        </w:tc>
      </w:tr>
    </w:tbl>
    <w:p w14:paraId="799CDF10" w14:textId="77777777">
      <w:pPr>
        <w:spacing w:after="0" w:line="96" w:lineRule="auto"/>
      </w:pPr>
    </w:p>
    <w:p w14:paraId="122655FC" w14:textId="77777777">
      <w:pPr>
        <w:spacing w:after="0"/>
      </w:pPr>
      <w:r>
        <w:rPr>
          <w:vanish/>
        </w:rPr>
        <w:t>MLS_DSTW/MDSTW-23263</w:t>
      </w:r>
      <w:r>
        <w:rPr>
          <w:b/>
        </w:rPr>
        <w:t>11.3.0-5 Für jeden Zustand eines Universalelements muss getrennt projektiert wer...</w:t>
      </w:r>
      <w:r>
        <w:br/>
        <w:t>11.3.0-5 Für jeden Zustand eines Universalelements muss getrennt projektiert werden können, ob er auszugeben ist oder nicht. Eine Kombination der Zustände bzw. die Einwirkung mehrerer Elemente auf eine Ausgabe ist nicht vorgesehen.</w:t>
        <w:br/>
        <w:t>​​</w:t>
      </w:r>
    </w:p>
    <w:p w14:paraId="63BD71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2747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6C4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33F12" w14:textId="77777777">
            <w:r>
              <w:t>MDSTW-23263</w:t>
            </w:r>
          </w:p>
        </w:tc>
      </w:tr>
      <w:tr w14:paraId="5C528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EF72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08F33" w14:textId="77777777">
            <w:r>
              <w:t>05_796</w:t>
            </w:r>
          </w:p>
        </w:tc>
      </w:tr>
      <w:tr w14:paraId="260420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993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D8D57" w14:textId="77777777">
            <w:r>
              <w:t>2394</w:t>
            </w:r>
          </w:p>
        </w:tc>
      </w:tr>
      <w:tr w14:paraId="4D2265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650BD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43642" w14:textId="77777777"/>
        </w:tc>
      </w:tr>
      <w:tr w14:paraId="451A7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0826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8A54E" w14:textId="77777777">
            <w:r>
              <w:t>Draft</w:t>
            </w:r>
          </w:p>
        </w:tc>
      </w:tr>
      <w:tr w14:paraId="777EA2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B84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51CCC" w14:textId="77777777">
            <w:r>
              <w:t>Muss</w:t>
            </w:r>
          </w:p>
        </w:tc>
      </w:tr>
      <w:tr w14:paraId="1879F9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EA3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40FAC" w14:textId="77777777">
            <w:r>
              <w:t>Funktion wird wie in der ELEKTRA 2 Baseline 29.40 realisiert zur Verfügung gestellt.</w:t>
            </w:r>
          </w:p>
        </w:tc>
      </w:tr>
      <w:tr w14:paraId="7B6F7D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336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3D06C" w14:textId="77777777"/>
        </w:tc>
      </w:tr>
      <w:tr w14:paraId="2C1DE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D2F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510B0" w14:textId="77777777">
            <w:r>
              <w:t>PV GA DIL OBB 1.0.0</w:t>
            </w:r>
          </w:p>
        </w:tc>
      </w:tr>
    </w:tbl>
    <w:p w14:paraId="11EF2814" w14:textId="77777777">
      <w:pPr>
        <w:spacing w:after="0" w:line="96" w:lineRule="auto"/>
      </w:pPr>
    </w:p>
    <w:p w14:paraId="1EE14A7B" w14:textId="77777777">
      <w:pPr>
        <w:pStyle w:val="Heading4"/>
        <w:divId w:val="337"/>
      </w:pPr>
      <w:bookmarkStart w:name="_Toc242172913" w:id="306"/>
      <w:r>
        <w:t>11.4 Einwirkungen auf Fahrstraßen / auf Blockstrecken / auf Nahbedienbereich</w:t>
      </w:r>
      <w:bookmarkEnd w:id="306"/>
    </w:p>
    <w:p w14:paraId="43F30189" w14:textId="77777777">
      <w:pPr>
        <w:spacing w:after="0"/>
      </w:pPr>
      <w:r>
        <w:rPr>
          <w:vanish/>
        </w:rPr>
        <w:t>MLS_DSTW/MDSTW-23264</w:t>
      </w:r>
      <w:r>
        <w:rPr>
          <w:b/>
        </w:rPr>
        <w:t>11.4.0-1 Ausschlüsse in der Fahrstraßenlogik sind ebenfalls durch das o.a. Unive...</w:t>
      </w:r>
      <w:r>
        <w:br/>
        <w:t>11.4.0-1 Ausschlüsse in der Fahrstraßenlogik sind ebenfalls durch das o.a. Universalelement für eine projektierte Richtung zu erfüllen.</w:t>
        <w:br/>
        <w:t>​​</w:t>
      </w:r>
    </w:p>
    <w:p w14:paraId="5C8ECF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09C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B9B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8614D" w14:textId="77777777">
            <w:r>
              <w:t>MDSTW-23264</w:t>
            </w:r>
          </w:p>
        </w:tc>
      </w:tr>
      <w:tr w14:paraId="3F164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AA5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FC49B" w14:textId="77777777">
            <w:r>
              <w:t>05_798</w:t>
            </w:r>
          </w:p>
        </w:tc>
      </w:tr>
      <w:tr w14:paraId="1710C2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DB6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CDA54" w14:textId="77777777">
            <w:r>
              <w:t>2396</w:t>
            </w:r>
          </w:p>
        </w:tc>
      </w:tr>
      <w:tr w14:paraId="643AE6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277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5A86A" w14:textId="77777777"/>
        </w:tc>
      </w:tr>
      <w:tr w14:paraId="0448DF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A211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4E9C5" w14:textId="77777777">
            <w:r>
              <w:t>Draft</w:t>
            </w:r>
          </w:p>
        </w:tc>
      </w:tr>
      <w:tr w14:paraId="28B20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A5A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B1C1B" w14:textId="77777777">
            <w:r>
              <w:t>Muss</w:t>
            </w:r>
          </w:p>
        </w:tc>
      </w:tr>
      <w:tr w14:paraId="02257A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DD64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6BC306" w14:textId="77777777">
            <w:r>
              <w:t>Funktion wird wie in der ELEKTRA 2 Baseline 29.40 realisiert zur Verfügung gestellt.</w:t>
            </w:r>
          </w:p>
        </w:tc>
      </w:tr>
      <w:tr w14:paraId="1F3AB1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97CF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CB3CF" w14:textId="77777777"/>
        </w:tc>
      </w:tr>
      <w:tr w14:paraId="0DA95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179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1EC0B" w14:textId="77777777">
            <w:r>
              <w:t>PV GA DIL OBB 1.0.0</w:t>
            </w:r>
          </w:p>
        </w:tc>
      </w:tr>
    </w:tbl>
    <w:p w14:paraId="341DE7D0" w14:textId="77777777">
      <w:pPr>
        <w:spacing w:after="0" w:line="96" w:lineRule="auto"/>
      </w:pPr>
    </w:p>
    <w:p w14:paraId="7A52E5AF" w14:textId="77777777">
      <w:pPr>
        <w:spacing w:after="0"/>
      </w:pPr>
      <w:r>
        <w:rPr>
          <w:vanish/>
        </w:rPr>
        <w:t>MLS_DSTW/MDSTW-23265</w:t>
      </w:r>
      <w:r>
        <w:rPr>
          <w:b/>
        </w:rPr>
        <w:t>11.4.0-2 Für eine Verschubstraße müssen folgenden Zustände über ein Universalele...</w:t>
      </w:r>
      <w:r>
        <w:br/>
        <w:t>11.4.0-2 Für eine Verschubstraße müssen folgenden Zustände über ein Universalelement ausgegeben werden können:</w:t>
        <w:br/>
        <w:t>• Zulässigkeit nicht gegeben</w:t>
        <w:br/>
        <w:t>• keine Überwachung möglich (punkt- oder linienförmige Überwachung projektierbar)</w:t>
        <w:br/>
        <w:t>​​</w:t>
      </w:r>
    </w:p>
    <w:p w14:paraId="594263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921F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332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3787D" w14:textId="77777777">
            <w:r>
              <w:t>MDSTW-23265</w:t>
            </w:r>
          </w:p>
        </w:tc>
      </w:tr>
      <w:tr w14:paraId="08125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DF18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CB396" w14:textId="77777777">
            <w:r>
              <w:t>05_799</w:t>
            </w:r>
          </w:p>
        </w:tc>
      </w:tr>
      <w:tr w14:paraId="53AFD8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A40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5053E8" w14:textId="77777777">
            <w:r>
              <w:t>2397</w:t>
            </w:r>
          </w:p>
        </w:tc>
      </w:tr>
      <w:tr w14:paraId="648EAA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E67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25189" w14:textId="77777777"/>
        </w:tc>
      </w:tr>
      <w:tr w14:paraId="3614E2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407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34EA80" w14:textId="77777777">
            <w:r>
              <w:t>Draft</w:t>
            </w:r>
          </w:p>
        </w:tc>
      </w:tr>
      <w:tr w14:paraId="034B2A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2E2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0C6E5" w14:textId="77777777">
            <w:r>
              <w:t>Muss</w:t>
            </w:r>
          </w:p>
        </w:tc>
      </w:tr>
      <w:tr w14:paraId="7F3A28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6FBA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0F2AA" w14:textId="77777777">
            <w:r>
              <w:t>Funktion wird wie in der ELEKTRA 2 Baseline 29.40 realisiert zur Verfügung gestellt.</w:t>
            </w:r>
          </w:p>
        </w:tc>
      </w:tr>
      <w:tr w14:paraId="2EABDF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ACC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8E165" w14:textId="77777777"/>
        </w:tc>
      </w:tr>
      <w:tr w14:paraId="20166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226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DF96B" w14:textId="77777777">
            <w:r>
              <w:t>PV GA DIL OBB 1.0.0</w:t>
            </w:r>
          </w:p>
        </w:tc>
      </w:tr>
    </w:tbl>
    <w:p w14:paraId="1720D0FC" w14:textId="77777777">
      <w:pPr>
        <w:spacing w:after="0" w:line="96" w:lineRule="auto"/>
      </w:pPr>
    </w:p>
    <w:p w14:paraId="60FE07FF" w14:textId="77777777">
      <w:pPr>
        <w:spacing w:after="0"/>
      </w:pPr>
      <w:r>
        <w:rPr>
          <w:vanish/>
        </w:rPr>
        <w:t>MLS_DSTW/MDSTW-23266</w:t>
      </w:r>
      <w:r>
        <w:rPr>
          <w:b/>
        </w:rPr>
        <w:t>11.4.0-3 Für eine Zugstraße müssen folgenden Zustände ausgegeben beziehungsweise...</w:t>
      </w:r>
      <w:r>
        <w:br/>
        <w:t>11.4.0-3 Für eine Zugstraße müssen folgenden Zustände ausgegeben beziehungsweise Einwirkungen über ein Universalelement vorgenommen werden können:</w:t>
        <w:br/>
        <w:t>• Zulässigkeit nicht gegeben</w:t>
        <w:br/>
        <w:t>• keine Überwachung (Festlegung) möglich (punkt- oder linienförmige Überwachung projektierbar)</w:t>
        <w:br/>
        <w:t>• Beeinflussung des Geschwindigkeitswertes (bei Anliegen des externen Kriteriums erfolgt eine Beeinflussung der Startsignalgeschwindigkeitsermittlung im einschränkenden Sinne in 5 km/h Schritten bis auf 0) (punkt- oder linienförmige Überwachung projektierbar)</w:t>
        <w:br/>
        <w:t>​​</w:t>
      </w:r>
    </w:p>
    <w:p w14:paraId="0C85A12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7664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4DF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2215A" w14:textId="77777777">
            <w:r>
              <w:t>MDSTW-23266</w:t>
            </w:r>
          </w:p>
        </w:tc>
      </w:tr>
      <w:tr w14:paraId="6D501C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F923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BA39A" w14:textId="77777777">
            <w:r>
              <w:t>05_800</w:t>
            </w:r>
          </w:p>
        </w:tc>
      </w:tr>
      <w:tr w14:paraId="7C2B26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512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5CF36" w14:textId="77777777">
            <w:r>
              <w:t>2398</w:t>
            </w:r>
          </w:p>
        </w:tc>
      </w:tr>
      <w:tr w14:paraId="4BCD6E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48B3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3D114D" w14:textId="77777777"/>
        </w:tc>
      </w:tr>
      <w:tr w14:paraId="1BEFC2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1E8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4F460" w14:textId="77777777">
            <w:r>
              <w:t>Draft</w:t>
            </w:r>
          </w:p>
        </w:tc>
      </w:tr>
      <w:tr w14:paraId="6823E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912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9DB03" w14:textId="77777777">
            <w:r>
              <w:t>Muss</w:t>
            </w:r>
          </w:p>
        </w:tc>
      </w:tr>
      <w:tr w14:paraId="30F60B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C21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AD5DD8" w14:textId="77777777">
            <w:r>
              <w:t>Funktion wird wie in der ELEKTRA 2 Baseline 29.40 realisiert zur Verfügung gestellt.</w:t>
            </w:r>
          </w:p>
        </w:tc>
      </w:tr>
      <w:tr w14:paraId="70DEB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12B4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5ACAF" w14:textId="77777777"/>
        </w:tc>
      </w:tr>
      <w:tr w14:paraId="7780C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F872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1290F" w14:textId="77777777">
            <w:r>
              <w:t>PV GA DIL OBB 1.0.0</w:t>
            </w:r>
          </w:p>
        </w:tc>
      </w:tr>
    </w:tbl>
    <w:p w14:paraId="2341E3C8" w14:textId="77777777">
      <w:pPr>
        <w:spacing w:after="0" w:line="96" w:lineRule="auto"/>
      </w:pPr>
    </w:p>
    <w:p w14:paraId="31CC411B" w14:textId="77777777">
      <w:pPr>
        <w:spacing w:after="0"/>
      </w:pPr>
      <w:r>
        <w:rPr>
          <w:vanish/>
        </w:rPr>
        <w:t>MLS_DSTW/MDSTW-23267</w:t>
      </w:r>
      <w:r>
        <w:rPr>
          <w:b/>
        </w:rPr>
        <w:t>11.4.0-4 Für eine Blockstrecke muss über ein Universalemenent folgende Einwirkun...</w:t>
      </w:r>
      <w:r>
        <w:br/>
        <w:t>11.4.0-4 Für eine Blockstrecke muss über ein Universalemenent folgende Einwirkung möglich sein:</w:t>
        <w:br/>
        <w:lastRenderedPageBreak/>
        <w:t>• Beeinflussung des Geschwindigkeitswertes auf 0 (punkt- oder linienförmige Überwachung projektierbar)</w:t>
        <w:br/>
        <w:t>​​</w:t>
      </w:r>
    </w:p>
    <w:p w14:paraId="03EA6D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B02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FB0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DFCC5E" w14:textId="77777777">
            <w:r>
              <w:t>MDSTW-23267</w:t>
            </w:r>
          </w:p>
        </w:tc>
      </w:tr>
      <w:tr w14:paraId="284B2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9FE2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73439" w14:textId="77777777">
            <w:r>
              <w:t>05_801</w:t>
            </w:r>
          </w:p>
        </w:tc>
      </w:tr>
      <w:tr w14:paraId="41884F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6EC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E01D0" w14:textId="77777777">
            <w:r>
              <w:t>2399</w:t>
            </w:r>
          </w:p>
        </w:tc>
      </w:tr>
      <w:tr w14:paraId="4A001B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11C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88CD8" w14:textId="77777777"/>
        </w:tc>
      </w:tr>
      <w:tr w14:paraId="05C66C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BDFF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B8769" w14:textId="77777777">
            <w:r>
              <w:t>Draft</w:t>
            </w:r>
          </w:p>
        </w:tc>
      </w:tr>
      <w:tr w14:paraId="3E60C1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17B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D194E" w14:textId="77777777">
            <w:r>
              <w:t>Muss</w:t>
            </w:r>
          </w:p>
        </w:tc>
      </w:tr>
      <w:tr w14:paraId="0F039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928B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CD1A5" w14:textId="77777777">
            <w:r>
              <w:t>Funktion wird wie in der ELEKTRA 2 Baseline 29.40 realisiert zur Verfügung gestellt.</w:t>
            </w:r>
          </w:p>
        </w:tc>
      </w:tr>
      <w:tr w14:paraId="52AA6D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FAC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6A0F9" w14:textId="77777777"/>
        </w:tc>
      </w:tr>
      <w:tr w14:paraId="62303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0BA1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0A4D5" w14:textId="77777777">
            <w:r>
              <w:t>PV GA DIL OBB 1.0.0</w:t>
            </w:r>
          </w:p>
        </w:tc>
      </w:tr>
    </w:tbl>
    <w:p w14:paraId="6FF33805" w14:textId="77777777">
      <w:pPr>
        <w:spacing w:after="0" w:line="96" w:lineRule="auto"/>
      </w:pPr>
    </w:p>
    <w:p w14:paraId="60B8FFE4" w14:textId="77777777">
      <w:pPr>
        <w:spacing w:after="0"/>
      </w:pPr>
      <w:r>
        <w:rPr>
          <w:vanish/>
        </w:rPr>
        <w:t>MLS_DSTW/MDSTW-23268</w:t>
      </w:r>
      <w:r>
        <w:rPr>
          <w:b/>
        </w:rPr>
        <w:t>11.4.0-5 Für einen Nahbedienbereich muss über ein Universalelement folgende Zust...</w:t>
      </w:r>
      <w:r>
        <w:br/>
        <w:t>11.4.0-5 Für einen Nahbedienbereich muss über ein Universalelement folgende Zustände ausgegeben werden können:</w:t>
        <w:br/>
        <w:t>• Zulässigkeit nicht gegeben</w:t>
        <w:br/>
        <w:t>• Überwachung nicht gegeben (punkt- oder linienförmige Überwachung projektierbar)</w:t>
        <w:br/>
        <w:t>​​</w:t>
      </w:r>
    </w:p>
    <w:p w14:paraId="343DB33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385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0C8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7244D" w14:textId="77777777">
            <w:r>
              <w:t>MDSTW-23268</w:t>
            </w:r>
          </w:p>
        </w:tc>
      </w:tr>
      <w:tr w14:paraId="4865E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18D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001E7" w14:textId="77777777">
            <w:r>
              <w:t>05_802</w:t>
            </w:r>
          </w:p>
        </w:tc>
      </w:tr>
      <w:tr w14:paraId="53DF26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AB9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19BB3" w14:textId="77777777">
            <w:r>
              <w:t>2400</w:t>
            </w:r>
          </w:p>
        </w:tc>
      </w:tr>
      <w:tr w14:paraId="67475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C3C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E322A" w14:textId="77777777"/>
        </w:tc>
      </w:tr>
      <w:tr w14:paraId="33DB1B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EBB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EEDF1" w14:textId="77777777">
            <w:r>
              <w:t>Draft</w:t>
            </w:r>
          </w:p>
        </w:tc>
      </w:tr>
      <w:tr w14:paraId="0EE81B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B16B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C3989" w14:textId="77777777">
            <w:r>
              <w:t>Muss</w:t>
            </w:r>
          </w:p>
        </w:tc>
      </w:tr>
      <w:tr w14:paraId="191CC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4A8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A72AAC" w14:textId="77777777">
            <w:r>
              <w:t>Funktion wird wie in der ELEKTRA 2 Baseline 29.40 realisiert zur Verfügung gestellt.</w:t>
            </w:r>
          </w:p>
        </w:tc>
      </w:tr>
      <w:tr w14:paraId="69C3E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C12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0CCF6" w14:textId="77777777"/>
        </w:tc>
      </w:tr>
      <w:tr w14:paraId="542F0B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A026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BF4E6" w14:textId="77777777">
            <w:r>
              <w:t>PV GA DIL OBB 1.0.0</w:t>
            </w:r>
          </w:p>
        </w:tc>
      </w:tr>
    </w:tbl>
    <w:p w14:paraId="2BDBCF16" w14:textId="77777777">
      <w:pPr>
        <w:spacing w:after="0" w:line="96" w:lineRule="auto"/>
      </w:pPr>
    </w:p>
    <w:p w14:paraId="2AA439D0" w14:textId="77777777">
      <w:pPr>
        <w:spacing w:after="0"/>
      </w:pPr>
      <w:r>
        <w:rPr>
          <w:vanish/>
        </w:rPr>
        <w:t>MLS_DSTW/MDSTW-23269</w:t>
      </w:r>
      <w:r>
        <w:rPr>
          <w:b/>
        </w:rPr>
        <w:t>11.4.0-6 Wenn das Universalelement in Fahrstraßenüberwachung projektiert ist und...</w:t>
      </w:r>
      <w:r>
        <w:br/>
        <w:t>11.4.0-6 Wenn das Universalelement in Fahrstraßenüberwachung projektiert ist und dabei linienförmig überwacht wird muss bei Änderung des Zustandes des Universalelements die Überwachung gelöscht werden.</w:t>
        <w:br/>
        <w:t>​​</w:t>
      </w:r>
    </w:p>
    <w:p w14:paraId="794AAA9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451C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F4E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EABE3" w14:textId="77777777">
            <w:r>
              <w:t>MDSTW-23269</w:t>
            </w:r>
          </w:p>
        </w:tc>
      </w:tr>
      <w:tr w14:paraId="182936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AD4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9150C" w14:textId="77777777">
            <w:r>
              <w:t>05_803</w:t>
            </w:r>
          </w:p>
        </w:tc>
      </w:tr>
      <w:tr w14:paraId="52A82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A9D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4EEC0" w14:textId="77777777">
            <w:r>
              <w:t>2401</w:t>
            </w:r>
          </w:p>
        </w:tc>
      </w:tr>
      <w:tr w14:paraId="185735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59C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940C9" w14:textId="77777777"/>
        </w:tc>
      </w:tr>
      <w:tr w14:paraId="10836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EA74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46A6C" w14:textId="77777777">
            <w:r>
              <w:t>Draft</w:t>
            </w:r>
          </w:p>
        </w:tc>
      </w:tr>
      <w:tr w14:paraId="1D454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53A1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1A8CC" w14:textId="77777777">
            <w:r>
              <w:t>Muss</w:t>
            </w:r>
          </w:p>
        </w:tc>
      </w:tr>
      <w:tr w14:paraId="43249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202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3A7AF" w14:textId="77777777">
            <w:r>
              <w:t>Funktion wird wie in der ELEKTRA 2 Baseline 29.40 realisiert zur Verfügung gestellt.</w:t>
            </w:r>
          </w:p>
        </w:tc>
      </w:tr>
      <w:tr w14:paraId="5504FE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F24C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A3A530" w14:textId="77777777"/>
        </w:tc>
      </w:tr>
      <w:tr w14:paraId="106CA7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AAFD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5481F" w14:textId="77777777">
            <w:r>
              <w:t>PV GA DIL OBB 1.0.0</w:t>
            </w:r>
          </w:p>
        </w:tc>
      </w:tr>
    </w:tbl>
    <w:p w14:paraId="3361C179" w14:textId="77777777">
      <w:pPr>
        <w:spacing w:after="0" w:line="96" w:lineRule="auto"/>
      </w:pPr>
    </w:p>
    <w:p w14:paraId="484803BE" w14:textId="77777777">
      <w:r>
        <w:rPr>
          <w:vanish/>
        </w:rPr>
        <w:t xml:space="preserve">MLS_DSTW/MDSTW-23270</w:t>
        <w:commentRangeStart w:id="2556571"/>
      </w:r>
      <w:r>
        <w:t xml:space="preserve">11.4.0-7 Das Löschen der Überwachung führt zum Haltfallen des der Fahrstraße zugehörenden Signals.</w:t>
        <w:br/>
        <w:t xml:space="preserve">​​</w:t>
        <w:commentRangeEnd w:id="2556571"/>
      </w:r>
      <w:r>
        <w:rPr>
          <w:rStyle w:val="CommentReference"/>
        </w:rPr>
        <w:commentReference w:id="2556571"/>
      </w:r>
    </w:p>
    <w:p w14:paraId="0DC460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E1E3A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865C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50E9B" w14:textId="77777777">
            <w:r>
              <w:t>1483</w:t>
            </w:r>
          </w:p>
        </w:tc>
      </w:tr>
      <w:tr w14:paraId="11DC0E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949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E0895" w14:textId="77777777">
            <w:r>
              <w:t>MDSTW-23270</w:t>
            </w:r>
          </w:p>
        </w:tc>
      </w:tr>
      <w:tr w14:paraId="0EEFC4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149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A1DA4" w14:textId="77777777">
            <w:r>
              <w:t>2402</w:t>
            </w:r>
          </w:p>
        </w:tc>
      </w:tr>
      <w:tr w14:paraId="36D2DD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40D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6060C" w14:textId="77777777">
            <w:r>
              <w:t>05_804</w:t>
            </w:r>
          </w:p>
        </w:tc>
      </w:tr>
    </w:tbl>
    <w:p w14:paraId="52964984" w14:textId="77777777">
      <w:pPr>
        <w:spacing w:after="0" w:line="96" w:lineRule="auto"/>
      </w:pPr>
    </w:p>
    <w:p w14:paraId="6A8F2BCF" w14:textId="77777777">
      <w:pPr>
        <w:spacing w:after="0"/>
      </w:pPr>
      <w:r>
        <w:rPr>
          <w:vanish/>
        </w:rPr>
        <w:t>MLS_DSTW/MDSTW-23271</w:t>
      </w:r>
      <w:r>
        <w:rPr>
          <w:b/>
        </w:rPr>
        <w:t>11.4.0-8 Wenn das Universalelement für die Beeinflussung des Geschwindigkeitswer...</w:t>
      </w:r>
      <w:r>
        <w:br/>
        <w:t>11.4.0-8 Wenn das Universalelement für die Beeinflussung des Geschwindigkeitswertes projektiert ist darf eine Änderung des Zustandes des Universalelements keine Auswirkung auf die Überwachung haben.</w:t>
        <w:br/>
        <w:t>​​</w:t>
      </w:r>
    </w:p>
    <w:p w14:paraId="1190A2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C705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097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19327" w14:textId="77777777">
            <w:r>
              <w:t>MDSTW-23271</w:t>
            </w:r>
          </w:p>
        </w:tc>
      </w:tr>
      <w:tr w14:paraId="558D93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055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E764E" w14:textId="77777777">
            <w:r>
              <w:t>05_805</w:t>
            </w:r>
          </w:p>
        </w:tc>
      </w:tr>
      <w:tr w14:paraId="0B095B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17C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A7BB9" w14:textId="77777777">
            <w:r>
              <w:t>2403</w:t>
            </w:r>
          </w:p>
        </w:tc>
      </w:tr>
      <w:tr w14:paraId="30CC0B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EAB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E1BAE7" w14:textId="77777777"/>
        </w:tc>
      </w:tr>
      <w:tr w14:paraId="32916E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5D2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D8845" w14:textId="77777777">
            <w:r>
              <w:t>Draft</w:t>
            </w:r>
          </w:p>
        </w:tc>
      </w:tr>
      <w:tr w14:paraId="6D52F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7673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F8FF9" w14:textId="77777777">
            <w:r>
              <w:t>Muss</w:t>
            </w:r>
          </w:p>
        </w:tc>
      </w:tr>
      <w:tr w14:paraId="5B688F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CAE5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5D566" w14:textId="77777777">
            <w:r>
              <w:t>Funktion wird wie in der ELEKTRA 2 Baseline 29.40 realisiert zur Verfügung gestellt.</w:t>
            </w:r>
          </w:p>
        </w:tc>
      </w:tr>
      <w:tr w14:paraId="2A0505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AC6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7A22A" w14:textId="77777777"/>
        </w:tc>
      </w:tr>
      <w:tr w14:paraId="1F685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B828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1B2E2" w14:textId="77777777">
            <w:r>
              <w:t>PV GA DIL OBB 1.0.0</w:t>
            </w:r>
          </w:p>
        </w:tc>
      </w:tr>
    </w:tbl>
    <w:p w14:paraId="7FF5A993" w14:textId="77777777">
      <w:pPr>
        <w:spacing w:after="0" w:line="96" w:lineRule="auto"/>
      </w:pPr>
    </w:p>
    <w:p w14:paraId="0E777AEB" w14:textId="77777777">
      <w:r>
        <w:rPr>
          <w:vanish/>
        </w:rPr>
        <w:t xml:space="preserve">MLS_DSTW/MDSTW-23272</w:t>
        <w:commentRangeStart w:id="2556573"/>
      </w:r>
      <w:r>
        <w:t xml:space="preserve">11.4.0-9 Wenn das Universalelement für die Beeinflussung des Geschwindigkeitswertes projektiert ist und linienförmig überwacht wird, darf es durch eine Änderung des Zustandes des Universalelements nicht zu einer Erhöhung der signalisierten Geschwindigkeit nach erfolgter Signalfreistellung kommen.</w:t>
        <w:br/>
        <w:t xml:space="preserve">​​</w:t>
        <w:commentRangeEnd w:id="2556573"/>
      </w:r>
      <w:r>
        <w:rPr>
          <w:rStyle w:val="CommentReference"/>
        </w:rPr>
        <w:commentReference w:id="2556573"/>
      </w:r>
    </w:p>
    <w:p w14:paraId="18B34F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DFFA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FB026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91D24" w14:textId="77777777">
            <w:r>
              <w:t>1485</w:t>
            </w:r>
          </w:p>
        </w:tc>
      </w:tr>
      <w:tr w14:paraId="7B9B6F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4EE5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8976B2" w14:textId="77777777">
            <w:r>
              <w:t>MDSTW-23272</w:t>
            </w:r>
          </w:p>
        </w:tc>
      </w:tr>
      <w:tr w14:paraId="660E4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AA7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D9EB4" w14:textId="77777777">
            <w:r>
              <w:t>2404</w:t>
            </w:r>
          </w:p>
        </w:tc>
      </w:tr>
      <w:tr w14:paraId="6FDD5A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22E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D17F7" w14:textId="77777777">
            <w:r>
              <w:t>05_806</w:t>
            </w:r>
          </w:p>
        </w:tc>
      </w:tr>
    </w:tbl>
    <w:p w14:paraId="19DD9098" w14:textId="77777777">
      <w:pPr>
        <w:spacing w:after="0" w:line="96" w:lineRule="auto"/>
      </w:pPr>
    </w:p>
    <w:p w14:paraId="6400C440" w14:textId="77777777">
      <w:pPr>
        <w:spacing w:after="0"/>
      </w:pPr>
      <w:r>
        <w:rPr>
          <w:vanish/>
        </w:rPr>
        <w:lastRenderedPageBreak/>
        <w:t>MLS_DSTW/MDSTW-23273</w:t>
      </w:r>
      <w:r>
        <w:rPr>
          <w:b/>
        </w:rPr>
        <w:t>11.4.0-10 Eine Beeinflussung des Geschwindigkeitswertes auf 0 muss die Löschung...</w:t>
      </w:r>
      <w:r>
        <w:br/>
        <w:t>11.4.0-10 Eine Beeinflussung des Geschwindigkeitswertes auf 0 muss die Löschung des Auftrags zur Signalanschaltung bewirken.</w:t>
        <w:br/>
        <w:t>​​</w:t>
      </w:r>
    </w:p>
    <w:p w14:paraId="0C75AB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BF0E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F8A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F4FA4" w14:textId="77777777">
            <w:r>
              <w:t>MDSTW-23273</w:t>
            </w:r>
          </w:p>
        </w:tc>
      </w:tr>
      <w:tr w14:paraId="7049A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3D9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8E658" w14:textId="77777777">
            <w:r>
              <w:t>05_807</w:t>
            </w:r>
          </w:p>
        </w:tc>
      </w:tr>
      <w:tr w14:paraId="0DD05D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D3B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A4CC7" w14:textId="77777777">
            <w:r>
              <w:t>2405</w:t>
            </w:r>
          </w:p>
        </w:tc>
      </w:tr>
      <w:tr w14:paraId="7E633D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3CD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684D8" w14:textId="77777777"/>
        </w:tc>
      </w:tr>
      <w:tr w14:paraId="597FE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31473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860523" w14:textId="77777777">
            <w:r>
              <w:t>Draft</w:t>
            </w:r>
          </w:p>
        </w:tc>
      </w:tr>
      <w:tr w14:paraId="07E649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01F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C3691" w14:textId="77777777">
            <w:r>
              <w:t>Muss</w:t>
            </w:r>
          </w:p>
        </w:tc>
      </w:tr>
      <w:tr w14:paraId="0BF5F5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0DC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A957E" w14:textId="77777777">
            <w:r>
              <w:t>Funktion wird wie in der ELEKTRA 2 Baseline 29.40 realisiert zur Verfügung gestellt.</w:t>
            </w:r>
          </w:p>
        </w:tc>
      </w:tr>
      <w:tr w14:paraId="1B67E5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D4B9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C96F3" w14:textId="77777777"/>
        </w:tc>
      </w:tr>
      <w:tr w14:paraId="65C100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70D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DE041" w14:textId="77777777">
            <w:r>
              <w:t>PV GA DIL OBB 1.0.0</w:t>
            </w:r>
          </w:p>
        </w:tc>
      </w:tr>
    </w:tbl>
    <w:p w14:paraId="38465EC7" w14:textId="77777777">
      <w:pPr>
        <w:spacing w:after="0" w:line="96" w:lineRule="auto"/>
      </w:pPr>
    </w:p>
    <w:p w14:paraId="7EAEC564" w14:textId="77777777">
      <w:pPr>
        <w:spacing w:after="0"/>
      </w:pPr>
      <w:r>
        <w:rPr>
          <w:vanish/>
        </w:rPr>
        <w:t>MLS_DSTW/MDSTW-23274</w:t>
      </w:r>
      <w:r>
        <w:rPr>
          <w:b/>
        </w:rPr>
        <w:t>11.4.0-11 Bei einer Beeinflussung des Geschwindigkeitswertes auf einen nicht anz...</w:t>
      </w:r>
      <w:r>
        <w:br/>
        <w:t>11.4.0-11 Bei einer Beeinflussung des Geschwindigkeitswertes auf einen nicht anzeigbaren Wert am Startsignal, ist der nächst möglich niedrigere Wert anzuzeigen. Existiert ein solcher nicht, so ist wie bei einer Beeinflussung auf 0 vorzugehen.</w:t>
        <w:br/>
        <w:t>​​</w:t>
      </w:r>
    </w:p>
    <w:p w14:paraId="11D78A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0A85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652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AA3CA" w14:textId="77777777">
            <w:r>
              <w:t>MDSTW-23274</w:t>
            </w:r>
          </w:p>
        </w:tc>
      </w:tr>
      <w:tr w14:paraId="49FD9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9087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6732F" w14:textId="77777777">
            <w:r>
              <w:t>05_808</w:t>
            </w:r>
          </w:p>
        </w:tc>
      </w:tr>
      <w:tr w14:paraId="0ACF16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29CAA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12A42" w14:textId="77777777">
            <w:r>
              <w:t>2406</w:t>
            </w:r>
          </w:p>
        </w:tc>
      </w:tr>
      <w:tr w14:paraId="4F6D6B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E1E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E1FB2B" w14:textId="77777777"/>
        </w:tc>
      </w:tr>
      <w:tr w14:paraId="3AD646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FAD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39C0B" w14:textId="77777777">
            <w:r>
              <w:t>Draft</w:t>
            </w:r>
          </w:p>
        </w:tc>
      </w:tr>
      <w:tr w14:paraId="5A2C11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D752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4E543" w14:textId="77777777">
            <w:r>
              <w:t>Muss</w:t>
            </w:r>
          </w:p>
        </w:tc>
      </w:tr>
      <w:tr w14:paraId="0EC92C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11D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F1D06" w14:textId="77777777">
            <w:r>
              <w:t>Funktion wird wie in der ELEKTRA 2 Baseline 29.40 realisiert zur Verfügung gestellt.</w:t>
            </w:r>
          </w:p>
        </w:tc>
      </w:tr>
      <w:tr w14:paraId="5681F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B068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D52E5" w14:textId="77777777"/>
        </w:tc>
      </w:tr>
      <w:tr w14:paraId="7A333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609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F9BA7" w14:textId="77777777">
            <w:r>
              <w:t>PV GA DIL OBB 1.0.0</w:t>
            </w:r>
          </w:p>
        </w:tc>
      </w:tr>
    </w:tbl>
    <w:p w14:paraId="1AE8A66C" w14:textId="77777777">
      <w:pPr>
        <w:spacing w:after="0" w:line="96" w:lineRule="auto"/>
      </w:pPr>
    </w:p>
    <w:p w14:paraId="6A45507A" w14:textId="77777777">
      <w:pPr>
        <w:spacing w:after="0"/>
      </w:pPr>
      <w:r>
        <w:rPr>
          <w:vanish/>
        </w:rPr>
        <w:t>MLS_DSTW/MDSTW-23275</w:t>
      </w:r>
      <w:r>
        <w:rPr>
          <w:b/>
        </w:rPr>
        <w:t>11.4.0-12 Bei den Einwirkungen auf den Nahbedienbereich in Form der Zulässigkeit...</w:t>
      </w:r>
      <w:r>
        <w:br/>
        <w:t>11.4.0-12 Bei den Einwirkungen auf den Nahbedienbereich in Form der Zulässigkeit und der linienförmige Überwachung ist eine Störung der Abgrenzung des Nahbedienbereichs anzuzeigen.</w:t>
        <w:br/>
        <w:t>​​</w:t>
      </w:r>
    </w:p>
    <w:p w14:paraId="002D50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8F10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78B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C3522" w14:textId="77777777">
            <w:r>
              <w:t>MDSTW-23275</w:t>
            </w:r>
          </w:p>
        </w:tc>
      </w:tr>
      <w:tr w14:paraId="37D7E4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6A6C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45685" w14:textId="77777777">
            <w:r>
              <w:t>05_809</w:t>
            </w:r>
          </w:p>
        </w:tc>
      </w:tr>
      <w:tr w14:paraId="62EC8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C18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20526" w14:textId="77777777">
            <w:r>
              <w:t>2407</w:t>
            </w:r>
          </w:p>
        </w:tc>
      </w:tr>
      <w:tr w14:paraId="4357A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91F3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FE881" w14:textId="77777777"/>
        </w:tc>
      </w:tr>
      <w:tr w14:paraId="10053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E151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B6101" w14:textId="77777777">
            <w:r>
              <w:t>Draft</w:t>
            </w:r>
          </w:p>
        </w:tc>
      </w:tr>
      <w:tr w14:paraId="366A0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DC9B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FC234" w14:textId="77777777">
            <w:r>
              <w:t>Muss</w:t>
            </w:r>
          </w:p>
        </w:tc>
      </w:tr>
      <w:tr w14:paraId="577C3D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A0465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77124" w14:textId="77777777">
            <w:r>
              <w:t>Funktion wird wie in der ELEKTRA 2 Baseline 29.40 realisiert zur Verfügung gestellt.</w:t>
            </w:r>
          </w:p>
        </w:tc>
      </w:tr>
      <w:tr w14:paraId="3DC68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BA1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16898" w14:textId="77777777"/>
        </w:tc>
      </w:tr>
      <w:tr w14:paraId="008F98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56A1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FDD75" w14:textId="77777777">
            <w:r>
              <w:t>PV GA DIL OBB 1.0.0</w:t>
            </w:r>
          </w:p>
        </w:tc>
      </w:tr>
    </w:tbl>
    <w:p w14:paraId="1FC78202" w14:textId="77777777">
      <w:pPr>
        <w:spacing w:after="0" w:line="96" w:lineRule="auto"/>
      </w:pPr>
    </w:p>
    <w:p w14:paraId="43D3552E" w14:textId="77777777">
      <w:pPr>
        <w:spacing w:after="0"/>
      </w:pPr>
      <w:r>
        <w:rPr>
          <w:vanish/>
        </w:rPr>
        <w:t>MLS_DSTW/MDSTW-23276</w:t>
      </w:r>
      <w:r>
        <w:rPr>
          <w:b/>
        </w:rPr>
        <w:t>11.4.0-13 Bei der Beeinflussungsart "Überwachung" ist auf das Wegfallen des Hind...</w:t>
      </w:r>
      <w:r>
        <w:br/>
        <w:t>11.4.0-13 Bei der Beeinflussungsart "Überwachung" ist auf das Wegfallen des Hinderungsgrundes oder die Überbrückung zu warten. Eine Überbrückung darf nur einmalig ausnützbar sein.</w:t>
        <w:br/>
        <w:t>​​</w:t>
      </w:r>
    </w:p>
    <w:p w14:paraId="1D778B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FF7E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FC8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9D5E4" w14:textId="77777777">
            <w:r>
              <w:t>MDSTW-23276</w:t>
            </w:r>
          </w:p>
        </w:tc>
      </w:tr>
      <w:tr w14:paraId="3E034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8188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0E163" w14:textId="77777777">
            <w:r>
              <w:t>05_810</w:t>
            </w:r>
          </w:p>
        </w:tc>
      </w:tr>
      <w:tr w14:paraId="3DB75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135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01EB9" w14:textId="77777777">
            <w:r>
              <w:t>2408</w:t>
            </w:r>
          </w:p>
        </w:tc>
      </w:tr>
      <w:tr w14:paraId="1B8BB0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C92B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8E84DB" w14:textId="77777777"/>
        </w:tc>
      </w:tr>
      <w:tr w14:paraId="141117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3FF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024D1" w14:textId="77777777">
            <w:r>
              <w:t>Draft</w:t>
            </w:r>
          </w:p>
        </w:tc>
      </w:tr>
      <w:tr w14:paraId="7A9B1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4F9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18AEB" w14:textId="77777777">
            <w:r>
              <w:t>Muss</w:t>
            </w:r>
          </w:p>
        </w:tc>
      </w:tr>
      <w:tr w14:paraId="5B512E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A17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48939" w14:textId="77777777">
            <w:r>
              <w:t>Funktion wird wie in der ELEKTRA 2 Baseline 29.40 realisiert zur Verfügung gestellt.</w:t>
            </w:r>
          </w:p>
        </w:tc>
      </w:tr>
      <w:tr w14:paraId="329568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448D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1C3E79" w14:textId="77777777"/>
        </w:tc>
      </w:tr>
      <w:tr w14:paraId="64AC21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6EB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EDBE59" w14:textId="77777777">
            <w:r>
              <w:t>PV GA DIL OBB 1.0.0</w:t>
            </w:r>
          </w:p>
        </w:tc>
      </w:tr>
    </w:tbl>
    <w:p w14:paraId="3A850BBD" w14:textId="77777777">
      <w:pPr>
        <w:spacing w:after="0" w:line="96" w:lineRule="auto"/>
      </w:pPr>
    </w:p>
    <w:p w14:paraId="1D2029EE" w14:textId="77777777">
      <w:pPr>
        <w:spacing w:after="0"/>
      </w:pPr>
      <w:r>
        <w:rPr>
          <w:vanish/>
        </w:rPr>
        <w:t>MLS_DSTW/MDSTW-23277</w:t>
      </w:r>
      <w:r>
        <w:rPr>
          <w:b/>
        </w:rPr>
        <w:t>11.4.0-14 Die Eingabe erfolgt entweder über X25-Schnittstelle oder SCI-Schnittst...</w:t>
      </w:r>
      <w:r>
        <w:br/>
        <w:t>11.4.0-14 Die Eingabe erfolgt entweder über X25-Schnittstelle oder SCI-Schnittstellen oder über antivalente Eingaben am OC-IO. Es wird zwischen Grundstellung, Wirkstellung und KAZD ( = valente Stellung) unterschieden. Die KAZD Stellung wirkt sich hemmend aus.</w:t>
        <w:br/>
        <w:t>​​</w:t>
      </w:r>
    </w:p>
    <w:p w14:paraId="75F541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E6A7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D84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780D8" w14:textId="77777777">
            <w:r>
              <w:t>MDSTW-23277</w:t>
            </w:r>
          </w:p>
        </w:tc>
      </w:tr>
      <w:tr w14:paraId="42B9EF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2BD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1B8494" w14:textId="77777777">
            <w:r>
              <w:t>05_811</w:t>
            </w:r>
          </w:p>
        </w:tc>
      </w:tr>
      <w:tr w14:paraId="7B8A2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1B00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C1C66" w14:textId="77777777">
            <w:r>
              <w:t>2409</w:t>
            </w:r>
          </w:p>
        </w:tc>
      </w:tr>
      <w:tr w14:paraId="30599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E2B3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19F1AE" w14:textId="77777777">
            <w:r>
              <w:t>[3]</w:t>
            </w:r>
          </w:p>
        </w:tc>
      </w:tr>
      <w:tr w14:paraId="68FF8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CEE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507F9" w14:textId="77777777">
            <w:r>
              <w:t>Draft</w:t>
            </w:r>
          </w:p>
        </w:tc>
      </w:tr>
      <w:tr w14:paraId="611203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589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173BD" w14:textId="77777777">
            <w:r>
              <w:t>Muss</w:t>
            </w:r>
          </w:p>
        </w:tc>
      </w:tr>
      <w:tr w14:paraId="468B9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CCAD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ED26E" w14:textId="77777777">
            <w:r>
              <w:t>Die Eingabe kann über folgende Schnittstellen erfolgen:</w:t>
              <w:br/>
              <w:t>- über X25-Schnittstelle (X25-Kommando 190)</w:t>
              <w:br/>
              <w:t>- SCI-IO Schnittstellen (über antivalente Eingaben am OC-IO).</w:t>
              <w:br/>
              <w:br/>
              <w:t>Es wird zwischen Grundstellung, Wirkstellung und KAZD ( = valente Stellung) unterschieden. Die KAZD Stellung wirkt sich hemmend aus.</w:t>
            </w:r>
          </w:p>
        </w:tc>
      </w:tr>
      <w:tr w14:paraId="08AC3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CD8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79F04" w14:textId="77777777"/>
        </w:tc>
      </w:tr>
      <w:tr w14:paraId="034A7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F974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7E78B" w14:textId="77777777">
            <w:r>
              <w:t>PV GA DIL OBB 1.0.0</w:t>
            </w:r>
          </w:p>
        </w:tc>
      </w:tr>
    </w:tbl>
    <w:p w14:paraId="5AB0A60D" w14:textId="77777777">
      <w:pPr>
        <w:spacing w:after="0" w:line="96" w:lineRule="auto"/>
      </w:pPr>
    </w:p>
    <w:p w14:paraId="45DF183E" w14:textId="77777777">
      <w:pPr>
        <w:spacing w:after="0"/>
      </w:pPr>
      <w:r>
        <w:rPr>
          <w:vanish/>
        </w:rPr>
        <w:t>MLS_DSTW/MDSTW-23278</w:t>
      </w:r>
      <w:r>
        <w:rPr>
          <w:b/>
        </w:rPr>
        <w:t>11.4.0-15 Ein Universalelement kann für Zug- und Verschubstraße wirken, wenn die...</w:t>
      </w:r>
      <w:r>
        <w:br/>
        <w:t xml:space="preserve">11.4.0-15 Ein Universalelement kann für Zug- und Verschubstraße wirken, wenn die Einwirkung auf beide Fahrstraßengattungen ident ist. Projektierungen, die sich auf die andere Fahrstraßengattung </w:t>
        <w:lastRenderedPageBreak/>
        <w:t>nicht auswirken, werden diesfalls bei dieser Gattung nicht beachtet.</w:t>
        <w:br/>
        <w:t>​​</w:t>
      </w:r>
    </w:p>
    <w:p w14:paraId="1AB1D30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3308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85D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C868F" w14:textId="77777777">
            <w:r>
              <w:t>MDSTW-23278</w:t>
            </w:r>
          </w:p>
        </w:tc>
      </w:tr>
      <w:tr w14:paraId="37B2B3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978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377AB" w14:textId="77777777">
            <w:r>
              <w:t>05_812</w:t>
            </w:r>
          </w:p>
        </w:tc>
      </w:tr>
      <w:tr w14:paraId="0AA09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CD4D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E758D" w14:textId="77777777">
            <w:r>
              <w:t>2410</w:t>
            </w:r>
          </w:p>
        </w:tc>
      </w:tr>
      <w:tr w14:paraId="1FFA1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FD3E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E7C0F" w14:textId="77777777"/>
        </w:tc>
      </w:tr>
      <w:tr w14:paraId="4ADF92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57AA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F91F8" w14:textId="77777777">
            <w:r>
              <w:t>Draft</w:t>
            </w:r>
          </w:p>
        </w:tc>
      </w:tr>
      <w:tr w14:paraId="4C3EA5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F627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BEA76" w14:textId="77777777">
            <w:r>
              <w:t>Muss</w:t>
            </w:r>
          </w:p>
        </w:tc>
      </w:tr>
      <w:tr w14:paraId="07E0A0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FE5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3AF81" w14:textId="77777777">
            <w:r>
              <w:t>Funktion wird wie in der ELEKTRA 2 Baseline 29.40 realisiert zur Verfügung gestellt.</w:t>
            </w:r>
          </w:p>
        </w:tc>
      </w:tr>
      <w:tr w14:paraId="7732DA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7A815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149A4" w14:textId="77777777"/>
        </w:tc>
      </w:tr>
      <w:tr w14:paraId="23C3A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D2E2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1B117" w14:textId="77777777">
            <w:r>
              <w:t>PV GA DIL OBB 1.0.0</w:t>
            </w:r>
          </w:p>
        </w:tc>
      </w:tr>
    </w:tbl>
    <w:p w14:paraId="2509401C" w14:textId="77777777">
      <w:pPr>
        <w:spacing w:after="0" w:line="96" w:lineRule="auto"/>
      </w:pPr>
    </w:p>
    <w:p w14:paraId="6EED3814" w14:textId="77777777">
      <w:pPr>
        <w:pStyle w:val="Heading3"/>
        <w:divId w:val="338"/>
      </w:pPr>
      <w:bookmarkStart w:name="_Toc242172914" w:id="307"/>
      <w:r>
        <w:t>12 Befahrbarkeitssperre</w:t>
      </w:r>
      <w:bookmarkEnd w:id="307"/>
    </w:p>
    <w:p w14:paraId="1D8D432A" w14:textId="77777777">
      <w:pPr>
        <w:pStyle w:val="Heading4"/>
        <w:divId w:val="339"/>
      </w:pPr>
      <w:bookmarkStart w:name="_Toc242172915" w:id="308"/>
      <w:r>
        <w:t>12.1 Allgemeines</w:t>
      </w:r>
      <w:bookmarkEnd w:id="308"/>
    </w:p>
    <w:p w14:paraId="4F566B50" w14:textId="77777777">
      <w:pPr>
        <w:spacing w:after="0"/>
      </w:pPr>
      <w:r>
        <w:rPr>
          <w:vanish/>
        </w:rPr>
        <w:t>MLS_DSTW/MDSTW-23286</w:t>
      </w:r>
      <w:r>
        <w:rPr>
          <w:b/>
        </w:rPr>
        <w:t>12.1.0-1 Die Befahrbarkeitssperre muss für folgende Elemente realisiert werden:</w:t>
      </w:r>
      <w:r>
        <w:br/>
        <w:t>12.1.0-1 Die Befahrbarkeitssperre muss für folgende Elemente realisiert werden:</w:t>
        <w:br/>
        <w:t>• Weiche</w:t>
        <w:br/>
        <w:t>• DKW</w:t>
        <w:br/>
        <w:t>• EKW</w:t>
        <w:br/>
        <w:t>• Gleiskreuzung</w:t>
        <w:br/>
        <w:t>• Flachkreuzung</w:t>
        <w:br/>
        <w:t>• elektrisch fernbedienter Sperrschuh</w:t>
        <w:br/>
        <w:t>• Bahnhofsschlüsselsperre</w:t>
        <w:br/>
        <w:t>• Gleise mit Gleisbezeichner (sowohl im Bahnhof als auch auf der Strecke)</w:t>
        <w:br/>
        <w:t>​​</w:t>
      </w:r>
    </w:p>
    <w:p w14:paraId="415FB9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C13B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4C9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602AC" w14:textId="77777777">
            <w:r>
              <w:t>MDSTW-23286</w:t>
            </w:r>
          </w:p>
        </w:tc>
      </w:tr>
      <w:tr w14:paraId="6C1CC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2A9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E5416" w14:textId="77777777">
            <w:r>
              <w:t>05_815</w:t>
            </w:r>
          </w:p>
        </w:tc>
      </w:tr>
      <w:tr w14:paraId="3FD4EA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BD5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7DA77" w14:textId="77777777">
            <w:r>
              <w:t>2413</w:t>
            </w:r>
          </w:p>
        </w:tc>
      </w:tr>
      <w:tr w14:paraId="61DD7A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850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01620" w14:textId="77777777"/>
        </w:tc>
      </w:tr>
      <w:tr w14:paraId="3420F6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9244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0BBC9" w14:textId="77777777">
            <w:r>
              <w:t>Draft</w:t>
            </w:r>
          </w:p>
        </w:tc>
      </w:tr>
      <w:tr w14:paraId="04035A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1FB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B8112" w14:textId="77777777">
            <w:r>
              <w:t>Muss</w:t>
            </w:r>
          </w:p>
        </w:tc>
      </w:tr>
      <w:tr w14:paraId="0248E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698B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E7C07" w14:textId="77777777">
            <w:r>
              <w:t>Funktion wird wie in der ELEKTRA 2 Baseline 29.40 realisiert zur Verfügung gestellt.</w:t>
            </w:r>
          </w:p>
        </w:tc>
      </w:tr>
      <w:tr w14:paraId="119C1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1D7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391C6" w14:textId="77777777"/>
        </w:tc>
      </w:tr>
      <w:tr w14:paraId="62F034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D886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785AE" w14:textId="77777777">
            <w:r>
              <w:t>PV GA DIL OBB 1.0.0</w:t>
            </w:r>
          </w:p>
        </w:tc>
      </w:tr>
    </w:tbl>
    <w:p w14:paraId="34081BBA" w14:textId="77777777">
      <w:pPr>
        <w:spacing w:after="0" w:line="96" w:lineRule="auto"/>
      </w:pPr>
    </w:p>
    <w:p w14:paraId="361C70BC" w14:textId="77777777">
      <w:pPr>
        <w:spacing w:after="0"/>
      </w:pPr>
      <w:r>
        <w:rPr>
          <w:vanish/>
        </w:rPr>
        <w:t>MLS_DSTW/MDSTW-23287</w:t>
      </w:r>
      <w:r>
        <w:rPr>
          <w:b/>
        </w:rPr>
        <w:t>12.1.0-2 Trägt eine der beiden Teilweichen einer EKW oder DKW eine Befahrbarkeit...</w:t>
      </w:r>
      <w:r>
        <w:br/>
        <w:t xml:space="preserve">12.1.0-2 Trägt eine der beiden Teilweichen einer EKW oder DKW eine Befahrbarkeitssperre, muss </w:t>
        <w:lastRenderedPageBreak/>
        <w:t>diese auf jeden Fahrweg über die betrachtete EKW beziehungsweise DKW wirken.</w:t>
        <w:br/>
        <w:t>​​</w:t>
      </w:r>
    </w:p>
    <w:p w14:paraId="7C1D9E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9AF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D76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5EDA6" w14:textId="77777777">
            <w:r>
              <w:t>MDSTW-23287</w:t>
            </w:r>
          </w:p>
        </w:tc>
      </w:tr>
      <w:tr w14:paraId="7D272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5D2D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DC9E5" w14:textId="77777777">
            <w:r>
              <w:t>05_816</w:t>
            </w:r>
          </w:p>
        </w:tc>
      </w:tr>
      <w:tr w14:paraId="18D8B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0C14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2A1DF" w14:textId="77777777">
            <w:r>
              <w:t>2414</w:t>
            </w:r>
          </w:p>
        </w:tc>
      </w:tr>
      <w:tr w14:paraId="71E3A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34B1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3AF94" w14:textId="77777777"/>
        </w:tc>
      </w:tr>
      <w:tr w14:paraId="21428B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963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1A138" w14:textId="77777777">
            <w:r>
              <w:t>Draft</w:t>
            </w:r>
          </w:p>
        </w:tc>
      </w:tr>
      <w:tr w14:paraId="72C24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83D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062FD" w14:textId="77777777">
            <w:r>
              <w:t>Muss</w:t>
            </w:r>
          </w:p>
        </w:tc>
      </w:tr>
      <w:tr w14:paraId="008F1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A80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053E4" w14:textId="77777777">
            <w:r>
              <w:t>Funktion wird wie in der ELEKTRA 2 Baseline 29.40 realisiert zur Verfügung gestellt.</w:t>
            </w:r>
          </w:p>
        </w:tc>
      </w:tr>
      <w:tr w14:paraId="52E1C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748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D8F5D" w14:textId="77777777"/>
        </w:tc>
      </w:tr>
      <w:tr w14:paraId="49620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65B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51ACC" w14:textId="77777777">
            <w:r>
              <w:t>PV GA DIL OBB 1.0.0</w:t>
            </w:r>
          </w:p>
        </w:tc>
      </w:tr>
    </w:tbl>
    <w:p w14:paraId="50A27EEE" w14:textId="77777777">
      <w:pPr>
        <w:spacing w:after="0" w:line="96" w:lineRule="auto"/>
      </w:pPr>
    </w:p>
    <w:p w14:paraId="04EC4848" w14:textId="77777777">
      <w:pPr>
        <w:spacing w:after="0"/>
      </w:pPr>
      <w:r>
        <w:rPr>
          <w:vanish/>
        </w:rPr>
        <w:t>MLS_DSTW/MDSTW-23288</w:t>
      </w:r>
      <w:r>
        <w:rPr>
          <w:b/>
        </w:rPr>
        <w:t>12.1.0-3 Für die Streckenschlüsselsperre darf die Funktionalität Befahrbarkeitss...</w:t>
      </w:r>
      <w:r>
        <w:br/>
        <w:t>12.1.0-3 Für die Streckenschlüsselsperre darf die Funktionalität Befahrbarkeitssperre nicht vorgesehen werden.</w:t>
        <w:br/>
        <w:t>​​</w:t>
      </w:r>
    </w:p>
    <w:p w14:paraId="779DA1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50FB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B91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161C8" w14:textId="77777777">
            <w:r>
              <w:t>MDSTW-23288</w:t>
            </w:r>
          </w:p>
        </w:tc>
      </w:tr>
      <w:tr w14:paraId="4DA6C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9EF7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49FE5" w14:textId="77777777">
            <w:r>
              <w:t>05_817</w:t>
            </w:r>
          </w:p>
        </w:tc>
      </w:tr>
      <w:tr w14:paraId="43969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C97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C86A7" w14:textId="77777777">
            <w:r>
              <w:t>2415</w:t>
            </w:r>
          </w:p>
        </w:tc>
      </w:tr>
      <w:tr w14:paraId="79813E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759C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F1979" w14:textId="77777777"/>
        </w:tc>
      </w:tr>
      <w:tr w14:paraId="71A26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F1C5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FC4ED" w14:textId="77777777">
            <w:r>
              <w:t>Draft</w:t>
            </w:r>
          </w:p>
        </w:tc>
      </w:tr>
      <w:tr w14:paraId="2C38B0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D8A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4CDD1" w14:textId="77777777">
            <w:r>
              <w:t>Muss</w:t>
            </w:r>
          </w:p>
        </w:tc>
      </w:tr>
      <w:tr w14:paraId="6F861D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1B04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3AD25" w14:textId="77777777">
            <w:r>
              <w:t>Funktion wird wie in der ELEKTRA 2 Baseline 29.40 realisiert zur Verfügung gestellt.</w:t>
            </w:r>
          </w:p>
        </w:tc>
      </w:tr>
      <w:tr w14:paraId="026CBB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099F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F16DB" w14:textId="77777777"/>
        </w:tc>
      </w:tr>
      <w:tr w14:paraId="1150C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F01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8D003" w14:textId="77777777">
            <w:r>
              <w:t>PV GA DIL OBB 1.0.0</w:t>
            </w:r>
          </w:p>
        </w:tc>
      </w:tr>
    </w:tbl>
    <w:p w14:paraId="62A37163" w14:textId="77777777">
      <w:pPr>
        <w:spacing w:after="0" w:line="96" w:lineRule="auto"/>
      </w:pPr>
    </w:p>
    <w:p w14:paraId="3341C69F" w14:textId="77777777">
      <w:pPr>
        <w:pStyle w:val="Heading4"/>
        <w:divId w:val="340"/>
      </w:pPr>
      <w:bookmarkStart w:name="_Toc242172916" w:id="309"/>
      <w:r>
        <w:t>12.2 Bedienung</w:t>
      </w:r>
      <w:bookmarkEnd w:id="309"/>
    </w:p>
    <w:p w14:paraId="7D6D8B90" w14:textId="77777777">
      <w:pPr>
        <w:spacing w:after="0"/>
      </w:pPr>
      <w:r>
        <w:rPr>
          <w:vanish/>
        </w:rPr>
        <w:t>MLS_DSTW/MDSTW-23289</w:t>
      </w:r>
      <w:r>
        <w:rPr>
          <w:b/>
        </w:rPr>
        <w:t>12.2.0-1 Als Bedienfunktionen müssen Einlegen, Überbrücken und Aufheben der Befa...</w:t>
      </w:r>
      <w:r>
        <w:br/>
        <w:t>12.2.0-1 Als Bedienfunktionen müssen Einlegen, Überbrücken und Aufheben der Befahrbarkeitssperre bei Weiche, EKW, DKW, Gleiskreuzung und Flachkreuzung, elektrisch fernbedienten Sperrschuhen, Bahnhofsschlüsselsperren sowie bei Gleisen mit Gleisbezeichner umgesetzt werden. Bei isolierten Streckengleisen mit Gleisbezeichner muss zusätzlich die Funktion "Löschen der Überbrückung der Befahrbarkeitssperre" umgesetzt werden.</w:t>
        <w:br/>
        <w:t>​​</w:t>
      </w:r>
    </w:p>
    <w:p w14:paraId="6E9010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3A24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DE6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48A4B" w14:textId="77777777">
            <w:r>
              <w:t>MDSTW-23289</w:t>
            </w:r>
          </w:p>
        </w:tc>
      </w:tr>
      <w:tr w14:paraId="3578C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096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A096F" w14:textId="77777777">
            <w:r>
              <w:t>05_819</w:t>
            </w:r>
          </w:p>
        </w:tc>
      </w:tr>
      <w:tr w14:paraId="58DE90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BBA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C914A" w14:textId="77777777">
            <w:r>
              <w:t>2417</w:t>
            </w:r>
          </w:p>
        </w:tc>
      </w:tr>
      <w:tr w14:paraId="6B5B55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16A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AFF27" w14:textId="77777777"/>
        </w:tc>
      </w:tr>
      <w:tr w14:paraId="720B34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8FF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AC599" w14:textId="77777777">
            <w:r>
              <w:t>Draft</w:t>
            </w:r>
          </w:p>
        </w:tc>
      </w:tr>
      <w:tr w14:paraId="2C1E84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5571D"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BC057" w14:textId="77777777">
            <w:r>
              <w:t>Muss</w:t>
            </w:r>
          </w:p>
        </w:tc>
      </w:tr>
      <w:tr w14:paraId="4B863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CB4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CBB32" w14:textId="77777777">
            <w:r>
              <w:t>Funktion wird wie in der ELEKTRA 2 Baseline 29.40 realisiert zur Verfügung gestellt.</w:t>
            </w:r>
          </w:p>
        </w:tc>
      </w:tr>
      <w:tr w14:paraId="2EE11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A1D2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D7BBF" w14:textId="77777777"/>
        </w:tc>
      </w:tr>
      <w:tr w14:paraId="3A127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E9C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40BB9" w14:textId="77777777">
            <w:r>
              <w:t>PV GA DIL OBB 1.0.0</w:t>
            </w:r>
          </w:p>
        </w:tc>
      </w:tr>
    </w:tbl>
    <w:p w14:paraId="719FB463" w14:textId="77777777">
      <w:pPr>
        <w:spacing w:after="0" w:line="96" w:lineRule="auto"/>
      </w:pPr>
    </w:p>
    <w:p w14:paraId="16D833CD" w14:textId="77777777">
      <w:r>
        <w:rPr>
          <w:vanish/>
        </w:rPr>
        <w:t>MLS_DSTW/MDSTW-23290</w:t>
      </w:r>
      <w:r>
        <w:t>12.2.0-2 Die Befahrbarkeitssperre wird durch den Weichen- und Signalbediener eingelegt, wenn das Zulassen einer Fahrt mit Fahrstraßen oder mit Blocksignal über das betreffende Element signaltechnisch sicher unterbunden werden soll.</w:t>
        <w:br/>
        <w:t>​​</w:t>
      </w:r>
    </w:p>
    <w:p w14:paraId="7F4800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C59F6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58EA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F2922" w14:textId="77777777">
            <w:r>
              <w:t>1499</w:t>
            </w:r>
          </w:p>
        </w:tc>
      </w:tr>
      <w:tr w14:paraId="5FE6B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5AE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1BF5A" w14:textId="77777777">
            <w:r>
              <w:t>MDSTW-23290</w:t>
            </w:r>
          </w:p>
        </w:tc>
      </w:tr>
      <w:tr w14:paraId="3249B9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13E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BAA1C" w14:textId="77777777">
            <w:r>
              <w:t>2418</w:t>
            </w:r>
          </w:p>
        </w:tc>
      </w:tr>
      <w:tr w14:paraId="7725A3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EBD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5A989" w14:textId="77777777">
            <w:r>
              <w:t>05_820</w:t>
            </w:r>
          </w:p>
        </w:tc>
      </w:tr>
    </w:tbl>
    <w:p w14:paraId="79F73D41" w14:textId="77777777">
      <w:pPr>
        <w:spacing w:after="0" w:line="96" w:lineRule="auto"/>
      </w:pPr>
    </w:p>
    <w:p w14:paraId="1CF5D6EF" w14:textId="77777777">
      <w:pPr>
        <w:spacing w:after="0"/>
      </w:pPr>
      <w:r>
        <w:rPr>
          <w:vanish/>
        </w:rPr>
        <w:t>MLS_DSTW/MDSTW-23291</w:t>
      </w:r>
      <w:r>
        <w:rPr>
          <w:b/>
        </w:rPr>
        <w:t>12.2.0-3 Das Aufheben der Befahrbarkeitssperre muss durch Bedienung des Weichen-...</w:t>
      </w:r>
      <w:r>
        <w:br/>
        <w:t>12.2.0-3 Das Aufheben der Befahrbarkeitssperre muss durch Bedienung des Weichen- und Signalbedieners erfolgen.</w:t>
        <w:br/>
        <w:t>​​</w:t>
      </w:r>
    </w:p>
    <w:p w14:paraId="1E434D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ADC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1430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50496" w14:textId="77777777">
            <w:r>
              <w:t>MDSTW-23291</w:t>
            </w:r>
          </w:p>
        </w:tc>
      </w:tr>
      <w:tr w14:paraId="4FF028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38F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C84D2" w14:textId="77777777">
            <w:r>
              <w:t>05_821</w:t>
            </w:r>
          </w:p>
        </w:tc>
      </w:tr>
      <w:tr w14:paraId="480570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3BA5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EB1BD" w14:textId="77777777">
            <w:r>
              <w:t>2419</w:t>
            </w:r>
          </w:p>
        </w:tc>
      </w:tr>
      <w:tr w14:paraId="27D3F3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2A4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60D2B" w14:textId="77777777"/>
        </w:tc>
      </w:tr>
      <w:tr w14:paraId="06181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C92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ADC74" w14:textId="77777777">
            <w:r>
              <w:t>Draft</w:t>
            </w:r>
          </w:p>
        </w:tc>
      </w:tr>
      <w:tr w14:paraId="0DFA34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79C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B2793" w14:textId="77777777">
            <w:r>
              <w:t>Muss</w:t>
            </w:r>
          </w:p>
        </w:tc>
      </w:tr>
      <w:tr w14:paraId="5160D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EF2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71589B" w14:textId="77777777">
            <w:r>
              <w:t>Funktion wird wie in der ELEKTRA 2 Baseline 29.40 realisiert zur Verfügung gestellt.</w:t>
            </w:r>
          </w:p>
        </w:tc>
      </w:tr>
      <w:tr w14:paraId="6CDB28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62C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45C71" w14:textId="77777777"/>
        </w:tc>
      </w:tr>
      <w:tr w14:paraId="62D5C2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175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D91F8" w14:textId="77777777">
            <w:r>
              <w:t>PV GA DIL OBB 1.0.0</w:t>
            </w:r>
          </w:p>
        </w:tc>
      </w:tr>
    </w:tbl>
    <w:p w14:paraId="3D95141B" w14:textId="77777777">
      <w:pPr>
        <w:spacing w:after="0" w:line="96" w:lineRule="auto"/>
      </w:pPr>
    </w:p>
    <w:p w14:paraId="1B311FD6" w14:textId="77777777">
      <w:pPr>
        <w:spacing w:after="0"/>
      </w:pPr>
      <w:r>
        <w:rPr>
          <w:vanish/>
        </w:rPr>
        <w:t>MLS_DSTW/MDSTW-23292</w:t>
      </w:r>
      <w:r>
        <w:rPr>
          <w:b/>
        </w:rPr>
        <w:t>12.2.0-4 Bei folgenden Zuständen muss das Einlegen der Befahrbarkeitssperre ausg...</w:t>
      </w:r>
      <w:r>
        <w:br/>
        <w:t>12.2.0-4 Bei folgenden Zuständen muss das Einlegen der Befahrbarkeitssperre ausgeschlossen werden:</w:t>
        <w:br/>
        <w:t>• Das Element befindet sich in einer Fahrstraße oder in einem freigegebenen Nahbedienbereich oder</w:t>
        <w:br/>
        <w:t>• das Element (Gleis) befindet sich in einem an eine BÜA angrenzenden Blockabschnitt und es steht eine Fahrstraße (ab positiv abgeschlossener Zulässigkeitsprüfung) in Richtung des betrachteten Blockabschnitts.</w:t>
        <w:br/>
        <w:t>​​</w:t>
      </w:r>
    </w:p>
    <w:p w14:paraId="469F07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AAE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F9E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1B148" w14:textId="77777777">
            <w:r>
              <w:t>MDSTW-23292</w:t>
            </w:r>
          </w:p>
        </w:tc>
      </w:tr>
      <w:tr w14:paraId="40CD5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52E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6A539" w14:textId="77777777">
            <w:r>
              <w:t>05_822</w:t>
            </w:r>
          </w:p>
        </w:tc>
      </w:tr>
      <w:tr w14:paraId="039F6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66E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29874" w14:textId="77777777">
            <w:r>
              <w:t>2420</w:t>
            </w:r>
          </w:p>
        </w:tc>
      </w:tr>
      <w:tr w14:paraId="74A1A1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D6DC9"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9662D" w14:textId="77777777"/>
        </w:tc>
      </w:tr>
      <w:tr w14:paraId="680F2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058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A4ED6" w14:textId="77777777">
            <w:r>
              <w:t>Draft</w:t>
            </w:r>
          </w:p>
        </w:tc>
      </w:tr>
      <w:tr w14:paraId="219739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AE2E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E76FA" w14:textId="77777777">
            <w:r>
              <w:t>Muss</w:t>
            </w:r>
          </w:p>
        </w:tc>
      </w:tr>
      <w:tr w14:paraId="4CE859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B28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A4726" w14:textId="77777777">
            <w:r>
              <w:t>Funktion wird wie in der ELEKTRA 2 Baseline 29.40 realisiert zur Verfügung gestellt.</w:t>
            </w:r>
          </w:p>
        </w:tc>
      </w:tr>
      <w:tr w14:paraId="7DBABC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E04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C71D44" w14:textId="77777777"/>
        </w:tc>
      </w:tr>
      <w:tr w14:paraId="1646C7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F669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F0605" w14:textId="77777777">
            <w:r>
              <w:t>PV GA DIL OBB 1.0.0</w:t>
            </w:r>
          </w:p>
        </w:tc>
      </w:tr>
    </w:tbl>
    <w:p w14:paraId="3471C930" w14:textId="77777777">
      <w:pPr>
        <w:spacing w:after="0" w:line="96" w:lineRule="auto"/>
      </w:pPr>
    </w:p>
    <w:p w14:paraId="0C3FFF59" w14:textId="77777777">
      <w:pPr>
        <w:spacing w:after="0"/>
      </w:pPr>
      <w:r>
        <w:rPr>
          <w:vanish/>
        </w:rPr>
        <w:t>MLS_DSTW/MDSTW-23293</w:t>
      </w:r>
      <w:r>
        <w:rPr>
          <w:b/>
        </w:rPr>
        <w:t>12.2.0-5 Mit dem Einlegen der Befahrbarkeitssperre auf einem Streckengleis muss...</w:t>
      </w:r>
      <w:r>
        <w:br/>
        <w:t>12.2.0-5 Mit dem Einlegen der Befahrbarkeitssperre auf einem Streckengleis muss das deckende Blocksignal ggf. aus der Freistellung bzw. aus der Signalanschaltung geworfen werden. Dabei darf das Blocksignal nicht gesperrt werden, denn die erneute Freistellung setzt ohnedies die Überbrückung der Befahrbarkeitssperre voraus. (Wirkung über Block zum Nachbarstellwerk, das das deckende Signal enthält, ist durch das Einführen des fernmündlichen Zugmeldeverfahrens gegebenDas Einlegen der Befahrbarkeitssperre darf keine Rückwirkung auf das Ersatzsignal/Vorsichtssignal/VVORS haben.</w:t>
        <w:br/>
        <w:t>​​</w:t>
      </w:r>
    </w:p>
    <w:p w14:paraId="0E33A2B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900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F544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B3729" w14:textId="77777777">
            <w:r>
              <w:t>MDSTW-23293</w:t>
            </w:r>
          </w:p>
        </w:tc>
      </w:tr>
      <w:tr w14:paraId="53BFC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FD9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6F5FED" w14:textId="77777777">
            <w:r>
              <w:t>05_823</w:t>
            </w:r>
          </w:p>
        </w:tc>
      </w:tr>
      <w:tr w14:paraId="47592D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0C9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D1CDD" w14:textId="77777777">
            <w:r>
              <w:t>2421</w:t>
            </w:r>
          </w:p>
        </w:tc>
      </w:tr>
      <w:tr w14:paraId="696543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790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D7DF0" w14:textId="77777777"/>
        </w:tc>
      </w:tr>
      <w:tr w14:paraId="4F0290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E59F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10D28" w14:textId="77777777">
            <w:r>
              <w:t>Draft</w:t>
            </w:r>
          </w:p>
        </w:tc>
      </w:tr>
      <w:tr w14:paraId="735447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1BD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63537" w14:textId="77777777">
            <w:r>
              <w:t>Muss</w:t>
            </w:r>
          </w:p>
        </w:tc>
      </w:tr>
      <w:tr w14:paraId="024247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CC05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C1F86" w14:textId="77777777">
            <w:r>
              <w:t>Funktion wird wie in der ELEKTRA 2 Baseline 29.40 realisiert zur Verfügung gestellt.</w:t>
            </w:r>
          </w:p>
        </w:tc>
      </w:tr>
      <w:tr w14:paraId="3D59DB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E1D5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7C4E8" w14:textId="77777777"/>
        </w:tc>
      </w:tr>
      <w:tr w14:paraId="6B01C6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D712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2AE0E0" w14:textId="77777777">
            <w:r>
              <w:t>PV GA DIL OBB 1.0.0</w:t>
            </w:r>
          </w:p>
        </w:tc>
      </w:tr>
    </w:tbl>
    <w:p w14:paraId="3E39F606" w14:textId="77777777">
      <w:pPr>
        <w:spacing w:after="0" w:line="96" w:lineRule="auto"/>
      </w:pPr>
    </w:p>
    <w:p w14:paraId="50A0225D" w14:textId="77777777">
      <w:pPr>
        <w:spacing w:after="0"/>
      </w:pPr>
      <w:r>
        <w:rPr>
          <w:vanish/>
        </w:rPr>
        <w:t>MLS_DSTW/MDSTW-23294</w:t>
      </w:r>
      <w:r>
        <w:rPr>
          <w:b/>
        </w:rPr>
        <w:t>12.2.0-6 Das Einlegen der Befahrbarkeitssperre auf einem Streckengleis muss auch...</w:t>
      </w:r>
      <w:r>
        <w:br/>
        <w:t>12.2.0-6 Das Einlegen der Befahrbarkeitssperre auf einem Streckengleis muss auch bei Nichtvorhandensein einer Blockrichtung möglich sein.</w:t>
        <w:br/>
        <w:t>​​</w:t>
      </w:r>
    </w:p>
    <w:p w14:paraId="2A532F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B19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4CD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AE575" w14:textId="77777777">
            <w:r>
              <w:t>MDSTW-23294</w:t>
            </w:r>
          </w:p>
        </w:tc>
      </w:tr>
      <w:tr w14:paraId="31635C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494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68FB2" w14:textId="77777777">
            <w:r>
              <w:t>05_824</w:t>
            </w:r>
          </w:p>
        </w:tc>
      </w:tr>
      <w:tr w14:paraId="326884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DAED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348B1" w14:textId="77777777">
            <w:r>
              <w:t>2422</w:t>
            </w:r>
          </w:p>
        </w:tc>
      </w:tr>
      <w:tr w14:paraId="36BFB9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6257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882D2" w14:textId="77777777"/>
        </w:tc>
      </w:tr>
      <w:tr w14:paraId="62B545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910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820F6" w14:textId="77777777">
            <w:r>
              <w:t>Draft</w:t>
            </w:r>
          </w:p>
        </w:tc>
      </w:tr>
      <w:tr w14:paraId="4F5FA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47B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32FDA" w14:textId="77777777">
            <w:r>
              <w:t>Muss</w:t>
            </w:r>
          </w:p>
        </w:tc>
      </w:tr>
      <w:tr w14:paraId="261E7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D3A65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1FAC8" w14:textId="77777777">
            <w:r>
              <w:t>Funktion wird wie in der ELEKTRA 2 Baseline 29.40 realisiert zur Verfügung gestellt.</w:t>
            </w:r>
          </w:p>
        </w:tc>
      </w:tr>
      <w:tr w14:paraId="01471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04F99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813A9" w14:textId="77777777"/>
        </w:tc>
      </w:tr>
      <w:tr w14:paraId="3A3FC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D95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0AC54B" w14:textId="77777777">
            <w:r>
              <w:t>PV GA DIL OBB 1.0.0</w:t>
            </w:r>
          </w:p>
        </w:tc>
      </w:tr>
    </w:tbl>
    <w:p w14:paraId="3C2F1B5E" w14:textId="77777777">
      <w:pPr>
        <w:spacing w:after="0" w:line="96" w:lineRule="auto"/>
      </w:pPr>
    </w:p>
    <w:p w14:paraId="7639ABF4" w14:textId="77777777">
      <w:pPr>
        <w:spacing w:after="0"/>
      </w:pPr>
      <w:r>
        <w:rPr>
          <w:vanish/>
        </w:rPr>
        <w:lastRenderedPageBreak/>
        <w:t>MLS_DSTW/MDSTW-23295</w:t>
      </w:r>
      <w:r>
        <w:rPr>
          <w:b/>
        </w:rPr>
        <w:t>12.2.0-7 Bei folgenden Zuständen muss das Überbrücken der Befahrbarkeitssperre a...</w:t>
      </w:r>
      <w:r>
        <w:br/>
        <w:t>12.2.0-7 Bei folgenden Zuständen muss das Überbrücken der Befahrbarkeitssperre ausgeschlossen werden:</w:t>
        <w:br/>
        <w:t>• Das Element liegt in einer BÜA, aber nicht im Fahrweg einer Fahrstraße.</w:t>
        <w:br/>
        <w:t>• die Befahrbarkeitssperre ist nicht eingelegt oder</w:t>
        <w:br/>
        <w:t>• die Befahrbarkeitssperre ist gestört oder</w:t>
        <w:br/>
        <w:t>• das Element ist ein Gleis auf der Strecke (mit oder ohne Gleisfreimeldung), das im verwaltenden ESTW nur von Ausfahr- bzw. Deckungssignalen gedeckt wird (nicht durch Blocksignale): Es steht keine Fahrstraße (ab positiv abgeschlossener Zulässigkeitsprüfung) in Richtung des betrachteten Blockabschnitts.</w:t>
        <w:br/>
        <w:t>​​</w:t>
      </w:r>
    </w:p>
    <w:p w14:paraId="1D86A2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DB56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123A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30B0A" w14:textId="77777777">
            <w:r>
              <w:t>MDSTW-23295</w:t>
            </w:r>
          </w:p>
        </w:tc>
      </w:tr>
      <w:tr w14:paraId="688F58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932E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E97B8" w14:textId="77777777">
            <w:r>
              <w:t>05_825</w:t>
            </w:r>
          </w:p>
        </w:tc>
      </w:tr>
      <w:tr w14:paraId="0A2EC8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D38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75759" w14:textId="77777777">
            <w:r>
              <w:t>2423</w:t>
            </w:r>
          </w:p>
        </w:tc>
      </w:tr>
      <w:tr w14:paraId="1C755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50D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B6CB0" w14:textId="77777777"/>
        </w:tc>
      </w:tr>
      <w:tr w14:paraId="0D2B5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612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62B63" w14:textId="77777777">
            <w:r>
              <w:t>Draft</w:t>
            </w:r>
          </w:p>
        </w:tc>
      </w:tr>
      <w:tr w14:paraId="610182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6140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AA8FC" w14:textId="77777777">
            <w:r>
              <w:t>Muss</w:t>
            </w:r>
          </w:p>
        </w:tc>
      </w:tr>
      <w:tr w14:paraId="7EB270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CD4A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69157" w14:textId="77777777">
            <w:r>
              <w:t>Funktion wird wie in der ELEKTRA 2 Baseline 29.40 realisiert zur Verfügung gestellt.</w:t>
            </w:r>
          </w:p>
        </w:tc>
      </w:tr>
      <w:tr w14:paraId="36323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0CE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78125" w14:textId="77777777"/>
        </w:tc>
      </w:tr>
      <w:tr w14:paraId="3EDE1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949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61DB3" w14:textId="77777777">
            <w:r>
              <w:t>PV GA DIL OBB 1.0.0</w:t>
            </w:r>
          </w:p>
        </w:tc>
      </w:tr>
    </w:tbl>
    <w:p w14:paraId="696A097F" w14:textId="77777777">
      <w:pPr>
        <w:spacing w:after="0" w:line="96" w:lineRule="auto"/>
      </w:pPr>
    </w:p>
    <w:p w14:paraId="23FB409A" w14:textId="77777777">
      <w:pPr>
        <w:spacing w:after="0"/>
      </w:pPr>
      <w:r>
        <w:rPr>
          <w:vanish/>
        </w:rPr>
        <w:t>MLS_DSTW/MDSTW-23296</w:t>
      </w:r>
      <w:r>
        <w:rPr>
          <w:b/>
        </w:rPr>
        <w:t>12.2.0-8 Für das Überbrücken der Befahrbarkeitssperre eines Streckengleises mit...</w:t>
      </w:r>
      <w:r>
        <w:br/>
        <w:t>12.2.0-8 Für das Überbrücken der Befahrbarkeitssperre eines Streckengleises mit Deckung durch mindestens ein Blocksignal dürfen keine Ausschlüsse vorgesehen werden.</w:t>
        <w:br/>
        <w:t>​​</w:t>
      </w:r>
    </w:p>
    <w:p w14:paraId="78EA2A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304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642F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973E8" w14:textId="77777777">
            <w:r>
              <w:t>MDSTW-23296</w:t>
            </w:r>
          </w:p>
        </w:tc>
      </w:tr>
      <w:tr w14:paraId="24DC9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E6E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C0731" w14:textId="77777777">
            <w:r>
              <w:t>05_826</w:t>
            </w:r>
          </w:p>
        </w:tc>
      </w:tr>
      <w:tr w14:paraId="408925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387B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999AB" w14:textId="77777777">
            <w:r>
              <w:t>2424</w:t>
            </w:r>
          </w:p>
        </w:tc>
      </w:tr>
      <w:tr w14:paraId="66BAB3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E1E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B0138" w14:textId="77777777"/>
        </w:tc>
      </w:tr>
      <w:tr w14:paraId="5F7C8C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AE2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5DEAE" w14:textId="77777777">
            <w:r>
              <w:t>Draft</w:t>
            </w:r>
          </w:p>
        </w:tc>
      </w:tr>
      <w:tr w14:paraId="3A9251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AF6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0087C" w14:textId="77777777">
            <w:r>
              <w:t>Muss</w:t>
            </w:r>
          </w:p>
        </w:tc>
      </w:tr>
      <w:tr w14:paraId="1F406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A3D9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92A16" w14:textId="77777777">
            <w:r>
              <w:t>Funktion wird wie in der ELEKTRA 2 Baseline 29.40 realisiert zur Verfügung gestellt.</w:t>
            </w:r>
          </w:p>
        </w:tc>
      </w:tr>
      <w:tr w14:paraId="39BA29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529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604FD" w14:textId="77777777"/>
        </w:tc>
      </w:tr>
      <w:tr w14:paraId="627D3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90B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069F1" w14:textId="77777777">
            <w:r>
              <w:t>PV GA DIL OBB 1.0.0</w:t>
            </w:r>
          </w:p>
        </w:tc>
      </w:tr>
    </w:tbl>
    <w:p w14:paraId="79460591" w14:textId="77777777">
      <w:pPr>
        <w:spacing w:after="0" w:line="96" w:lineRule="auto"/>
      </w:pPr>
    </w:p>
    <w:p w14:paraId="0E507ADF" w14:textId="77777777">
      <w:pPr>
        <w:spacing w:after="0"/>
      </w:pPr>
      <w:r>
        <w:rPr>
          <w:vanish/>
        </w:rPr>
        <w:t>MLS_DSTW/MDSTW-23297</w:t>
      </w:r>
      <w:r>
        <w:rPr>
          <w:b/>
        </w:rPr>
        <w:t>12.2.0-9 Folgende Ausschließungsgründe für das Löschen der Überbrückung der Befa...</w:t>
      </w:r>
      <w:r>
        <w:br/>
        <w:t>12.2.0-9 Folgende Ausschließungsgründe für das Löschen der Überbrückung der Befahrbarkeitssperre (nur bei Streckengleisen mit Gleisfreimeldung) müssen vom Stellwerk beherrscht werden:</w:t>
        <w:br/>
        <w:t>• Das deckende Blocksignal zeigt frei oder hat ein eingeschaltetes Ersatz/Vorsichtssignal oder</w:t>
        <w:br/>
        <w:lastRenderedPageBreak/>
        <w:t>• das Gleis befindet sich in einem an eine BÜA angrenzenden Blockabschnitt und es steht eine Fahrstraße (ab positiv abgeschlossener Zulässigkeitsprüfung) in Richtung des betrachteten Blockabschnitts.</w:t>
        <w:br/>
        <w:t>​​</w:t>
      </w:r>
    </w:p>
    <w:p w14:paraId="408685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5F0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698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FA0F7" w14:textId="77777777">
            <w:r>
              <w:t>MDSTW-23297</w:t>
            </w:r>
          </w:p>
        </w:tc>
      </w:tr>
      <w:tr w14:paraId="4C4FC0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75C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61E28" w14:textId="77777777">
            <w:r>
              <w:t>05_827</w:t>
            </w:r>
          </w:p>
        </w:tc>
      </w:tr>
      <w:tr w14:paraId="528350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1D0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4E99F" w14:textId="77777777">
            <w:r>
              <w:t>2425</w:t>
            </w:r>
          </w:p>
        </w:tc>
      </w:tr>
      <w:tr w14:paraId="05C053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CD2D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1C285" w14:textId="77777777"/>
        </w:tc>
      </w:tr>
      <w:tr w14:paraId="7904DF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1AC4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4ADCC8" w14:textId="77777777">
            <w:r>
              <w:t>Draft</w:t>
            </w:r>
          </w:p>
        </w:tc>
      </w:tr>
      <w:tr w14:paraId="035664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7E7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C0DB4" w14:textId="77777777">
            <w:r>
              <w:t>Muss</w:t>
            </w:r>
          </w:p>
        </w:tc>
      </w:tr>
      <w:tr w14:paraId="198C96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969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E0D99" w14:textId="77777777">
            <w:r>
              <w:t>Funktion wird wie in der ELEKTRA 2 Baseline 29.40 realisiert zur Verfügung gestellt.</w:t>
            </w:r>
          </w:p>
        </w:tc>
      </w:tr>
      <w:tr w14:paraId="34960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6EDB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CC59D" w14:textId="77777777"/>
        </w:tc>
      </w:tr>
      <w:tr w14:paraId="4710C2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692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B510B" w14:textId="77777777">
            <w:r>
              <w:t>PV GA DIL OBB 1.0.0</w:t>
            </w:r>
          </w:p>
        </w:tc>
      </w:tr>
    </w:tbl>
    <w:p w14:paraId="6910E7D6" w14:textId="77777777">
      <w:pPr>
        <w:spacing w:after="0" w:line="96" w:lineRule="auto"/>
      </w:pPr>
    </w:p>
    <w:p w14:paraId="489ADC20" w14:textId="77777777">
      <w:pPr>
        <w:spacing w:after="0"/>
      </w:pPr>
      <w:r>
        <w:rPr>
          <w:vanish/>
        </w:rPr>
        <w:t>MLS_DSTW/MDSTW-23298</w:t>
      </w:r>
      <w:r>
        <w:rPr>
          <w:b/>
        </w:rPr>
        <w:t>12.2.0-10 Für das Aufheben der Befahrbarkeitssperre dürfen keine technisch zu re...</w:t>
      </w:r>
      <w:r>
        <w:br/>
        <w:t>12.2.0-10 Für das Aufheben der Befahrbarkeitssperre dürfen keine technisch zu realisierenden Ausschließungsgründe vorgesehen werden, insbesondere ist der Überbrückungszustand der Befahrbarkeitssperre unerheblich. Etwaige Fahrstraßen oder Blockabschnitte, die auf die Überbrückung dieser Befahrbarkeitssperre warteten, haben nach dem Aufheben derselben so fortzufahren, als wäre die Befahrbarkeitssperre von Anfang an nicht eingelegt gewesen.</w:t>
        <w:br/>
        <w:t>​​</w:t>
      </w:r>
    </w:p>
    <w:p w14:paraId="77FB9A3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B492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8A4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60398" w14:textId="77777777">
            <w:r>
              <w:t>MDSTW-23298</w:t>
            </w:r>
          </w:p>
        </w:tc>
      </w:tr>
      <w:tr w14:paraId="778496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5C9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FFE86D" w14:textId="77777777">
            <w:r>
              <w:t>05_828</w:t>
            </w:r>
          </w:p>
        </w:tc>
      </w:tr>
      <w:tr w14:paraId="2939E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720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66EEA" w14:textId="77777777">
            <w:r>
              <w:t>2426</w:t>
            </w:r>
          </w:p>
        </w:tc>
      </w:tr>
      <w:tr w14:paraId="68A4A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F50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1158C" w14:textId="77777777"/>
        </w:tc>
      </w:tr>
      <w:tr w14:paraId="10A9F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05B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BE96C0" w14:textId="77777777">
            <w:r>
              <w:t>Draft</w:t>
            </w:r>
          </w:p>
        </w:tc>
      </w:tr>
      <w:tr w14:paraId="184691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0F2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4B593" w14:textId="77777777">
            <w:r>
              <w:t>Muss</w:t>
            </w:r>
          </w:p>
        </w:tc>
      </w:tr>
      <w:tr w14:paraId="53B8D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B32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3F347" w14:textId="77777777">
            <w:r>
              <w:t>Funktion wird wie in der ELEKTRA 2 Baseline 29.40 realisiert zur Verfügung gestellt.</w:t>
            </w:r>
          </w:p>
        </w:tc>
      </w:tr>
      <w:tr w14:paraId="4C2A5E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F26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AF9B4" w14:textId="77777777"/>
        </w:tc>
      </w:tr>
      <w:tr w14:paraId="0C1659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5EA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0BD2D" w14:textId="77777777">
            <w:r>
              <w:t>PV GA DIL OBB 1.0.0</w:t>
            </w:r>
          </w:p>
        </w:tc>
      </w:tr>
    </w:tbl>
    <w:p w14:paraId="50871574" w14:textId="77777777">
      <w:pPr>
        <w:spacing w:after="0" w:line="96" w:lineRule="auto"/>
      </w:pPr>
    </w:p>
    <w:p w14:paraId="694ED51C" w14:textId="77777777">
      <w:pPr>
        <w:spacing w:after="0"/>
      </w:pPr>
      <w:r>
        <w:rPr>
          <w:vanish/>
        </w:rPr>
        <w:t>MLS_DSTW/MDSTW-23299</w:t>
      </w:r>
      <w:r>
        <w:rPr>
          <w:b/>
        </w:rPr>
        <w:t>12.2.0-11 Das Aufheben der Befahrbarkeitssperre muss automatisch auch zur Löschu...</w:t>
      </w:r>
      <w:r>
        <w:br/>
        <w:t>12.2.0-11 Das Aufheben der Befahrbarkeitssperre muss automatisch auch zur Löschung einer bereits erfolgten Überbrückung dieser Befahrbarkeitssperre führen.</w:t>
        <w:br/>
        <w:t>​​</w:t>
      </w:r>
    </w:p>
    <w:p w14:paraId="1052887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875E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8EE6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FBF37" w14:textId="77777777">
            <w:r>
              <w:t>MDSTW-23299</w:t>
            </w:r>
          </w:p>
        </w:tc>
      </w:tr>
      <w:tr w14:paraId="3AABD6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F6C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F6BC8A" w14:textId="77777777">
            <w:r>
              <w:t>05_829</w:t>
            </w:r>
          </w:p>
        </w:tc>
      </w:tr>
      <w:tr w14:paraId="5FCBF6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050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F3187" w14:textId="77777777">
            <w:r>
              <w:t>2427</w:t>
            </w:r>
          </w:p>
        </w:tc>
      </w:tr>
      <w:tr w14:paraId="512DA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EC9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4EB24" w14:textId="77777777"/>
        </w:tc>
      </w:tr>
      <w:tr w14:paraId="530CE1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1D80C"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A2D69" w14:textId="77777777">
            <w:r>
              <w:t>Draft</w:t>
            </w:r>
          </w:p>
        </w:tc>
      </w:tr>
      <w:tr w14:paraId="1BF843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4E1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443C2" w14:textId="77777777">
            <w:r>
              <w:t>Muss</w:t>
            </w:r>
          </w:p>
        </w:tc>
      </w:tr>
      <w:tr w14:paraId="1B148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386C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CCA94" w14:textId="77777777">
            <w:r>
              <w:t>Funktion wird wie in der ELEKTRA 2 Baseline 29.40 realisiert zur Verfügung gestellt.</w:t>
            </w:r>
          </w:p>
        </w:tc>
      </w:tr>
      <w:tr w14:paraId="160A15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803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C5FF6" w14:textId="77777777"/>
        </w:tc>
      </w:tr>
      <w:tr w14:paraId="53AD62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D6151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337B7" w14:textId="77777777">
            <w:r>
              <w:t>PV GA DIL OBB 1.0.0</w:t>
            </w:r>
          </w:p>
        </w:tc>
      </w:tr>
    </w:tbl>
    <w:p w14:paraId="3D97DFF2" w14:textId="77777777">
      <w:pPr>
        <w:spacing w:after="0" w:line="96" w:lineRule="auto"/>
      </w:pPr>
    </w:p>
    <w:p w14:paraId="0677227B" w14:textId="77777777">
      <w:pPr>
        <w:spacing w:after="0"/>
      </w:pPr>
      <w:r>
        <w:rPr>
          <w:vanish/>
        </w:rPr>
        <w:t>MLS_DSTW/MDSTW-23300</w:t>
      </w:r>
      <w:r>
        <w:rPr>
          <w:b/>
        </w:rPr>
        <w:t>12.2.0-12 Ist ein überbrückte Befahrbarkeitssperre in einer Fahrstraße mit freiz...</w:t>
      </w:r>
      <w:r>
        <w:br/>
        <w:t>12.2.0-12 Ist ein überbrückte Befahrbarkeitssperre in einer Fahrstraße mit freizeigendem Startsignal, so darf das Aufheben der Befahrbarkeitssperre nicht zum Haltfallen des Signals führen.</w:t>
        <w:br/>
        <w:t>​​</w:t>
      </w:r>
    </w:p>
    <w:p w14:paraId="23727A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D70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E44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05DC08" w14:textId="77777777">
            <w:r>
              <w:t>MDSTW-23300</w:t>
            </w:r>
          </w:p>
        </w:tc>
      </w:tr>
      <w:tr w14:paraId="300C05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3E6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7AB8AF" w14:textId="77777777">
            <w:r>
              <w:t>05_830</w:t>
            </w:r>
          </w:p>
        </w:tc>
      </w:tr>
      <w:tr w14:paraId="0F225B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38864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52D2A" w14:textId="77777777">
            <w:r>
              <w:t>2428</w:t>
            </w:r>
          </w:p>
        </w:tc>
      </w:tr>
      <w:tr w14:paraId="27759B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B13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F6EAD" w14:textId="77777777"/>
        </w:tc>
      </w:tr>
      <w:tr w14:paraId="19B360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F976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0BDEF" w14:textId="77777777">
            <w:r>
              <w:t>Draft</w:t>
            </w:r>
          </w:p>
        </w:tc>
      </w:tr>
      <w:tr w14:paraId="0DD5F0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61C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E10C3" w14:textId="77777777">
            <w:r>
              <w:t>Muss</w:t>
            </w:r>
          </w:p>
        </w:tc>
      </w:tr>
      <w:tr w14:paraId="0D69E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4073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5AF7B" w14:textId="77777777">
            <w:r>
              <w:t>Funktion wird wie in der ELEKTRA 2 Baseline 29.40 realisiert zur Verfügung gestellt.</w:t>
            </w:r>
          </w:p>
        </w:tc>
      </w:tr>
      <w:tr w14:paraId="24655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055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74BD7" w14:textId="77777777"/>
        </w:tc>
      </w:tr>
      <w:tr w14:paraId="56A4C1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064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84039" w14:textId="77777777">
            <w:r>
              <w:t>PV GA DIL OBB 1.0.0</w:t>
            </w:r>
          </w:p>
        </w:tc>
      </w:tr>
    </w:tbl>
    <w:p w14:paraId="09A1CE7C" w14:textId="77777777">
      <w:pPr>
        <w:spacing w:after="0" w:line="96" w:lineRule="auto"/>
      </w:pPr>
    </w:p>
    <w:p w14:paraId="1F7B2E7C" w14:textId="77777777">
      <w:pPr>
        <w:pStyle w:val="Heading4"/>
        <w:divId w:val="341"/>
      </w:pPr>
      <w:bookmarkStart w:name="_Toc242172917" w:id="310"/>
      <w:r>
        <w:t>12.3 Wirkung der Befahrbarkeitssperre - Allgemein</w:t>
      </w:r>
      <w:bookmarkEnd w:id="310"/>
    </w:p>
    <w:p w14:paraId="53B310CE" w14:textId="77777777">
      <w:pPr>
        <w:spacing w:after="0"/>
      </w:pPr>
      <w:r>
        <w:rPr>
          <w:vanish/>
        </w:rPr>
        <w:t>MLS_DSTW/MDSTW-23301</w:t>
      </w:r>
      <w:r>
        <w:rPr>
          <w:b/>
        </w:rPr>
        <w:t>12.3.0-1 Die Befahrbarkeitssperre muss auf alle Fahrstraßengattungen, auf die Na...</w:t>
      </w:r>
      <w:r>
        <w:br/>
        <w:t>12.3.0-1 Die Befahrbarkeitssperre muss auf alle Fahrstraßengattungen, auf die Nahbedienbereichs- und auf die Blocklogik wirken, darf aber nicht auf die Elementbedienungen wirken. So kann eine Weiche mit eingelegter Befahrbarkeitssperre umgestellt, hilfsumgestellt und gesperrt und entsperrt (im herkömmlichen Sinne) werden. Auch Hilfsrücknahme (der Nahbedienung), Hilfsauflösen des Mittelweichenverschlusses</w:t>
        <w:br/>
        <w:t>und die Achszählergrundstellung sind von der Befahrbarkeitssperre unbeeinflusst durchführbar.</w:t>
        <w:br/>
        <w:t>​​</w:t>
      </w:r>
    </w:p>
    <w:p w14:paraId="17988CC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EB4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5E3F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355B2" w14:textId="77777777">
            <w:r>
              <w:t>MDSTW-23301</w:t>
            </w:r>
          </w:p>
        </w:tc>
      </w:tr>
      <w:tr w14:paraId="3820F9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7C4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FE92C" w14:textId="77777777">
            <w:r>
              <w:t>05_832</w:t>
            </w:r>
          </w:p>
        </w:tc>
      </w:tr>
      <w:tr w14:paraId="6C696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BC12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DB083" w14:textId="77777777">
            <w:r>
              <w:t>2430</w:t>
            </w:r>
          </w:p>
        </w:tc>
      </w:tr>
      <w:tr w14:paraId="16637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C35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E5444" w14:textId="77777777"/>
        </w:tc>
      </w:tr>
      <w:tr w14:paraId="50F989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AE86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300FC" w14:textId="77777777">
            <w:r>
              <w:t>Draft</w:t>
            </w:r>
          </w:p>
        </w:tc>
      </w:tr>
      <w:tr w14:paraId="4BFE3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0DE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ACFAE" w14:textId="77777777">
            <w:r>
              <w:t>Muss</w:t>
            </w:r>
          </w:p>
        </w:tc>
      </w:tr>
      <w:tr w14:paraId="643AAA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0E77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D15D1" w14:textId="77777777">
            <w:r>
              <w:t>Funktion wird wie in der ELEKTRA 2 Baseline 29.40 realisiert zur Verfügung gestellt.</w:t>
            </w:r>
          </w:p>
        </w:tc>
      </w:tr>
      <w:tr w14:paraId="5E1ABF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B07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5102F" w14:textId="77777777"/>
        </w:tc>
      </w:tr>
      <w:tr w14:paraId="7D210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C13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554BE" w14:textId="77777777">
            <w:r>
              <w:t>PV GA DIL OBB 1.0.0</w:t>
            </w:r>
          </w:p>
        </w:tc>
      </w:tr>
    </w:tbl>
    <w:p w14:paraId="76462450" w14:textId="77777777">
      <w:pPr>
        <w:spacing w:after="0" w:line="96" w:lineRule="auto"/>
      </w:pPr>
    </w:p>
    <w:p w14:paraId="7BEC0F03" w14:textId="77777777">
      <w:pPr>
        <w:pStyle w:val="Heading4"/>
        <w:divId w:val="342"/>
      </w:pPr>
      <w:bookmarkStart w:name="_Toc242172918" w:id="311"/>
      <w:r>
        <w:lastRenderedPageBreak/>
        <w:t>12.4 Wirkung der Befahrbarkeitssperre auf Fahrstraßen</w:t>
      </w:r>
      <w:bookmarkEnd w:id="311"/>
    </w:p>
    <w:p w14:paraId="2A08F355" w14:textId="77777777">
      <w:pPr>
        <w:spacing w:after="0"/>
      </w:pPr>
      <w:r>
        <w:rPr>
          <w:vanish/>
        </w:rPr>
        <w:t>MLS_DSTW/MDSTW-23302</w:t>
      </w:r>
      <w:r>
        <w:rPr>
          <w:b/>
        </w:rPr>
        <w:t>12.4.0-1 Die eingelegte Befahrbarkeitssperre wird in der Zulässigkeitsprüfung ni...</w:t>
      </w:r>
      <w:r>
        <w:br/>
        <w:t>12.4.0-1 Die eingelegte Befahrbarkeitssperre wird in der Zulässigkeitsprüfung nicht betrachtet.</w:t>
        <w:br/>
        <w:t>​​</w:t>
      </w:r>
    </w:p>
    <w:p w14:paraId="346BC6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BF31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A95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3A403D" w14:textId="77777777">
            <w:r>
              <w:t>MDSTW-23302</w:t>
            </w:r>
          </w:p>
        </w:tc>
      </w:tr>
      <w:tr w14:paraId="33F896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48D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6535A" w14:textId="77777777">
            <w:r>
              <w:t>05_834</w:t>
            </w:r>
          </w:p>
        </w:tc>
      </w:tr>
      <w:tr w14:paraId="23B16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C37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F2C41" w14:textId="77777777">
            <w:r>
              <w:t>2432</w:t>
            </w:r>
          </w:p>
        </w:tc>
      </w:tr>
      <w:tr w14:paraId="2D180D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B61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F4ADF" w14:textId="77777777"/>
        </w:tc>
      </w:tr>
      <w:tr w14:paraId="02D159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456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B6EAB" w14:textId="77777777">
            <w:r>
              <w:t>Draft</w:t>
            </w:r>
          </w:p>
        </w:tc>
      </w:tr>
      <w:tr w14:paraId="0D4CCA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3E8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A8E2A" w14:textId="77777777">
            <w:r>
              <w:t>Muss</w:t>
            </w:r>
          </w:p>
        </w:tc>
      </w:tr>
      <w:tr w14:paraId="001213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165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EA2A3" w14:textId="77777777">
            <w:r>
              <w:t>Funktion wird wie in der ELEKTRA 2 Baseline 29.40 realisiert zur Verfügung gestellt.</w:t>
            </w:r>
          </w:p>
        </w:tc>
      </w:tr>
      <w:tr w14:paraId="1888CA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85E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DCC71" w14:textId="77777777"/>
        </w:tc>
      </w:tr>
      <w:tr w14:paraId="05784B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27E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D56D1" w14:textId="77777777">
            <w:r>
              <w:t>PV GA DIL OBB 1.0.0</w:t>
            </w:r>
          </w:p>
        </w:tc>
      </w:tr>
    </w:tbl>
    <w:p w14:paraId="73036979" w14:textId="77777777">
      <w:pPr>
        <w:spacing w:after="0" w:line="96" w:lineRule="auto"/>
      </w:pPr>
    </w:p>
    <w:p w14:paraId="64F24163" w14:textId="77777777">
      <w:pPr>
        <w:spacing w:after="0"/>
      </w:pPr>
      <w:r>
        <w:rPr>
          <w:vanish/>
        </w:rPr>
        <w:t>MLS_DSTW/MDSTW-23303</w:t>
      </w:r>
      <w:r>
        <w:rPr>
          <w:b/>
        </w:rPr>
        <w:t>12.4.0-2 Eine Zugstraße über ein Element mit eingelegter Befahrbarkeitssperre da...</w:t>
      </w:r>
      <w:r>
        <w:br/>
        <w:t>12.4.0-2 Eine Zugstraße über ein Element mit eingelegter Befahrbarkeitssperre darf die Festlegung nicht erreichen, bevor nicht alle im Fahrweg vorhandenen Befahrbarkeitssperren überbrückt sind.</w:t>
        <w:br/>
        <w:t>(Etwaige im Schutzweg eingelegte Befahrbarkeitssperren werden nicht berücksichtigtWeist ein Gleis im ersten Blockabschnitt nach der Ausfahrzugstraße eine eingelegte Befahrbarkeitssperre auf, so wird diese wie im Fahrweg liegend behandelt.</w:t>
        <w:br/>
        <w:t>​​</w:t>
      </w:r>
    </w:p>
    <w:p w14:paraId="3CC36B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99BF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697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45B93" w14:textId="77777777">
            <w:r>
              <w:t>MDSTW-23303</w:t>
            </w:r>
          </w:p>
        </w:tc>
      </w:tr>
      <w:tr w14:paraId="6DB827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4780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29052C" w14:textId="77777777">
            <w:r>
              <w:t>05_835</w:t>
            </w:r>
          </w:p>
        </w:tc>
      </w:tr>
      <w:tr w14:paraId="4A2C39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358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BB6AF" w14:textId="77777777">
            <w:r>
              <w:t>2433</w:t>
            </w:r>
          </w:p>
        </w:tc>
      </w:tr>
      <w:tr w14:paraId="55B747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893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D35D8" w14:textId="77777777"/>
        </w:tc>
      </w:tr>
      <w:tr w14:paraId="7D6D1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0F3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082F8" w14:textId="77777777">
            <w:r>
              <w:t>Draft</w:t>
            </w:r>
          </w:p>
        </w:tc>
      </w:tr>
      <w:tr w14:paraId="5645C2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98D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A8039" w14:textId="77777777">
            <w:r>
              <w:t>Muss</w:t>
            </w:r>
          </w:p>
        </w:tc>
      </w:tr>
      <w:tr w14:paraId="1F0FA4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07C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7AB33" w14:textId="77777777">
            <w:r>
              <w:t>Funktion wird wie in der ELEKTRA 2 Baseline 29.40 realisiert zur Verfügung gestellt.</w:t>
            </w:r>
          </w:p>
        </w:tc>
      </w:tr>
      <w:tr w14:paraId="0AB61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3463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8DEBF" w14:textId="77777777"/>
        </w:tc>
      </w:tr>
      <w:tr w14:paraId="2226D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8BB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7CFAC" w14:textId="77777777">
            <w:r>
              <w:t>PV GA DIL OBB 1.0.0</w:t>
            </w:r>
          </w:p>
        </w:tc>
      </w:tr>
    </w:tbl>
    <w:p w14:paraId="46E7A46D" w14:textId="77777777">
      <w:pPr>
        <w:spacing w:after="0" w:line="96" w:lineRule="auto"/>
      </w:pPr>
    </w:p>
    <w:p w14:paraId="3F9BD053" w14:textId="77777777">
      <w:pPr>
        <w:spacing w:after="0"/>
      </w:pPr>
      <w:r>
        <w:rPr>
          <w:vanish/>
        </w:rPr>
        <w:t>MLS_DSTW/MDSTW-23304</w:t>
      </w:r>
      <w:r>
        <w:rPr>
          <w:b/>
        </w:rPr>
        <w:t>12.4.0-3 Eine Verschubstraße über ein Element mit eingelegter Befahrbarkeitssper...</w:t>
      </w:r>
      <w:r>
        <w:br/>
        <w:t>12.4.0-3 Eine Verschubstraße über ein Element mit eingelegter Befahrbarkeitssperre darf die Signalanschaltung nicht erreichen, bevor nicht alle im Fahrweg vorhandenen Befahrbarkeitssperren überbrückt sind. Wird eine Befahrbarkeitssperre im Zuge einer Verschubgegenfahrt überbrückt, gilt diese Überbrückung für beide beteiligten Verschubstraßen. Wird eine Befahrbarkeitssperre im Zuge der ersten Verschubstraße überbrückt und dann erst die zweite Verschubstraße der Verschubgegenfahrt gestellt, gilt die Überbrückung auch für die zweite Fahrstraße, und muss nicht nochmals durchgeführt werden.</w:t>
        <w:br/>
        <w:t>​​</w:t>
      </w:r>
    </w:p>
    <w:p w14:paraId="5793DB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31A0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9D5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D6FAA" w14:textId="77777777">
            <w:r>
              <w:t>MDSTW-23304</w:t>
            </w:r>
          </w:p>
        </w:tc>
      </w:tr>
      <w:tr w14:paraId="398EF4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B17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538BF" w14:textId="77777777">
            <w:r>
              <w:t>05_836</w:t>
            </w:r>
          </w:p>
        </w:tc>
      </w:tr>
      <w:tr w14:paraId="3F0990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193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4A422" w14:textId="77777777">
            <w:r>
              <w:t>2434</w:t>
            </w:r>
          </w:p>
        </w:tc>
      </w:tr>
      <w:tr w14:paraId="3CEA9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6051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ED2D3" w14:textId="77777777"/>
        </w:tc>
      </w:tr>
      <w:tr w14:paraId="1D0CD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2E9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6B2F8" w14:textId="77777777">
            <w:r>
              <w:t>Draft</w:t>
            </w:r>
          </w:p>
        </w:tc>
      </w:tr>
      <w:tr w14:paraId="4E4D1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410E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83B6F" w14:textId="77777777">
            <w:r>
              <w:t>Muss</w:t>
            </w:r>
          </w:p>
        </w:tc>
      </w:tr>
      <w:tr w14:paraId="7898B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EE3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62C28" w14:textId="77777777">
            <w:r>
              <w:t>Funktion wird wie in der ELEKTRA 2 Baseline 29.40 realisiert zur Verfügung gestellt.</w:t>
            </w:r>
          </w:p>
        </w:tc>
      </w:tr>
      <w:tr w14:paraId="22EE0B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843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F9899" w14:textId="77777777"/>
        </w:tc>
      </w:tr>
      <w:tr w14:paraId="16C968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5AF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4994A" w14:textId="77777777">
            <w:r>
              <w:t>PV GA DIL OBB 1.0.0</w:t>
            </w:r>
          </w:p>
        </w:tc>
      </w:tr>
    </w:tbl>
    <w:p w14:paraId="47CC0D8A" w14:textId="77777777">
      <w:pPr>
        <w:spacing w:after="0" w:line="96" w:lineRule="auto"/>
      </w:pPr>
    </w:p>
    <w:p w14:paraId="7A304A1C" w14:textId="77777777">
      <w:pPr>
        <w:spacing w:after="0"/>
      </w:pPr>
      <w:r>
        <w:rPr>
          <w:vanish/>
        </w:rPr>
        <w:t>MLS_DSTW/MDSTW-23305</w:t>
      </w:r>
      <w:r>
        <w:rPr>
          <w:b/>
        </w:rPr>
        <w:t>12.4.0-4 Wenn ein Element im Flankenschutz eine eingelegte Befahrbarkeitssperre...</w:t>
      </w:r>
      <w:r>
        <w:br/>
        <w:t>12.4.0-4 Wenn ein Element im Flankenschutz eine eingelegte Befahrbarkeitssperre aufweist, darf dies auf das fahrstraßenbewirkte Umstellen und Verschließen keine Auswirkung haben, weder auf die Zulässigkeit dieser Aktionen, noch auf das Verhalten, wenn die geforderten Zustände nicht erreicht werden. Dies gilt für alle Arten des Flankenschutzes (zu Fahrstraßen und Nahbedienbereichen).</w:t>
        <w:br/>
        <w:t>​​</w:t>
      </w:r>
    </w:p>
    <w:p w14:paraId="299812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8242C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4DC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A4134" w14:textId="77777777">
            <w:r>
              <w:t>MDSTW-23305</w:t>
            </w:r>
          </w:p>
        </w:tc>
      </w:tr>
      <w:tr w14:paraId="66EAC1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8DA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44368" w14:textId="77777777">
            <w:r>
              <w:t>05_837</w:t>
            </w:r>
          </w:p>
        </w:tc>
      </w:tr>
      <w:tr w14:paraId="096AB6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C3C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45843" w14:textId="77777777">
            <w:r>
              <w:t>2435</w:t>
            </w:r>
          </w:p>
        </w:tc>
      </w:tr>
      <w:tr w14:paraId="3224D3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063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491A8" w14:textId="77777777"/>
        </w:tc>
      </w:tr>
      <w:tr w14:paraId="11869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3ED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4E65E" w14:textId="77777777">
            <w:r>
              <w:t>Draft</w:t>
            </w:r>
          </w:p>
        </w:tc>
      </w:tr>
      <w:tr w14:paraId="757C33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8B1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61A50" w14:textId="77777777">
            <w:r>
              <w:t>Muss</w:t>
            </w:r>
          </w:p>
        </w:tc>
      </w:tr>
      <w:tr w14:paraId="6F1FA5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9BC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E34E3" w14:textId="77777777">
            <w:r>
              <w:t>Funktion wird wie in der ELEKTRA 2 Baseline 29.40 realisiert zur Verfügung gestellt.</w:t>
            </w:r>
          </w:p>
        </w:tc>
      </w:tr>
      <w:tr w14:paraId="2A213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B4DC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47249" w14:textId="77777777"/>
        </w:tc>
      </w:tr>
      <w:tr w14:paraId="5ABE3D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1D7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9D071" w14:textId="77777777">
            <w:r>
              <w:t>PV GA DIL OBB 1.0.0</w:t>
            </w:r>
          </w:p>
        </w:tc>
      </w:tr>
    </w:tbl>
    <w:p w14:paraId="4F546351" w14:textId="77777777">
      <w:pPr>
        <w:spacing w:after="0" w:line="96" w:lineRule="auto"/>
      </w:pPr>
    </w:p>
    <w:p w14:paraId="7372EF77" w14:textId="77777777">
      <w:pPr>
        <w:spacing w:after="0"/>
      </w:pPr>
      <w:r>
        <w:rPr>
          <w:vanish/>
        </w:rPr>
        <w:t>MLS_DSTW/MDSTW-23306</w:t>
      </w:r>
      <w:r>
        <w:rPr>
          <w:b/>
        </w:rPr>
        <w:t>12.4.0-5 Die Überbrückung der Befahrbarkeitssperre muss gelten, solange das betr...</w:t>
      </w:r>
      <w:r>
        <w:br/>
        <w:t>12.4.0-5 Die Überbrückung der Befahrbarkeitssperre muss gelten, solange das betroffene Element von einer Fahrstraße beansprucht wird. Daher fällt die Befahrbarkeitssperre</w:t>
        <w:br/>
        <w:t>• mit Wegfall aller Fahrstraßenbeanspruchungen des betreffenden Elements oder</w:t>
        <w:br/>
        <w:t>• beim Streckengleis im an eine BÜA angrenzenden Blockabschnitt mit Auflösen der Zieleinstellung der die Fahrt auf den betreffenden Blockabschnitt zulassenden Fahrstraße</w:t>
        <w:br/>
        <w:t>wieder ein (d.h. die Überbrückung wird gelöscht). Folglich muss nach Fahrtwiderruf (Haltstellen) und Nachstellen die Befahrbarkeitssperre nicht wieder überbrückt werden.</w:t>
        <w:br/>
        <w:t>​​</w:t>
      </w:r>
    </w:p>
    <w:p w14:paraId="1B59AEA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4C1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E11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ED3B2" w14:textId="77777777">
            <w:r>
              <w:t>MDSTW-23306</w:t>
            </w:r>
          </w:p>
        </w:tc>
      </w:tr>
      <w:tr w14:paraId="1EA07D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9EE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9C7BD" w14:textId="77777777">
            <w:r>
              <w:t>05_838</w:t>
            </w:r>
          </w:p>
        </w:tc>
      </w:tr>
      <w:tr w14:paraId="5CE99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3D07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0354D" w14:textId="77777777">
            <w:r>
              <w:t>2436</w:t>
            </w:r>
          </w:p>
        </w:tc>
      </w:tr>
      <w:tr w14:paraId="07D10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031D4"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447BD" w14:textId="77777777"/>
        </w:tc>
      </w:tr>
      <w:tr w14:paraId="4C2FF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F8B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86D26" w14:textId="77777777">
            <w:r>
              <w:t>Draft</w:t>
            </w:r>
          </w:p>
        </w:tc>
      </w:tr>
      <w:tr w14:paraId="013AA6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E69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589F7" w14:textId="77777777">
            <w:r>
              <w:t>Muss</w:t>
            </w:r>
          </w:p>
        </w:tc>
      </w:tr>
      <w:tr w14:paraId="3DA85F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F655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7F8F46" w14:textId="77777777">
            <w:r>
              <w:t>Funktion wird wie in der ELEKTRA 2 Baseline 29.40 realisiert zur Verfügung gestellt.</w:t>
            </w:r>
          </w:p>
        </w:tc>
      </w:tr>
      <w:tr w14:paraId="1CB840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386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1DDD1C" w14:textId="77777777"/>
        </w:tc>
      </w:tr>
      <w:tr w14:paraId="0F63C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8C9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55969" w14:textId="77777777">
            <w:r>
              <w:t>PV GA DIL OBB 1.0.0</w:t>
            </w:r>
          </w:p>
        </w:tc>
      </w:tr>
    </w:tbl>
    <w:p w14:paraId="017DB94F" w14:textId="77777777">
      <w:pPr>
        <w:spacing w:after="0" w:line="96" w:lineRule="auto"/>
      </w:pPr>
    </w:p>
    <w:p w14:paraId="4F3ABA9B" w14:textId="77777777">
      <w:pPr>
        <w:spacing w:after="0"/>
      </w:pPr>
      <w:r>
        <w:rPr>
          <w:vanish/>
        </w:rPr>
        <w:t>MLS_DSTW/MDSTW-23307</w:t>
      </w:r>
      <w:r>
        <w:rPr>
          <w:b/>
        </w:rPr>
        <w:t>12.4.0-6 Löst eine Mittelweiche mit Besetzung auf, das heißt der Fahrwegverschlu...</w:t>
      </w:r>
      <w:r>
        <w:br/>
        <w:t>12.4.0-6 Löst eine Mittelweiche mit Besetzung auf, das heißt der Fahrwegverschluss wird durch einen Mittelweichenverschluss ersetzt, so gilt dies als Wegfall der Fahrstraßenbeanspruchung und die Überbrückung ist zu löschen, falls keine weitere Fahrstraßenbeanspruchung existiert. Eine Verschubstraße über diese Weiche benötigt folglich eine neuerliche Überbrückung.</w:t>
        <w:br/>
        <w:t>​​</w:t>
      </w:r>
    </w:p>
    <w:p w14:paraId="1B159AE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1775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4B0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4DCF53" w14:textId="77777777">
            <w:r>
              <w:t>MDSTW-23307</w:t>
            </w:r>
          </w:p>
        </w:tc>
      </w:tr>
      <w:tr w14:paraId="28A847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7FB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431D2" w14:textId="77777777">
            <w:r>
              <w:t>05_839</w:t>
            </w:r>
          </w:p>
        </w:tc>
      </w:tr>
      <w:tr w14:paraId="0408F5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3C1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FF00D" w14:textId="77777777">
            <w:r>
              <w:t>2437</w:t>
            </w:r>
          </w:p>
        </w:tc>
      </w:tr>
      <w:tr w14:paraId="318678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B3D9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7EFC7" w14:textId="77777777"/>
        </w:tc>
      </w:tr>
      <w:tr w14:paraId="0F6D24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CB9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400BC" w14:textId="77777777">
            <w:r>
              <w:t>Draft</w:t>
            </w:r>
          </w:p>
        </w:tc>
      </w:tr>
      <w:tr w14:paraId="25A7AE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A8A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5310E" w14:textId="77777777">
            <w:r>
              <w:t>Muss</w:t>
            </w:r>
          </w:p>
        </w:tc>
      </w:tr>
      <w:tr w14:paraId="5BC99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E97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8C4FB" w14:textId="77777777">
            <w:r>
              <w:t>Funktion wird wie in der ELEKTRA 2 Baseline 29.40 realisiert zur Verfügung gestellt.</w:t>
            </w:r>
          </w:p>
        </w:tc>
      </w:tr>
      <w:tr w14:paraId="49FBB1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820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E7BAF" w14:textId="77777777"/>
        </w:tc>
      </w:tr>
      <w:tr w14:paraId="4A92A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A4B2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1CC97" w14:textId="77777777">
            <w:r>
              <w:t>PV GA DIL OBB 1.0.0</w:t>
            </w:r>
          </w:p>
        </w:tc>
      </w:tr>
    </w:tbl>
    <w:p w14:paraId="779A3A94" w14:textId="77777777">
      <w:pPr>
        <w:spacing w:after="0" w:line="96" w:lineRule="auto"/>
      </w:pPr>
    </w:p>
    <w:p w14:paraId="72C63E18" w14:textId="77777777">
      <w:pPr>
        <w:pStyle w:val="Heading4"/>
        <w:divId w:val="343"/>
      </w:pPr>
      <w:bookmarkStart w:name="_Toc242172919" w:id="312"/>
      <w:r>
        <w:t>12.5 Wirkung der Befahrbarkeitssperre auf Nahbedienbereichslogik</w:t>
      </w:r>
      <w:bookmarkEnd w:id="312"/>
    </w:p>
    <w:p w14:paraId="3A490226" w14:textId="77777777">
      <w:pPr>
        <w:spacing w:after="0"/>
      </w:pPr>
      <w:r>
        <w:rPr>
          <w:vanish/>
        </w:rPr>
        <w:t>MLS_DSTW/MDSTW-23308</w:t>
      </w:r>
      <w:r>
        <w:rPr>
          <w:b/>
        </w:rPr>
        <w:t>12.5.0-1 Die eingelegte Befahrbarkeitssperre wird in der Zulässigkeitsprüfung ni...</w:t>
      </w:r>
      <w:r>
        <w:br/>
        <w:t>12.5.0-1 Die eingelegte Befahrbarkeitssperre wird in der Zulässigkeitsprüfung nicht betrachtet.</w:t>
        <w:br/>
        <w:t>​​</w:t>
      </w:r>
    </w:p>
    <w:p w14:paraId="1DE447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00C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A1A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5523D" w14:textId="77777777">
            <w:r>
              <w:t>MDSTW-23308</w:t>
            </w:r>
          </w:p>
        </w:tc>
      </w:tr>
      <w:tr w14:paraId="580BE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760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8D4E4" w14:textId="77777777">
            <w:r>
              <w:t>05_841</w:t>
            </w:r>
          </w:p>
        </w:tc>
      </w:tr>
      <w:tr w14:paraId="13F14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151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CBD26" w14:textId="77777777">
            <w:r>
              <w:t>2439</w:t>
            </w:r>
          </w:p>
        </w:tc>
      </w:tr>
      <w:tr w14:paraId="7093E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A6E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8ED48" w14:textId="77777777"/>
        </w:tc>
      </w:tr>
      <w:tr w14:paraId="19582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5DD3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731A3" w14:textId="77777777">
            <w:r>
              <w:t>Draft</w:t>
            </w:r>
          </w:p>
        </w:tc>
      </w:tr>
      <w:tr w14:paraId="09F4C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209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73C261" w14:textId="77777777">
            <w:r>
              <w:t>Muss</w:t>
            </w:r>
          </w:p>
        </w:tc>
      </w:tr>
      <w:tr w14:paraId="40568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09A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01306" w14:textId="77777777">
            <w:r>
              <w:t>Funktion wird wie in der ELEKTRA 2 Baseline 29.40 realisiert zur Verfügung gestellt.</w:t>
            </w:r>
          </w:p>
        </w:tc>
      </w:tr>
      <w:tr w14:paraId="366878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CAE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BB701" w14:textId="77777777"/>
        </w:tc>
      </w:tr>
      <w:tr w14:paraId="084CAC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0F0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715EC0" w14:textId="77777777">
            <w:r>
              <w:t>PV GA DIL OBB 1.0.0</w:t>
            </w:r>
          </w:p>
        </w:tc>
      </w:tr>
    </w:tbl>
    <w:p w14:paraId="0073AF81" w14:textId="77777777">
      <w:pPr>
        <w:spacing w:after="0" w:line="96" w:lineRule="auto"/>
      </w:pPr>
    </w:p>
    <w:p w14:paraId="7120889B" w14:textId="77777777">
      <w:pPr>
        <w:spacing w:after="0"/>
      </w:pPr>
      <w:r>
        <w:rPr>
          <w:vanish/>
        </w:rPr>
        <w:t>MLS_DSTW/MDSTW-23309</w:t>
      </w:r>
      <w:r>
        <w:rPr>
          <w:b/>
        </w:rPr>
        <w:t>12.5.0-2 Ein Nahbedienbereich darf die Freigabephase nicht erreichen, wenn ein E...</w:t>
      </w:r>
      <w:r>
        <w:br/>
        <w:t xml:space="preserve">12.5.0-2 Ein Nahbedienbereich darf die Freigabephase nicht erreichen, wenn ein Element der </w:t>
        <w:lastRenderedPageBreak/>
        <w:t>Abgrenzung oder eines, das freigegeben werden soll eine eingelegte Befahrbarkeitssperre hat. Dies muss auch gelten, wenn alle für den Nahbedienbereich gesetzten Befahrbarkeitssperren überbrückt sind. Die Hilfsfreigabe muss die Freigabe aller Elemente ermöglichen, die keine anderen Ausschlüsse aufweisen.</w:t>
        <w:br/>
        <w:t>​​</w:t>
      </w:r>
    </w:p>
    <w:p w14:paraId="08258A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1C82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3620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595B0" w14:textId="77777777">
            <w:r>
              <w:t>MDSTW-23309</w:t>
            </w:r>
          </w:p>
        </w:tc>
      </w:tr>
      <w:tr w14:paraId="7A888F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C91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ECABD4" w14:textId="77777777">
            <w:r>
              <w:t>05_842</w:t>
            </w:r>
          </w:p>
        </w:tc>
      </w:tr>
      <w:tr w14:paraId="51E08A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F21C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8D8C3" w14:textId="77777777">
            <w:r>
              <w:t>2440</w:t>
            </w:r>
          </w:p>
        </w:tc>
      </w:tr>
      <w:tr w14:paraId="5B36D1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3DA67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9232B" w14:textId="77777777"/>
        </w:tc>
      </w:tr>
      <w:tr w14:paraId="41123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140E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AE8CF" w14:textId="77777777">
            <w:r>
              <w:t>Draft</w:t>
            </w:r>
          </w:p>
        </w:tc>
      </w:tr>
      <w:tr w14:paraId="1CA6C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646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97D3F" w14:textId="77777777">
            <w:r>
              <w:t>Muss</w:t>
            </w:r>
          </w:p>
        </w:tc>
      </w:tr>
      <w:tr w14:paraId="3C14DC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F210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3501B" w14:textId="77777777">
            <w:r>
              <w:t>Funktion wird wie in der ELEKTRA 2 Baseline 29.40 realisiert zur Verfügung gestellt.</w:t>
            </w:r>
          </w:p>
        </w:tc>
      </w:tr>
      <w:tr w14:paraId="54C114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609E2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0D2BB" w14:textId="77777777"/>
        </w:tc>
      </w:tr>
      <w:tr w14:paraId="63A13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DA7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1FCF0" w14:textId="77777777">
            <w:r>
              <w:t>PV GA DIL OBB 1.0.0</w:t>
            </w:r>
          </w:p>
        </w:tc>
      </w:tr>
    </w:tbl>
    <w:p w14:paraId="3A02F1B5" w14:textId="77777777">
      <w:pPr>
        <w:spacing w:after="0" w:line="96" w:lineRule="auto"/>
      </w:pPr>
    </w:p>
    <w:p w14:paraId="1DFF815A" w14:textId="77777777">
      <w:pPr>
        <w:pStyle w:val="Heading4"/>
        <w:divId w:val="344"/>
      </w:pPr>
      <w:bookmarkStart w:name="_Toc242172920" w:id="313"/>
      <w:r>
        <w:t>12.6 Wirkung der Befahrbarkeitssperre auf Blocklogik</w:t>
      </w:r>
      <w:bookmarkEnd w:id="313"/>
    </w:p>
    <w:p w14:paraId="6E120FF1" w14:textId="77777777">
      <w:pPr>
        <w:spacing w:after="0"/>
      </w:pPr>
      <w:r>
        <w:rPr>
          <w:vanish/>
        </w:rPr>
        <w:t>MLS_DSTW/MDSTW-23310</w:t>
      </w:r>
      <w:r>
        <w:rPr>
          <w:b/>
        </w:rPr>
        <w:t>12.6.0-1 Fall 1: Deckung durch ein Ausfahr- oder Deckungssignal: siehe Wirkung a...</w:t>
      </w:r>
      <w:r>
        <w:br/>
        <w:t>12.6.0-1 Fall 1: Deckung durch ein Ausfahr- oder Deckungssignal: siehe Wirkung auf Zugstraßen</w:t>
        <w:br/>
        <w:br/>
        <w:t>Fall 2: Deckung durch ein Blocksignal: Erfüllt der Block alle Bedingungen zum Übergang in die Signalanschaltung, weist jedoch mindestens ein Gleis im betreffenden Blockabschnitt eine eingelegte, nicht überbrückte Befahrbarkeitssperre auf, so wartet die Blocklogik, bis alle im Blockabschnitt vorhandenen Befahrbarkeitssperren überbrückt sind.</w:t>
        <w:br/>
        <w:br/>
        <w:t>Fall 3: Die Überbrückung der Befahrbarkeitssperre gilt für höchstens eine Fahrt. Daher fällt die Befahrbarkeitssperre</w:t>
        <w:br/>
        <w:t>• mit Haltfall bzw. Haltstellen des deckenden, freigestellten Blocksignals (auch Ersatzsignal) unabhängig von der aktuellen Blockrichtung oder</w:t>
        <w:br/>
        <w:t>• mit der Bedienhandlung "Löschen der Überbrückung der Befahrbarkeitssperre", falls sie zulässig ist, oder</w:t>
        <w:br/>
        <w:t>• mit Verlust der zum Zeitpunkt der Überbrückung vorhandenen Richtung (sei es durch einen Richtungswechsel oder eine Störung)</w:t>
        <w:br/>
        <w:t>wieder ein (d.h. die Überbrückung wird gelöscht).</w:t>
        <w:br/>
        <w:t>​​</w:t>
      </w:r>
    </w:p>
    <w:p w14:paraId="45FA7D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634E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BAE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054D4" w14:textId="77777777">
            <w:r>
              <w:t>MDSTW-23310</w:t>
            </w:r>
          </w:p>
        </w:tc>
      </w:tr>
      <w:tr w14:paraId="256F60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A72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98E92" w14:textId="77777777">
            <w:r>
              <w:t>05_844</w:t>
            </w:r>
          </w:p>
        </w:tc>
      </w:tr>
      <w:tr w14:paraId="7C7B5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2DD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6453E" w14:textId="77777777">
            <w:r>
              <w:t>2442</w:t>
            </w:r>
          </w:p>
        </w:tc>
      </w:tr>
      <w:tr w14:paraId="7E919F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30E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2BC61" w14:textId="77777777"/>
        </w:tc>
      </w:tr>
      <w:tr w14:paraId="1ECD6B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21F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EACF2" w14:textId="77777777">
            <w:r>
              <w:t>Draft</w:t>
            </w:r>
          </w:p>
        </w:tc>
      </w:tr>
      <w:tr w14:paraId="6A0E57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88252"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C5FA6" w14:textId="77777777">
            <w:r>
              <w:t>Muss</w:t>
            </w:r>
          </w:p>
        </w:tc>
      </w:tr>
      <w:tr w14:paraId="393F3D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46185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04D37" w14:textId="77777777">
            <w:r>
              <w:t>Funktion wird wie in der ELEKTRA 2 Baseline 29.40 realisiert zur Verfügung gestellt.</w:t>
            </w:r>
          </w:p>
        </w:tc>
      </w:tr>
      <w:tr w14:paraId="685C9B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7ED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600E2" w14:textId="77777777"/>
        </w:tc>
      </w:tr>
      <w:tr w14:paraId="4B746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F5BA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AE3DE" w14:textId="77777777">
            <w:r>
              <w:t>PV GA DIL OBB 1.0.0</w:t>
            </w:r>
          </w:p>
        </w:tc>
      </w:tr>
    </w:tbl>
    <w:p w14:paraId="4CA7127F" w14:textId="77777777">
      <w:pPr>
        <w:spacing w:after="0" w:line="96" w:lineRule="auto"/>
      </w:pPr>
    </w:p>
    <w:p w14:paraId="407D64DC" w14:textId="77777777">
      <w:pPr>
        <w:spacing w:after="0"/>
      </w:pPr>
      <w:r>
        <w:rPr>
          <w:vanish/>
        </w:rPr>
        <w:t>MLS_DSTW/MDSTW-23311</w:t>
      </w:r>
      <w:r>
        <w:rPr>
          <w:b/>
        </w:rPr>
        <w:t>12.6.0-2 Die auf einem Streckengleis eingelegte Befahrbarkeitssperre muss eine B...</w:t>
      </w:r>
      <w:r>
        <w:br/>
        <w:t>12.6.0-2 Die auf einem Streckengleis eingelegte Befahrbarkeitssperre muss eine Blocküberbrückung verhindern.</w:t>
        <w:br/>
        <w:t>​​</w:t>
      </w:r>
    </w:p>
    <w:p w14:paraId="259313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BB1F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A9A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7E439" w14:textId="77777777">
            <w:r>
              <w:t>MDSTW-23311</w:t>
            </w:r>
          </w:p>
        </w:tc>
      </w:tr>
      <w:tr w14:paraId="04BB0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DAF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C64FD" w14:textId="77777777">
            <w:r>
              <w:t>05_845</w:t>
            </w:r>
          </w:p>
        </w:tc>
      </w:tr>
      <w:tr w14:paraId="23F4DA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755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59C96" w14:textId="77777777">
            <w:r>
              <w:t>2443</w:t>
            </w:r>
          </w:p>
        </w:tc>
      </w:tr>
      <w:tr w14:paraId="3FEEAF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A6F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E5565" w14:textId="77777777"/>
        </w:tc>
      </w:tr>
      <w:tr w14:paraId="479213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64B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0BF92" w14:textId="77777777">
            <w:r>
              <w:t>Draft</w:t>
            </w:r>
          </w:p>
        </w:tc>
      </w:tr>
      <w:tr w14:paraId="3831CC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604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6F92A" w14:textId="77777777">
            <w:r>
              <w:t>Muss</w:t>
            </w:r>
          </w:p>
        </w:tc>
      </w:tr>
      <w:tr w14:paraId="60F2D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BEC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45A8D" w14:textId="77777777">
            <w:r>
              <w:t>Funktion wird wie in der ELEKTRA 2 Baseline 29.40 realisiert zur Verfügung gestellt.</w:t>
            </w:r>
          </w:p>
        </w:tc>
      </w:tr>
      <w:tr w14:paraId="5B84F8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FC8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DC114" w14:textId="77777777"/>
        </w:tc>
      </w:tr>
      <w:tr w14:paraId="7F3D88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877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11FCA" w14:textId="77777777">
            <w:r>
              <w:t>PV GA DIL OBB 1.0.0</w:t>
            </w:r>
          </w:p>
        </w:tc>
      </w:tr>
    </w:tbl>
    <w:p w14:paraId="769F54F5" w14:textId="77777777">
      <w:pPr>
        <w:spacing w:after="0" w:line="96" w:lineRule="auto"/>
      </w:pPr>
    </w:p>
    <w:p w14:paraId="598B3702" w14:textId="77777777">
      <w:pPr>
        <w:spacing w:after="0"/>
      </w:pPr>
      <w:r>
        <w:rPr>
          <w:vanish/>
        </w:rPr>
        <w:t>MLS_DSTW/MDSTW-23312</w:t>
      </w:r>
      <w:r>
        <w:rPr>
          <w:b/>
        </w:rPr>
        <w:t>12.6.0-3 Die Zulässigkeit der Überbrückung der Befahrbarkeitssperre muss vom vor...</w:t>
      </w:r>
      <w:r>
        <w:br/>
        <w:t>12.6.0-3 Die Zulässigkeit der Überbrückung der Befahrbarkeitssperre muss vom vorliegenden Blockzustand (insbesondere vom Vorhandensein einer Blockrichtung) unabhängig sein. Eine allenfalls erforderliche Blocküberbrückung kann nur nach der Überbrückung der Befahrbarkeitssperre erfolgen und ist andernfalls mit "NICHT ZULÄSSIG" abzulehnen.</w:t>
        <w:br/>
        <w:t>​​</w:t>
      </w:r>
    </w:p>
    <w:p w14:paraId="4CCA39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0F2B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2E0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AAA2B" w14:textId="77777777">
            <w:r>
              <w:t>MDSTW-23312</w:t>
            </w:r>
          </w:p>
        </w:tc>
      </w:tr>
      <w:tr w14:paraId="50C850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4E5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C1AAD" w14:textId="77777777">
            <w:r>
              <w:t>05_846</w:t>
            </w:r>
          </w:p>
        </w:tc>
      </w:tr>
      <w:tr w14:paraId="5B0A36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A21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0E0BC" w14:textId="77777777">
            <w:r>
              <w:t>2444</w:t>
            </w:r>
          </w:p>
        </w:tc>
      </w:tr>
      <w:tr w14:paraId="68534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190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67C091" w14:textId="77777777"/>
        </w:tc>
      </w:tr>
      <w:tr w14:paraId="20B34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53D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CC7A2" w14:textId="77777777">
            <w:r>
              <w:t>Draft</w:t>
            </w:r>
          </w:p>
        </w:tc>
      </w:tr>
      <w:tr w14:paraId="6D1B62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CC6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95268" w14:textId="77777777">
            <w:r>
              <w:t>Muss</w:t>
            </w:r>
          </w:p>
        </w:tc>
      </w:tr>
      <w:tr w14:paraId="33042C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B536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A8D87" w14:textId="77777777">
            <w:r>
              <w:t>Funktion wird wie in der ELEKTRA 2 Baseline 29.40 realisiert zur Verfügung gestellt.</w:t>
            </w:r>
          </w:p>
        </w:tc>
      </w:tr>
      <w:tr w14:paraId="5383C8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3EC18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3F751" w14:textId="77777777"/>
        </w:tc>
      </w:tr>
      <w:tr w14:paraId="12A129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C7F4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C2B2C" w14:textId="77777777">
            <w:r>
              <w:t>PV GA DIL OBB 1.0.0</w:t>
            </w:r>
          </w:p>
        </w:tc>
      </w:tr>
    </w:tbl>
    <w:p w14:paraId="4BBE2185" w14:textId="77777777">
      <w:pPr>
        <w:spacing w:after="0" w:line="96" w:lineRule="auto"/>
      </w:pPr>
    </w:p>
    <w:p w14:paraId="5818C1A2" w14:textId="77777777">
      <w:r>
        <w:rPr>
          <w:vanish/>
        </w:rPr>
        <w:t>MLS_DSTW/MDSTW-23313</w:t>
      </w:r>
      <w:r>
        <w:t xml:space="preserve">12.6.0-4 Bei Gleisen unter Deckung eines Blocksignals mit Grundstellung "Halt" ist die Überbrückung der Befahrbarkeitssperre die Erlaubnis einer Fahrt, die möglicherweise noch nicht ansteht. Dies ist dafür gedacht, dass im Fall des Anstoßes durch den herannahenden Zug keine Verzögerung eintritt, weil die Überbrückung genau zu diesem Zeitpunkt nötig wäre. Es ist daher vor dem Überbrücken der </w:t>
        <w:lastRenderedPageBreak/>
        <w:t>Befahrbarkeitssperre darauf Bedacht zu nehmen, dass die Voraussetzungen für die Fahrt auf dieses Gleis auch zum relevanten Zeitpunkt vorliegen werden. Ist das Vorliegen der Voraussetzungen für die Fahrt auf dieses Gleis mit Nachteilen verbunden (z.B. eine Arbeiterrotte bleibt außerhalb des Gleises), so darf der Bediener die Überbrückung nicht vorzeitig tätigen.</w:t>
        <w:br/>
        <w:t>​​</w:t>
      </w:r>
    </w:p>
    <w:p w14:paraId="48C947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558D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0706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59BDA" w14:textId="77777777">
            <w:r>
              <w:t>1526</w:t>
            </w:r>
          </w:p>
        </w:tc>
      </w:tr>
      <w:tr w14:paraId="703B42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072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DEBC9" w14:textId="77777777">
            <w:r>
              <w:t>MDSTW-23313</w:t>
            </w:r>
          </w:p>
        </w:tc>
      </w:tr>
      <w:tr w14:paraId="75AA9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609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07BCF" w14:textId="77777777">
            <w:r>
              <w:t>2445</w:t>
            </w:r>
          </w:p>
        </w:tc>
      </w:tr>
      <w:tr w14:paraId="508CBF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E744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042BB" w14:textId="77777777">
            <w:r>
              <w:t>05_847</w:t>
            </w:r>
          </w:p>
        </w:tc>
      </w:tr>
    </w:tbl>
    <w:p w14:paraId="429A5FFF" w14:textId="77777777">
      <w:pPr>
        <w:spacing w:after="0" w:line="96" w:lineRule="auto"/>
      </w:pPr>
    </w:p>
    <w:p w14:paraId="376187B6" w14:textId="77777777">
      <w:pPr>
        <w:spacing w:after="0"/>
      </w:pPr>
      <w:r>
        <w:rPr>
          <w:vanish/>
        </w:rPr>
        <w:t>MLS_DSTW/MDSTW-23314</w:t>
      </w:r>
      <w:r>
        <w:rPr>
          <w:b/>
        </w:rPr>
        <w:t>12.6.0-5 Bei jenen Streckengleisen, über die die Grenze zweier VSTW verläuft mus...</w:t>
      </w:r>
      <w:r>
        <w:br/>
        <w:t>12.6.0-5 Bei jenen Streckengleisen, über die die Grenze zweier VSTW verläuft muss das betreffende Gleis in zwei verschiedenen VSTW bekannt sein, muss aber von der BFZ aus über einen einzigen Gleisbezeichner bedient werden können und alle Zustandskombinationen im Hinweisschild- und Befahrbarkeitssperrenmelder darstellen können. Das gilt nur bei VSTW, die von einer gemeinsamen Fernbedienung bedient werden.</w:t>
        <w:br/>
        <w:t>​​</w:t>
      </w:r>
    </w:p>
    <w:p w14:paraId="33A035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EFB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2978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D3D26" w14:textId="77777777">
            <w:r>
              <w:t>MDSTW-23314</w:t>
            </w:r>
          </w:p>
        </w:tc>
      </w:tr>
      <w:tr w14:paraId="3FD6DF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40C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5B6E9" w14:textId="77777777">
            <w:r>
              <w:t>05_848</w:t>
            </w:r>
          </w:p>
        </w:tc>
      </w:tr>
      <w:tr w14:paraId="6E97FF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4885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5609B" w14:textId="77777777">
            <w:r>
              <w:t>2446</w:t>
            </w:r>
          </w:p>
        </w:tc>
      </w:tr>
      <w:tr w14:paraId="3F04C0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1732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C3D9E" w14:textId="77777777"/>
        </w:tc>
      </w:tr>
      <w:tr w14:paraId="11216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86A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C3CB2" w14:textId="77777777">
            <w:r>
              <w:t>Draft</w:t>
            </w:r>
          </w:p>
        </w:tc>
      </w:tr>
      <w:tr w14:paraId="40452E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23E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F0EBD" w14:textId="77777777">
            <w:r>
              <w:t>Muss</w:t>
            </w:r>
          </w:p>
        </w:tc>
      </w:tr>
      <w:tr w14:paraId="1F9522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0FC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77A21" w14:textId="77777777">
            <w:r>
              <w:t>Funktion wird wie in der ELEKTRA 2 Baseline 29.40 realisiert zur Verfügung gestellt.</w:t>
            </w:r>
          </w:p>
        </w:tc>
      </w:tr>
      <w:tr w14:paraId="52CD1E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63D7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1C91D" w14:textId="77777777"/>
        </w:tc>
      </w:tr>
      <w:tr w14:paraId="141CB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97B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C58218" w14:textId="77777777">
            <w:r>
              <w:t>PV GA DIL OBB 1.0.0</w:t>
            </w:r>
          </w:p>
        </w:tc>
      </w:tr>
    </w:tbl>
    <w:p w14:paraId="2D6AA0B9" w14:textId="77777777">
      <w:pPr>
        <w:spacing w:after="0" w:line="96" w:lineRule="auto"/>
      </w:pPr>
    </w:p>
    <w:p w14:paraId="6EA4A568" w14:textId="77777777">
      <w:pPr>
        <w:pStyle w:val="Heading4"/>
        <w:divId w:val="345"/>
      </w:pPr>
      <w:bookmarkStart w:name="_Toc242172921" w:id="314"/>
      <w:r>
        <w:t>12.7 Weichensektoralfreigabe</w:t>
      </w:r>
      <w:bookmarkEnd w:id="314"/>
    </w:p>
    <w:p w14:paraId="3D6A7C92" w14:textId="77777777">
      <w:pPr>
        <w:pStyle w:val="Heading5"/>
        <w:divId w:val="346"/>
      </w:pPr>
      <w:bookmarkStart w:name="_Toc242172922" w:id="315"/>
      <w:r>
        <w:t>12.7.1 Weichensektoralfreigabe</w:t>
      </w:r>
      <w:bookmarkEnd w:id="315"/>
    </w:p>
    <w:p w14:paraId="3939B532" w14:textId="77777777">
      <w:pPr>
        <w:spacing w:after="0"/>
      </w:pPr>
      <w:r>
        <w:rPr>
          <w:vanish/>
        </w:rPr>
        <w:t>MLS_DSTW/MDSTW-23316</w:t>
      </w:r>
      <w:r>
        <w:rPr>
          <w:b/>
        </w:rPr>
        <w:t>12.7.1.0-1 In einer Betriebsstelle müssen einzelne oder mehrere Weichen zu Sekto...</w:t>
      </w:r>
      <w:r>
        <w:br/>
        <w:t>12.7.1.0-1 In einer Betriebsstelle müssen einzelne oder mehrere Weichen zu Sektoren zusammengefasst werden können.</w:t>
        <w:br/>
        <w:t>​​</w:t>
      </w:r>
    </w:p>
    <w:p w14:paraId="75E915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E088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B32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6F638" w14:textId="77777777">
            <w:r>
              <w:t>MDSTW-23316</w:t>
            </w:r>
          </w:p>
        </w:tc>
      </w:tr>
      <w:tr w14:paraId="2DBA5A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50B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E6FF8" w14:textId="77777777">
            <w:r>
              <w:t>05_851</w:t>
            </w:r>
          </w:p>
        </w:tc>
      </w:tr>
      <w:tr w14:paraId="416F0F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A1A8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494880" w14:textId="77777777">
            <w:r>
              <w:t>2449</w:t>
            </w:r>
          </w:p>
        </w:tc>
      </w:tr>
      <w:tr w14:paraId="458D3C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B623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7F9F6" w14:textId="77777777"/>
        </w:tc>
      </w:tr>
      <w:tr w14:paraId="3DBC6D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E227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D636E" w14:textId="77777777">
            <w:r>
              <w:t>Draft</w:t>
            </w:r>
          </w:p>
        </w:tc>
      </w:tr>
      <w:tr w14:paraId="23E58B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7CE27"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C4D7D" w14:textId="77777777">
            <w:r>
              <w:t>Muss</w:t>
            </w:r>
          </w:p>
        </w:tc>
      </w:tr>
      <w:tr w14:paraId="416F9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1CF5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C016E" w14:textId="77777777">
            <w:r>
              <w:t>Im Zuge der Projektierung kann jede Weiche einem Weichensektor zugeordnet werden.</w:t>
            </w:r>
          </w:p>
        </w:tc>
      </w:tr>
      <w:tr w14:paraId="7DF4AD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CBF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E0FE6" w14:textId="77777777">
            <w:r>
              <w:t>Details sind in der Pflichtenheft Phase zu definieren.</w:t>
              <w:br/>
              <w:t>Derzeit wäre angedacht EVA zu erweitern, so dass Umstellkommandos durch den Instandhalter ermöglicht werden. Die Funktion sollte als nicht sicher ausgeführt werden.</w:t>
              <w:br/>
              <w:t>Unbekannt ist:</w:t>
              <w:br/>
              <w:t>Anzahl der Sektoren je Bhf</w:t>
              <w:br/>
              <w:t>Weichen pro Sektor</w:t>
              <w:br/>
              <w:t>keine Überlappungen</w:t>
              <w:br/>
              <w:t>jede Weiche einen Sektor</w:t>
            </w:r>
          </w:p>
        </w:tc>
      </w:tr>
      <w:tr w14:paraId="1BA6FA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E50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B4371" w14:textId="77777777">
            <w:r>
              <w:t>PV GA DIL OBB 1.0.0</w:t>
            </w:r>
          </w:p>
        </w:tc>
      </w:tr>
    </w:tbl>
    <w:p w14:paraId="6FD3A0CF" w14:textId="77777777">
      <w:pPr>
        <w:spacing w:after="0" w:line="96" w:lineRule="auto"/>
      </w:pPr>
    </w:p>
    <w:p w14:paraId="24CD081B" w14:textId="77777777">
      <w:pPr>
        <w:spacing w:after="0"/>
      </w:pPr>
      <w:r>
        <w:rPr>
          <w:vanish/>
        </w:rPr>
        <w:t>MLS_DSTW/MDSTW-23317</w:t>
      </w:r>
      <w:r>
        <w:rPr>
          <w:b/>
        </w:rPr>
        <w:t>12.7.1.0-2 Weichensektoren müssen einzeln durch den Weichen- und Signalbediener...</w:t>
      </w:r>
      <w:r>
        <w:br/>
        <w:t>12.7.1.0-2 Weichensektoren müssen einzeln durch den Weichen- und Signalbediener für das Instandhaltungspersonal freigegeben werden können.</w:t>
        <w:br/>
        <w:t>​​</w:t>
      </w:r>
    </w:p>
    <w:p w14:paraId="68BCC4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9357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D13A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DEF54" w14:textId="77777777">
            <w:r>
              <w:t>MDSTW-23317</w:t>
            </w:r>
          </w:p>
        </w:tc>
      </w:tr>
      <w:tr w14:paraId="3ADDEA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9108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0E2E9" w14:textId="77777777">
            <w:r>
              <w:t>05_852</w:t>
            </w:r>
          </w:p>
        </w:tc>
      </w:tr>
      <w:tr w14:paraId="1449DF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A37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7951F4" w14:textId="77777777">
            <w:r>
              <w:t>2450</w:t>
            </w:r>
          </w:p>
        </w:tc>
      </w:tr>
      <w:tr w14:paraId="2E895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2CD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E37A3" w14:textId="77777777"/>
        </w:tc>
      </w:tr>
      <w:tr w14:paraId="7B57CE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D72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FE4989" w14:textId="77777777">
            <w:r>
              <w:t>Draft</w:t>
            </w:r>
          </w:p>
        </w:tc>
      </w:tr>
      <w:tr w14:paraId="13E199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7EAC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61D5E" w14:textId="77777777">
            <w:r>
              <w:t>Muss</w:t>
            </w:r>
          </w:p>
        </w:tc>
      </w:tr>
      <w:tr w14:paraId="1FCB1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C1AA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85469" w14:textId="77777777">
            <w:r>
              <w:t>Die Funktion wird über die für das Zielsystem vorgesehene Bedien- und Umsystemschnittstelle realisiert. Die technische Umsetzung wird nach Festlegung des verbindlichen Bedienwegs und des anzuwendenden Übertragungsprotokolls in das Schnittstellendesign übernommen.</w:t>
            </w:r>
          </w:p>
        </w:tc>
      </w:tr>
      <w:tr w14:paraId="5240A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80A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ABC210" w14:textId="77777777">
            <w:r>
              <w:t>Die Entscheidung zwischen EBO2-Bedienung und X25-basierter Übertragung ist derzeit nicht abschließend festgelegt und durch den AG zu treffen. Bis zur Entscheidung kann keine verbindliche Detailimplementierung oder Abnahmeplanung erfolgen.</w:t>
            </w:r>
          </w:p>
        </w:tc>
      </w:tr>
      <w:tr w14:paraId="2A731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663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D4A95" w14:textId="77777777">
            <w:r>
              <w:t>PV GA DIL OBB 1.0.0</w:t>
            </w:r>
          </w:p>
        </w:tc>
      </w:tr>
    </w:tbl>
    <w:p w14:paraId="1B6F0C50" w14:textId="77777777">
      <w:pPr>
        <w:spacing w:after="0" w:line="96" w:lineRule="auto"/>
      </w:pPr>
    </w:p>
    <w:p w14:paraId="0E380A85" w14:textId="77777777">
      <w:pPr>
        <w:spacing w:after="0"/>
      </w:pPr>
      <w:r>
        <w:rPr>
          <w:vanish/>
        </w:rPr>
        <w:t>MLS_DSTW/MDSTW-23318</w:t>
      </w:r>
      <w:r>
        <w:rPr>
          <w:b/>
        </w:rPr>
        <w:t>12.7.1.0-3 Alle freigegebenen Weichen eines Sektors müssen freizügig durch das I...</w:t>
      </w:r>
      <w:r>
        <w:br/>
        <w:t>12.7.1.0-3 Alle freigegebenen Weichen eines Sektors müssen freizügig durch das Instandhaltungspersonal umgestellt werden können.</w:t>
        <w:br/>
        <w:t>​​</w:t>
      </w:r>
    </w:p>
    <w:p w14:paraId="16F83F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039"/>
      </w:tblGrid>
      <w:tr w14:paraId="5C6B5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11C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2D4D2" w14:textId="77777777">
            <w:r>
              <w:t>MDSTW-23318</w:t>
            </w:r>
          </w:p>
        </w:tc>
      </w:tr>
      <w:tr w14:paraId="44C08D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7DA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E1D8E" w14:textId="77777777">
            <w:r>
              <w:t>05_853</w:t>
            </w:r>
          </w:p>
        </w:tc>
      </w:tr>
      <w:tr w14:paraId="5B0D0A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0CDA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DD339" w14:textId="77777777">
            <w:r>
              <w:t>2451</w:t>
            </w:r>
          </w:p>
        </w:tc>
      </w:tr>
      <w:tr w14:paraId="2AC681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FED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5FF1A7" w14:textId="77777777"/>
        </w:tc>
      </w:tr>
      <w:tr w14:paraId="7B1C90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71C2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AE413" w14:textId="77777777">
            <w:r>
              <w:t>Draft</w:t>
            </w:r>
          </w:p>
        </w:tc>
      </w:tr>
      <w:tr w14:paraId="1D29C6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42867"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EBC48" w14:textId="77777777">
            <w:r>
              <w:t>Muss</w:t>
            </w:r>
          </w:p>
        </w:tc>
      </w:tr>
      <w:tr w14:paraId="5C0324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EC24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1291D" w14:textId="77777777">
            <w:r>
              <w:t>Der AN sieht eine Lösung über die EVA-Endgeräte vor.</w:t>
            </w:r>
          </w:p>
        </w:tc>
      </w:tr>
      <w:tr w14:paraId="07E593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2F94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2EC71" w14:textId="77777777">
            <w:r>
              <w:t>Lösungsansatz über MOVUS</w:t>
            </w:r>
          </w:p>
        </w:tc>
      </w:tr>
      <w:tr w14:paraId="053BB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597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E76AE" w14:textId="77777777">
            <w:r>
              <w:t>PV GA DIL OBB 1.0.0</w:t>
            </w:r>
          </w:p>
        </w:tc>
      </w:tr>
    </w:tbl>
    <w:p w14:paraId="5F90BE6C" w14:textId="77777777">
      <w:pPr>
        <w:spacing w:after="0" w:line="96" w:lineRule="auto"/>
      </w:pPr>
    </w:p>
    <w:p w14:paraId="4EE61FEF" w14:textId="77777777">
      <w:pPr>
        <w:spacing w:after="0"/>
      </w:pPr>
      <w:r>
        <w:rPr>
          <w:vanish/>
        </w:rPr>
        <w:t>MLS_DSTW/MDSTW-23319</w:t>
      </w:r>
      <w:r>
        <w:rPr>
          <w:b/>
        </w:rPr>
        <w:t>12.7.1.0-4 Die Freigabe eines Sektors durch den Weichen- und Signalbediener ist...</w:t>
      </w:r>
      <w:r>
        <w:br/>
        <w:t>12.7.1.0-4 Die Freigabe eines Sektors durch den Weichen- und Signalbediener ist zulässig, wenn:</w:t>
        <w:br/>
        <w:t>• Keine eingestellten Fahrstraßen im bzw. durch den Sektor</w:t>
        <w:br/>
        <w:t>• Keine Ersatzsignale in der Betriebsstelle eingeschalten sind</w:t>
        <w:br/>
        <w:t>• Keine Gleisbesetzung im Sektor</w:t>
        <w:br/>
        <w:t>• Weichen im Sektor nicht einzelgesperrt sind</w:t>
        <w:br/>
        <w:t>• Keine aufrechte Flankenschutzanforderung durch Weichen oder Signale im Sektor erfüllt werden</w:t>
        <w:br/>
        <w:t>​​</w:t>
      </w:r>
    </w:p>
    <w:p w14:paraId="6D63E0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7A4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77B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DDCBE" w14:textId="77777777">
            <w:r>
              <w:t>MDSTW-23319</w:t>
            </w:r>
          </w:p>
        </w:tc>
      </w:tr>
      <w:tr w14:paraId="6BFEF1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17F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E7442" w14:textId="77777777">
            <w:r>
              <w:t>05_854</w:t>
            </w:r>
          </w:p>
        </w:tc>
      </w:tr>
      <w:tr w14:paraId="1A206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FC5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3102C" w14:textId="77777777">
            <w:r>
              <w:t>2452</w:t>
            </w:r>
          </w:p>
        </w:tc>
      </w:tr>
      <w:tr w14:paraId="5935F3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778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FC358" w14:textId="77777777"/>
        </w:tc>
      </w:tr>
      <w:tr w14:paraId="5E7755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856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BD280" w14:textId="77777777">
            <w:r>
              <w:t>Draft</w:t>
            </w:r>
          </w:p>
        </w:tc>
      </w:tr>
      <w:tr w14:paraId="4F4616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0620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E523F" w14:textId="77777777">
            <w:r>
              <w:t>Muss</w:t>
            </w:r>
          </w:p>
        </w:tc>
      </w:tr>
      <w:tr w14:paraId="427EC8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DDD20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E7C2E" w14:textId="77777777">
            <w:r>
              <w:t>Die Zulässigkeit der Freigabe des Sektors ist gegeben, wenn:</w:t>
              <w:br/>
              <w:t>• Keine eingestellten Fahrstraßen (inklusive Schutzweg) im bzw. durch den Sektor</w:t>
              <w:br/>
              <w:t>• Keine Ersatzsignale in der gesamten Betriebsstelle eingeschalten sind</w:t>
              <w:br/>
              <w:t>• Keine Gleisbesetzung im Sektor</w:t>
              <w:br/>
              <w:t>• Weichen im Sektor nicht einzelgesperrt und nicht verschlossen sind</w:t>
              <w:br/>
              <w:t>• Keine aufrechte Flankenschutzanforderung durch Weichen oder Signale im Sektor erfüllt werden</w:t>
            </w:r>
          </w:p>
        </w:tc>
      </w:tr>
      <w:tr w14:paraId="5C2AF2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718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DE45DD" w14:textId="77777777">
            <w:r>
              <w:t>Für die Erfüllung von Punkt 3:</w:t>
              <w:br/>
              <w:t>Alle schienengebundenen Elemente mit Gleisfreimeldung werden dem betreffenden Sektor zugeordnet. Das heißt auch Gleise, Kreuzungen und Schlüsselsperren.</w:t>
            </w:r>
          </w:p>
        </w:tc>
      </w:tr>
      <w:tr w14:paraId="5999DB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D29B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72E5A" w14:textId="77777777">
            <w:r>
              <w:t>PV GA DIL OBB 1.0.0</w:t>
            </w:r>
          </w:p>
        </w:tc>
      </w:tr>
    </w:tbl>
    <w:p w14:paraId="7E820A47" w14:textId="77777777">
      <w:pPr>
        <w:spacing w:after="0" w:line="96" w:lineRule="auto"/>
      </w:pPr>
    </w:p>
    <w:p w14:paraId="5DD1312A" w14:textId="77777777">
      <w:pPr>
        <w:spacing w:after="0"/>
      </w:pPr>
      <w:r>
        <w:rPr>
          <w:vanish/>
        </w:rPr>
        <w:t>MLS_DSTW/MDSTW-23320</w:t>
      </w:r>
      <w:r>
        <w:rPr>
          <w:b/>
        </w:rPr>
        <w:t>12.7.1.0-5 Im Zuge der Freigabe eines Sektors muss</w:t>
      </w:r>
      <w:r>
        <w:br/>
        <w:t>12.7.1.0-5 Im Zuge der Freigabe eines Sektors muss</w:t>
        <w:br/>
        <w:t>• Weiterreichen der Flankenschutzanforderung</w:t>
        <w:br/>
        <w:t>• Verlängern des Flankenraumes bis zum flankensschutzbietenden Element</w:t>
        <w:br/>
        <w:t>• Freigabe zur Bedienung der Weichen innerhalb des Sektors durch den Instandhalter</w:t>
        <w:br/>
        <w:t>• Verhinderung von Fahrstraßen im bzw. durch den Sektor</w:t>
        <w:br/>
        <w:t>• Verhinderung des Einschaltens von Ersatzsignalen in der Betriebsstelle</w:t>
        <w:br/>
        <w:t>• Verhinderung der Einzelsperrung von Weichen im Sektor</w:t>
        <w:br/>
        <w:t>erfolgen.</w:t>
        <w:br/>
        <w:t>​​</w:t>
      </w:r>
    </w:p>
    <w:p w14:paraId="3D57FD5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5A7C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EA7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87231B" w14:textId="77777777">
            <w:r>
              <w:t>MDSTW-23320</w:t>
            </w:r>
          </w:p>
        </w:tc>
      </w:tr>
      <w:tr w14:paraId="728FE4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A155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11001" w14:textId="77777777">
            <w:r>
              <w:t>05_855</w:t>
            </w:r>
          </w:p>
        </w:tc>
      </w:tr>
      <w:tr w14:paraId="6282D2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CEA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506CD" w14:textId="77777777">
            <w:r>
              <w:t>2453</w:t>
            </w:r>
          </w:p>
        </w:tc>
      </w:tr>
      <w:tr w14:paraId="1BB531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78F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B374C" w14:textId="77777777"/>
        </w:tc>
      </w:tr>
      <w:tr w14:paraId="2994BA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35319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CE472" w14:textId="77777777">
            <w:r>
              <w:t>Draft</w:t>
            </w:r>
          </w:p>
        </w:tc>
      </w:tr>
      <w:tr w14:paraId="64836C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E94E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331A44" w14:textId="77777777">
            <w:r>
              <w:t>Muss</w:t>
            </w:r>
          </w:p>
        </w:tc>
      </w:tr>
      <w:tr w14:paraId="029B18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7CD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2EBC0" w14:textId="77777777">
            <w:r>
              <w:t>Im Zuge der Freigabe eines Sektors</w:t>
              <w:br/>
              <w:t>• Werden Flankenschutzanforderungen ersatzweise erfüllt.</w:t>
              <w:br/>
              <w:t>• Der Flankenraum reicht bis zum flankenschutzbietenden Element.</w:t>
              <w:br/>
              <w:t>• Die Bedienung der Weichen innerhalb des Sektors wird dem Instandhalter ermöglicht.</w:t>
              <w:br/>
              <w:t>• Die Einstellung von Fahrstraßen im bzw. durch den Sektor wird verhindert.</w:t>
              <w:br/>
              <w:t>• Das Einschalten von Ersatzsignalen in der gesamten Betriebsstelle wird solange unterbunden, solange ein Weichensektor in der Betriebsstelle freigegeben ist.</w:t>
              <w:br/>
              <w:t>• Das Umstellen und die Einzelsperrung von Weichen im Sektor durch den WSB wird verhindert.</w:t>
            </w:r>
          </w:p>
        </w:tc>
      </w:tr>
      <w:tr w14:paraId="49361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F9EC6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FF927" w14:textId="77777777">
            <w:r>
              <w:t>Zu Punkt 1: Durch Projektierung ist bereits ein Flankenschutz für den Sektor vorzusehen.</w:t>
            </w:r>
          </w:p>
        </w:tc>
      </w:tr>
      <w:tr w14:paraId="5B6BB7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5E42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AA654" w14:textId="77777777">
            <w:r>
              <w:t>PV GA DIL OBB 1.0.0</w:t>
            </w:r>
          </w:p>
        </w:tc>
      </w:tr>
    </w:tbl>
    <w:p w14:paraId="4E7B45DA" w14:textId="77777777">
      <w:pPr>
        <w:spacing w:after="0" w:line="96" w:lineRule="auto"/>
      </w:pPr>
    </w:p>
    <w:p w14:paraId="6A339EB9" w14:textId="77777777">
      <w:pPr>
        <w:spacing w:after="0"/>
      </w:pPr>
      <w:r>
        <w:rPr>
          <w:vanish/>
        </w:rPr>
        <w:t>MLS_DSTW/MDSTW-23321</w:t>
      </w:r>
      <w:r>
        <w:rPr>
          <w:b/>
        </w:rPr>
        <w:t>12.7.1.0-6 Die Rückgabe eines Sektors muss durch den Instandhalter oder als doku...</w:t>
      </w:r>
      <w:r>
        <w:br/>
        <w:t>12.7.1.0-6 Die Rückgabe eines Sektors muss durch den Instandhalter oder als dokumentationspflichtige Handlung durch den Weichen- und Signalbediener erfolgen.</w:t>
        <w:br/>
        <w:t>​​</w:t>
      </w:r>
    </w:p>
    <w:p w14:paraId="595D19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5101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8FA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5894C" w14:textId="77777777">
            <w:r>
              <w:t>MDSTW-23321</w:t>
            </w:r>
          </w:p>
        </w:tc>
      </w:tr>
      <w:tr w14:paraId="74129E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0C8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8110A" w14:textId="77777777">
            <w:r>
              <w:t>05_856</w:t>
            </w:r>
          </w:p>
        </w:tc>
      </w:tr>
      <w:tr w14:paraId="2AD59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CD8A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F964A" w14:textId="77777777">
            <w:r>
              <w:t>2454</w:t>
            </w:r>
          </w:p>
        </w:tc>
      </w:tr>
      <w:tr w14:paraId="471442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FE0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E7892" w14:textId="77777777"/>
        </w:tc>
      </w:tr>
      <w:tr w14:paraId="2030B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3EF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55BC97" w14:textId="77777777">
            <w:r>
              <w:t>Draft</w:t>
            </w:r>
          </w:p>
        </w:tc>
      </w:tr>
      <w:tr w14:paraId="38821E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E4A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CD5C7" w14:textId="77777777">
            <w:r>
              <w:t>Muss</w:t>
            </w:r>
          </w:p>
        </w:tc>
      </w:tr>
      <w:tr w14:paraId="6FDC6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D6A52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A8350" w14:textId="77777777">
            <w:r>
              <w:t>Die Rückgabe der Weichensektoralfreigabe erfolgt durch den Instandhalter über das EVA-Endgerät.</w:t>
              <w:br/>
              <w:t>(Bedienung auf EVA-Endgerät zu definieren)</w:t>
              <w:br/>
              <w:br/>
              <w:t>Alternativ kann der Weichen- und Signalbediener über eine dokumentationspflichtige Handlung die Rücknahme der Weichensektoralfreigabe erzwingen. Dabei werden keine Abhängigkeiten geprüft.</w:t>
              <w:br/>
              <w:t>Bedienung nach EBO2 (offen).</w:t>
              <w:br/>
              <w:t>Übertragung gemäß X25 Pflichtenheft (offen).</w:t>
            </w:r>
          </w:p>
        </w:tc>
      </w:tr>
      <w:tr w14:paraId="559B14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2C0BB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97506" w14:textId="77777777">
            <w:r>
              <w:t>Die derzeit noch offenen Bedienhandlungen, Berechtigungen und Protokollierungsinhalte sind durch den AG zu konkretisieren. Die Solution umfasst keine noch nicht spezifizierten kundenspezifischen Bedienfunktionen.</w:t>
            </w:r>
          </w:p>
        </w:tc>
      </w:tr>
      <w:tr w14:paraId="65446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D7C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E1C67" w14:textId="77777777">
            <w:r>
              <w:t>PV GA DIL OBB 1.0.0</w:t>
            </w:r>
          </w:p>
        </w:tc>
      </w:tr>
    </w:tbl>
    <w:p w14:paraId="0D64A163" w14:textId="77777777">
      <w:pPr>
        <w:spacing w:after="0" w:line="96" w:lineRule="auto"/>
      </w:pPr>
    </w:p>
    <w:p w14:paraId="689002C4" w14:textId="77777777">
      <w:pPr>
        <w:spacing w:after="0"/>
      </w:pPr>
      <w:r>
        <w:rPr>
          <w:vanish/>
        </w:rPr>
        <w:t>MLS_DSTW/MDSTW-23322</w:t>
      </w:r>
      <w:r>
        <w:rPr>
          <w:b/>
        </w:rPr>
        <w:t>12.7.1.0-7 Werden Weichen innerhalb eines Sektors aufgefahren, dürfen diese nich...</w:t>
      </w:r>
      <w:r>
        <w:br/>
        <w:t>12.7.1.0-7 Werden Weichen innerhalb eines Sektors aufgefahren, dürfen diese nicht mehr durch den Instandhalter umgestellt werden können.</w:t>
        <w:br/>
        <w:t>​​</w:t>
      </w:r>
    </w:p>
    <w:p w14:paraId="77C715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57CE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FC3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D49DF" w14:textId="77777777">
            <w:r>
              <w:t>MDSTW-23322</w:t>
            </w:r>
          </w:p>
        </w:tc>
      </w:tr>
      <w:tr w14:paraId="533D7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819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BB1B6" w14:textId="77777777">
            <w:r>
              <w:t>05_857</w:t>
            </w:r>
          </w:p>
        </w:tc>
      </w:tr>
      <w:tr w14:paraId="0F1728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F2D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D6E8F" w14:textId="77777777">
            <w:r>
              <w:t>2455</w:t>
            </w:r>
          </w:p>
        </w:tc>
      </w:tr>
      <w:tr w14:paraId="1A8628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8B24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134E0" w14:textId="77777777"/>
        </w:tc>
      </w:tr>
      <w:tr w14:paraId="70B58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026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FD906" w14:textId="77777777">
            <w:r>
              <w:t>Draft</w:t>
            </w:r>
          </w:p>
        </w:tc>
      </w:tr>
      <w:tr w14:paraId="61AB23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E3CC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384D2" w14:textId="77777777">
            <w:r>
              <w:t>Muss</w:t>
            </w:r>
          </w:p>
        </w:tc>
      </w:tr>
      <w:tr w14:paraId="069385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F6CA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75BA5" w14:textId="77777777">
            <w:r>
              <w:t>In einem freigegebenen Weichensektor werden Umstellbefehle durch den Instandhalter für aufgefahrene oder nicht frei gemeldete Weichen abgelehnt.</w:t>
            </w:r>
          </w:p>
        </w:tc>
      </w:tr>
      <w:tr w14:paraId="6374D7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3164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9711B" w14:textId="77777777"/>
        </w:tc>
      </w:tr>
      <w:tr w14:paraId="41F03F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D0A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3E2CB" w14:textId="77777777">
            <w:r>
              <w:t>PV GA DIL OBB 1.0.0</w:t>
            </w:r>
          </w:p>
        </w:tc>
      </w:tr>
    </w:tbl>
    <w:p w14:paraId="38BEA6A5" w14:textId="77777777">
      <w:pPr>
        <w:spacing w:after="0" w:line="96" w:lineRule="auto"/>
      </w:pPr>
    </w:p>
    <w:p w14:paraId="050BE48F" w14:textId="77777777">
      <w:r>
        <w:rPr>
          <w:vanish/>
        </w:rPr>
        <w:t>MLS_DSTW/MDSTW-23323</w:t>
      </w:r>
      <w:r>
        <w:t>12.7.1.0-8 Die Sektorenzuteilung erfolgt im Zuge der Anlagenprojektierung.</w:t>
        <w:br/>
        <w:t>Im Zuge der Projektierung sind Bereiche, die aufgrund bestimmter Anforderungen (Weiche als Flankenschutz für Gleise mit Geschwindigkeiten &gt; 160 km/h) nicht zur Sektoralfreigabe geeignet sind, nicht zu projektieren.</w:t>
        <w:br/>
        <w:t>​​</w:t>
      </w:r>
    </w:p>
    <w:p w14:paraId="344BE2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91E3B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EC8D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C7C03" w14:textId="77777777">
            <w:r>
              <w:t>1537</w:t>
            </w:r>
          </w:p>
        </w:tc>
      </w:tr>
      <w:tr w14:paraId="33DA69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286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65A7E" w14:textId="77777777">
            <w:r>
              <w:t>MDSTW-23323</w:t>
            </w:r>
          </w:p>
        </w:tc>
      </w:tr>
      <w:tr w14:paraId="6D983B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F797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E3B4B4" w14:textId="77777777">
            <w:r>
              <w:t>2456</w:t>
            </w:r>
          </w:p>
        </w:tc>
      </w:tr>
      <w:tr w14:paraId="6AEE2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F7C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10D0B" w14:textId="77777777">
            <w:r>
              <w:t>05_858</w:t>
            </w:r>
          </w:p>
        </w:tc>
      </w:tr>
    </w:tbl>
    <w:p w14:paraId="4CC880CA" w14:textId="77777777">
      <w:pPr>
        <w:spacing w:after="0" w:line="96" w:lineRule="auto"/>
      </w:pPr>
    </w:p>
    <w:p w14:paraId="4301A092" w14:textId="77777777">
      <w:r>
        <w:rPr>
          <w:vanish/>
        </w:rPr>
        <w:t>MLS_DSTW/MDSTW-23324</w:t>
      </w:r>
      <w:r>
        <w:t>12.7.1.0-9 Der Instandhalter hat sicherzustellen, dass:</w:t>
        <w:br/>
        <w:t>• im freigegebenen Sektor keine Gleisbesetzungen stattfinden</w:t>
        <w:br/>
        <w:t>• sich im freigegebenen Sektor keine Fahrzeuge befinden</w:t>
        <w:br/>
        <w:t>• der Schutz vor umlaufenden Weichen gegeben ist</w:t>
        <w:br/>
        <w:t>​​</w:t>
      </w:r>
    </w:p>
    <w:p w14:paraId="3079DD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EA65F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217A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2835E" w14:textId="77777777">
            <w:r>
              <w:t>1538</w:t>
            </w:r>
          </w:p>
        </w:tc>
      </w:tr>
      <w:tr w14:paraId="5DCEFC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8ED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C6797" w14:textId="77777777">
            <w:r>
              <w:t>MDSTW-23324</w:t>
            </w:r>
          </w:p>
        </w:tc>
      </w:tr>
      <w:tr w14:paraId="6CE4F6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127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A4C10" w14:textId="77777777">
            <w:r>
              <w:t>2457</w:t>
            </w:r>
          </w:p>
        </w:tc>
      </w:tr>
      <w:tr w14:paraId="370A45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AB9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338F38" w14:textId="77777777">
            <w:r>
              <w:t>05_859</w:t>
            </w:r>
          </w:p>
        </w:tc>
      </w:tr>
    </w:tbl>
    <w:p w14:paraId="2024262F" w14:textId="77777777">
      <w:pPr>
        <w:spacing w:after="0" w:line="96" w:lineRule="auto"/>
      </w:pPr>
    </w:p>
    <w:p w14:paraId="25D99DB6" w14:textId="77777777">
      <w:pPr>
        <w:pStyle w:val="Heading3"/>
        <w:divId w:val="347"/>
      </w:pPr>
      <w:bookmarkStart w:name="_Toc242172923" w:id="316"/>
      <w:r>
        <w:lastRenderedPageBreak/>
        <w:t>13 Anzuzeigende Meldungen</w:t>
      </w:r>
      <w:bookmarkEnd w:id="316"/>
    </w:p>
    <w:p w14:paraId="28841148" w14:textId="77777777">
      <w:pPr>
        <w:pStyle w:val="Heading4"/>
        <w:divId w:val="348"/>
      </w:pPr>
      <w:bookmarkStart w:name="_Toc242172924" w:id="317"/>
      <w:r>
        <w:t>13.1 Anzuzeigende Summenstörungsmeldungen</w:t>
      </w:r>
      <w:bookmarkEnd w:id="317"/>
    </w:p>
    <w:p w14:paraId="6D97B98A" w14:textId="77777777">
      <w:pPr>
        <w:spacing w:after="0"/>
      </w:pPr>
      <w:r>
        <w:rPr>
          <w:vanish/>
        </w:rPr>
        <w:t>MLS_DSTW/MDSTW-23326</w:t>
      </w:r>
      <w:r>
        <w:rPr>
          <w:b/>
        </w:rPr>
        <w:t>13.1.0-1 Folgende Summenstörungsmeldungen müssen an die BFZ übertragen werden kö...</w:t>
      </w:r>
      <w:r>
        <w:br/>
        <w:t>13.1.0-1 Folgende Summenstörungsmeldungen müssen an die BFZ übertragen werden können:</w:t>
        <w:br/>
        <w:t>(1) Weichenstörmelder</w:t>
        <w:br/>
        <w:t>(2) Signalstörmelder</w:t>
        <w:br/>
        <w:t>(3) EKSA-Störmelder</w:t>
        <w:br/>
        <w:t>(4) Rechnerstörmelder</w:t>
        <w:br/>
        <w:t>(5) Gleisfreimeldestörmelder</w:t>
        <w:br/>
        <w:t>(6) Streckenblockstörmelder</w:t>
        <w:br/>
        <w:t>(7) Stromversorgungsstörmelder</w:t>
        <w:br/>
        <w:t>(8) Aggregatstörmelder</w:t>
        <w:br/>
        <w:t>(9) Erdschlussmelder</w:t>
        <w:br/>
        <w:t>(10) Uhrstörungsmelder</w:t>
        <w:br/>
        <w:t>(11) SCWS-S</w:t>
        <w:br/>
        <w:t>​​</w:t>
      </w:r>
    </w:p>
    <w:p w14:paraId="70B5E0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5E7F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D70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D590F" w14:textId="77777777">
            <w:r>
              <w:t>MDSTW-23326</w:t>
            </w:r>
          </w:p>
        </w:tc>
      </w:tr>
      <w:tr w14:paraId="103FB0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0A17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ED861" w14:textId="77777777">
            <w:r>
              <w:t>05_862</w:t>
            </w:r>
          </w:p>
        </w:tc>
      </w:tr>
      <w:tr w14:paraId="4156D0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969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33576" w14:textId="77777777">
            <w:r>
              <w:t>2460</w:t>
            </w:r>
          </w:p>
        </w:tc>
      </w:tr>
      <w:tr w14:paraId="48DF25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1EB0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2F35E" w14:textId="77777777"/>
        </w:tc>
      </w:tr>
      <w:tr w14:paraId="675AD8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C0D6F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29D57" w14:textId="77777777">
            <w:r>
              <w:t>Draft</w:t>
            </w:r>
          </w:p>
        </w:tc>
      </w:tr>
      <w:tr w14:paraId="30579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105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C5578" w14:textId="77777777">
            <w:r>
              <w:t>Muss</w:t>
            </w:r>
          </w:p>
        </w:tc>
      </w:tr>
      <w:tr w14:paraId="6F7B1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16D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70D6E" w14:textId="77777777">
            <w:r>
              <w:t>Funktion wird wie in der ELEKTRA 2 Baseline 29.40 realisiert zur Verfügung gestellt.</w:t>
            </w:r>
          </w:p>
        </w:tc>
      </w:tr>
      <w:tr w14:paraId="3FF0C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313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4E20C" w14:textId="77777777"/>
        </w:tc>
      </w:tr>
      <w:tr w14:paraId="38BBC8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0D3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07F7D7" w14:textId="77777777">
            <w:r>
              <w:t>PV GA DIL OBB 1.0.0</w:t>
            </w:r>
          </w:p>
        </w:tc>
      </w:tr>
    </w:tbl>
    <w:p w14:paraId="1705B959" w14:textId="77777777">
      <w:pPr>
        <w:spacing w:after="0" w:line="96" w:lineRule="auto"/>
      </w:pPr>
    </w:p>
    <w:p w14:paraId="51A44F71" w14:textId="77777777">
      <w:pPr>
        <w:spacing w:after="0"/>
      </w:pPr>
      <w:r>
        <w:rPr>
          <w:vanish/>
        </w:rPr>
        <w:t>MLS_DSTW/MDSTW-23327</w:t>
      </w:r>
      <w:r>
        <w:rPr>
          <w:b/>
        </w:rPr>
        <w:t>13.1.0-2 Eine Summenstörungsmeldung ist vom VSTW jedesmal gemäß X25-Lastenheft a...</w:t>
      </w:r>
      <w:r>
        <w:br/>
        <w:t>13.1.0-2 Eine Summenstörungsmeldung ist vom VSTW jedesmal gemäß X25-Lastenheft an die BFZ abzugeben, wenn eine Störung eines Elements auftritt, welche gemäß folgender Zuordnungsliste in einer Summenstörung anzuzeigen ist, auch wenn bereits ein anderes Element desselben Summenstörungsmelders gestört ist. Die Summenstörungsmeldung ist vom VSTW zu löschen, wenn kein Element einer Gruppe mehr gestört ist.</w:t>
        <w:br/>
        <w:t>​​</w:t>
      </w:r>
    </w:p>
    <w:p w14:paraId="278880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58BA2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984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EBAA9" w14:textId="77777777">
            <w:r>
              <w:t>MDSTW-23327</w:t>
            </w:r>
          </w:p>
        </w:tc>
      </w:tr>
      <w:tr w14:paraId="61E32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A23E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EFCBF" w14:textId="77777777">
            <w:r>
              <w:t>05_863</w:t>
            </w:r>
          </w:p>
        </w:tc>
      </w:tr>
      <w:tr w14:paraId="030EB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B33B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C394B" w14:textId="77777777">
            <w:r>
              <w:t>2461</w:t>
            </w:r>
          </w:p>
        </w:tc>
      </w:tr>
      <w:tr w14:paraId="1B7F4E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658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5C263" w14:textId="77777777">
            <w:r>
              <w:t>[3]</w:t>
            </w:r>
          </w:p>
        </w:tc>
      </w:tr>
      <w:tr w14:paraId="0CDB49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E56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83022" w14:textId="77777777">
            <w:r>
              <w:t>Draft</w:t>
            </w:r>
          </w:p>
        </w:tc>
      </w:tr>
      <w:tr w14:paraId="7BC8AC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3ED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A2635" w14:textId="77777777">
            <w:r>
              <w:t>Muss</w:t>
            </w:r>
          </w:p>
        </w:tc>
      </w:tr>
      <w:tr w14:paraId="09E91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D3EAB"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A1F21" w14:textId="77777777">
            <w:r>
              <w:t>Funktion wird wie in der ELEKTRA 2 Baseline 29.40 realisiert zur Verfügung gestellt.</w:t>
            </w:r>
          </w:p>
        </w:tc>
      </w:tr>
      <w:tr w14:paraId="12683A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D35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BBFC1" w14:textId="77777777"/>
        </w:tc>
      </w:tr>
      <w:tr w14:paraId="218E8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874C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E0765" w14:textId="77777777">
            <w:r>
              <w:t>PV GA DIL OBB 1.0.0</w:t>
            </w:r>
          </w:p>
        </w:tc>
      </w:tr>
    </w:tbl>
    <w:p w14:paraId="72E40A3B" w14:textId="77777777">
      <w:pPr>
        <w:spacing w:after="0" w:line="96" w:lineRule="auto"/>
      </w:pPr>
    </w:p>
    <w:p w14:paraId="31697CEF" w14:textId="77777777">
      <w:pPr>
        <w:spacing w:after="0"/>
      </w:pPr>
      <w:r>
        <w:rPr>
          <w:vanish/>
        </w:rPr>
        <w:t>MLS_DSTW/MDSTW-23328</w:t>
      </w:r>
      <w:r>
        <w:rPr>
          <w:b/>
        </w:rPr>
        <w:t>13.1.0-3 Die Störmeldungen müssen wie folgt zu den Elementen der Außenanlage zug...</w:t>
      </w:r>
      <w:r>
        <w:br/>
        <w:t>13.1.0-3 Die Störmeldungen müssen wie folgt zu den Elementen der Außenanlage zugeordnet werden:</w:t>
        <w:br/>
        <w:br/>
        <w:t>Weichenstörmelder: Weiche, Sperrschuh, Schlüsselsperre, DKW, EKW, Flachkreuzung, Nahbedienständer einer Weiche oder eines Sperrschuh</w:t>
        <w:br/>
        <w:t>Signalstörmelder: Signale, Nahbedienständer eines Signals, Zustimmung</w:t>
        <w:br/>
        <w:t>EKSA-Störmelder: EKSA</w:t>
        <w:br/>
        <w:t>Rechnerstörmelder: Rechnerfehler, Rechnerstörung</w:t>
        <w:br/>
        <w:t>Gleisfreimeldestörmelder: Gleisisolierung, Achszähler</w:t>
        <w:br/>
        <w:t>Streckenblockstörmelder: Streckenblockung (nicht Schlüsselsperre für die Strecke)</w:t>
        <w:br/>
        <w:t>Stromversorgungsstörmelder siehe [Pflichtenheft Stromversorgung]</w:t>
        <w:br/>
        <w:t>Aggregatstörmelder siehe [Pflichtenheft Stromversorgung]</w:t>
        <w:br/>
        <w:t>Erdschlussmelder siehe [Pflichtenheft Stromversorgung]</w:t>
        <w:br/>
        <w:t>Uhrstörungsmelder: X25 oder Impulsuhr</w:t>
        <w:br/>
        <w:t>​​</w:t>
      </w:r>
    </w:p>
    <w:p w14:paraId="36EAAE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3286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C77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12699" w14:textId="77777777">
            <w:r>
              <w:t>MDSTW-23328</w:t>
            </w:r>
          </w:p>
        </w:tc>
      </w:tr>
      <w:tr w14:paraId="4266E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539C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AA2DE" w14:textId="77777777">
            <w:r>
              <w:t>05_864</w:t>
            </w:r>
          </w:p>
        </w:tc>
      </w:tr>
      <w:tr w14:paraId="5DD300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3F7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C8BFB" w14:textId="77777777">
            <w:r>
              <w:t>2462</w:t>
            </w:r>
          </w:p>
        </w:tc>
      </w:tr>
      <w:tr w14:paraId="0199AC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C4BAF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4FC8E" w14:textId="77777777">
            <w:r>
              <w:t>[110]</w:t>
            </w:r>
          </w:p>
        </w:tc>
      </w:tr>
      <w:tr w14:paraId="042DCB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119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E60A81" w14:textId="77777777">
            <w:r>
              <w:t>Draft</w:t>
            </w:r>
          </w:p>
        </w:tc>
      </w:tr>
      <w:tr w14:paraId="439D00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324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D59DC" w14:textId="77777777">
            <w:r>
              <w:t>Muss</w:t>
            </w:r>
          </w:p>
        </w:tc>
      </w:tr>
      <w:tr w14:paraId="07026F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3C19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27A17" w14:textId="77777777">
            <w:r>
              <w:t>Funktion wird wie in der ELEKTRA 2 Baseline 29.40 realisiert zur Verfügung gestellt.</w:t>
            </w:r>
          </w:p>
        </w:tc>
      </w:tr>
      <w:tr w14:paraId="2F6B43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446C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CBC94" w14:textId="77777777"/>
        </w:tc>
      </w:tr>
      <w:tr w14:paraId="0AD93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EEE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185DC" w14:textId="77777777">
            <w:r>
              <w:t>PV GA DIL OBB 1.0.0</w:t>
            </w:r>
          </w:p>
        </w:tc>
      </w:tr>
    </w:tbl>
    <w:p w14:paraId="4AA3BBB8" w14:textId="77777777">
      <w:pPr>
        <w:spacing w:after="0" w:line="96" w:lineRule="auto"/>
      </w:pPr>
    </w:p>
    <w:p w14:paraId="0665644E" w14:textId="77777777">
      <w:pPr>
        <w:pStyle w:val="Heading3"/>
        <w:divId w:val="349"/>
      </w:pPr>
      <w:bookmarkStart w:name="_Toc242172925" w:id="318"/>
      <w:r>
        <w:t>14 Zentralfunktionen Subsystem Point</w:t>
      </w:r>
      <w:bookmarkEnd w:id="318"/>
    </w:p>
    <w:p w14:paraId="7AC5AB5F" w14:textId="77777777">
      <w:pPr>
        <w:pStyle w:val="Heading4"/>
        <w:divId w:val="350"/>
      </w:pPr>
      <w:bookmarkStart w:name="_Toc242172926" w:id="319"/>
      <w:r>
        <w:t>14.1 Schnittstellen</w:t>
      </w:r>
      <w:bookmarkEnd w:id="319"/>
    </w:p>
    <w:p w14:paraId="0C4C4DB5" w14:textId="77777777">
      <w:pPr>
        <w:spacing w:after="0"/>
      </w:pPr>
      <w:r>
        <w:rPr>
          <w:vanish/>
        </w:rPr>
        <w:t>MLS_DSTW/MDSTW-23353</w:t>
      </w:r>
      <w:r>
        <w:rPr>
          <w:b/>
        </w:rPr>
        <w:t>14.1.0-1 Die Schnittstelle zwischen dem Subsystem Electronic Interlocking und de...</w:t>
      </w:r>
      <w:r>
        <w:br/>
        <w:t>14.1.0-1 Die Schnittstelle zwischen dem Subsystem Electronic Interlocking und dem Subsystem Weiche ist entsprechend der Schnittstelle SCI-P herzustellen.</w:t>
        <w:br/>
        <w:t>​​</w:t>
      </w:r>
    </w:p>
    <w:p w14:paraId="664DC55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747E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9851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86841" w14:textId="77777777">
            <w:r>
              <w:t>MDSTW-23353</w:t>
            </w:r>
          </w:p>
        </w:tc>
      </w:tr>
      <w:tr w14:paraId="428DDB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661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7503B" w14:textId="77777777">
            <w:r>
              <w:t>05_888</w:t>
            </w:r>
          </w:p>
        </w:tc>
      </w:tr>
      <w:tr w14:paraId="747003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5FE65"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D4800" w14:textId="77777777">
            <w:r>
              <w:t>2465</w:t>
            </w:r>
          </w:p>
        </w:tc>
      </w:tr>
      <w:tr w14:paraId="052F81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863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4A735" w14:textId="77777777"/>
        </w:tc>
      </w:tr>
      <w:tr w14:paraId="6C289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454D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87336" w14:textId="77777777">
            <w:r>
              <w:t>Draft</w:t>
            </w:r>
          </w:p>
        </w:tc>
      </w:tr>
      <w:tr w14:paraId="512427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669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76040" w14:textId="77777777">
            <w:r>
              <w:t>Muss</w:t>
            </w:r>
          </w:p>
        </w:tc>
      </w:tr>
      <w:tr w14:paraId="18A4D9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4F86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ADF4A" w14:textId="77777777">
            <w:r>
              <w:t>Die Schnittstelle zwischen dem Subsystem Electronic Interlocking und dem Subsystem Weiche wird entsprechend der Schnittstelle SCI-P hergestellt.</w:t>
            </w:r>
          </w:p>
        </w:tc>
      </w:tr>
      <w:tr w14:paraId="2DC29E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2D3FA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010D5" w14:textId="77777777"/>
        </w:tc>
      </w:tr>
      <w:tr w14:paraId="4EED4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4E7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8AE22" w14:textId="77777777">
            <w:r>
              <w:t>PV GA DIL OBB 1.0.0</w:t>
            </w:r>
          </w:p>
        </w:tc>
      </w:tr>
    </w:tbl>
    <w:p w14:paraId="7F19C434" w14:textId="77777777">
      <w:pPr>
        <w:spacing w:after="0" w:line="96" w:lineRule="auto"/>
      </w:pPr>
    </w:p>
    <w:p w14:paraId="1A890E15" w14:textId="77777777">
      <w:pPr>
        <w:pStyle w:val="Heading4"/>
        <w:divId w:val="351"/>
      </w:pPr>
      <w:bookmarkStart w:name="_Toc242172927" w:id="320"/>
      <w:r>
        <w:t>14.2 Einzelumstellung</w:t>
      </w:r>
      <w:bookmarkEnd w:id="320"/>
    </w:p>
    <w:p w14:paraId="16EDF39A" w14:textId="77777777">
      <w:pPr>
        <w:spacing w:after="0"/>
      </w:pPr>
      <w:r>
        <w:rPr>
          <w:vanish/>
        </w:rPr>
        <w:t>MLS_DSTW/MDSTW-23354</w:t>
      </w:r>
      <w:r>
        <w:rPr>
          <w:b/>
        </w:rPr>
        <w:t>14.2.0-1 Die Weiche muss einzeln umstellbar sein</w:t>
      </w:r>
      <w:r>
        <w:br/>
        <w:t>14.2.0-1 Die Weiche muss einzeln umstellbar sein</w:t>
        <w:br/>
        <w:t>​​</w:t>
      </w:r>
    </w:p>
    <w:p w14:paraId="41A728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849"/>
      </w:tblGrid>
      <w:tr w14:paraId="1A5ADA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D2098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3CB4B" w14:textId="77777777">
            <w:r>
              <w:t>MDSTW-23354</w:t>
            </w:r>
          </w:p>
        </w:tc>
      </w:tr>
      <w:tr w14:paraId="206AA7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8BD3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95B26" w14:textId="77777777">
            <w:r>
              <w:t>05_890</w:t>
            </w:r>
          </w:p>
        </w:tc>
      </w:tr>
      <w:tr w14:paraId="1341DA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5C8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10963" w14:textId="77777777">
            <w:r>
              <w:t>2467</w:t>
            </w:r>
          </w:p>
        </w:tc>
      </w:tr>
      <w:tr w14:paraId="1BFB0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FC2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D6B52" w14:textId="77777777"/>
        </w:tc>
      </w:tr>
      <w:tr w14:paraId="487F9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23C4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CE5AD6" w14:textId="77777777">
            <w:r>
              <w:t>Draft</w:t>
            </w:r>
          </w:p>
        </w:tc>
      </w:tr>
      <w:tr w14:paraId="26166C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37B58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BC58D" w14:textId="77777777">
            <w:r>
              <w:t>Muss</w:t>
            </w:r>
          </w:p>
        </w:tc>
      </w:tr>
      <w:tr w14:paraId="0A847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F29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BAACCF" w14:textId="77777777">
            <w:r>
              <w:t>Die Weiche wird einzeln umstellbar sein.</w:t>
            </w:r>
          </w:p>
        </w:tc>
      </w:tr>
      <w:tr w14:paraId="21C69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9F5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3C985" w14:textId="77777777"/>
        </w:tc>
      </w:tr>
      <w:tr w14:paraId="721002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597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EABC3" w14:textId="77777777">
            <w:r>
              <w:t>PV GA DIL OBB 1.0.0</w:t>
            </w:r>
          </w:p>
        </w:tc>
      </w:tr>
    </w:tbl>
    <w:p w14:paraId="6B2D6401" w14:textId="77777777">
      <w:pPr>
        <w:spacing w:after="0" w:line="96" w:lineRule="auto"/>
      </w:pPr>
    </w:p>
    <w:p w14:paraId="47625BFF" w14:textId="77777777">
      <w:pPr>
        <w:spacing w:after="0"/>
      </w:pPr>
      <w:r>
        <w:rPr>
          <w:vanish/>
        </w:rPr>
        <w:t>MLS_DSTW/MDSTW-23355</w:t>
      </w:r>
      <w:r>
        <w:rPr>
          <w:b/>
        </w:rPr>
        <w:t>14.2.0-2 Ausschließungsgründe für die Einzelumstellung einer Weiche sind:</w:t>
      </w:r>
      <w:r>
        <w:br/>
        <w:t>14.2.0-2 Ausschließungsgründe für die Einzelumstellung einer Weiche sind:</w:t>
        <w:br/>
        <w:t>• Verschluss</w:t>
        <w:br/>
        <w:t>• Einzelsperrung</w:t>
        <w:br/>
        <w:t>• Nahbedienungsfreigabe gem. &lt;05 Lastenheft Teilsystem DSTW-ZE&gt; 10.2 (Einzelumstellung von der Nahbedienungsstelle möglich)</w:t>
        <w:br/>
        <w:t>• nicht erfolgte Registrierung des Auffahrens</w:t>
        <w:br/>
        <w:t>​​</w:t>
      </w:r>
    </w:p>
    <w:p w14:paraId="2370133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136"/>
      </w:tblGrid>
      <w:tr w14:paraId="2C9FC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CF2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47F99" w14:textId="77777777">
            <w:r>
              <w:t>MDSTW-23355</w:t>
            </w:r>
          </w:p>
        </w:tc>
      </w:tr>
      <w:tr w14:paraId="747021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E1E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FD44C" w14:textId="77777777">
            <w:r>
              <w:t>05_891</w:t>
            </w:r>
          </w:p>
        </w:tc>
      </w:tr>
      <w:tr w14:paraId="3737D1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CEA1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454D8" w14:textId="77777777">
            <w:r>
              <w:t>2468</w:t>
            </w:r>
          </w:p>
        </w:tc>
      </w:tr>
      <w:tr w14:paraId="7D42AA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7B0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8F52D" w14:textId="77777777"/>
        </w:tc>
      </w:tr>
      <w:tr w14:paraId="30F871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AFAB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07294" w14:textId="77777777">
            <w:r>
              <w:t>Draft</w:t>
            </w:r>
          </w:p>
        </w:tc>
      </w:tr>
      <w:tr w14:paraId="2F528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28449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DB90E6" w14:textId="77777777">
            <w:r>
              <w:t>Muss</w:t>
            </w:r>
          </w:p>
        </w:tc>
      </w:tr>
      <w:tr w14:paraId="23F44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B982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F6A0C" w14:textId="77777777">
            <w:r>
              <w:t>Ausschließungsgründe für die Einzelumstellung einer Weiche sind:</w:t>
              <w:br/>
              <w:t>- Verschluss</w:t>
              <w:br/>
              <w:t>- Einzelsperrung</w:t>
              <w:br/>
              <w:t>- Nahbedienungsfreigabe</w:t>
              <w:br/>
              <w:lastRenderedPageBreak/>
              <w:t>- nicht erfolgte Registrierung des Auffahrens</w:t>
              <w:br/>
              <w:t>- Weichensektoralfreigabe</w:t>
            </w:r>
          </w:p>
        </w:tc>
      </w:tr>
      <w:tr w14:paraId="1F7460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77ED4"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97257" w14:textId="77777777"/>
        </w:tc>
      </w:tr>
      <w:tr w14:paraId="2ED781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4C0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71A44" w14:textId="77777777">
            <w:r>
              <w:t>PV GA DIL OBB 1.0.0</w:t>
            </w:r>
          </w:p>
        </w:tc>
      </w:tr>
    </w:tbl>
    <w:p w14:paraId="1C810A48" w14:textId="77777777">
      <w:pPr>
        <w:spacing w:after="0" w:line="96" w:lineRule="auto"/>
      </w:pPr>
    </w:p>
    <w:p w14:paraId="1D743058" w14:textId="77777777">
      <w:pPr>
        <w:spacing w:after="0"/>
      </w:pPr>
      <w:r>
        <w:rPr>
          <w:vanish/>
        </w:rPr>
        <w:t>MLS_DSTW/MDSTW-23356</w:t>
      </w:r>
      <w:r>
        <w:rPr>
          <w:b/>
        </w:rPr>
        <w:t>14.2.0-3 Die Einzelumstellung einer nicht freigemeldeten Weiche ist als Hilfsbed...</w:t>
      </w:r>
      <w:r>
        <w:br/>
        <w:t>14.2.0-3 Die Einzelumstellung einer nicht freigemeldeten Weiche ist als Hilfsbedienhandlung zu dokumentieren.</w:t>
        <w:br/>
        <w:t>​​</w:t>
      </w:r>
    </w:p>
    <w:p w14:paraId="0D6F5E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37E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03A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846FC" w14:textId="77777777">
            <w:r>
              <w:t>MDSTW-23356</w:t>
            </w:r>
          </w:p>
        </w:tc>
      </w:tr>
      <w:tr w14:paraId="3FE165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87E1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1B2183" w14:textId="77777777">
            <w:r>
              <w:t>05_892</w:t>
            </w:r>
          </w:p>
        </w:tc>
      </w:tr>
      <w:tr w14:paraId="673592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186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714CB" w14:textId="77777777">
            <w:r>
              <w:t>2469</w:t>
            </w:r>
          </w:p>
        </w:tc>
      </w:tr>
      <w:tr w14:paraId="2B6A0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7E1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35E6C" w14:textId="77777777"/>
        </w:tc>
      </w:tr>
      <w:tr w14:paraId="6F942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AC7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01C8E" w14:textId="77777777">
            <w:r>
              <w:t>Draft</w:t>
            </w:r>
          </w:p>
        </w:tc>
      </w:tr>
      <w:tr w14:paraId="4FCC1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27C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B7960" w14:textId="77777777">
            <w:r>
              <w:t>Muss</w:t>
            </w:r>
          </w:p>
        </w:tc>
      </w:tr>
      <w:tr w14:paraId="1BC7F7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D96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6779F" w14:textId="77777777">
            <w:r>
              <w:t>Funktion wird wie in der ELEKTRA 2 Baseline 29.40 realisiert zur Verfügung gestellt.</w:t>
            </w:r>
          </w:p>
        </w:tc>
      </w:tr>
      <w:tr w14:paraId="0AC11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C54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FC624" w14:textId="77777777"/>
        </w:tc>
      </w:tr>
      <w:tr w14:paraId="11647D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C5BD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3230E" w14:textId="77777777">
            <w:r>
              <w:t>PV GA DIL OBB 1.0.0</w:t>
            </w:r>
          </w:p>
        </w:tc>
      </w:tr>
    </w:tbl>
    <w:p w14:paraId="573D86D0" w14:textId="77777777">
      <w:pPr>
        <w:spacing w:after="0" w:line="96" w:lineRule="auto"/>
      </w:pPr>
    </w:p>
    <w:p w14:paraId="6E69B93E" w14:textId="77777777">
      <w:pPr>
        <w:spacing w:after="0"/>
      </w:pPr>
      <w:r>
        <w:rPr>
          <w:vanish/>
        </w:rPr>
        <w:t>MLS_DSTW/MDSTW-23357</w:t>
      </w:r>
      <w:r>
        <w:rPr>
          <w:b/>
        </w:rPr>
        <w:t>14.2.0-4 Das Reversieren einer im Umlauf befindlichen Weiche ist möglich.</w:t>
      </w:r>
      <w:r>
        <w:br/>
        <w:t>14.2.0-4 Das Reversieren einer im Umlauf befindlichen Weiche ist möglich.</w:t>
        <w:br/>
        <w:t>​​</w:t>
      </w:r>
    </w:p>
    <w:p w14:paraId="68F47E0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2FD5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2B7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8BA46D" w14:textId="77777777">
            <w:r>
              <w:t>MDSTW-23357</w:t>
            </w:r>
          </w:p>
        </w:tc>
      </w:tr>
      <w:tr w14:paraId="183F5D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112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BEC95B" w14:textId="77777777">
            <w:r>
              <w:t>05_893</w:t>
            </w:r>
          </w:p>
        </w:tc>
      </w:tr>
      <w:tr w14:paraId="1315C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0846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5630C" w14:textId="77777777">
            <w:r>
              <w:t>2470</w:t>
            </w:r>
          </w:p>
        </w:tc>
      </w:tr>
      <w:tr w14:paraId="1458F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C3D0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F48CF" w14:textId="77777777"/>
        </w:tc>
      </w:tr>
      <w:tr w14:paraId="5A0E6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4377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098B1" w14:textId="77777777">
            <w:r>
              <w:t>Draft</w:t>
            </w:r>
          </w:p>
        </w:tc>
      </w:tr>
      <w:tr w14:paraId="276937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768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BEEEA" w14:textId="77777777">
            <w:r>
              <w:t>Muss</w:t>
            </w:r>
          </w:p>
        </w:tc>
      </w:tr>
      <w:tr w14:paraId="5E64F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DFD6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3E202C" w14:textId="77777777">
            <w:r>
              <w:t>Funktion wird wie in der ELEKTRA 2 Baseline 29.40 realisiert zur Verfügung gestellt.</w:t>
            </w:r>
          </w:p>
        </w:tc>
      </w:tr>
      <w:tr w14:paraId="681F7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6A8A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0C12C" w14:textId="77777777"/>
        </w:tc>
      </w:tr>
      <w:tr w14:paraId="58A4C2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9EC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CDBAF" w14:textId="77777777">
            <w:r>
              <w:t>PV GA DIL OBB 1.0.0</w:t>
            </w:r>
          </w:p>
        </w:tc>
      </w:tr>
    </w:tbl>
    <w:p w14:paraId="43B777A0" w14:textId="77777777">
      <w:pPr>
        <w:spacing w:after="0" w:line="96" w:lineRule="auto"/>
      </w:pPr>
    </w:p>
    <w:p w14:paraId="70750B97" w14:textId="77777777">
      <w:pPr>
        <w:pStyle w:val="Heading4"/>
        <w:divId w:val="352"/>
      </w:pPr>
      <w:bookmarkStart w:name="_Toc242172928" w:id="321"/>
      <w:r>
        <w:t>14.3 Fahrstraßenmäßiger Umlauf</w:t>
      </w:r>
      <w:bookmarkEnd w:id="321"/>
    </w:p>
    <w:p w14:paraId="554A9139" w14:textId="77777777">
      <w:pPr>
        <w:spacing w:after="0"/>
      </w:pPr>
      <w:r>
        <w:rPr>
          <w:vanish/>
        </w:rPr>
        <w:t>MLS_DSTW/MDSTW-23358</w:t>
      </w:r>
      <w:r>
        <w:rPr>
          <w:b/>
        </w:rPr>
        <w:t>14.3.0-1 Bei Bildung einer Fahrstraße laufen die falsch stehenden Fahrweg-, Schu...</w:t>
      </w:r>
      <w:r>
        <w:br/>
        <w:t>14.3.0-1 Bei Bildung einer Fahrstraße laufen die falsch stehenden Fahrweg-, Schutzweg-, und Flankenschutzweichen (mit zeitlicher Versetzung entsprechend dem Weichenmehrfachumlauf, Einzellauf muss möglich sein) automatisch in die gewünschte Lage, sofern kein Ausschließungsgrund besteht.</w:t>
        <w:br/>
        <w:t>​​</w:t>
      </w:r>
    </w:p>
    <w:p w14:paraId="28B20AC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ECC1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55452B"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B75A3" w14:textId="77777777">
            <w:r>
              <w:t>MDSTW-23358</w:t>
            </w:r>
          </w:p>
        </w:tc>
      </w:tr>
      <w:tr w14:paraId="3BE8F1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83E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D7E09" w14:textId="77777777">
            <w:r>
              <w:t>05_895</w:t>
            </w:r>
          </w:p>
        </w:tc>
      </w:tr>
      <w:tr w14:paraId="423A23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306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923AB" w14:textId="77777777">
            <w:r>
              <w:t>2472</w:t>
            </w:r>
          </w:p>
        </w:tc>
      </w:tr>
      <w:tr w14:paraId="22115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9F69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553EC" w14:textId="77777777"/>
        </w:tc>
      </w:tr>
      <w:tr w14:paraId="62571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024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05FC7" w14:textId="77777777">
            <w:r>
              <w:t>Draft</w:t>
            </w:r>
          </w:p>
        </w:tc>
      </w:tr>
      <w:tr w14:paraId="2C68EE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D2B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DBFEF" w14:textId="77777777">
            <w:r>
              <w:t>Muss</w:t>
            </w:r>
          </w:p>
        </w:tc>
      </w:tr>
      <w:tr w14:paraId="1C1E0A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99A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FD792A" w14:textId="77777777">
            <w:r>
              <w:t>Funktion wird wie in der ELEKTRA 2 Baseline 29.40 realisiert zur Verfügung gestellt.</w:t>
            </w:r>
          </w:p>
        </w:tc>
      </w:tr>
      <w:tr w14:paraId="7B8AF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75C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2F197" w14:textId="77777777"/>
        </w:tc>
      </w:tr>
      <w:tr w14:paraId="3C9825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DBB9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1AF1F" w14:textId="77777777">
            <w:r>
              <w:t>PV GA DIL OBB 1.0.0</w:t>
            </w:r>
          </w:p>
        </w:tc>
      </w:tr>
    </w:tbl>
    <w:p w14:paraId="33DDFFE2" w14:textId="77777777">
      <w:pPr>
        <w:spacing w:after="0" w:line="96" w:lineRule="auto"/>
      </w:pPr>
    </w:p>
    <w:p w14:paraId="66AE4330" w14:textId="77777777">
      <w:pPr>
        <w:spacing w:after="0"/>
      </w:pPr>
      <w:r>
        <w:rPr>
          <w:vanish/>
        </w:rPr>
        <w:t>MLS_DSTW/MDSTW-23359</w:t>
      </w:r>
      <w:r>
        <w:rPr>
          <w:b/>
        </w:rPr>
        <w:t>14.3.0-2 Müssen mehrere Fahrweg-, Schutz-, oder Flankenschutzweichen umlaufen, s...</w:t>
      </w:r>
      <w:r>
        <w:br/>
        <w:t>14.3.0-2 Müssen mehrere Fahrweg-, Schutz-, oder Flankenschutzweichen umlaufen, sind die Umläufe zeitlich versetzt anzustoßen.</w:t>
        <w:br/>
        <w:t>​​</w:t>
      </w:r>
    </w:p>
    <w:p w14:paraId="46546A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B8D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BC1C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C4FA08" w14:textId="77777777">
            <w:r>
              <w:t>MDSTW-23359</w:t>
            </w:r>
          </w:p>
        </w:tc>
      </w:tr>
      <w:tr w14:paraId="3364E1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C48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0C8D1" w14:textId="77777777">
            <w:r>
              <w:t>05_896</w:t>
            </w:r>
          </w:p>
        </w:tc>
      </w:tr>
      <w:tr w14:paraId="35FC2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DC0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EA1A6" w14:textId="77777777">
            <w:r>
              <w:t>2473</w:t>
            </w:r>
          </w:p>
        </w:tc>
      </w:tr>
      <w:tr w14:paraId="487912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3D99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F0083E" w14:textId="77777777"/>
        </w:tc>
      </w:tr>
      <w:tr w14:paraId="7A7D12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3525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A7D7E" w14:textId="77777777">
            <w:r>
              <w:t>Draft</w:t>
            </w:r>
          </w:p>
        </w:tc>
      </w:tr>
      <w:tr w14:paraId="7AFD3A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92B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12D22" w14:textId="77777777">
            <w:r>
              <w:t>Muss</w:t>
            </w:r>
          </w:p>
        </w:tc>
      </w:tr>
      <w:tr w14:paraId="05C9F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9655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085CD" w14:textId="77777777">
            <w:r>
              <w:t>Müssen mehrere Weichen im Zuge einer Fahrstraßeneinstellung umgestellt werden, erfolgen die Umläufe zeitlich versetzt.</w:t>
            </w:r>
          </w:p>
        </w:tc>
      </w:tr>
      <w:tr w14:paraId="67A9A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A37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8956F" w14:textId="77777777">
            <w:r>
              <w:t>siehe Kapitel 6.47</w:t>
            </w:r>
          </w:p>
        </w:tc>
      </w:tr>
      <w:tr w14:paraId="37E4B2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A18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9F97A" w14:textId="77777777">
            <w:r>
              <w:t>PV GA DIL OBB 1.0.0</w:t>
            </w:r>
          </w:p>
        </w:tc>
      </w:tr>
    </w:tbl>
    <w:p w14:paraId="5BA3E23B" w14:textId="77777777">
      <w:pPr>
        <w:spacing w:after="0" w:line="96" w:lineRule="auto"/>
      </w:pPr>
    </w:p>
    <w:p w14:paraId="392AE50C" w14:textId="77777777">
      <w:pPr>
        <w:spacing w:after="0"/>
      </w:pPr>
      <w:r>
        <w:rPr>
          <w:vanish/>
        </w:rPr>
        <w:t>MLS_DSTW/MDSTW-23360</w:t>
      </w:r>
      <w:r>
        <w:rPr>
          <w:b/>
        </w:rPr>
        <w:t>14.3.0-3 Ausschließungsgründe:</w:t>
      </w:r>
      <w:r>
        <w:br/>
        <w:t>14.3.0-3 Ausschließungsgründe:</w:t>
        <w:br/>
        <w:t>• Verschluss</w:t>
        <w:br/>
        <w:t>• Einzelsperrung</w:t>
        <w:br/>
        <w:t>• Nahbedienungsfreigabe gemäß &lt;05 Lastenheft Teilsystem DSTW-ZE&gt; 10</w:t>
        <w:br/>
        <w:t>• Fehlen der Freimeldung</w:t>
        <w:br/>
        <w:t>• Keine Ordnungsstellung</w:t>
        <w:br/>
        <w:t>• nicht erfolgte Registrierung des Auffahrens</w:t>
        <w:br/>
        <w:t>​​</w:t>
      </w:r>
    </w:p>
    <w:p w14:paraId="3DA1E1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EED3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91F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FA9B9" w14:textId="77777777">
            <w:r>
              <w:t>MDSTW-23360</w:t>
            </w:r>
          </w:p>
        </w:tc>
      </w:tr>
      <w:tr w14:paraId="753DD1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F749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9F737" w14:textId="77777777">
            <w:r>
              <w:t>05_897</w:t>
            </w:r>
          </w:p>
        </w:tc>
      </w:tr>
      <w:tr w14:paraId="5A0006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555C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85349" w14:textId="77777777">
            <w:r>
              <w:t>2474</w:t>
            </w:r>
          </w:p>
        </w:tc>
      </w:tr>
      <w:tr w14:paraId="7E1EBC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422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EB0BA" w14:textId="77777777"/>
        </w:tc>
      </w:tr>
      <w:tr w14:paraId="094510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5D1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DD945" w14:textId="77777777">
            <w:r>
              <w:t>Draft</w:t>
            </w:r>
          </w:p>
        </w:tc>
      </w:tr>
      <w:tr w14:paraId="7D1775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2D4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C60B9" w14:textId="77777777">
            <w:r>
              <w:t>Muss</w:t>
            </w:r>
          </w:p>
        </w:tc>
      </w:tr>
      <w:tr w14:paraId="69411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440C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563C4" w14:textId="77777777">
            <w:r>
              <w:t>Funktion wird wie in der ELEKTRA 2 Baseline 29.40 realisiert zur Verfügung gestellt.</w:t>
            </w:r>
          </w:p>
        </w:tc>
      </w:tr>
      <w:tr w14:paraId="2A20A0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53C9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1373A" w14:textId="77777777"/>
        </w:tc>
      </w:tr>
      <w:tr w14:paraId="22DF7F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8ED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1657E" w14:textId="77777777">
            <w:r>
              <w:t>PV GA DIL OBB 1.0.0</w:t>
            </w:r>
          </w:p>
        </w:tc>
      </w:tr>
    </w:tbl>
    <w:p w14:paraId="7319B4F7" w14:textId="77777777">
      <w:pPr>
        <w:spacing w:after="0" w:line="96" w:lineRule="auto"/>
      </w:pPr>
    </w:p>
    <w:p w14:paraId="3C405E1E" w14:textId="77777777">
      <w:pPr>
        <w:spacing w:after="0"/>
      </w:pPr>
      <w:r>
        <w:rPr>
          <w:vanish/>
        </w:rPr>
        <w:t>MLS_DSTW/MDSTW-23361</w:t>
      </w:r>
      <w:r>
        <w:rPr>
          <w:b/>
        </w:rPr>
        <w:t>14.3.0-4 Nach Wegfall der Ausschließungsgründe läuft eine Weiche selbsttätig um,...</w:t>
      </w:r>
      <w:r>
        <w:br/>
        <w:t>14.3.0-4 Nach Wegfall der Ausschließungsgründe läuft eine Weiche selbsttätig um, wenn sie einen Stellauftrag besitzt.</w:t>
        <w:br/>
        <w:t>​​</w:t>
      </w:r>
    </w:p>
    <w:p w14:paraId="0C677E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CC1C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A6A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1F0B6" w14:textId="77777777">
            <w:r>
              <w:t>MDSTW-23361</w:t>
            </w:r>
          </w:p>
        </w:tc>
      </w:tr>
      <w:tr w14:paraId="0784C0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054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28B3F" w14:textId="77777777">
            <w:r>
              <w:t>05_898</w:t>
            </w:r>
          </w:p>
        </w:tc>
      </w:tr>
      <w:tr w14:paraId="234E4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D06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CCB40" w14:textId="77777777">
            <w:r>
              <w:t>2475</w:t>
            </w:r>
          </w:p>
        </w:tc>
      </w:tr>
      <w:tr w14:paraId="297048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032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F6B9E" w14:textId="77777777"/>
        </w:tc>
      </w:tr>
      <w:tr w14:paraId="7B79D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9CB7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70F11" w14:textId="77777777">
            <w:r>
              <w:t>Draft</w:t>
            </w:r>
          </w:p>
        </w:tc>
      </w:tr>
      <w:tr w14:paraId="60793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D2B6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5E89A" w14:textId="77777777">
            <w:r>
              <w:t>Muss</w:t>
            </w:r>
          </w:p>
        </w:tc>
      </w:tr>
      <w:tr w14:paraId="5CB40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C4F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C610E" w14:textId="77777777">
            <w:r>
              <w:t>Funktion wird wie in der ELEKTRA 2 Baseline 29.40 realisiert zur Verfügung gestellt.</w:t>
            </w:r>
          </w:p>
        </w:tc>
      </w:tr>
      <w:tr w14:paraId="6700DB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9B5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E47B0" w14:textId="77777777"/>
        </w:tc>
      </w:tr>
      <w:tr w14:paraId="61BAD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5CB3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2E2FD" w14:textId="77777777">
            <w:r>
              <w:t>PV GA DIL OBB 1.0.0</w:t>
            </w:r>
          </w:p>
        </w:tc>
      </w:tr>
    </w:tbl>
    <w:p w14:paraId="5827A870" w14:textId="77777777">
      <w:pPr>
        <w:spacing w:after="0" w:line="96" w:lineRule="auto"/>
      </w:pPr>
    </w:p>
    <w:p w14:paraId="0475C368" w14:textId="77777777">
      <w:pPr>
        <w:spacing w:after="0"/>
      </w:pPr>
      <w:r>
        <w:rPr>
          <w:vanish/>
        </w:rPr>
        <w:t>MLS_DSTW/MDSTW-23362</w:t>
      </w:r>
      <w:r>
        <w:rPr>
          <w:b/>
        </w:rPr>
        <w:t>14.3.0-5 In beiden Zweigen der Weiche müssen auch Regel- und Umwegfahrten möglic...</w:t>
      </w:r>
      <w:r>
        <w:br/>
        <w:t>14.3.0-5 In beiden Zweigen der Weiche müssen auch Regel- und Umwegfahrten möglich sein (projektierbar).</w:t>
        <w:br/>
        <w:t>​​</w:t>
      </w:r>
    </w:p>
    <w:p w14:paraId="34D623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0F82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76F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00B8F" w14:textId="77777777">
            <w:r>
              <w:t>MDSTW-23362</w:t>
            </w:r>
          </w:p>
        </w:tc>
      </w:tr>
      <w:tr w14:paraId="45806E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6BC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AA9CA" w14:textId="77777777">
            <w:r>
              <w:t>05_899</w:t>
            </w:r>
          </w:p>
        </w:tc>
      </w:tr>
      <w:tr w14:paraId="780B0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036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3E23C" w14:textId="77777777">
            <w:r>
              <w:t>2476</w:t>
            </w:r>
          </w:p>
        </w:tc>
      </w:tr>
      <w:tr w14:paraId="1ABD0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123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95274" w14:textId="77777777"/>
        </w:tc>
      </w:tr>
      <w:tr w14:paraId="31C6F0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2D6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E93C0" w14:textId="77777777">
            <w:r>
              <w:t>Draft</w:t>
            </w:r>
          </w:p>
        </w:tc>
      </w:tr>
      <w:tr w14:paraId="0B9FD9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D46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E6C5B" w14:textId="77777777">
            <w:r>
              <w:t>Muss</w:t>
            </w:r>
          </w:p>
        </w:tc>
      </w:tr>
      <w:tr w14:paraId="1A652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1C9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71A21E" w14:textId="77777777">
            <w:r>
              <w:t>Funktion wird wie in der ELEKTRA 2 Baseline 29.40 realisiert zur Verfügung gestellt.</w:t>
            </w:r>
          </w:p>
        </w:tc>
      </w:tr>
      <w:tr w14:paraId="1A3DF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B13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E346C" w14:textId="77777777"/>
        </w:tc>
      </w:tr>
      <w:tr w14:paraId="0897D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CCE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C8B46" w14:textId="77777777">
            <w:r>
              <w:t>PV GA DIL OBB 1.0.0</w:t>
            </w:r>
          </w:p>
        </w:tc>
      </w:tr>
    </w:tbl>
    <w:p w14:paraId="44AA9F3D" w14:textId="77777777">
      <w:pPr>
        <w:spacing w:after="0" w:line="96" w:lineRule="auto"/>
      </w:pPr>
    </w:p>
    <w:p w14:paraId="60ABB7B5" w14:textId="77777777">
      <w:pPr>
        <w:pStyle w:val="Heading4"/>
        <w:divId w:val="353"/>
      </w:pPr>
      <w:bookmarkStart w:name="_Toc242172929" w:id="322"/>
      <w:r>
        <w:t>14.4 Umstellaufforderung bzw. selbsttätige Umstellung</w:t>
      </w:r>
      <w:bookmarkEnd w:id="322"/>
    </w:p>
    <w:p w14:paraId="36B37EB6" w14:textId="77777777">
      <w:pPr>
        <w:spacing w:after="0"/>
      </w:pPr>
      <w:r>
        <w:rPr>
          <w:vanish/>
        </w:rPr>
        <w:t>MLS_DSTW/MDSTW-23363</w:t>
      </w:r>
      <w:r>
        <w:rPr>
          <w:b/>
        </w:rPr>
        <w:t>14.4.0-1 Für Weichen muss eine Grundstellung projektierbar sein. Dies ist notwen...</w:t>
      </w:r>
      <w:r>
        <w:br/>
        <w:t>14.4.0-1 Für Weichen muss eine Grundstellung projektierbar sein. Dies ist notwendig z.B. für Gefällestrecken und wird auch verwendet für die Verhinderung von Flankenschutzfahrtausschlüssen.</w:t>
        <w:br/>
        <w:t>​​</w:t>
      </w:r>
    </w:p>
    <w:p w14:paraId="1F10CB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913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927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B8DF2" w14:textId="77777777">
            <w:r>
              <w:t>MDSTW-23363</w:t>
            </w:r>
          </w:p>
        </w:tc>
      </w:tr>
      <w:tr w14:paraId="70E7D6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BCE18"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E3FF0" w14:textId="77777777">
            <w:r>
              <w:t>05_901</w:t>
            </w:r>
          </w:p>
        </w:tc>
      </w:tr>
      <w:tr w14:paraId="20879E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C86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C3706" w14:textId="77777777">
            <w:r>
              <w:t>2478</w:t>
            </w:r>
          </w:p>
        </w:tc>
      </w:tr>
      <w:tr w14:paraId="08ACA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2D1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22405" w14:textId="77777777"/>
        </w:tc>
      </w:tr>
      <w:tr w14:paraId="051261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5D6A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93CE7" w14:textId="77777777">
            <w:r>
              <w:t>Draft</w:t>
            </w:r>
          </w:p>
        </w:tc>
      </w:tr>
      <w:tr w14:paraId="42B67E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367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2230CA" w14:textId="77777777">
            <w:r>
              <w:t>Muss</w:t>
            </w:r>
          </w:p>
        </w:tc>
      </w:tr>
      <w:tr w14:paraId="2CA143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EAB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8E977" w14:textId="77777777">
            <w:r>
              <w:t>Funktion wird wie in der ELEKTRA 2 Baseline 29.40 realisiert zur Verfügung gestellt.</w:t>
            </w:r>
          </w:p>
        </w:tc>
      </w:tr>
      <w:tr w14:paraId="0C4303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AA4A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BD90F" w14:textId="77777777"/>
        </w:tc>
      </w:tr>
      <w:tr w14:paraId="5B67B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41A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E8241" w14:textId="77777777">
            <w:r>
              <w:t>PV GA DIL OBB 1.0.0</w:t>
            </w:r>
          </w:p>
        </w:tc>
      </w:tr>
    </w:tbl>
    <w:p w14:paraId="35A51CCE" w14:textId="77777777">
      <w:pPr>
        <w:spacing w:after="0" w:line="96" w:lineRule="auto"/>
      </w:pPr>
    </w:p>
    <w:p w14:paraId="1A4ED086" w14:textId="77777777">
      <w:pPr>
        <w:spacing w:after="0"/>
      </w:pPr>
      <w:r>
        <w:rPr>
          <w:vanish/>
        </w:rPr>
        <w:t>MLS_DSTW/MDSTW-23364</w:t>
      </w:r>
      <w:r>
        <w:rPr>
          <w:b/>
        </w:rPr>
        <w:t>14.4.0-2 Es muss eine Wartezeit zwischen 0s und 100s in 1s-Schritten bis zur sel...</w:t>
      </w:r>
      <w:r>
        <w:br/>
        <w:t>14.4.0-2 Es muss eine Wartezeit zwischen 0s und 100s in 1s-Schritten bis zur selbsttätigen Umstellung projektierbar sein, da andernfalls eine Sperre der Weiche in der anderen Lage nicht mehr möglich ist (Weiche würde sofort nach Beendigung der händischen Umstellung zurücklaufen).</w:t>
        <w:br/>
        <w:t>​​</w:t>
      </w:r>
    </w:p>
    <w:p w14:paraId="5CA255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5DC4C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F8D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59470" w14:textId="77777777">
            <w:r>
              <w:t>MDSTW-23364</w:t>
            </w:r>
          </w:p>
        </w:tc>
      </w:tr>
      <w:tr w14:paraId="07019E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6675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70398" w14:textId="77777777">
            <w:r>
              <w:t>05_902</w:t>
            </w:r>
          </w:p>
        </w:tc>
      </w:tr>
      <w:tr w14:paraId="4AD2C6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215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3D944" w14:textId="77777777">
            <w:r>
              <w:t>2479</w:t>
            </w:r>
          </w:p>
        </w:tc>
      </w:tr>
      <w:tr w14:paraId="7072F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0835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67714" w14:textId="77777777"/>
        </w:tc>
      </w:tr>
      <w:tr w14:paraId="3AC858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08A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E6367" w14:textId="77777777">
            <w:r>
              <w:t>Draft</w:t>
            </w:r>
          </w:p>
        </w:tc>
      </w:tr>
      <w:tr w14:paraId="25F93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66BE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55561" w14:textId="77777777">
            <w:r>
              <w:t>Muss</w:t>
            </w:r>
          </w:p>
        </w:tc>
      </w:tr>
      <w:tr w14:paraId="630F6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B0EC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254E4" w14:textId="77777777">
            <w:r>
              <w:t>Funktion wird wie in der ELEKTRA 2 Baseline 29.40 realisiert zur Verfügung gestellt.</w:t>
            </w:r>
          </w:p>
        </w:tc>
      </w:tr>
      <w:tr w14:paraId="2CB5E2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F8FE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ACEA1" w14:textId="77777777"/>
        </w:tc>
      </w:tr>
      <w:tr w14:paraId="722228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D98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21C3C" w14:textId="77777777">
            <w:r>
              <w:t>PV GA DIL OBB 1.0.0</w:t>
            </w:r>
          </w:p>
        </w:tc>
      </w:tr>
    </w:tbl>
    <w:p w14:paraId="236D16DA" w14:textId="77777777">
      <w:pPr>
        <w:spacing w:after="0" w:line="96" w:lineRule="auto"/>
      </w:pPr>
    </w:p>
    <w:p w14:paraId="2B127972" w14:textId="77777777">
      <w:pPr>
        <w:spacing w:after="0"/>
      </w:pPr>
      <w:r>
        <w:rPr>
          <w:vanish/>
        </w:rPr>
        <w:t>MLS_DSTW/MDSTW-23365</w:t>
      </w:r>
      <w:r>
        <w:rPr>
          <w:b/>
        </w:rPr>
        <w:t>14.4.0-3 Wurde für eine Weiche eine Grundstellung projektiert, so ist projektier...</w:t>
      </w:r>
      <w:r>
        <w:br/>
        <w:t>14.4.0-3 Wurde für eine Weiche eine Grundstellung projektiert, so ist projektierbar zu unterscheiden:</w:t>
        <w:br/>
        <w:t>• Händische Umstellung via Umstellaufforderung an der EBO</w:t>
        <w:br/>
        <w:t>• Selbsttätige Umstellung einer Weiche in die definierte Grundstellung.</w:t>
        <w:br/>
        <w:t>​​</w:t>
      </w:r>
    </w:p>
    <w:p w14:paraId="7EC9D2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6118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D21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BB8E5" w14:textId="77777777">
            <w:r>
              <w:t>MDSTW-23365</w:t>
            </w:r>
          </w:p>
        </w:tc>
      </w:tr>
      <w:tr w14:paraId="0D2F15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CD6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B2608F" w14:textId="77777777">
            <w:r>
              <w:t>05_903</w:t>
            </w:r>
          </w:p>
        </w:tc>
      </w:tr>
      <w:tr w14:paraId="0757C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321D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72B60" w14:textId="77777777">
            <w:r>
              <w:t>2480</w:t>
            </w:r>
          </w:p>
        </w:tc>
      </w:tr>
      <w:tr w14:paraId="23C364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71B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3D806" w14:textId="77777777"/>
        </w:tc>
      </w:tr>
      <w:tr w14:paraId="1E029F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59B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D4811" w14:textId="77777777">
            <w:r>
              <w:t>Draft</w:t>
            </w:r>
          </w:p>
        </w:tc>
      </w:tr>
      <w:tr w14:paraId="1F0930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4236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E24DD" w14:textId="77777777">
            <w:r>
              <w:t>Muss</w:t>
            </w:r>
          </w:p>
        </w:tc>
      </w:tr>
      <w:tr w14:paraId="3A2ECA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F5A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C7B31" w14:textId="77777777">
            <w:r>
              <w:t>Funktion wird wie in der ELEKTRA 2 Baseline 29.40 realisiert zur Verfügung gestellt.</w:t>
            </w:r>
          </w:p>
        </w:tc>
      </w:tr>
      <w:tr w14:paraId="1255C1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E6C0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3EA71" w14:textId="77777777"/>
        </w:tc>
      </w:tr>
      <w:tr w14:paraId="19CF0A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FF4D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BF4E7" w14:textId="77777777">
            <w:r>
              <w:t>PV GA DIL OBB 1.0.0</w:t>
            </w:r>
          </w:p>
        </w:tc>
      </w:tr>
    </w:tbl>
    <w:p w14:paraId="36C251AC" w14:textId="77777777">
      <w:pPr>
        <w:spacing w:after="0" w:line="96" w:lineRule="auto"/>
      </w:pPr>
    </w:p>
    <w:p w14:paraId="57C3F3FF" w14:textId="77777777">
      <w:pPr>
        <w:spacing w:after="0"/>
      </w:pPr>
      <w:r>
        <w:rPr>
          <w:vanish/>
        </w:rPr>
        <w:lastRenderedPageBreak/>
        <w:t>MLS_DSTW/MDSTW-23366</w:t>
      </w:r>
      <w:r>
        <w:rPr>
          <w:b/>
        </w:rPr>
        <w:t>14.4.0-4 Händische Umstellung einer Weiche in die Grundstellung (wenn entspreche...</w:t>
      </w:r>
      <w:r>
        <w:br/>
        <w:t>14.4.0-4 Händische Umstellung einer Weiche in die Grundstellung (wenn entsprechend projektiert):</w:t>
        <w:br/>
        <w:t>​​</w:t>
      </w:r>
    </w:p>
    <w:p w14:paraId="137466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4339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E7A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171B0" w14:textId="77777777">
            <w:r>
              <w:t>MDSTW-23366</w:t>
            </w:r>
          </w:p>
        </w:tc>
      </w:tr>
      <w:tr w14:paraId="6D8832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0A8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1E4EC" w14:textId="77777777">
            <w:r>
              <w:t>05_904</w:t>
            </w:r>
          </w:p>
        </w:tc>
      </w:tr>
      <w:tr w14:paraId="675B6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A74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2BAB67" w14:textId="77777777">
            <w:r>
              <w:t>2481</w:t>
            </w:r>
          </w:p>
        </w:tc>
      </w:tr>
      <w:tr w14:paraId="12BE81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A9FD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31A8E" w14:textId="77777777"/>
        </w:tc>
      </w:tr>
      <w:tr w14:paraId="1E5F1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8AD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D80B1" w14:textId="77777777">
            <w:r>
              <w:t>Draft</w:t>
            </w:r>
          </w:p>
        </w:tc>
      </w:tr>
      <w:tr w14:paraId="6864D8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19D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5C35F" w14:textId="77777777">
            <w:r>
              <w:t>Muss</w:t>
            </w:r>
          </w:p>
        </w:tc>
      </w:tr>
      <w:tr w14:paraId="0B145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ECA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170480" w14:textId="77777777">
            <w:r>
              <w:t>Funktion wird wie in der ELEKTRA 2 Baseline 29.40 realisiert zur Verfügung gestellt.</w:t>
            </w:r>
          </w:p>
        </w:tc>
      </w:tr>
      <w:tr w14:paraId="2D5FF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5A7F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896DA" w14:textId="77777777"/>
        </w:tc>
      </w:tr>
      <w:tr w14:paraId="6E858F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02E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0A4853" w14:textId="77777777">
            <w:r>
              <w:t>PV GA DIL OBB 1.0.0</w:t>
            </w:r>
          </w:p>
        </w:tc>
      </w:tr>
    </w:tbl>
    <w:p w14:paraId="14DF7BFE" w14:textId="77777777">
      <w:pPr>
        <w:spacing w:after="0" w:line="96" w:lineRule="auto"/>
      </w:pPr>
    </w:p>
    <w:p w14:paraId="5CA48C39" w14:textId="77777777">
      <w:pPr>
        <w:spacing w:after="0"/>
      </w:pPr>
      <w:r>
        <w:rPr>
          <w:vanish/>
        </w:rPr>
        <w:t>MLS_DSTW/MDSTW-23367</w:t>
      </w:r>
      <w:r>
        <w:rPr>
          <w:b/>
        </w:rPr>
        <w:t>14.4.0-5 Die Umstellaufforderung wird angezeigt, wenn die Weiche nicht Ordnungsl...</w:t>
      </w:r>
      <w:r>
        <w:br/>
        <w:t>14.4.0-5 Die Umstellaufforderung wird angezeigt, wenn die Weiche nicht Ordnungslage in der für sie projektierten Grundstellung hat, keine Ausschließungsgründe für eine Einzelumstellung gemäß &lt;05 Lastenheft Teilsystem DSTW-ZE&gt; 6.6.3 vorliegen, die Weiche nicht besetzt ist und kein Stellauftrag gemäß Punkt &lt;05 Lastenheft Teilsystem DSTW-ZE&gt; 6.7.3 bzw. &lt;05 Lastenheft Teilsystem DSTW-ZE&gt; 14.2 angezeigt wird.</w:t>
        <w:br/>
        <w:t>​​</w:t>
      </w:r>
    </w:p>
    <w:p w14:paraId="2FA455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25F4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F08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A3FE4B" w14:textId="77777777">
            <w:r>
              <w:t>MDSTW-23367</w:t>
            </w:r>
          </w:p>
        </w:tc>
      </w:tr>
      <w:tr w14:paraId="03AE4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00C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D71A9" w14:textId="77777777">
            <w:r>
              <w:t>05_905</w:t>
            </w:r>
          </w:p>
        </w:tc>
      </w:tr>
      <w:tr w14:paraId="747680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6F6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508E78" w14:textId="77777777">
            <w:r>
              <w:t>2482</w:t>
            </w:r>
          </w:p>
        </w:tc>
      </w:tr>
      <w:tr w14:paraId="6AAA0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92E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78B5C" w14:textId="77777777"/>
        </w:tc>
      </w:tr>
      <w:tr w14:paraId="144BE9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A02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48055" w14:textId="77777777">
            <w:r>
              <w:t>Draft</w:t>
            </w:r>
          </w:p>
        </w:tc>
      </w:tr>
      <w:tr w14:paraId="4C357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3B0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80CF3" w14:textId="77777777">
            <w:r>
              <w:t>Muss</w:t>
            </w:r>
          </w:p>
        </w:tc>
      </w:tr>
      <w:tr w14:paraId="6EAC63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E1D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F4D7D" w14:textId="77777777">
            <w:r>
              <w:t>Funktion wird wie in der ELEKTRA 2 Baseline 29.40 realisiert zur Verfügung gestellt.</w:t>
            </w:r>
          </w:p>
        </w:tc>
      </w:tr>
      <w:tr w14:paraId="38F8C7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7388A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4DCE85" w14:textId="77777777"/>
        </w:tc>
      </w:tr>
      <w:tr w14:paraId="5F5D05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80F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7EBC7" w14:textId="77777777">
            <w:r>
              <w:t>PV GA DIL OBB 1.0.0</w:t>
            </w:r>
          </w:p>
        </w:tc>
      </w:tr>
    </w:tbl>
    <w:p w14:paraId="0EB7B214" w14:textId="77777777">
      <w:pPr>
        <w:spacing w:after="0" w:line="96" w:lineRule="auto"/>
      </w:pPr>
    </w:p>
    <w:p w14:paraId="38377039" w14:textId="77777777">
      <w:r>
        <w:rPr>
          <w:vanish/>
        </w:rPr>
        <w:t>MLS_DSTW/MDSTW-23368</w:t>
      </w:r>
      <w:r>
        <w:t>14.4.0-6 absichtlich frei</w:t>
        <w:br/>
        <w:t>​​</w:t>
      </w:r>
    </w:p>
    <w:p w14:paraId="41D9151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DF233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A2FA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D1F007" w14:textId="77777777">
            <w:r>
              <w:t>1564</w:t>
            </w:r>
          </w:p>
        </w:tc>
      </w:tr>
      <w:tr w14:paraId="15050B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84C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E9EF6" w14:textId="77777777">
            <w:r>
              <w:t>MDSTW-23368</w:t>
            </w:r>
          </w:p>
        </w:tc>
      </w:tr>
      <w:tr w14:paraId="2B571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3CB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1D190E" w14:textId="77777777">
            <w:r>
              <w:t>2483</w:t>
            </w:r>
          </w:p>
        </w:tc>
      </w:tr>
      <w:tr w14:paraId="7B7D2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ACB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C3C97" w14:textId="77777777">
            <w:r>
              <w:t>05_906</w:t>
            </w:r>
          </w:p>
        </w:tc>
      </w:tr>
    </w:tbl>
    <w:p w14:paraId="0C3F782E" w14:textId="77777777">
      <w:pPr>
        <w:spacing w:after="0" w:line="96" w:lineRule="auto"/>
      </w:pPr>
    </w:p>
    <w:p w14:paraId="79F23FC5" w14:textId="77777777">
      <w:pPr>
        <w:spacing w:after="0"/>
      </w:pPr>
      <w:r>
        <w:rPr>
          <w:vanish/>
        </w:rPr>
        <w:t>MLS_DSTW/MDSTW-23369</w:t>
      </w:r>
      <w:r>
        <w:rPr>
          <w:b/>
        </w:rPr>
        <w:t>14.4.0-7 Selbsttätige Umstellung einer Weiche in die definierte Grundstellung (w...</w:t>
      </w:r>
      <w:r>
        <w:br/>
        <w:t xml:space="preserve">14.4.0-7 Selbsttätige Umstellung einer Weiche in die definierte Grundstellung (wenn entsprechend </w:t>
        <w:lastRenderedPageBreak/>
        <w:t>projektiert):</w:t>
        <w:br/>
        <w:t>​​</w:t>
      </w:r>
    </w:p>
    <w:p w14:paraId="5D85583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ACC6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95DBF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49675" w14:textId="77777777">
            <w:r>
              <w:t>MDSTW-23369</w:t>
            </w:r>
          </w:p>
        </w:tc>
      </w:tr>
      <w:tr w14:paraId="6D35F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4CE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E8BCD" w14:textId="77777777">
            <w:r>
              <w:t>05_907</w:t>
            </w:r>
          </w:p>
        </w:tc>
      </w:tr>
      <w:tr w14:paraId="3BAB9B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7C8D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1D8EC" w14:textId="77777777">
            <w:r>
              <w:t>2484</w:t>
            </w:r>
          </w:p>
        </w:tc>
      </w:tr>
      <w:tr w14:paraId="3E129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06F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3D5ED" w14:textId="77777777"/>
        </w:tc>
      </w:tr>
      <w:tr w14:paraId="0EA633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ECDB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E6A073" w14:textId="77777777">
            <w:r>
              <w:t>Draft</w:t>
            </w:r>
          </w:p>
        </w:tc>
      </w:tr>
      <w:tr w14:paraId="4015E2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BE3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EBF4A9" w14:textId="77777777">
            <w:r>
              <w:t>Muss</w:t>
            </w:r>
          </w:p>
        </w:tc>
      </w:tr>
      <w:tr w14:paraId="63ADE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39E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3179D" w14:textId="77777777">
            <w:r>
              <w:t>Funktion wird wie in der ELEKTRA 2 Baseline 29.40 realisiert zur Verfügung gestellt.</w:t>
            </w:r>
          </w:p>
        </w:tc>
      </w:tr>
      <w:tr w14:paraId="36EF5A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672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AB5BD8" w14:textId="77777777"/>
        </w:tc>
      </w:tr>
      <w:tr w14:paraId="32C66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091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A3C41" w14:textId="77777777">
            <w:r>
              <w:t>PV GA DIL OBB 1.0.0</w:t>
            </w:r>
          </w:p>
        </w:tc>
      </w:tr>
    </w:tbl>
    <w:p w14:paraId="015AB9E0" w14:textId="77777777">
      <w:pPr>
        <w:spacing w:after="0" w:line="96" w:lineRule="auto"/>
      </w:pPr>
    </w:p>
    <w:p w14:paraId="109976A2" w14:textId="77777777">
      <w:pPr>
        <w:spacing w:after="0"/>
      </w:pPr>
      <w:r>
        <w:rPr>
          <w:vanish/>
        </w:rPr>
        <w:t>MLS_DSTW/MDSTW-23370</w:t>
      </w:r>
      <w:r>
        <w:rPr>
          <w:b/>
        </w:rPr>
        <w:t>14.4.0-8 Die Umstellung erfolgt, wenn 15s</w:t>
      </w:r>
      <w:r>
        <w:br/>
        <w:t>14.4.0-8 Die Umstellung erfolgt, wenn 15s</w:t>
        <w:br/>
        <w:t>• keine Ausschließungsgründe für eine Einzelumstellung gemäß &lt;05 Lastenheft Teilsystem DSTW-ZE&gt; 14.3 vorliegen</w:t>
        <w:br/>
        <w:t>• die Weiche nicht besetzt gemeldet ist und</w:t>
        <w:br/>
        <w:t>• kein Stellauftrag vorliegt</w:t>
        <w:br/>
        <w:t>​​</w:t>
      </w:r>
    </w:p>
    <w:p w14:paraId="6A68D7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1A61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D6D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4B040" w14:textId="77777777">
            <w:r>
              <w:t>MDSTW-23370</w:t>
            </w:r>
          </w:p>
        </w:tc>
      </w:tr>
      <w:tr w14:paraId="34801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B810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1C2F0" w14:textId="77777777">
            <w:r>
              <w:t>05_908</w:t>
            </w:r>
          </w:p>
        </w:tc>
      </w:tr>
      <w:tr w14:paraId="2D8883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0B3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D252F" w14:textId="77777777">
            <w:r>
              <w:t>2485</w:t>
            </w:r>
          </w:p>
        </w:tc>
      </w:tr>
      <w:tr w14:paraId="4083F8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114C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83E8A" w14:textId="77777777"/>
        </w:tc>
      </w:tr>
      <w:tr w14:paraId="51D6B0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E3F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AB536" w14:textId="77777777">
            <w:r>
              <w:t>Draft</w:t>
            </w:r>
          </w:p>
        </w:tc>
      </w:tr>
      <w:tr w14:paraId="5D940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5A7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780CE9" w14:textId="77777777">
            <w:r>
              <w:t>Muss</w:t>
            </w:r>
          </w:p>
        </w:tc>
      </w:tr>
      <w:tr w14:paraId="1C38C1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0AD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D8309" w14:textId="77777777">
            <w:r>
              <w:t>Funktion wird wie in der ELEKTRA 2 Baseline 29.40 realisiert zur Verfügung gestellt.</w:t>
            </w:r>
          </w:p>
        </w:tc>
      </w:tr>
      <w:tr w14:paraId="1DC9C6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8553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AAFDE" w14:textId="77777777"/>
        </w:tc>
      </w:tr>
      <w:tr w14:paraId="19C29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E76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D66EF" w14:textId="77777777">
            <w:r>
              <w:t>PV GA DIL OBB 1.0.0</w:t>
            </w:r>
          </w:p>
        </w:tc>
      </w:tr>
    </w:tbl>
    <w:p w14:paraId="59FA540E" w14:textId="77777777">
      <w:pPr>
        <w:spacing w:after="0" w:line="96" w:lineRule="auto"/>
      </w:pPr>
    </w:p>
    <w:p w14:paraId="73778575" w14:textId="77777777">
      <w:pPr>
        <w:spacing w:after="0"/>
      </w:pPr>
      <w:r>
        <w:rPr>
          <w:vanish/>
        </w:rPr>
        <w:t>MLS_DSTW/MDSTW-23371</w:t>
      </w:r>
      <w:r>
        <w:rPr>
          <w:b/>
        </w:rPr>
        <w:t>14.4.0-9 Tritt während der laufenden Zeitverzögerung einer oder mehrere der ange...</w:t>
      </w:r>
      <w:r>
        <w:br/>
        <w:t>14.4.0-9 Tritt während der laufenden Zeitverzögerung einer oder mehrere der angeführten Punkte (siehe. wieder ein und sind anschließend wieder alle diese Punkte weggefallen, so sind die 15 s erneut zu starten.</w:t>
        <w:br/>
        <w:t>​​</w:t>
      </w:r>
    </w:p>
    <w:p w14:paraId="4B47DA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B8F6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D24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77D92" w14:textId="77777777">
            <w:r>
              <w:t>MDSTW-23371</w:t>
            </w:r>
          </w:p>
        </w:tc>
      </w:tr>
      <w:tr w14:paraId="7DD11C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FCE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8D35A" w14:textId="77777777">
            <w:r>
              <w:t>05_909</w:t>
            </w:r>
          </w:p>
        </w:tc>
      </w:tr>
      <w:tr w14:paraId="37B72F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FAC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95D272" w14:textId="77777777">
            <w:r>
              <w:t>2486</w:t>
            </w:r>
          </w:p>
        </w:tc>
      </w:tr>
      <w:tr w14:paraId="31CBF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4F4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2C993" w14:textId="77777777"/>
        </w:tc>
      </w:tr>
      <w:tr w14:paraId="5B2606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A0AB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9E6C0" w14:textId="77777777">
            <w:r>
              <w:t>Draft</w:t>
            </w:r>
          </w:p>
        </w:tc>
      </w:tr>
      <w:tr w14:paraId="58CAED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D8F4B"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FF14B9" w14:textId="77777777">
            <w:r>
              <w:t>Muss</w:t>
            </w:r>
          </w:p>
        </w:tc>
      </w:tr>
      <w:tr w14:paraId="2C91D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E72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01AD2" w14:textId="77777777">
            <w:r>
              <w:t>Funktion wird wie in der ELEKTRA 2 Baseline 29.40 realisiert zur Verfügung gestellt.</w:t>
            </w:r>
          </w:p>
        </w:tc>
      </w:tr>
      <w:tr w14:paraId="2F89C0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34F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D2DFB" w14:textId="77777777"/>
        </w:tc>
      </w:tr>
      <w:tr w14:paraId="0A8512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3E2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AEDE3" w14:textId="77777777">
            <w:r>
              <w:t>PV GA DIL OBB 1.0.0</w:t>
            </w:r>
          </w:p>
        </w:tc>
      </w:tr>
    </w:tbl>
    <w:p w14:paraId="2E1DEE53" w14:textId="77777777">
      <w:pPr>
        <w:spacing w:after="0" w:line="96" w:lineRule="auto"/>
      </w:pPr>
    </w:p>
    <w:p w14:paraId="4D4CA1A5" w14:textId="77777777">
      <w:pPr>
        <w:spacing w:after="0"/>
      </w:pPr>
      <w:r>
        <w:rPr>
          <w:vanish/>
        </w:rPr>
        <w:t>MLS_DSTW/MDSTW-23372</w:t>
      </w:r>
      <w:r>
        <w:rPr>
          <w:b/>
        </w:rPr>
        <w:t>14.4.0-10 Nach dem Anlagenhochlauf darf die selbsttätige Umstellung der Weiche e...</w:t>
      </w:r>
      <w:r>
        <w:br/>
        <w:t>14.4.0-10 Nach dem Anlagenhochlauf darf die selbsttätige Umstellung der Weiche erst nach erfolgter Wiederinbetriebnahmebedienung (Hochlaufbedienung) erfolgen.</w:t>
        <w:br/>
        <w:t>​​</w:t>
      </w:r>
    </w:p>
    <w:p w14:paraId="0FE219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878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24B9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A8971" w14:textId="77777777">
            <w:r>
              <w:t>MDSTW-23372</w:t>
            </w:r>
          </w:p>
        </w:tc>
      </w:tr>
      <w:tr w14:paraId="5100CD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4741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89388" w14:textId="77777777">
            <w:r>
              <w:t>05_910</w:t>
            </w:r>
          </w:p>
        </w:tc>
      </w:tr>
      <w:tr w14:paraId="5CD397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1F2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B0A36" w14:textId="77777777">
            <w:r>
              <w:t>2487</w:t>
            </w:r>
          </w:p>
        </w:tc>
      </w:tr>
      <w:tr w14:paraId="1BD92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C7A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C6345" w14:textId="77777777"/>
        </w:tc>
      </w:tr>
      <w:tr w14:paraId="062206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EDD4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475A5" w14:textId="77777777">
            <w:r>
              <w:t>Draft</w:t>
            </w:r>
          </w:p>
        </w:tc>
      </w:tr>
      <w:tr w14:paraId="1CAFBC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C27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571AE7" w14:textId="77777777">
            <w:r>
              <w:t>Muss</w:t>
            </w:r>
          </w:p>
        </w:tc>
      </w:tr>
      <w:tr w14:paraId="526172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237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9E420" w14:textId="77777777">
            <w:r>
              <w:t>Funktion wird wie in der ELEKTRA 2 Baseline 29.40 realisiert zur Verfügung gestellt.</w:t>
            </w:r>
          </w:p>
        </w:tc>
      </w:tr>
      <w:tr w14:paraId="06D7DF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3E8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E3D06" w14:textId="77777777"/>
        </w:tc>
      </w:tr>
      <w:tr w14:paraId="3E3655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7C7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CF993C" w14:textId="77777777">
            <w:r>
              <w:t>PV GA DIL OBB 1.0.0</w:t>
            </w:r>
          </w:p>
        </w:tc>
      </w:tr>
    </w:tbl>
    <w:p w14:paraId="458B8213" w14:textId="77777777">
      <w:pPr>
        <w:spacing w:after="0" w:line="96" w:lineRule="auto"/>
      </w:pPr>
    </w:p>
    <w:p w14:paraId="1409DAFD" w14:textId="77777777">
      <w:pPr>
        <w:pStyle w:val="Heading4"/>
        <w:divId w:val="354"/>
      </w:pPr>
      <w:bookmarkStart w:name="_Toc242172930" w:id="323"/>
      <w:r>
        <w:t>14.5 Einzelsperrung und Entsperrung</w:t>
      </w:r>
      <w:bookmarkEnd w:id="323"/>
    </w:p>
    <w:p w14:paraId="5922C558" w14:textId="77777777">
      <w:pPr>
        <w:spacing w:after="0"/>
      </w:pPr>
      <w:r>
        <w:rPr>
          <w:vanish/>
        </w:rPr>
        <w:t>MLS_DSTW/MDSTW-23373</w:t>
      </w:r>
      <w:r>
        <w:rPr>
          <w:b/>
        </w:rPr>
        <w:t>14.5.0-1 Einzelsperrung und Entsperrung (ohne Dokumentation) der Weiche ist vorz...</w:t>
      </w:r>
      <w:r>
        <w:br/>
        <w:t>14.5.0-1 Einzelsperrung und Entsperrung (ohne Dokumentation) der Weiche ist vorzusehen.</w:t>
        <w:br/>
        <w:t>​​</w:t>
      </w:r>
    </w:p>
    <w:p w14:paraId="25F9AB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DFB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70B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7A55E" w14:textId="77777777">
            <w:r>
              <w:t>MDSTW-23373</w:t>
            </w:r>
          </w:p>
        </w:tc>
      </w:tr>
      <w:tr w14:paraId="30AEDA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B6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D8F800" w14:textId="77777777">
            <w:r>
              <w:t>05_912</w:t>
            </w:r>
          </w:p>
        </w:tc>
      </w:tr>
      <w:tr w14:paraId="4FD63C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71F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0DE20" w14:textId="77777777">
            <w:r>
              <w:t>2489</w:t>
            </w:r>
          </w:p>
        </w:tc>
      </w:tr>
      <w:tr w14:paraId="1791E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C3E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396985" w14:textId="77777777"/>
        </w:tc>
      </w:tr>
      <w:tr w14:paraId="582A78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2196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E8253" w14:textId="77777777">
            <w:r>
              <w:t>Draft</w:t>
            </w:r>
          </w:p>
        </w:tc>
      </w:tr>
      <w:tr w14:paraId="105BE1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D0C1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57D7D" w14:textId="77777777">
            <w:r>
              <w:t>Muss</w:t>
            </w:r>
          </w:p>
        </w:tc>
      </w:tr>
      <w:tr w14:paraId="297B8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BA0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26AE3" w14:textId="77777777">
            <w:r>
              <w:t>Funktion wird wie in der ELEKTRA 2 Baseline 29.40 realisiert zur Verfügung gestellt.</w:t>
            </w:r>
          </w:p>
        </w:tc>
      </w:tr>
      <w:tr w14:paraId="4E38F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942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B3FBD" w14:textId="77777777"/>
        </w:tc>
      </w:tr>
      <w:tr w14:paraId="7401D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2677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0EAF1" w14:textId="77777777">
            <w:r>
              <w:t>PV GA DIL OBB 1.0.0</w:t>
            </w:r>
          </w:p>
        </w:tc>
      </w:tr>
    </w:tbl>
    <w:p w14:paraId="06C9F10B" w14:textId="77777777">
      <w:pPr>
        <w:spacing w:after="0" w:line="96" w:lineRule="auto"/>
      </w:pPr>
    </w:p>
    <w:p w14:paraId="0C30EF77" w14:textId="77777777">
      <w:pPr>
        <w:spacing w:after="0"/>
      </w:pPr>
      <w:r>
        <w:rPr>
          <w:vanish/>
        </w:rPr>
        <w:t>MLS_DSTW/MDSTW-23374</w:t>
      </w:r>
      <w:r>
        <w:rPr>
          <w:b/>
        </w:rPr>
        <w:t>14.5.0-2 Ausschließungsgründe für Einzelsperrung:</w:t>
      </w:r>
      <w:r>
        <w:br/>
        <w:t>14.5.0-2 Ausschließungsgründe für Einzelsperrung:</w:t>
        <w:br/>
        <w:t>• Bereits zur Nahbedienung freigegebene Weichen für die freigebende Stelle</w:t>
        <w:br/>
        <w:t>​​</w:t>
      </w:r>
    </w:p>
    <w:p w14:paraId="4C5F72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001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979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0DC4B" w14:textId="77777777">
            <w:r>
              <w:t>MDSTW-23374</w:t>
            </w:r>
          </w:p>
        </w:tc>
      </w:tr>
      <w:tr w14:paraId="2C31E4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F8BDF"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75CC77" w14:textId="77777777">
            <w:r>
              <w:t>05_913</w:t>
            </w:r>
          </w:p>
        </w:tc>
      </w:tr>
      <w:tr w14:paraId="350D1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2AD68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5460C" w14:textId="77777777">
            <w:r>
              <w:t>2490</w:t>
            </w:r>
          </w:p>
        </w:tc>
      </w:tr>
      <w:tr w14:paraId="6C7A75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EBC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971AA" w14:textId="77777777"/>
        </w:tc>
      </w:tr>
      <w:tr w14:paraId="6BB94E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4DB6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92EDCB" w14:textId="77777777">
            <w:r>
              <w:t>Draft</w:t>
            </w:r>
          </w:p>
        </w:tc>
      </w:tr>
      <w:tr w14:paraId="01D769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A2DB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87404" w14:textId="77777777">
            <w:r>
              <w:t>Muss</w:t>
            </w:r>
          </w:p>
        </w:tc>
      </w:tr>
      <w:tr w14:paraId="18123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EC19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95301" w14:textId="77777777">
            <w:r>
              <w:t>Funktion wird wie in der ELEKTRA 2 Baseline 29.40 realisiert zur Verfügung gestellt.</w:t>
            </w:r>
          </w:p>
        </w:tc>
      </w:tr>
      <w:tr w14:paraId="286F4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314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E5A6A" w14:textId="77777777"/>
        </w:tc>
      </w:tr>
      <w:tr w14:paraId="368AF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996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D16134" w14:textId="77777777">
            <w:r>
              <w:t>PV GA DIL OBB 1.0.0</w:t>
            </w:r>
          </w:p>
        </w:tc>
      </w:tr>
    </w:tbl>
    <w:p w14:paraId="0BA6165E" w14:textId="77777777">
      <w:pPr>
        <w:spacing w:after="0" w:line="96" w:lineRule="auto"/>
      </w:pPr>
    </w:p>
    <w:p w14:paraId="7DB4CBBE" w14:textId="77777777">
      <w:pPr>
        <w:pStyle w:val="Heading4"/>
        <w:divId w:val="355"/>
      </w:pPr>
      <w:bookmarkStart w:name="_Toc242172931" w:id="324"/>
      <w:r>
        <w:t>14.6 Verschluss</w:t>
      </w:r>
      <w:bookmarkEnd w:id="324"/>
    </w:p>
    <w:p w14:paraId="1BF92FB0" w14:textId="77777777">
      <w:pPr>
        <w:spacing w:after="0"/>
      </w:pPr>
      <w:r>
        <w:rPr>
          <w:vanish/>
        </w:rPr>
        <w:t>MLS_DSTW/MDSTW-23375</w:t>
      </w:r>
      <w:r>
        <w:rPr>
          <w:b/>
        </w:rPr>
        <w:t>14.6.0-1 Richtig stehende und überwachte Fahrweg-, Schutzweg- und Flankenschutzw...</w:t>
      </w:r>
      <w:r>
        <w:br/>
        <w:t>14.6.0-1 Richtig stehende und überwachte Fahrweg-, Schutzweg- und Flankenschutzweichen sind zu verschließen. Weichen, die zur Nahbedienung freigegeben sind, dürfen nicht verschlossen werden (Ausnahmen siehe Fahrstraßen im &lt;05 Lastenheft Teilsystem DSTW-ZE&gt; 10).</w:t>
        <w:br/>
        <w:t>​​</w:t>
      </w:r>
    </w:p>
    <w:p w14:paraId="41A729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56F4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23C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15783" w14:textId="77777777">
            <w:r>
              <w:t>MDSTW-23375</w:t>
            </w:r>
          </w:p>
        </w:tc>
      </w:tr>
      <w:tr w14:paraId="02D56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2A6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35735" w14:textId="77777777">
            <w:r>
              <w:t>05_915</w:t>
            </w:r>
          </w:p>
        </w:tc>
      </w:tr>
      <w:tr w14:paraId="2C19A5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137FE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D88E5" w14:textId="77777777">
            <w:r>
              <w:t>2492</w:t>
            </w:r>
          </w:p>
        </w:tc>
      </w:tr>
      <w:tr w14:paraId="5582D1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BEB4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D7874" w14:textId="77777777"/>
        </w:tc>
      </w:tr>
      <w:tr w14:paraId="49AE71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F19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50F72" w14:textId="77777777">
            <w:r>
              <w:t>Draft</w:t>
            </w:r>
          </w:p>
        </w:tc>
      </w:tr>
      <w:tr w14:paraId="14A4A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326F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82B5E" w14:textId="77777777">
            <w:r>
              <w:t>Muss</w:t>
            </w:r>
          </w:p>
        </w:tc>
      </w:tr>
      <w:tr w14:paraId="1C6C4F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068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423C0" w14:textId="77777777">
            <w:r>
              <w:t>Funktion wird wie in der ELEKTRA 2 Baseline 29.40 realisiert zur Verfügung gestellt.</w:t>
            </w:r>
          </w:p>
        </w:tc>
      </w:tr>
      <w:tr w14:paraId="2D4A40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05D9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33D7A" w14:textId="77777777"/>
        </w:tc>
      </w:tr>
      <w:tr w14:paraId="78765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8DF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B158B" w14:textId="77777777">
            <w:r>
              <w:t>PV GA DIL OBB 1.0.0</w:t>
            </w:r>
          </w:p>
        </w:tc>
      </w:tr>
    </w:tbl>
    <w:p w14:paraId="6F60D5CE" w14:textId="77777777">
      <w:pPr>
        <w:spacing w:after="0" w:line="96" w:lineRule="auto"/>
      </w:pPr>
    </w:p>
    <w:p w14:paraId="70F73E3D" w14:textId="77777777">
      <w:pPr>
        <w:pStyle w:val="Heading4"/>
        <w:divId w:val="356"/>
      </w:pPr>
      <w:bookmarkStart w:name="_Toc242172932" w:id="325"/>
      <w:r>
        <w:t>14.7 Auffahren</w:t>
      </w:r>
      <w:bookmarkEnd w:id="325"/>
    </w:p>
    <w:p w14:paraId="581B947B" w14:textId="77777777">
      <w:pPr>
        <w:spacing w:after="0"/>
      </w:pPr>
      <w:r>
        <w:rPr>
          <w:vanish/>
        </w:rPr>
        <w:t>MLS_DSTW/MDSTW-23376</w:t>
      </w:r>
      <w:r>
        <w:rPr>
          <w:b/>
        </w:rPr>
        <w:t>14.7.0-1 Beim Auffahren einer Weiche hat eine Meldung an die Bedienoberfläche zu...</w:t>
      </w:r>
      <w:r>
        <w:br/>
        <w:t>14.7.0-1 Beim Auffahren einer Weiche hat eine Meldung an die Bedienoberfläche zu erfolgen.</w:t>
        <w:br/>
        <w:t>​​</w:t>
      </w:r>
    </w:p>
    <w:p w14:paraId="351C29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6C78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910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2261A" w14:textId="77777777">
            <w:r>
              <w:t>MDSTW-23376</w:t>
            </w:r>
          </w:p>
        </w:tc>
      </w:tr>
      <w:tr w14:paraId="0E7B5C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77F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E5122" w14:textId="77777777">
            <w:r>
              <w:t>05_917</w:t>
            </w:r>
          </w:p>
        </w:tc>
      </w:tr>
      <w:tr w14:paraId="5234B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DF0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E6711" w14:textId="77777777">
            <w:r>
              <w:t>2494</w:t>
            </w:r>
          </w:p>
        </w:tc>
      </w:tr>
      <w:tr w14:paraId="7AEA9E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9D22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42E8C" w14:textId="77777777"/>
        </w:tc>
      </w:tr>
      <w:tr w14:paraId="22907F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A24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57543" w14:textId="77777777">
            <w:r>
              <w:t>Draft</w:t>
            </w:r>
          </w:p>
        </w:tc>
      </w:tr>
      <w:tr w14:paraId="33F2AF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BDA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B03BCA" w14:textId="77777777">
            <w:r>
              <w:t>Muss</w:t>
            </w:r>
          </w:p>
        </w:tc>
      </w:tr>
      <w:tr w14:paraId="6B3BA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8F8C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CA7BD" w14:textId="77777777">
            <w:r>
              <w:t>Funktion wird wie in der ELEKTRA 2 Baseline 29.40 realisiert zur Verfügung gestellt.</w:t>
            </w:r>
          </w:p>
        </w:tc>
      </w:tr>
      <w:tr w14:paraId="7F468D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6EF6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A6EB9" w14:textId="77777777"/>
        </w:tc>
      </w:tr>
      <w:tr w14:paraId="2B3A9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55BCA"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F2D52" w14:textId="77777777">
            <w:r>
              <w:t>PV GA DIL OBB 1.0.0</w:t>
            </w:r>
          </w:p>
        </w:tc>
      </w:tr>
    </w:tbl>
    <w:p w14:paraId="0149F618" w14:textId="77777777">
      <w:pPr>
        <w:spacing w:after="0" w:line="96" w:lineRule="auto"/>
      </w:pPr>
    </w:p>
    <w:p w14:paraId="0D72A806" w14:textId="77777777">
      <w:pPr>
        <w:spacing w:after="0"/>
      </w:pPr>
      <w:r>
        <w:rPr>
          <w:vanish/>
        </w:rPr>
        <w:t>MLS_DSTW/MDSTW-23377</w:t>
      </w:r>
      <w:r>
        <w:rPr>
          <w:b/>
        </w:rPr>
        <w:t>14.7.0-2 Zusätzlich ist die Summenstörungsmeldung Weiche gemäß [Pflichtenheft EB...</w:t>
      </w:r>
      <w:r>
        <w:br/>
        <w:t>14.7.0-2 Zusätzlich ist die Summenstörungsmeldung Weiche gemäß [Pflichtenheft EBO - Einheitliche Bedienoberfläche] anzuschalten.</w:t>
        <w:br/>
        <w:t>​​</w:t>
      </w:r>
    </w:p>
    <w:p w14:paraId="02A4B59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AB8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724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BC4D8" w14:textId="77777777">
            <w:r>
              <w:t>MDSTW-23377</w:t>
            </w:r>
          </w:p>
        </w:tc>
      </w:tr>
      <w:tr w14:paraId="7A91F4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ADC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0B10D8" w14:textId="77777777">
            <w:r>
              <w:t>05_918</w:t>
            </w:r>
          </w:p>
        </w:tc>
      </w:tr>
      <w:tr w14:paraId="6AC3E6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5333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98B5B" w14:textId="77777777">
            <w:r>
              <w:t>2495</w:t>
            </w:r>
          </w:p>
        </w:tc>
      </w:tr>
      <w:tr w14:paraId="43698D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03D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43FA0" w14:textId="77777777">
            <w:r>
              <w:t>[4]</w:t>
            </w:r>
          </w:p>
        </w:tc>
      </w:tr>
      <w:tr w14:paraId="760595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EBB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44949A" w14:textId="77777777">
            <w:r>
              <w:t>Draft</w:t>
            </w:r>
          </w:p>
        </w:tc>
      </w:tr>
      <w:tr w14:paraId="37132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C4E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06BC4" w14:textId="77777777">
            <w:r>
              <w:t>Muss</w:t>
            </w:r>
          </w:p>
        </w:tc>
      </w:tr>
      <w:tr w14:paraId="177D12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D414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4F7660" w14:textId="77777777">
            <w:r>
              <w:t>Funktion wird wie in der ELEKTRA 2 Baseline 29.40 realisiert zur Verfügung gestellt.</w:t>
            </w:r>
          </w:p>
        </w:tc>
      </w:tr>
      <w:tr w14:paraId="2FEFA2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4BEA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24DCD" w14:textId="77777777"/>
        </w:tc>
      </w:tr>
      <w:tr w14:paraId="78BE4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885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0CEE6" w14:textId="77777777">
            <w:r>
              <w:t>PV GA DIL OBB 1.0.0</w:t>
            </w:r>
          </w:p>
        </w:tc>
      </w:tr>
    </w:tbl>
    <w:p w14:paraId="3616301B" w14:textId="77777777">
      <w:pPr>
        <w:spacing w:after="0" w:line="96" w:lineRule="auto"/>
      </w:pPr>
    </w:p>
    <w:p w14:paraId="0C40501B" w14:textId="77777777">
      <w:pPr>
        <w:spacing w:after="0"/>
      </w:pPr>
      <w:r>
        <w:rPr>
          <w:vanish/>
        </w:rPr>
        <w:t>MLS_DSTW/MDSTW-23378</w:t>
      </w:r>
      <w:r>
        <w:rPr>
          <w:b/>
        </w:rPr>
        <w:t>14.7.0-3 Das Auffahren ist für jede Weiche gesondert zu registrieren. Eine aufge...</w:t>
      </w:r>
      <w:r>
        <w:br/>
        <w:t>14.7.0-3 Das Auffahren ist für jede Weiche gesondert zu registrieren. Eine aufgefahren gemeldete Weiche muss abhängig von der Gleisfreimeldung durch Einzelumstellung oder Hilfsbedienhandlung vom Stellwerk aus in die Ordnungsstellung zu bringen sein (Keine gesonderte Bedienungshandlung für aufgefahrene Weichen.)</w:t>
        <w:br/>
        <w:t>​​</w:t>
      </w:r>
    </w:p>
    <w:p w14:paraId="1A4DDC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91C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2BE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B68D6" w14:textId="77777777">
            <w:r>
              <w:t>MDSTW-23378</w:t>
            </w:r>
          </w:p>
        </w:tc>
      </w:tr>
      <w:tr w14:paraId="6C1D71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5D0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0BA07" w14:textId="77777777">
            <w:r>
              <w:t>05_919</w:t>
            </w:r>
          </w:p>
        </w:tc>
      </w:tr>
      <w:tr w14:paraId="240E2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044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B9BA0" w14:textId="77777777">
            <w:r>
              <w:t>2496</w:t>
            </w:r>
          </w:p>
        </w:tc>
      </w:tr>
      <w:tr w14:paraId="0BD773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E8E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76D43" w14:textId="77777777"/>
        </w:tc>
      </w:tr>
      <w:tr w14:paraId="1357E3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470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010635" w14:textId="77777777">
            <w:r>
              <w:t>Draft</w:t>
            </w:r>
          </w:p>
        </w:tc>
      </w:tr>
      <w:tr w14:paraId="19F00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1A5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EA6C2" w14:textId="77777777">
            <w:r>
              <w:t>Muss</w:t>
            </w:r>
          </w:p>
        </w:tc>
      </w:tr>
      <w:tr w14:paraId="3485EE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48D42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009CA2" w14:textId="77777777">
            <w:r>
              <w:t>Funktion wird wie in der ELEKTRA 2 Baseline 29.40 realisiert zur Verfügung gestellt.</w:t>
            </w:r>
          </w:p>
        </w:tc>
      </w:tr>
      <w:tr w14:paraId="2F702E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519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FA9C0" w14:textId="77777777"/>
        </w:tc>
      </w:tr>
      <w:tr w14:paraId="34D444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55EF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8A9BB" w14:textId="77777777">
            <w:r>
              <w:t>PV GA DIL OBB 1.0.0</w:t>
            </w:r>
          </w:p>
        </w:tc>
      </w:tr>
    </w:tbl>
    <w:p w14:paraId="4E5F319A" w14:textId="77777777">
      <w:pPr>
        <w:spacing w:after="0" w:line="96" w:lineRule="auto"/>
      </w:pPr>
    </w:p>
    <w:p w14:paraId="34FEBA56" w14:textId="77777777">
      <w:pPr>
        <w:pStyle w:val="Heading4"/>
        <w:divId w:val="357"/>
      </w:pPr>
      <w:bookmarkStart w:name="_Toc242172933" w:id="326"/>
      <w:r>
        <w:t>14.8 Störungsmeldung</w:t>
      </w:r>
      <w:bookmarkEnd w:id="326"/>
    </w:p>
    <w:p w14:paraId="2B3F4378" w14:textId="77777777">
      <w:pPr>
        <w:spacing w:after="0"/>
      </w:pPr>
      <w:r>
        <w:rPr>
          <w:vanish/>
        </w:rPr>
        <w:t>MLS_DSTW/MDSTW-23379</w:t>
      </w:r>
      <w:r>
        <w:rPr>
          <w:b/>
        </w:rPr>
        <w:t>14.8.0-1 Bei Ausfall der Ordnungsmeldung an einer Weiche hat eine optische und a...</w:t>
      </w:r>
      <w:r>
        <w:br/>
        <w:t>14.8.0-1 Bei Ausfall der Ordnungsmeldung an einer Weiche hat eine optische und akustische Meldung zu erfolgen. Zusätzlich ist die Summenstörungsmeldung Weiche gemäß [Pflichtenheft EBO - Einheitliche Bedienoberfläche] anzuschalten.</w:t>
        <w:br/>
        <w:t>​​</w:t>
      </w:r>
    </w:p>
    <w:p w14:paraId="350C1E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92EB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508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C9F95" w14:textId="77777777">
            <w:r>
              <w:t>MDSTW-23379</w:t>
            </w:r>
          </w:p>
        </w:tc>
      </w:tr>
      <w:tr w14:paraId="648B72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714F3"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B795C" w14:textId="77777777">
            <w:r>
              <w:t>05_921</w:t>
            </w:r>
          </w:p>
        </w:tc>
      </w:tr>
      <w:tr w14:paraId="6D0CC5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315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E9C3F" w14:textId="77777777">
            <w:r>
              <w:t>2498</w:t>
            </w:r>
          </w:p>
        </w:tc>
      </w:tr>
      <w:tr w14:paraId="34A66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184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9D4D3" w14:textId="77777777">
            <w:r>
              <w:t>[4]</w:t>
            </w:r>
          </w:p>
        </w:tc>
      </w:tr>
      <w:tr w14:paraId="678FF2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EC430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391DE" w14:textId="77777777">
            <w:r>
              <w:t>Draft</w:t>
            </w:r>
          </w:p>
        </w:tc>
      </w:tr>
      <w:tr w14:paraId="68463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508E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39209" w14:textId="77777777">
            <w:r>
              <w:t>Muss</w:t>
            </w:r>
          </w:p>
        </w:tc>
      </w:tr>
      <w:tr w14:paraId="3CB10A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A82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9E271" w14:textId="77777777">
            <w:r>
              <w:t>Funktion wird wie in der ELEKTRA 2 Baseline 29.40 realisiert zur Verfügung gestellt.</w:t>
            </w:r>
          </w:p>
        </w:tc>
      </w:tr>
      <w:tr w14:paraId="1CA6F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371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86994" w14:textId="77777777"/>
        </w:tc>
      </w:tr>
      <w:tr w14:paraId="455628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45F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0BBED" w14:textId="77777777">
            <w:r>
              <w:t>PV GA DIL OBB 1.0.0</w:t>
            </w:r>
          </w:p>
        </w:tc>
      </w:tr>
    </w:tbl>
    <w:p w14:paraId="15660354" w14:textId="77777777">
      <w:pPr>
        <w:spacing w:after="0" w:line="96" w:lineRule="auto"/>
      </w:pPr>
    </w:p>
    <w:p w14:paraId="059A5C20" w14:textId="77777777">
      <w:pPr>
        <w:pStyle w:val="Heading4"/>
        <w:divId w:val="358"/>
      </w:pPr>
      <w:bookmarkStart w:name="_Toc242172934" w:id="327"/>
      <w:r>
        <w:t>14.9 Fahren bei gestörter Weiche</w:t>
      </w:r>
      <w:bookmarkEnd w:id="327"/>
    </w:p>
    <w:p w14:paraId="0DCCEA5B" w14:textId="77777777">
      <w:pPr>
        <w:spacing w:after="0"/>
      </w:pPr>
      <w:r>
        <w:rPr>
          <w:vanish/>
        </w:rPr>
        <w:t>MLS_DSTW/MDSTW-23380</w:t>
      </w:r>
      <w:r>
        <w:rPr>
          <w:b/>
        </w:rPr>
        <w:t>14.9.0-1 Wird für eine gestörte Weiche eine Endlage manuell definiert, gilt dies...</w:t>
      </w:r>
      <w:r>
        <w:br/>
        <w:t>14.9.0-1 Wird für eine gestörte Weiche eine Endlage manuell definiert, gilt diese Weiche für die Fahrstraßenlogik weiterhin als gestört, lediglich an den Schnittstellen zu ETCS und SCWS/SCWS-S wird die Weiche nicht als gestört übertragen. An der Schnittstelle werden lediglich Zustände übertragen, nicht jedoch, ob diese durch eine manuelle Definition zustande gekommen sind.</w:t>
        <w:br/>
        <w:t>​​</w:t>
      </w:r>
    </w:p>
    <w:p w14:paraId="0947576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2F4B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133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D0115" w14:textId="77777777">
            <w:r>
              <w:t>MDSTW-23380</w:t>
            </w:r>
          </w:p>
        </w:tc>
      </w:tr>
      <w:tr w14:paraId="00AFBB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6170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D9C3E" w14:textId="77777777">
            <w:r>
              <w:t>05_923</w:t>
            </w:r>
          </w:p>
        </w:tc>
      </w:tr>
      <w:tr w14:paraId="2E47F7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195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C939E" w14:textId="77777777">
            <w:r>
              <w:t>2500</w:t>
            </w:r>
          </w:p>
        </w:tc>
      </w:tr>
      <w:tr w14:paraId="54BC45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11B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6698E" w14:textId="77777777"/>
        </w:tc>
      </w:tr>
      <w:tr w14:paraId="04A570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5B7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C4951" w14:textId="77777777">
            <w:r>
              <w:t>Draft</w:t>
            </w:r>
          </w:p>
        </w:tc>
      </w:tr>
      <w:tr w14:paraId="31AEB6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15B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CC281" w14:textId="77777777">
            <w:r>
              <w:t>Muss</w:t>
            </w:r>
          </w:p>
        </w:tc>
      </w:tr>
      <w:tr w14:paraId="13B3DB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31B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8C46A" w14:textId="77777777">
            <w:r>
              <w:t>Funktion wird wie in der ELEKTRA 2 Baseline 29.40 realisiert zur Verfügung gestellt.</w:t>
            </w:r>
          </w:p>
        </w:tc>
      </w:tr>
      <w:tr w14:paraId="0A239D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4BB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7A1B6" w14:textId="77777777"/>
        </w:tc>
      </w:tr>
      <w:tr w14:paraId="5D017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BB3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3A0ED" w14:textId="77777777">
            <w:r>
              <w:t>PV GA DIL OBB 1.0.0</w:t>
            </w:r>
          </w:p>
        </w:tc>
      </w:tr>
    </w:tbl>
    <w:p w14:paraId="1C381E26" w14:textId="77777777">
      <w:pPr>
        <w:spacing w:after="0" w:line="96" w:lineRule="auto"/>
      </w:pPr>
    </w:p>
    <w:p w14:paraId="2FE952B3" w14:textId="77777777">
      <w:pPr>
        <w:spacing w:after="0"/>
      </w:pPr>
      <w:r>
        <w:rPr>
          <w:vanish/>
        </w:rPr>
        <w:t>MLS_DSTW/MDSTW-23381</w:t>
      </w:r>
      <w:r>
        <w:rPr>
          <w:b/>
        </w:rPr>
        <w:t>14.9.0-2 Die manuelle Definition einer Lage ist nur bei gestörtem Element zuläss...</w:t>
      </w:r>
      <w:r>
        <w:br/>
        <w:t>14.9.0-2 Die manuelle Definition einer Lage ist nur bei gestörtem Element zulässig.</w:t>
        <w:br/>
        <w:t>​​</w:t>
      </w:r>
    </w:p>
    <w:p w14:paraId="25166E0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480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87C39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6F815" w14:textId="77777777">
            <w:r>
              <w:t>MDSTW-23381</w:t>
            </w:r>
          </w:p>
        </w:tc>
      </w:tr>
      <w:tr w14:paraId="796151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B66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3431A4" w14:textId="77777777">
            <w:r>
              <w:t>05_924</w:t>
            </w:r>
          </w:p>
        </w:tc>
      </w:tr>
      <w:tr w14:paraId="419A6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604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883F0" w14:textId="77777777">
            <w:r>
              <w:t>2501</w:t>
            </w:r>
          </w:p>
        </w:tc>
      </w:tr>
      <w:tr w14:paraId="7D8776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6D93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1CAA2" w14:textId="77777777"/>
        </w:tc>
      </w:tr>
      <w:tr w14:paraId="22B691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7666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07C1F" w14:textId="77777777">
            <w:r>
              <w:t>Draft</w:t>
            </w:r>
          </w:p>
        </w:tc>
      </w:tr>
      <w:tr w14:paraId="036503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64BE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AA3A7" w14:textId="77777777">
            <w:r>
              <w:t>Muss</w:t>
            </w:r>
          </w:p>
        </w:tc>
      </w:tr>
      <w:tr w14:paraId="58950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5CB1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C79B0" w14:textId="77777777">
            <w:r>
              <w:t>Funktion wird wie in der ELEKTRA 2 Baseline 29.40 realisiert zur Verfügung gestellt.</w:t>
            </w:r>
          </w:p>
        </w:tc>
      </w:tr>
      <w:tr w14:paraId="2C49C9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CF97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B19CE" w14:textId="77777777"/>
        </w:tc>
      </w:tr>
      <w:tr w14:paraId="58FCBD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47DF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2142C" w14:textId="77777777">
            <w:r>
              <w:t>PV GA DIL OBB 1.0.0</w:t>
            </w:r>
          </w:p>
        </w:tc>
      </w:tr>
    </w:tbl>
    <w:p w14:paraId="730BC37C" w14:textId="77777777">
      <w:pPr>
        <w:spacing w:after="0" w:line="96" w:lineRule="auto"/>
      </w:pPr>
    </w:p>
    <w:p w14:paraId="255758D8" w14:textId="77777777">
      <w:pPr>
        <w:spacing w:after="0"/>
      </w:pPr>
      <w:r>
        <w:rPr>
          <w:vanish/>
        </w:rPr>
        <w:lastRenderedPageBreak/>
        <w:t>MLS_DSTW/MDSTW-23382</w:t>
      </w:r>
      <w:r>
        <w:rPr>
          <w:b/>
        </w:rPr>
        <w:t>14.9.0-3 Eine manuell definierte Lage kann manuell aufgehoben werden.</w:t>
      </w:r>
      <w:r>
        <w:br/>
        <w:t>14.9.0-3 Eine manuell definierte Lage kann manuell aufgehoben werden.</w:t>
        <w:br/>
        <w:t>​​</w:t>
      </w:r>
    </w:p>
    <w:p w14:paraId="22F826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878A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6A97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F3455" w14:textId="77777777">
            <w:r>
              <w:t>MDSTW-23382</w:t>
            </w:r>
          </w:p>
        </w:tc>
      </w:tr>
      <w:tr w14:paraId="53A7DB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47B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2327F" w14:textId="77777777">
            <w:r>
              <w:t>05_925</w:t>
            </w:r>
          </w:p>
        </w:tc>
      </w:tr>
      <w:tr w14:paraId="064C6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F5B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450CC" w14:textId="77777777">
            <w:r>
              <w:t>2502</w:t>
            </w:r>
          </w:p>
        </w:tc>
      </w:tr>
      <w:tr w14:paraId="3B7C6F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833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9CDE4" w14:textId="77777777"/>
        </w:tc>
      </w:tr>
      <w:tr w14:paraId="7AE0A2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CF2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35B41" w14:textId="77777777">
            <w:r>
              <w:t>Draft</w:t>
            </w:r>
          </w:p>
        </w:tc>
      </w:tr>
      <w:tr w14:paraId="38060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CBE8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FC99B" w14:textId="77777777">
            <w:r>
              <w:t>Muss</w:t>
            </w:r>
          </w:p>
        </w:tc>
      </w:tr>
      <w:tr w14:paraId="1EC419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061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83A5F" w14:textId="77777777">
            <w:r>
              <w:t>Funktion wird wie in der ELEKTRA 2 Baseline 29.40 realisiert zur Verfügung gestellt.</w:t>
            </w:r>
          </w:p>
        </w:tc>
      </w:tr>
      <w:tr w14:paraId="08E66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270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C4BD8" w14:textId="77777777"/>
        </w:tc>
      </w:tr>
      <w:tr w14:paraId="27FCF9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9D6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61768" w14:textId="77777777">
            <w:r>
              <w:t>PV GA DIL OBB 1.0.0</w:t>
            </w:r>
          </w:p>
        </w:tc>
      </w:tr>
    </w:tbl>
    <w:p w14:paraId="2EFD768D" w14:textId="77777777">
      <w:pPr>
        <w:spacing w:after="0" w:line="96" w:lineRule="auto"/>
      </w:pPr>
    </w:p>
    <w:p w14:paraId="4CB9D624" w14:textId="77777777">
      <w:pPr>
        <w:spacing w:after="0"/>
      </w:pPr>
      <w:r>
        <w:rPr>
          <w:vanish/>
        </w:rPr>
        <w:t>MLS_DSTW/MDSTW-23383</w:t>
      </w:r>
      <w:r>
        <w:rPr>
          <w:b/>
        </w:rPr>
        <w:t>14.9.0-4 Nach Einlangen einer gültigen Lage von der Außenanlage ist die manuelle...</w:t>
      </w:r>
      <w:r>
        <w:br/>
        <w:t>14.9.0-4 Nach Einlangen einer gültigen Lage von der Außenanlage ist die manuelle Definition selbsttätig aufzuheben.</w:t>
        <w:br/>
        <w:t>​​</w:t>
      </w:r>
    </w:p>
    <w:p w14:paraId="1058F18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E32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6A8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2C102" w14:textId="77777777">
            <w:r>
              <w:t>MDSTW-23383</w:t>
            </w:r>
          </w:p>
        </w:tc>
      </w:tr>
      <w:tr w14:paraId="27C793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D77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CF4C8" w14:textId="77777777">
            <w:r>
              <w:t>05_926</w:t>
            </w:r>
          </w:p>
        </w:tc>
      </w:tr>
      <w:tr w14:paraId="0B73FD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085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25E9A" w14:textId="77777777">
            <w:r>
              <w:t>2503</w:t>
            </w:r>
          </w:p>
        </w:tc>
      </w:tr>
      <w:tr w14:paraId="22BC4A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F3E3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33745" w14:textId="77777777"/>
        </w:tc>
      </w:tr>
      <w:tr w14:paraId="4ACDE9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680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469DB" w14:textId="77777777">
            <w:r>
              <w:t>Draft</w:t>
            </w:r>
          </w:p>
        </w:tc>
      </w:tr>
      <w:tr w14:paraId="602710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72602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090FD" w14:textId="77777777">
            <w:r>
              <w:t>Muss</w:t>
            </w:r>
          </w:p>
        </w:tc>
      </w:tr>
      <w:tr w14:paraId="6DE835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944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0C7A7" w14:textId="77777777">
            <w:r>
              <w:t>Funktion wird wie in der ELEKTRA 2 Baseline 29.40 realisiert zur Verfügung gestellt.</w:t>
            </w:r>
          </w:p>
        </w:tc>
      </w:tr>
      <w:tr w14:paraId="74B84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6FB7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A3822" w14:textId="77777777"/>
        </w:tc>
      </w:tr>
      <w:tr w14:paraId="08215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271F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B1CEC" w14:textId="77777777">
            <w:r>
              <w:t>PV GA DIL OBB 1.0.0</w:t>
            </w:r>
          </w:p>
        </w:tc>
      </w:tr>
    </w:tbl>
    <w:p w14:paraId="03187A09" w14:textId="77777777">
      <w:pPr>
        <w:spacing w:after="0" w:line="96" w:lineRule="auto"/>
      </w:pPr>
    </w:p>
    <w:p w14:paraId="5D0E68B6" w14:textId="77777777">
      <w:pPr>
        <w:pStyle w:val="Heading4"/>
        <w:divId w:val="359"/>
      </w:pPr>
      <w:bookmarkStart w:name="_Toc242172935" w:id="328"/>
      <w:r>
        <w:t>14.10 Kreuzung und Kreuzungsweichen</w:t>
      </w:r>
      <w:bookmarkEnd w:id="328"/>
    </w:p>
    <w:p w14:paraId="0CD3E5DD" w14:textId="77777777">
      <w:pPr>
        <w:spacing w:after="0"/>
      </w:pPr>
      <w:r>
        <w:rPr>
          <w:vanish/>
        </w:rPr>
        <w:t>MLS_DSTW/MDSTW-23384</w:t>
      </w:r>
      <w:r>
        <w:rPr>
          <w:b/>
        </w:rPr>
        <w:t>14.10.0-1 Flachkreuzung: Wird mit zwei Antrieben ausgeführt (Reihenfolgeabhängig...</w:t>
      </w:r>
      <w:r>
        <w:br/>
        <w:t>14.10.0-1 Flachkreuzung: Wird mit zwei Antrieben ausgeführt (Reihenfolgeabhängigkeit analog &lt;06 Lastenheft Teilsystem Weiche&gt; 1.3) und wie eine Weiche behandelt</w:t>
        <w:br/>
        <w:t>​​</w:t>
      </w:r>
    </w:p>
    <w:p w14:paraId="38260E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B4E0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F70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F6225" w14:textId="77777777">
            <w:r>
              <w:t>MDSTW-23384</w:t>
            </w:r>
          </w:p>
        </w:tc>
      </w:tr>
      <w:tr w14:paraId="679255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A93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A1F720" w14:textId="77777777">
            <w:r>
              <w:t>05_928</w:t>
            </w:r>
          </w:p>
        </w:tc>
      </w:tr>
      <w:tr w14:paraId="582B7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69A8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445EE" w14:textId="77777777">
            <w:r>
              <w:t>2505</w:t>
            </w:r>
          </w:p>
        </w:tc>
      </w:tr>
      <w:tr w14:paraId="184C5C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7F0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75748" w14:textId="77777777"/>
        </w:tc>
      </w:tr>
      <w:tr w14:paraId="345B42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8FB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068A4" w14:textId="77777777">
            <w:r>
              <w:t>Draft</w:t>
            </w:r>
          </w:p>
        </w:tc>
      </w:tr>
      <w:tr w14:paraId="66C06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1450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275DD" w14:textId="77777777">
            <w:r>
              <w:t>Muss</w:t>
            </w:r>
          </w:p>
        </w:tc>
      </w:tr>
      <w:tr w14:paraId="10D3C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B5A4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276CA" w14:textId="77777777">
            <w:r>
              <w:t>Funktion wird wie in der ELEKTRA 2 Baseline 29.40 realisiert zur Verfügung gestellt.</w:t>
            </w:r>
          </w:p>
        </w:tc>
      </w:tr>
      <w:tr w14:paraId="76C41B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F1C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0E3E8" w14:textId="77777777"/>
        </w:tc>
      </w:tr>
      <w:tr w14:paraId="5DE30F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DCC4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33F5F" w14:textId="77777777">
            <w:r>
              <w:t>PV GA DIL OBB 1.0.0</w:t>
            </w:r>
          </w:p>
        </w:tc>
      </w:tr>
    </w:tbl>
    <w:p w14:paraId="6AD4BD5D" w14:textId="77777777">
      <w:pPr>
        <w:spacing w:after="0" w:line="96" w:lineRule="auto"/>
      </w:pPr>
    </w:p>
    <w:p w14:paraId="7E718C05" w14:textId="77777777">
      <w:r>
        <w:rPr>
          <w:vanish/>
        </w:rPr>
        <w:t>MLS_DSTW/MDSTW-23385</w:t>
      </w:r>
      <w:r>
        <w:t>• 14.10.0-2 Doppelte Kreuzungsweichen: Sind wie zwei einfache Weichen zu behandeln</w:t>
        <w:br/>
        <w:t>​​</w:t>
      </w:r>
    </w:p>
    <w:p w14:paraId="6515AA1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FED7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BA54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F611E" w14:textId="77777777">
            <w:r>
              <w:t>1587</w:t>
            </w:r>
          </w:p>
        </w:tc>
      </w:tr>
      <w:tr w14:paraId="4FEFB4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92B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110B6A" w14:textId="77777777">
            <w:r>
              <w:t>MDSTW-23385</w:t>
            </w:r>
          </w:p>
        </w:tc>
      </w:tr>
      <w:tr w14:paraId="210C8A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342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B8A7C" w14:textId="77777777">
            <w:r>
              <w:t>2506</w:t>
            </w:r>
          </w:p>
        </w:tc>
      </w:tr>
      <w:tr w14:paraId="397AD6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2231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D27FBA" w14:textId="77777777">
            <w:r>
              <w:t>05_929</w:t>
            </w:r>
          </w:p>
        </w:tc>
      </w:tr>
    </w:tbl>
    <w:p w14:paraId="387AC46C" w14:textId="77777777">
      <w:pPr>
        <w:spacing w:after="0" w:line="96" w:lineRule="auto"/>
      </w:pPr>
    </w:p>
    <w:p w14:paraId="58CE3548" w14:textId="77777777">
      <w:r>
        <w:rPr>
          <w:vanish/>
        </w:rPr>
        <w:t>MLS_DSTW/MDSTW-23386</w:t>
      </w:r>
      <w:r>
        <w:t>• 14.10.0-3 Einfache Kreuzungsweichen: Sind wie zwei einfache Weichen zu behandeln.</w:t>
        <w:br/>
        <w:t>• keine Folgeabhängigkeit</w:t>
        <w:br/>
        <w:t>• Wird für eine Fahrstraßeneinstellung nur eine Weiche der EKW als Fahrwegweiche benötigt, so sind dennoch beide zu stellen und zu verschließen. Aus Gründen der Darstellung am Monitor ist der zweite Teil der EKW wie eine Fahrwegweiche zu behandeln, wobei als Ausnahme zur Fahrwegweiche gilt, dass die Lage der zweiten Weiche der EKW nicht relevant ist, sofern sie Ordnungsstellung hat.</w:t>
        <w:br/>
        <w:t>​​</w:t>
      </w:r>
    </w:p>
    <w:p w14:paraId="79DEE1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DD23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B832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3AFF6" w14:textId="77777777">
            <w:r>
              <w:t>1588</w:t>
            </w:r>
          </w:p>
        </w:tc>
      </w:tr>
      <w:tr w14:paraId="67C2F4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C8F1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A1922" w14:textId="77777777">
            <w:r>
              <w:t>MDSTW-23386</w:t>
            </w:r>
          </w:p>
        </w:tc>
      </w:tr>
      <w:tr w14:paraId="3EC3A5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BF4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566092" w14:textId="77777777">
            <w:r>
              <w:t>2507</w:t>
            </w:r>
          </w:p>
        </w:tc>
      </w:tr>
      <w:tr w14:paraId="54FCA5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069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885AB" w14:textId="77777777">
            <w:r>
              <w:t>05_930</w:t>
            </w:r>
          </w:p>
        </w:tc>
      </w:tr>
    </w:tbl>
    <w:p w14:paraId="7B6B9171" w14:textId="77777777">
      <w:pPr>
        <w:spacing w:after="0" w:line="96" w:lineRule="auto"/>
      </w:pPr>
    </w:p>
    <w:p w14:paraId="68B78878" w14:textId="77777777">
      <w:pPr>
        <w:pStyle w:val="Heading4"/>
        <w:divId w:val="360"/>
      </w:pPr>
      <w:bookmarkStart w:name="_Toc242172936" w:id="329"/>
      <w:r>
        <w:t>14.11 Fahren bei gestörter Flachkreuzung</w:t>
      </w:r>
      <w:bookmarkEnd w:id="329"/>
    </w:p>
    <w:p w14:paraId="63FB5D80" w14:textId="77777777">
      <w:pPr>
        <w:spacing w:after="0"/>
      </w:pPr>
      <w:r>
        <w:rPr>
          <w:vanish/>
        </w:rPr>
        <w:t>MLS_DSTW/MDSTW-23387</w:t>
      </w:r>
      <w:r>
        <w:rPr>
          <w:b/>
        </w:rPr>
        <w:t>14.11.0-1 Wird für eine gestörte Flachkreuzung eine Endlage manuell definiert, g...</w:t>
      </w:r>
      <w:r>
        <w:br/>
        <w:t>14.11.0-1 Wird für eine gestörte Flachkreuzung eine Endlage manuell definiert, gilt diese Flachkreuzung für die Fahrstraßenlogik weiterhin als gestört, lediglich an den Schnittstellen zu ETCS und SCWS/SCWS-S wird die Flachkreuzung nicht als gestört übertragen. An der Schnittstelle werden lediglich Zustände übertragen, nicht jedoch, ob diese durch eine manuelle Definition zustande gekommen sind.</w:t>
        <w:br/>
        <w:t>​​</w:t>
      </w:r>
    </w:p>
    <w:p w14:paraId="3D3EE5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7131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CC5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73D8D" w14:textId="77777777">
            <w:r>
              <w:t>MDSTW-23387</w:t>
            </w:r>
          </w:p>
        </w:tc>
      </w:tr>
      <w:tr w14:paraId="007CF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B34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55A11" w14:textId="77777777">
            <w:r>
              <w:t>05_932</w:t>
            </w:r>
          </w:p>
        </w:tc>
      </w:tr>
      <w:tr w14:paraId="7F26F7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1590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64EEB9" w14:textId="77777777">
            <w:r>
              <w:t>2509</w:t>
            </w:r>
          </w:p>
        </w:tc>
      </w:tr>
      <w:tr w14:paraId="4B919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C81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32E540" w14:textId="77777777"/>
        </w:tc>
      </w:tr>
      <w:tr w14:paraId="275934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CCE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F179A" w14:textId="77777777">
            <w:r>
              <w:t>Draft</w:t>
            </w:r>
          </w:p>
        </w:tc>
      </w:tr>
      <w:tr w14:paraId="518FB9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47BB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B3CFD" w14:textId="77777777">
            <w:r>
              <w:t>Muss</w:t>
            </w:r>
          </w:p>
        </w:tc>
      </w:tr>
      <w:tr w14:paraId="31624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C022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7E82A" w14:textId="77777777">
            <w:r>
              <w:t>Funktion wird wie in der ELEKTRA 2 Baseline 29.40 realisiert zur Verfügung gestellt.</w:t>
            </w:r>
          </w:p>
        </w:tc>
      </w:tr>
      <w:tr w14:paraId="563727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0258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B9105" w14:textId="77777777"/>
        </w:tc>
      </w:tr>
      <w:tr w14:paraId="719E3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FC2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A9260" w14:textId="77777777">
            <w:r>
              <w:t>PV GA DIL OBB 1.0.0</w:t>
            </w:r>
          </w:p>
        </w:tc>
      </w:tr>
    </w:tbl>
    <w:p w14:paraId="5DE3C4FB" w14:textId="77777777">
      <w:pPr>
        <w:spacing w:after="0" w:line="96" w:lineRule="auto"/>
      </w:pPr>
    </w:p>
    <w:p w14:paraId="0608C2B4" w14:textId="77777777">
      <w:pPr>
        <w:spacing w:after="0"/>
      </w:pPr>
      <w:r>
        <w:rPr>
          <w:vanish/>
        </w:rPr>
        <w:t>MLS_DSTW/MDSTW-23388</w:t>
      </w:r>
      <w:r>
        <w:rPr>
          <w:b/>
        </w:rPr>
        <w:t>14.11.0-2 Die manuelle Definition einer Lage ist nur bei gestörtem Element zuläs...</w:t>
      </w:r>
      <w:r>
        <w:br/>
        <w:t>14.11.0-2 Die manuelle Definition einer Lage ist nur bei gestörtem Element zulässig.</w:t>
        <w:br/>
        <w:t>​​</w:t>
      </w:r>
    </w:p>
    <w:p w14:paraId="19222D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813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AF8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A42CC" w14:textId="77777777">
            <w:r>
              <w:t>MDSTW-23388</w:t>
            </w:r>
          </w:p>
        </w:tc>
      </w:tr>
      <w:tr w14:paraId="25C682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947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BCCA3" w14:textId="77777777">
            <w:r>
              <w:t>05_933</w:t>
            </w:r>
          </w:p>
        </w:tc>
      </w:tr>
      <w:tr w14:paraId="4CC65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FEB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E36B9" w14:textId="77777777">
            <w:r>
              <w:t>2510</w:t>
            </w:r>
          </w:p>
        </w:tc>
      </w:tr>
      <w:tr w14:paraId="6BB5A9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8D4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FFB3A" w14:textId="77777777"/>
        </w:tc>
      </w:tr>
      <w:tr w14:paraId="48A4F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D0D4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23195" w14:textId="77777777">
            <w:r>
              <w:t>Draft</w:t>
            </w:r>
          </w:p>
        </w:tc>
      </w:tr>
      <w:tr w14:paraId="4D6C0D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4F0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CE5A53" w14:textId="77777777">
            <w:r>
              <w:t>Muss</w:t>
            </w:r>
          </w:p>
        </w:tc>
      </w:tr>
      <w:tr w14:paraId="3BF0B0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49F30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CC3CF" w14:textId="77777777">
            <w:r>
              <w:t>Funktion wird wie in der ELEKTRA 2 Baseline 29.40 realisiert zur Verfügung gestellt.</w:t>
            </w:r>
          </w:p>
        </w:tc>
      </w:tr>
      <w:tr w14:paraId="1E476A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FB8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440D1" w14:textId="77777777"/>
        </w:tc>
      </w:tr>
      <w:tr w14:paraId="116F6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8B1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07D2F" w14:textId="77777777">
            <w:r>
              <w:t>PV GA DIL OBB 1.0.0</w:t>
            </w:r>
          </w:p>
        </w:tc>
      </w:tr>
    </w:tbl>
    <w:p w14:paraId="795435FD" w14:textId="77777777">
      <w:pPr>
        <w:spacing w:after="0" w:line="96" w:lineRule="auto"/>
      </w:pPr>
    </w:p>
    <w:p w14:paraId="2EA8238C" w14:textId="77777777">
      <w:pPr>
        <w:spacing w:after="0"/>
      </w:pPr>
      <w:r>
        <w:rPr>
          <w:vanish/>
        </w:rPr>
        <w:t>MLS_DSTW/MDSTW-23389</w:t>
      </w:r>
      <w:r>
        <w:rPr>
          <w:b/>
        </w:rPr>
        <w:t>14.11.0-3 Eine manuell definierte Lage kann manuell aufgehoben werden.</w:t>
      </w:r>
      <w:r>
        <w:br/>
        <w:t>14.11.0-3 Eine manuell definierte Lage kann manuell aufgehoben werden.</w:t>
        <w:br/>
        <w:t>​​</w:t>
      </w:r>
    </w:p>
    <w:p w14:paraId="036876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3BD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93C8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CEA79" w14:textId="77777777">
            <w:r>
              <w:t>MDSTW-23389</w:t>
            </w:r>
          </w:p>
        </w:tc>
      </w:tr>
      <w:tr w14:paraId="1F86D0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474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4845D" w14:textId="77777777">
            <w:r>
              <w:t>05_934</w:t>
            </w:r>
          </w:p>
        </w:tc>
      </w:tr>
      <w:tr w14:paraId="4BD7D3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273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2099F" w14:textId="77777777">
            <w:r>
              <w:t>2511</w:t>
            </w:r>
          </w:p>
        </w:tc>
      </w:tr>
      <w:tr w14:paraId="5B4B6C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D705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7BE47" w14:textId="77777777"/>
        </w:tc>
      </w:tr>
      <w:tr w14:paraId="3C32DF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0575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41ABE" w14:textId="77777777">
            <w:r>
              <w:t>Draft</w:t>
            </w:r>
          </w:p>
        </w:tc>
      </w:tr>
      <w:tr w14:paraId="48EC0D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B0B6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C948F" w14:textId="77777777">
            <w:r>
              <w:t>Muss</w:t>
            </w:r>
          </w:p>
        </w:tc>
      </w:tr>
      <w:tr w14:paraId="2AA4C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212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DDDD9" w14:textId="77777777">
            <w:r>
              <w:t>Funktion wird wie in der ELEKTRA 2 Baseline 29.40 realisiert zur Verfügung gestellt.</w:t>
            </w:r>
          </w:p>
        </w:tc>
      </w:tr>
      <w:tr w14:paraId="36585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1C657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D7CC4" w14:textId="77777777"/>
        </w:tc>
      </w:tr>
      <w:tr w14:paraId="202931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8B1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0299C" w14:textId="77777777">
            <w:r>
              <w:t>PV GA DIL OBB 1.0.0</w:t>
            </w:r>
          </w:p>
        </w:tc>
      </w:tr>
    </w:tbl>
    <w:p w14:paraId="676816B4" w14:textId="77777777">
      <w:pPr>
        <w:spacing w:after="0" w:line="96" w:lineRule="auto"/>
      </w:pPr>
    </w:p>
    <w:p w14:paraId="1F3BEF0E" w14:textId="77777777">
      <w:pPr>
        <w:spacing w:after="0"/>
      </w:pPr>
      <w:r>
        <w:rPr>
          <w:vanish/>
        </w:rPr>
        <w:t>MLS_DSTW/MDSTW-23390</w:t>
      </w:r>
      <w:r>
        <w:rPr>
          <w:b/>
        </w:rPr>
        <w:t>14.11.0-4 Nach Einlangen einer gültigen Lage von der Außenanlage ist die manuell...</w:t>
      </w:r>
      <w:r>
        <w:br/>
        <w:t>14.11.0-4 Nach Einlangen einer gültigen Lage von der Außenanlage ist die manuelle Definition selbsttätig aufzuheben.</w:t>
        <w:br/>
        <w:t>​​</w:t>
      </w:r>
    </w:p>
    <w:p w14:paraId="594EA2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47B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203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141A75" w14:textId="77777777">
            <w:r>
              <w:t>MDSTW-23390</w:t>
            </w:r>
          </w:p>
        </w:tc>
      </w:tr>
      <w:tr w14:paraId="22486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A01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4247B" w14:textId="77777777">
            <w:r>
              <w:t>05_935</w:t>
            </w:r>
          </w:p>
        </w:tc>
      </w:tr>
      <w:tr w14:paraId="50EFC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645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55D597" w14:textId="77777777">
            <w:r>
              <w:t>2512</w:t>
            </w:r>
          </w:p>
        </w:tc>
      </w:tr>
      <w:tr w14:paraId="51770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285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91C14" w14:textId="77777777"/>
        </w:tc>
      </w:tr>
      <w:tr w14:paraId="0911BF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DF7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A314B" w14:textId="77777777">
            <w:r>
              <w:t>Draft</w:t>
            </w:r>
          </w:p>
        </w:tc>
      </w:tr>
      <w:tr w14:paraId="4445ED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5D06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8432D" w14:textId="77777777">
            <w:r>
              <w:t>Muss</w:t>
            </w:r>
          </w:p>
        </w:tc>
      </w:tr>
      <w:tr w14:paraId="710223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C58B2"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383BF" w14:textId="77777777">
            <w:r>
              <w:t>Funktion wird wie in der ELEKTRA 2 Baseline 29.40 realisiert zur Verfügung gestellt.</w:t>
            </w:r>
          </w:p>
        </w:tc>
      </w:tr>
      <w:tr w14:paraId="0F5240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811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46A64" w14:textId="77777777"/>
        </w:tc>
      </w:tr>
      <w:tr w14:paraId="2219CD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8C63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D777BF" w14:textId="77777777">
            <w:r>
              <w:t>PV GA DIL OBB 1.0.0</w:t>
            </w:r>
          </w:p>
        </w:tc>
      </w:tr>
    </w:tbl>
    <w:p w14:paraId="52E11BAD" w14:textId="77777777">
      <w:pPr>
        <w:spacing w:after="0" w:line="96" w:lineRule="auto"/>
      </w:pPr>
    </w:p>
    <w:p w14:paraId="20EF9E02" w14:textId="77777777">
      <w:pPr>
        <w:pStyle w:val="Heading4"/>
        <w:divId w:val="361"/>
      </w:pPr>
      <w:bookmarkStart w:name="_Toc242172937" w:id="330"/>
      <w:r>
        <w:t>14.12 Schlossgesperrte Weichen</w:t>
      </w:r>
      <w:bookmarkEnd w:id="330"/>
    </w:p>
    <w:p w14:paraId="238D6442" w14:textId="77777777">
      <w:pPr>
        <w:spacing w:after="0"/>
      </w:pPr>
      <w:r>
        <w:rPr>
          <w:vanish/>
        </w:rPr>
        <w:t>MLS_DSTW/MDSTW-23391</w:t>
      </w:r>
      <w:r>
        <w:rPr>
          <w:b/>
        </w:rPr>
        <w:t>14.12.0-1 Abhängigkeiten der Schlüsselsperre:</w:t>
      </w:r>
      <w:r>
        <w:br/>
        <w:t>14.12.0-1 Abhängigkeiten der Schlüsselsperre:</w:t>
        <w:br/>
        <w:t>• Einzeln freigebbar, unabhängig von der Freimeldung.</w:t>
        <w:br/>
        <w:t>• Freigabe nur, wenn kein Verschluss, keine Einzelsperrung und keine Störung vorliegen.</w:t>
        <w:br/>
        <w:t>• Freigabe nur von der Stelle aus, der die Bedienung der Schlüsselsperre zugeordnet ist.</w:t>
        <w:br/>
        <w:t>• Keine Rückgabeaufforderung</w:t>
        <w:br/>
        <w:t>• Rücknahme, solange der Schlüssel noch nicht entnommen wurde.</w:t>
        <w:br/>
        <w:t>​​</w:t>
      </w:r>
    </w:p>
    <w:p w14:paraId="024BED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0DE2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36E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4B558" w14:textId="77777777">
            <w:r>
              <w:t>MDSTW-23391</w:t>
            </w:r>
          </w:p>
        </w:tc>
      </w:tr>
      <w:tr w14:paraId="2A003A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96FD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5BBBE" w14:textId="77777777">
            <w:r>
              <w:t>05_937</w:t>
            </w:r>
          </w:p>
        </w:tc>
      </w:tr>
      <w:tr w14:paraId="29C997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09A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F067C4" w14:textId="77777777">
            <w:r>
              <w:t>2514</w:t>
            </w:r>
          </w:p>
        </w:tc>
      </w:tr>
      <w:tr w14:paraId="4EBFF6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280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20C55" w14:textId="77777777"/>
        </w:tc>
      </w:tr>
      <w:tr w14:paraId="354DA4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A878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E4D70" w14:textId="77777777">
            <w:r>
              <w:t>Draft</w:t>
            </w:r>
          </w:p>
        </w:tc>
      </w:tr>
      <w:tr w14:paraId="01BFC4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EEC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0E64C" w14:textId="77777777">
            <w:r>
              <w:t>Muss</w:t>
            </w:r>
          </w:p>
        </w:tc>
      </w:tr>
      <w:tr w14:paraId="1A3A5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E458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E233B" w14:textId="77777777">
            <w:r>
              <w:t>Funktion wird wie in der ELEKTRA 2 Baseline 29.40 realisiert zur Verfügung gestellt.</w:t>
            </w:r>
          </w:p>
        </w:tc>
      </w:tr>
      <w:tr w14:paraId="3CA976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9BE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EB384" w14:textId="77777777"/>
        </w:tc>
      </w:tr>
      <w:tr w14:paraId="0FA6E7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47C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D66A1" w14:textId="77777777">
            <w:r>
              <w:t>PV GA DIL OBB 1.0.0</w:t>
            </w:r>
          </w:p>
        </w:tc>
      </w:tr>
    </w:tbl>
    <w:p w14:paraId="110C48D6" w14:textId="77777777">
      <w:pPr>
        <w:spacing w:after="0" w:line="96" w:lineRule="auto"/>
      </w:pPr>
    </w:p>
    <w:p w14:paraId="1F52EEB8" w14:textId="77777777">
      <w:pPr>
        <w:spacing w:after="0"/>
      </w:pPr>
      <w:r>
        <w:rPr>
          <w:vanish/>
        </w:rPr>
        <w:t>MLS_DSTW/MDSTW-23392</w:t>
      </w:r>
      <w:r>
        <w:rPr>
          <w:b/>
        </w:rPr>
        <w:t>14.12.0-2 Die Freigabe kann nur einmal ausgenützt werden und wird durch Wiederei...</w:t>
      </w:r>
      <w:r>
        <w:br/>
        <w:t>14.12.0-2 Die Freigabe kann nur einmal ausgenützt werden und wird durch Wiedereinführen und Umsperren des Schlüssels selbsttätig zurückgegeben.</w:t>
        <w:br/>
        <w:t>​​</w:t>
      </w:r>
    </w:p>
    <w:p w14:paraId="4B9CCC6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0A54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B6BA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DE1C0" w14:textId="77777777">
            <w:r>
              <w:t>MDSTW-23392</w:t>
            </w:r>
          </w:p>
        </w:tc>
      </w:tr>
      <w:tr w14:paraId="742B6D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3EB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60B5CE" w14:textId="77777777">
            <w:r>
              <w:t>05_938</w:t>
            </w:r>
          </w:p>
        </w:tc>
      </w:tr>
      <w:tr w14:paraId="5E1892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328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9629B" w14:textId="77777777">
            <w:r>
              <w:t>2515</w:t>
            </w:r>
          </w:p>
        </w:tc>
      </w:tr>
      <w:tr w14:paraId="1239F8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488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BC5C9E" w14:textId="77777777"/>
        </w:tc>
      </w:tr>
      <w:tr w14:paraId="2EE2F1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8B40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FB155" w14:textId="77777777">
            <w:r>
              <w:t>Draft</w:t>
            </w:r>
          </w:p>
        </w:tc>
      </w:tr>
      <w:tr w14:paraId="355163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AA3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2B61D" w14:textId="77777777">
            <w:r>
              <w:t>Muss</w:t>
            </w:r>
          </w:p>
        </w:tc>
      </w:tr>
      <w:tr w14:paraId="7997A1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AE3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A400A" w14:textId="77777777">
            <w:r>
              <w:t>Funktion wird wie in der ELEKTRA 2 Baseline 29.40 realisiert zur Verfügung gestellt.</w:t>
            </w:r>
          </w:p>
        </w:tc>
      </w:tr>
      <w:tr w14:paraId="3EDE69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69A4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94BD0" w14:textId="77777777"/>
        </w:tc>
      </w:tr>
      <w:tr w14:paraId="44D07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C15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B38D8" w14:textId="77777777">
            <w:r>
              <w:t>PV GA DIL OBB 1.0.0</w:t>
            </w:r>
          </w:p>
        </w:tc>
      </w:tr>
    </w:tbl>
    <w:p w14:paraId="0D741873" w14:textId="77777777">
      <w:pPr>
        <w:spacing w:after="0" w:line="96" w:lineRule="auto"/>
      </w:pPr>
    </w:p>
    <w:p w14:paraId="39DA9904" w14:textId="77777777">
      <w:pPr>
        <w:spacing w:after="0"/>
      </w:pPr>
      <w:r>
        <w:rPr>
          <w:vanish/>
        </w:rPr>
        <w:lastRenderedPageBreak/>
        <w:t>MLS_DSTW/MDSTW-23393</w:t>
      </w:r>
      <w:r>
        <w:rPr>
          <w:b/>
        </w:rPr>
        <w:t>14.12.0-3 Ausschließungsgründe für Einzelsperrung: freigegeben</w:t>
      </w:r>
      <w:r>
        <w:br/>
        <w:t>14.12.0-3 Ausschließungsgründe für Einzelsperrung: freigegeben</w:t>
        <w:br/>
        <w:t>​​</w:t>
      </w:r>
    </w:p>
    <w:p w14:paraId="122D12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A622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944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CC158" w14:textId="77777777">
            <w:r>
              <w:t>MDSTW-23393</w:t>
            </w:r>
          </w:p>
        </w:tc>
      </w:tr>
      <w:tr w14:paraId="665A9D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4DFF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0903F" w14:textId="77777777">
            <w:r>
              <w:t>05_939</w:t>
            </w:r>
          </w:p>
        </w:tc>
      </w:tr>
      <w:tr w14:paraId="54DCD8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61E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03EFA" w14:textId="77777777">
            <w:r>
              <w:t>2516</w:t>
            </w:r>
          </w:p>
        </w:tc>
      </w:tr>
      <w:tr w14:paraId="31F049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6BBFD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B33D5" w14:textId="77777777"/>
        </w:tc>
      </w:tr>
      <w:tr w14:paraId="1AA11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295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D541F" w14:textId="77777777">
            <w:r>
              <w:t>Draft</w:t>
            </w:r>
          </w:p>
        </w:tc>
      </w:tr>
      <w:tr w14:paraId="736E48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3D3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E58D66" w14:textId="77777777">
            <w:r>
              <w:t>Muss</w:t>
            </w:r>
          </w:p>
        </w:tc>
      </w:tr>
      <w:tr w14:paraId="03275B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E12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0B473" w14:textId="77777777">
            <w:r>
              <w:t>Funktion wird wie in der ELEKTRA 2 Baseline 29.40 realisiert zur Verfügung gestellt.</w:t>
            </w:r>
          </w:p>
        </w:tc>
      </w:tr>
      <w:tr w14:paraId="37A681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F0C7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2D1C7" w14:textId="77777777"/>
        </w:tc>
      </w:tr>
      <w:tr w14:paraId="4D977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E48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DC33A" w14:textId="77777777">
            <w:r>
              <w:t>PV GA DIL OBB 1.0.0</w:t>
            </w:r>
          </w:p>
        </w:tc>
      </w:tr>
    </w:tbl>
    <w:p w14:paraId="4709517C" w14:textId="77777777">
      <w:pPr>
        <w:spacing w:after="0" w:line="96" w:lineRule="auto"/>
      </w:pPr>
    </w:p>
    <w:p w14:paraId="4B87D824" w14:textId="77777777">
      <w:pPr>
        <w:spacing w:after="0"/>
      </w:pPr>
      <w:r>
        <w:rPr>
          <w:vanish/>
        </w:rPr>
        <w:t>MLS_DSTW/MDSTW-23394</w:t>
      </w:r>
      <w:r>
        <w:rPr>
          <w:b/>
        </w:rPr>
        <w:t>14.12.0-4 Ausschließungsgrund für Entsperrung: keiner</w:t>
      </w:r>
      <w:r>
        <w:br/>
        <w:t>14.12.0-4 Ausschließungsgrund für Entsperrung: keiner</w:t>
        <w:br/>
        <w:t>​​</w:t>
      </w:r>
    </w:p>
    <w:p w14:paraId="357BAB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2D17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31A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F34E6" w14:textId="77777777">
            <w:r>
              <w:t>MDSTW-23394</w:t>
            </w:r>
          </w:p>
        </w:tc>
      </w:tr>
      <w:tr w14:paraId="1C607D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E28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169B2" w14:textId="77777777">
            <w:r>
              <w:t>05_940</w:t>
            </w:r>
          </w:p>
        </w:tc>
      </w:tr>
      <w:tr w14:paraId="297E1C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9CB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8A712" w14:textId="77777777">
            <w:r>
              <w:t>2517</w:t>
            </w:r>
          </w:p>
        </w:tc>
      </w:tr>
      <w:tr w14:paraId="5F07E0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2E3D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ACDD9" w14:textId="77777777"/>
        </w:tc>
      </w:tr>
      <w:tr w14:paraId="29C3C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CE3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FAE05" w14:textId="77777777">
            <w:r>
              <w:t>Draft</w:t>
            </w:r>
          </w:p>
        </w:tc>
      </w:tr>
      <w:tr w14:paraId="2ABF6A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4DB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0BC633" w14:textId="77777777">
            <w:r>
              <w:t>Muss</w:t>
            </w:r>
          </w:p>
        </w:tc>
      </w:tr>
      <w:tr w14:paraId="15B503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5CA7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073BD" w14:textId="77777777">
            <w:r>
              <w:t>Funktion wird wie in der ELEKTRA 2 Baseline 29.40 realisiert zur Verfügung gestellt.</w:t>
            </w:r>
          </w:p>
        </w:tc>
      </w:tr>
      <w:tr w14:paraId="1F21F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E0B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CFEA6" w14:textId="77777777"/>
        </w:tc>
      </w:tr>
      <w:tr w14:paraId="266DB1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5E29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21934" w14:textId="77777777">
            <w:r>
              <w:t>PV GA DIL OBB 1.0.0</w:t>
            </w:r>
          </w:p>
        </w:tc>
      </w:tr>
    </w:tbl>
    <w:p w14:paraId="59391B17" w14:textId="77777777">
      <w:pPr>
        <w:spacing w:after="0" w:line="96" w:lineRule="auto"/>
      </w:pPr>
    </w:p>
    <w:p w14:paraId="7ED11BF1" w14:textId="77777777">
      <w:pPr>
        <w:spacing w:after="0"/>
      </w:pPr>
      <w:r>
        <w:rPr>
          <w:vanish/>
        </w:rPr>
        <w:t>MLS_DSTW/MDSTW-23395</w:t>
      </w:r>
      <w:r>
        <w:rPr>
          <w:b/>
        </w:rPr>
        <w:t>14.12.0-5 Störungsmeldung analog Weiche</w:t>
      </w:r>
      <w:r>
        <w:br/>
        <w:t>14.12.0-5 Störungsmeldung analog Weiche</w:t>
        <w:br/>
        <w:t>​​</w:t>
      </w:r>
    </w:p>
    <w:p w14:paraId="3729DD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850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24F4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2F59C" w14:textId="77777777">
            <w:r>
              <w:t>MDSTW-23395</w:t>
            </w:r>
          </w:p>
        </w:tc>
      </w:tr>
      <w:tr w14:paraId="521897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5775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0D1AC" w14:textId="77777777">
            <w:r>
              <w:t>05_941</w:t>
            </w:r>
          </w:p>
        </w:tc>
      </w:tr>
      <w:tr w14:paraId="48E962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208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A48D8" w14:textId="77777777">
            <w:r>
              <w:t>2518</w:t>
            </w:r>
          </w:p>
        </w:tc>
      </w:tr>
      <w:tr w14:paraId="076F9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104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012D7" w14:textId="77777777"/>
        </w:tc>
      </w:tr>
      <w:tr w14:paraId="5C2DA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9346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057386" w14:textId="77777777">
            <w:r>
              <w:t>Draft</w:t>
            </w:r>
          </w:p>
        </w:tc>
      </w:tr>
      <w:tr w14:paraId="3AF0A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45E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32072" w14:textId="77777777">
            <w:r>
              <w:t>Muss</w:t>
            </w:r>
          </w:p>
        </w:tc>
      </w:tr>
      <w:tr w14:paraId="053A2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C84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090A7" w14:textId="77777777">
            <w:r>
              <w:t>Funktion wird wie in der ELEKTRA 2 Baseline 29.40 realisiert zur Verfügung gestellt.</w:t>
            </w:r>
          </w:p>
        </w:tc>
      </w:tr>
      <w:tr w14:paraId="2A343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EC0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8AF91" w14:textId="77777777"/>
        </w:tc>
      </w:tr>
      <w:tr w14:paraId="378361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605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00F9B" w14:textId="77777777">
            <w:r>
              <w:t>PV GA DIL OBB 1.0.0</w:t>
            </w:r>
          </w:p>
        </w:tc>
      </w:tr>
    </w:tbl>
    <w:p w14:paraId="46360FEA" w14:textId="77777777">
      <w:pPr>
        <w:spacing w:after="0" w:line="96" w:lineRule="auto"/>
      </w:pPr>
    </w:p>
    <w:p w14:paraId="230D6B09" w14:textId="77777777">
      <w:r>
        <w:rPr>
          <w:vanish/>
        </w:rPr>
        <w:lastRenderedPageBreak/>
        <w:t>MLS_DSTW/MDSTW-23396</w:t>
      </w:r>
      <w:r>
        <w:t>14.12.0-6 Die Schlosssperre ist über die Schnittstelle SCI-IO in das Stellwerk einzubinden.</w:t>
        <w:br/>
        <w:t>​​</w:t>
      </w:r>
    </w:p>
    <w:p w14:paraId="54D008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D344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C3E0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13BC87" w14:textId="77777777">
            <w:r>
              <w:t>1600</w:t>
            </w:r>
          </w:p>
        </w:tc>
      </w:tr>
      <w:tr w14:paraId="2245B9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332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29D9F" w14:textId="77777777">
            <w:r>
              <w:t>MDSTW-23396</w:t>
            </w:r>
          </w:p>
        </w:tc>
      </w:tr>
      <w:tr w14:paraId="3858F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0DE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D934F" w14:textId="77777777">
            <w:r>
              <w:t>2519</w:t>
            </w:r>
          </w:p>
        </w:tc>
      </w:tr>
      <w:tr w14:paraId="7553C3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8D6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BD0BE" w14:textId="77777777">
            <w:r>
              <w:t>05_942</w:t>
            </w:r>
          </w:p>
        </w:tc>
      </w:tr>
    </w:tbl>
    <w:p w14:paraId="29845FE3" w14:textId="77777777">
      <w:pPr>
        <w:spacing w:after="0" w:line="96" w:lineRule="auto"/>
      </w:pPr>
    </w:p>
    <w:p w14:paraId="565F5910" w14:textId="77777777">
      <w:pPr>
        <w:pStyle w:val="Heading4"/>
        <w:divId w:val="362"/>
      </w:pPr>
      <w:bookmarkStart w:name="_Toc242172938" w:id="331"/>
      <w:r>
        <w:t>14.13 Im Bahnhof</w:t>
      </w:r>
      <w:bookmarkEnd w:id="331"/>
    </w:p>
    <w:p w14:paraId="22E88D3C" w14:textId="77777777">
      <w:pPr>
        <w:spacing w:after="0"/>
      </w:pPr>
      <w:r>
        <w:rPr>
          <w:vanish/>
        </w:rPr>
        <w:t>MLS_DSTW/MDSTW-23397</w:t>
      </w:r>
      <w:r>
        <w:rPr>
          <w:b/>
        </w:rPr>
        <w:t>14.13.0-1 Rückwärtsverschluss schlossgesperrter Weichen bei der Ausfahrt muss mö...</w:t>
      </w:r>
      <w:r>
        <w:br/>
        <w:t>14.13.0-1 Rückwärtsverschluss schlossgesperrter Weichen bei der Ausfahrt muss möglich (projektierbar) sein.</w:t>
        <w:br/>
        <w:t>​​</w:t>
      </w:r>
    </w:p>
    <w:p w14:paraId="4E7F09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3192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E9BD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C96CA" w14:textId="77777777">
            <w:r>
              <w:t>MDSTW-23397</w:t>
            </w:r>
          </w:p>
        </w:tc>
      </w:tr>
      <w:tr w14:paraId="0BA059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137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45728" w14:textId="77777777">
            <w:r>
              <w:t>05_944</w:t>
            </w:r>
          </w:p>
        </w:tc>
      </w:tr>
      <w:tr w14:paraId="6CD06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302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BABF3" w14:textId="77777777">
            <w:r>
              <w:t>2521</w:t>
            </w:r>
          </w:p>
        </w:tc>
      </w:tr>
      <w:tr w14:paraId="141126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F5965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688F5" w14:textId="77777777"/>
        </w:tc>
      </w:tr>
      <w:tr w14:paraId="584096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C9A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89247" w14:textId="77777777">
            <w:r>
              <w:t>Draft</w:t>
            </w:r>
          </w:p>
        </w:tc>
      </w:tr>
      <w:tr w14:paraId="55289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80A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F1013" w14:textId="77777777">
            <w:r>
              <w:t>Muss</w:t>
            </w:r>
          </w:p>
        </w:tc>
      </w:tr>
      <w:tr w14:paraId="170E04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6BE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2AC05" w14:textId="77777777">
            <w:r>
              <w:t>Funktion wird wie in der ELEKTRA 2 Baseline 29.40 realisiert zur Verfügung gestellt.</w:t>
            </w:r>
          </w:p>
        </w:tc>
      </w:tr>
      <w:tr w14:paraId="1A781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7FC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F1A7D" w14:textId="77777777"/>
        </w:tc>
      </w:tr>
      <w:tr w14:paraId="324ED6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C73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3C106D" w14:textId="77777777">
            <w:r>
              <w:t>PV GA DIL OBB 1.0.0</w:t>
            </w:r>
          </w:p>
        </w:tc>
      </w:tr>
    </w:tbl>
    <w:p w14:paraId="1588C3FA" w14:textId="77777777">
      <w:pPr>
        <w:spacing w:after="0" w:line="96" w:lineRule="auto"/>
      </w:pPr>
    </w:p>
    <w:p w14:paraId="3AD30A83" w14:textId="77777777">
      <w:pPr>
        <w:spacing w:after="0"/>
      </w:pPr>
      <w:r>
        <w:rPr>
          <w:vanish/>
        </w:rPr>
        <w:t>MLS_DSTW/MDSTW-23398</w:t>
      </w:r>
      <w:r>
        <w:rPr>
          <w:b/>
        </w:rPr>
        <w:t>14.13.0-2 Schlossgesperrte Weichen im Bahnhof müssen im nicht gesperrten Strang...</w:t>
      </w:r>
      <w:r>
        <w:br/>
        <w:t>14.13.0-2 Schlossgesperrte Weichen im Bahnhof müssen im nicht gesperrten Strang keinen Flankenschutz anfordern können.</w:t>
        <w:br/>
        <w:t>​​</w:t>
      </w:r>
    </w:p>
    <w:p w14:paraId="4D4722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E56C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E8E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E2B07" w14:textId="77777777">
            <w:r>
              <w:t>MDSTW-23398</w:t>
            </w:r>
          </w:p>
        </w:tc>
      </w:tr>
      <w:tr w14:paraId="2D2DD2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21D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03BAB" w14:textId="77777777">
            <w:r>
              <w:t>05_945</w:t>
            </w:r>
          </w:p>
        </w:tc>
      </w:tr>
      <w:tr w14:paraId="3635BA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51E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A5542" w14:textId="77777777">
            <w:r>
              <w:t>2522</w:t>
            </w:r>
          </w:p>
        </w:tc>
      </w:tr>
      <w:tr w14:paraId="49C07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AB9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5D530" w14:textId="77777777"/>
        </w:tc>
      </w:tr>
      <w:tr w14:paraId="6BEA54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ADAF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EF498" w14:textId="77777777">
            <w:r>
              <w:t>Draft</w:t>
            </w:r>
          </w:p>
        </w:tc>
      </w:tr>
      <w:tr w14:paraId="262A80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287D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11A4B" w14:textId="77777777">
            <w:r>
              <w:t>Muss</w:t>
            </w:r>
          </w:p>
        </w:tc>
      </w:tr>
      <w:tr w14:paraId="462B3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7E125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16060" w14:textId="77777777">
            <w:r>
              <w:t>Funktion wird wie in der ELEKTRA 2 Baseline 29.40 realisiert zur Verfügung gestellt.</w:t>
            </w:r>
          </w:p>
        </w:tc>
      </w:tr>
      <w:tr w14:paraId="08FB7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0480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766B0" w14:textId="77777777"/>
        </w:tc>
      </w:tr>
      <w:tr w14:paraId="668E1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291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845E5" w14:textId="77777777">
            <w:r>
              <w:t>PV GA DIL OBB 1.0.0</w:t>
            </w:r>
          </w:p>
        </w:tc>
      </w:tr>
    </w:tbl>
    <w:p w14:paraId="73D0D391" w14:textId="77777777">
      <w:pPr>
        <w:spacing w:after="0" w:line="96" w:lineRule="auto"/>
      </w:pPr>
    </w:p>
    <w:p w14:paraId="2D5153CB" w14:textId="77777777">
      <w:pPr>
        <w:pStyle w:val="Heading4"/>
        <w:divId w:val="363"/>
      </w:pPr>
      <w:bookmarkStart w:name="_Toc242172939" w:id="332"/>
      <w:r>
        <w:lastRenderedPageBreak/>
        <w:t>14.14 Auf der Strecke</w:t>
      </w:r>
      <w:bookmarkEnd w:id="332"/>
    </w:p>
    <w:p w14:paraId="24085ECD" w14:textId="77777777">
      <w:r>
        <w:rPr>
          <w:vanish/>
        </w:rPr>
        <w:t>MLS_DSTW/MDSTW-23399</w:t>
      </w:r>
      <w:r>
        <w:t>14.14.0-1 Siehe Streckensicherung, Pkt. &lt;05 Lastenheft Teilsystem DSTW-ZE&gt; 9.24</w:t>
        <w:br/>
        <w:t>​​</w:t>
      </w:r>
    </w:p>
    <w:p w14:paraId="70299F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0D63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A70C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4E54C" w14:textId="77777777">
            <w:r>
              <w:t>1605</w:t>
            </w:r>
          </w:p>
        </w:tc>
      </w:tr>
      <w:tr w14:paraId="4C7FED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A0F6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FB6AE" w14:textId="77777777">
            <w:r>
              <w:t>MDSTW-23399</w:t>
            </w:r>
          </w:p>
        </w:tc>
      </w:tr>
      <w:tr w14:paraId="7461EA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CB6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C03298" w14:textId="77777777">
            <w:r>
              <w:t>2524</w:t>
            </w:r>
          </w:p>
        </w:tc>
      </w:tr>
      <w:tr w14:paraId="495CA2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0BA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37717" w14:textId="77777777">
            <w:r>
              <w:t>05_947</w:t>
            </w:r>
          </w:p>
        </w:tc>
      </w:tr>
    </w:tbl>
    <w:p w14:paraId="01DD2B53" w14:textId="77777777">
      <w:pPr>
        <w:spacing w:after="0" w:line="96" w:lineRule="auto"/>
      </w:pPr>
    </w:p>
    <w:p w14:paraId="1CD3B4C5" w14:textId="77777777">
      <w:pPr>
        <w:pStyle w:val="Heading4"/>
        <w:divId w:val="364"/>
      </w:pPr>
      <w:bookmarkStart w:name="_Toc242172940" w:id="333"/>
      <w:r>
        <w:t>14.15 Zwischen Einfahrsignal und Verschubhalttafel</w:t>
      </w:r>
      <w:bookmarkEnd w:id="333"/>
    </w:p>
    <w:p w14:paraId="00CAA418" w14:textId="77777777">
      <w:pPr>
        <w:spacing w:after="0"/>
      </w:pPr>
      <w:r>
        <w:rPr>
          <w:vanish/>
        </w:rPr>
        <w:t>MLS_DSTW/MDSTW-23400</w:t>
      </w:r>
      <w:r>
        <w:rPr>
          <w:b/>
        </w:rPr>
        <w:t>14.15.0-1 Eine Schlüsselsperre zwischen Einfahrsignal und Verschubhalttafel ist...</w:t>
      </w:r>
      <w:r>
        <w:br/>
        <w:t>14.15.0-1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br/>
        <w:t>​​</w:t>
      </w:r>
    </w:p>
    <w:p w14:paraId="7905CB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1BE0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D53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A5FDA" w14:textId="77777777">
            <w:r>
              <w:t>MDSTW-23400</w:t>
            </w:r>
          </w:p>
        </w:tc>
      </w:tr>
      <w:tr w14:paraId="633741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AD6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5BC23C" w14:textId="77777777">
            <w:r>
              <w:t>05_949</w:t>
            </w:r>
          </w:p>
        </w:tc>
      </w:tr>
      <w:tr w14:paraId="264AD0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9A7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30E5D" w14:textId="77777777">
            <w:r>
              <w:t>2526</w:t>
            </w:r>
          </w:p>
        </w:tc>
      </w:tr>
      <w:tr w14:paraId="3DD00F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1A97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E0C05" w14:textId="77777777"/>
        </w:tc>
      </w:tr>
      <w:tr w14:paraId="62423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0F2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CA568" w14:textId="77777777">
            <w:r>
              <w:t>Draft</w:t>
            </w:r>
          </w:p>
        </w:tc>
      </w:tr>
      <w:tr w14:paraId="6E75FB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9BF6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AF7DB3" w14:textId="77777777">
            <w:r>
              <w:t>Muss</w:t>
            </w:r>
          </w:p>
        </w:tc>
      </w:tr>
      <w:tr w14:paraId="351D42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C44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E11631" w14:textId="77777777">
            <w:r>
              <w:t>Funktion wird wie in der ELEKTRA 2 Baseline 29.40 realisiert zur Verfügung gestellt.</w:t>
            </w:r>
          </w:p>
        </w:tc>
      </w:tr>
      <w:tr w14:paraId="3982C0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AF7F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69AEF" w14:textId="77777777"/>
        </w:tc>
      </w:tr>
      <w:tr w14:paraId="2F0145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EF9A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DA7F6" w14:textId="77777777">
            <w:r>
              <w:t>PV GA DIL OBB 1.0.0</w:t>
            </w:r>
          </w:p>
        </w:tc>
      </w:tr>
    </w:tbl>
    <w:p w14:paraId="5EDD0E11" w14:textId="77777777">
      <w:pPr>
        <w:spacing w:after="0" w:line="96" w:lineRule="auto"/>
      </w:pPr>
    </w:p>
    <w:p w14:paraId="61719B09" w14:textId="77777777">
      <w:pPr>
        <w:pStyle w:val="Heading4"/>
        <w:divId w:val="365"/>
      </w:pPr>
      <w:bookmarkStart w:name="_Toc242172941" w:id="334"/>
      <w:r>
        <w:t>14.16 Sperrschuh - Einzelumstellung</w:t>
      </w:r>
      <w:bookmarkEnd w:id="334"/>
    </w:p>
    <w:p w14:paraId="5E558195" w14:textId="77777777">
      <w:pPr>
        <w:spacing w:after="0"/>
      </w:pPr>
      <w:r>
        <w:rPr>
          <w:vanish/>
        </w:rPr>
        <w:t>MLS_DSTW/MDSTW-23401</w:t>
      </w:r>
      <w:r>
        <w:rPr>
          <w:b/>
        </w:rPr>
        <w:t>14.16.0-1 Ein Sperrschuh muss einzeln umstellbar sein.</w:t>
      </w:r>
      <w:r>
        <w:br/>
        <w:t>14.16.0-1 Ein Sperrschuh muss einzeln umstellbar sein.</w:t>
        <w:br/>
        <w:t>​​</w:t>
      </w:r>
    </w:p>
    <w:p w14:paraId="11591E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96E7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D7B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C74BA" w14:textId="77777777">
            <w:r>
              <w:t>MDSTW-23401</w:t>
            </w:r>
          </w:p>
        </w:tc>
      </w:tr>
      <w:tr w14:paraId="76ACC3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E249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E3BE6" w14:textId="77777777">
            <w:r>
              <w:t>05_951</w:t>
            </w:r>
          </w:p>
        </w:tc>
      </w:tr>
      <w:tr w14:paraId="6A6ECD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AEF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0E504" w14:textId="77777777">
            <w:r>
              <w:t>2528</w:t>
            </w:r>
          </w:p>
        </w:tc>
      </w:tr>
      <w:tr w14:paraId="311E3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5FC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DECB2" w14:textId="77777777"/>
        </w:tc>
      </w:tr>
      <w:tr w14:paraId="23381D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76C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DC700" w14:textId="77777777">
            <w:r>
              <w:t>Draft</w:t>
            </w:r>
          </w:p>
        </w:tc>
      </w:tr>
      <w:tr w14:paraId="24D619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1A9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726BD" w14:textId="77777777">
            <w:r>
              <w:t>Muss</w:t>
            </w:r>
          </w:p>
        </w:tc>
      </w:tr>
      <w:tr w14:paraId="767B4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F7D4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5E8A8" w14:textId="77777777">
            <w:r>
              <w:t>Funktion wird wie in der ELEKTRA 2 Baseline 29.40 realisiert zur Verfügung gestellt.</w:t>
            </w:r>
          </w:p>
        </w:tc>
      </w:tr>
      <w:tr w14:paraId="68E77D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767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CBC23E" w14:textId="77777777"/>
        </w:tc>
      </w:tr>
      <w:tr w14:paraId="284BA3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95F54"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ADC21" w14:textId="77777777">
            <w:r>
              <w:t>PV GA DIL OBB 1.0.0</w:t>
            </w:r>
          </w:p>
        </w:tc>
      </w:tr>
    </w:tbl>
    <w:p w14:paraId="78D89437" w14:textId="77777777">
      <w:pPr>
        <w:spacing w:after="0" w:line="96" w:lineRule="auto"/>
      </w:pPr>
    </w:p>
    <w:p w14:paraId="27BAF586" w14:textId="77777777">
      <w:pPr>
        <w:spacing w:after="0"/>
      </w:pPr>
      <w:r>
        <w:rPr>
          <w:vanish/>
        </w:rPr>
        <w:t>MLS_DSTW/MDSTW-23402</w:t>
      </w:r>
      <w:r>
        <w:rPr>
          <w:b/>
        </w:rPr>
        <w:t>14.16.0-2 Ausschließungsgründe:</w:t>
      </w:r>
      <w:r>
        <w:br/>
        <w:t>14.16.0-2 Ausschließungsgründe:</w:t>
        <w:br/>
        <w:t>• Verschluss</w:t>
        <w:br/>
        <w:t>• Einzelsperrung</w:t>
        <w:br/>
        <w:t>• Nahbedienungsfreigabe gem. &lt;05 Lastenheft Teilsystem DSTW-ZE&gt; 10.2 (Einzelumstellung von der Nahbedienungsstelle möglich)</w:t>
        <w:br/>
        <w:t>​​</w:t>
      </w:r>
    </w:p>
    <w:p w14:paraId="4A69CC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AC7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0CE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1E008" w14:textId="77777777">
            <w:r>
              <w:t>MDSTW-23402</w:t>
            </w:r>
          </w:p>
        </w:tc>
      </w:tr>
      <w:tr w14:paraId="59443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9021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11A8B" w14:textId="77777777">
            <w:r>
              <w:t>05_952</w:t>
            </w:r>
          </w:p>
        </w:tc>
      </w:tr>
      <w:tr w14:paraId="7723A4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171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F1CE0" w14:textId="77777777">
            <w:r>
              <w:t>2529</w:t>
            </w:r>
          </w:p>
        </w:tc>
      </w:tr>
      <w:tr w14:paraId="62539A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874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B9D70" w14:textId="77777777"/>
        </w:tc>
      </w:tr>
      <w:tr w14:paraId="5A39A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029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85820" w14:textId="77777777">
            <w:r>
              <w:t>Draft</w:t>
            </w:r>
          </w:p>
        </w:tc>
      </w:tr>
      <w:tr w14:paraId="62C614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452A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48599" w14:textId="77777777">
            <w:r>
              <w:t>Muss</w:t>
            </w:r>
          </w:p>
        </w:tc>
      </w:tr>
      <w:tr w14:paraId="19D50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9BF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59AEB" w14:textId="77777777">
            <w:r>
              <w:t>Funktion wird wie in der ELEKTRA 2 Baseline 29.40 realisiert zur Verfügung gestellt.</w:t>
            </w:r>
          </w:p>
        </w:tc>
      </w:tr>
      <w:tr w14:paraId="713B23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9512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B557B" w14:textId="77777777"/>
        </w:tc>
      </w:tr>
      <w:tr w14:paraId="37C60A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915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C2A0D" w14:textId="77777777">
            <w:r>
              <w:t>PV GA DIL OBB 1.0.0</w:t>
            </w:r>
          </w:p>
        </w:tc>
      </w:tr>
    </w:tbl>
    <w:p w14:paraId="439122D7" w14:textId="77777777">
      <w:pPr>
        <w:spacing w:after="0" w:line="96" w:lineRule="auto"/>
      </w:pPr>
    </w:p>
    <w:p w14:paraId="31F25FBB" w14:textId="77777777">
      <w:pPr>
        <w:spacing w:after="0"/>
      </w:pPr>
      <w:r>
        <w:rPr>
          <w:vanish/>
        </w:rPr>
        <w:t>MLS_DSTW/MDSTW-23403</w:t>
      </w:r>
      <w:r>
        <w:rPr>
          <w:b/>
        </w:rPr>
        <w:t>14.16.0-3 Die Einzelumstellung eines nicht freigemeldeten Sperrschuhs ist als Hi...</w:t>
      </w:r>
      <w:r>
        <w:br/>
        <w:t>14.16.0-3 Die Einzelumstellung eines nicht freigemeldeten Sperrschuhs ist als Hilfsbedienhandlung zu dokumentieren.</w:t>
        <w:br/>
        <w:t>​​</w:t>
      </w:r>
    </w:p>
    <w:p w14:paraId="3A4F69A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83AC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958B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D5646" w14:textId="77777777">
            <w:r>
              <w:t>MDSTW-23403</w:t>
            </w:r>
          </w:p>
        </w:tc>
      </w:tr>
      <w:tr w14:paraId="32279B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F02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7D9B4" w14:textId="77777777">
            <w:r>
              <w:t>05_953</w:t>
            </w:r>
          </w:p>
        </w:tc>
      </w:tr>
      <w:tr w14:paraId="15869B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0869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87885A" w14:textId="77777777">
            <w:r>
              <w:t>2530</w:t>
            </w:r>
          </w:p>
        </w:tc>
      </w:tr>
      <w:tr w14:paraId="6594CC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8BC9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8A528" w14:textId="77777777"/>
        </w:tc>
      </w:tr>
      <w:tr w14:paraId="00A0E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710E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35717" w14:textId="77777777">
            <w:r>
              <w:t>Draft</w:t>
            </w:r>
          </w:p>
        </w:tc>
      </w:tr>
      <w:tr w14:paraId="0890F4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3950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89A36" w14:textId="77777777">
            <w:r>
              <w:t>Muss</w:t>
            </w:r>
          </w:p>
        </w:tc>
      </w:tr>
      <w:tr w14:paraId="642AC5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3D4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B8219" w14:textId="77777777">
            <w:r>
              <w:t>Funktion wird wie in der ELEKTRA 2 Baseline 29.40 realisiert zur Verfügung gestellt.</w:t>
            </w:r>
          </w:p>
        </w:tc>
      </w:tr>
      <w:tr w14:paraId="6A7136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F64F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46B33" w14:textId="77777777"/>
        </w:tc>
      </w:tr>
      <w:tr w14:paraId="3BE2C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5513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D0FC5" w14:textId="77777777">
            <w:r>
              <w:t>PV GA DIL OBB 1.0.0</w:t>
            </w:r>
          </w:p>
        </w:tc>
      </w:tr>
    </w:tbl>
    <w:p w14:paraId="05E2C626" w14:textId="77777777">
      <w:pPr>
        <w:spacing w:after="0" w:line="96" w:lineRule="auto"/>
      </w:pPr>
    </w:p>
    <w:p w14:paraId="67D85A06" w14:textId="77777777">
      <w:pPr>
        <w:spacing w:after="0"/>
      </w:pPr>
      <w:r>
        <w:rPr>
          <w:vanish/>
        </w:rPr>
        <w:t>MLS_DSTW/MDSTW-23404</w:t>
      </w:r>
      <w:r>
        <w:rPr>
          <w:b/>
        </w:rPr>
        <w:t>14.16.0-4 Das Reversieren eines im Umlauf befindlichen Sperrschuhs ist möglich.</w:t>
      </w:r>
      <w:r>
        <w:br/>
        <w:t>14.16.0-4 Das Reversieren eines im Umlauf befindlichen Sperrschuhs ist möglich.</w:t>
        <w:br/>
        <w:t>​​</w:t>
      </w:r>
    </w:p>
    <w:p w14:paraId="720277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00D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352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34E55" w14:textId="77777777">
            <w:r>
              <w:t>MDSTW-23404</w:t>
            </w:r>
          </w:p>
        </w:tc>
      </w:tr>
      <w:tr w14:paraId="3685D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3DE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9D8863" w14:textId="77777777">
            <w:r>
              <w:t>05_954</w:t>
            </w:r>
          </w:p>
        </w:tc>
      </w:tr>
      <w:tr w14:paraId="4AFF8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2F16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46D3C" w14:textId="77777777">
            <w:r>
              <w:t>2531</w:t>
            </w:r>
          </w:p>
        </w:tc>
      </w:tr>
      <w:tr w14:paraId="00D06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FFA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82355" w14:textId="77777777"/>
        </w:tc>
      </w:tr>
      <w:tr w14:paraId="5C8DEF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2B8DC"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AC32A" w14:textId="77777777">
            <w:r>
              <w:t>Draft</w:t>
            </w:r>
          </w:p>
        </w:tc>
      </w:tr>
      <w:tr w14:paraId="4BEF7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BD3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F626B" w14:textId="77777777">
            <w:r>
              <w:t>Muss</w:t>
            </w:r>
          </w:p>
        </w:tc>
      </w:tr>
      <w:tr w14:paraId="4A7C1B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9BA3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37D56" w14:textId="77777777">
            <w:r>
              <w:t>Funktion wird wie in der ELEKTRA 2 Baseline 29.40 realisiert zur Verfügung gestellt.</w:t>
            </w:r>
          </w:p>
        </w:tc>
      </w:tr>
      <w:tr w14:paraId="6A6B16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9B6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51D20" w14:textId="77777777"/>
        </w:tc>
      </w:tr>
      <w:tr w14:paraId="6DDB7B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50460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B5A15" w14:textId="77777777">
            <w:r>
              <w:t>PV GA DIL OBB 1.0.0</w:t>
            </w:r>
          </w:p>
        </w:tc>
      </w:tr>
    </w:tbl>
    <w:p w14:paraId="181B9783" w14:textId="77777777">
      <w:pPr>
        <w:spacing w:after="0" w:line="96" w:lineRule="auto"/>
      </w:pPr>
    </w:p>
    <w:p w14:paraId="759040FF" w14:textId="77777777">
      <w:pPr>
        <w:pStyle w:val="Heading4"/>
        <w:divId w:val="366"/>
      </w:pPr>
      <w:bookmarkStart w:name="_Toc242172942" w:id="335"/>
      <w:r>
        <w:t>14.17 Sperrschuh - Fahrstraßenmäßiger Umlauf</w:t>
      </w:r>
      <w:bookmarkEnd w:id="335"/>
    </w:p>
    <w:p w14:paraId="3A1A709F" w14:textId="77777777">
      <w:pPr>
        <w:spacing w:after="0"/>
      </w:pPr>
      <w:r>
        <w:rPr>
          <w:vanish/>
        </w:rPr>
        <w:t>MLS_DSTW/MDSTW-23405</w:t>
      </w:r>
      <w:r>
        <w:rPr>
          <w:b/>
        </w:rPr>
        <w:t>14.17.0-1 Bei Bildung einer Fahrstraße laufen die falsch stehenden Sperrschuhe i...</w:t>
      </w:r>
      <w:r>
        <w:br/>
        <w:t>14.17.0-1 Bei Bildung einer Fahrstraße laufen die falsch stehenden Sperrschuhe im Fahrweg, Schutzweg und Sperrschuhe als Flankenschutzeinrichtungen automatisch in die gewünschte Lage, sofern kein Ausschließungsgrund besteht.</w:t>
        <w:br/>
        <w:t>​​</w:t>
      </w:r>
    </w:p>
    <w:p w14:paraId="235F52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FA01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ED41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084F9" w14:textId="77777777">
            <w:r>
              <w:t>MDSTW-23405</w:t>
            </w:r>
          </w:p>
        </w:tc>
      </w:tr>
      <w:tr w14:paraId="4D361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C2C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00680" w14:textId="77777777">
            <w:r>
              <w:t>05_956</w:t>
            </w:r>
          </w:p>
        </w:tc>
      </w:tr>
      <w:tr w14:paraId="68ADE2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EB2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6894B" w14:textId="77777777">
            <w:r>
              <w:t>2533</w:t>
            </w:r>
          </w:p>
        </w:tc>
      </w:tr>
      <w:tr w14:paraId="38B009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27E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756F7" w14:textId="77777777"/>
        </w:tc>
      </w:tr>
      <w:tr w14:paraId="6D28C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B61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93B67" w14:textId="77777777">
            <w:r>
              <w:t>Draft</w:t>
            </w:r>
          </w:p>
        </w:tc>
      </w:tr>
      <w:tr w14:paraId="305893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E39A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C6842" w14:textId="77777777">
            <w:r>
              <w:t>Muss</w:t>
            </w:r>
          </w:p>
        </w:tc>
      </w:tr>
      <w:tr w14:paraId="5CAAD5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1ABD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8C92F" w14:textId="77777777">
            <w:r>
              <w:t>Funktion wird wie in der ELEKTRA 2 Baseline 29.40 realisiert zur Verfügung gestellt.</w:t>
            </w:r>
          </w:p>
        </w:tc>
      </w:tr>
      <w:tr w14:paraId="6872C5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C8EB1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0A18F" w14:textId="77777777"/>
        </w:tc>
      </w:tr>
      <w:tr w14:paraId="58EE55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3E9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F6BE47" w14:textId="77777777">
            <w:r>
              <w:t>PV GA DIL OBB 1.0.0</w:t>
            </w:r>
          </w:p>
        </w:tc>
      </w:tr>
    </w:tbl>
    <w:p w14:paraId="4A5D7EAC" w14:textId="77777777">
      <w:pPr>
        <w:spacing w:after="0" w:line="96" w:lineRule="auto"/>
      </w:pPr>
    </w:p>
    <w:p w14:paraId="7FD15BFB" w14:textId="77777777">
      <w:pPr>
        <w:spacing w:after="0"/>
      </w:pPr>
      <w:r>
        <w:rPr>
          <w:vanish/>
        </w:rPr>
        <w:t>MLS_DSTW/MDSTW-23406</w:t>
      </w:r>
      <w:r>
        <w:rPr>
          <w:b/>
        </w:rPr>
        <w:t>14.17.0-2 Müssen mehrere Sperrschuhe umlaufen, sind die Umläufe zeitlich versetz...</w:t>
      </w:r>
      <w:r>
        <w:br/>
        <w:t>14.17.0-2 Müssen mehrere Sperrschuhe umlaufen, sind die Umläufe zeitlich versetzt anzustoßen.</w:t>
        <w:br/>
        <w:t>​​</w:t>
      </w:r>
    </w:p>
    <w:p w14:paraId="1DC2A1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A02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C116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AD73D" w14:textId="77777777">
            <w:r>
              <w:t>MDSTW-23406</w:t>
            </w:r>
          </w:p>
        </w:tc>
      </w:tr>
      <w:tr w14:paraId="72BDF7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692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8E109" w14:textId="77777777">
            <w:r>
              <w:t>05_957</w:t>
            </w:r>
          </w:p>
        </w:tc>
      </w:tr>
      <w:tr w14:paraId="0243F0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946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359AC" w14:textId="77777777">
            <w:r>
              <w:t>2534</w:t>
            </w:r>
          </w:p>
        </w:tc>
      </w:tr>
      <w:tr w14:paraId="5148C9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808A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77462" w14:textId="77777777"/>
        </w:tc>
      </w:tr>
      <w:tr w14:paraId="3A3B8A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54D6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7D962" w14:textId="77777777">
            <w:r>
              <w:t>Draft</w:t>
            </w:r>
          </w:p>
        </w:tc>
      </w:tr>
      <w:tr w14:paraId="0D013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89A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51DFBE" w14:textId="77777777">
            <w:r>
              <w:t>Muss</w:t>
            </w:r>
          </w:p>
        </w:tc>
      </w:tr>
      <w:tr w14:paraId="1D72AF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AA3A9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6EF9A" w14:textId="77777777">
            <w:r>
              <w:t>Funktion wird wie in der ELEKTRA 2 Baseline 29.40 realisiert zur Verfügung gestellt.</w:t>
            </w:r>
          </w:p>
        </w:tc>
      </w:tr>
      <w:tr w14:paraId="6E6F49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86E4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3C96BA" w14:textId="77777777"/>
        </w:tc>
      </w:tr>
      <w:tr w14:paraId="038E0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3EA4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031AA" w14:textId="77777777">
            <w:r>
              <w:t>PV GA DIL OBB 1.0.0</w:t>
            </w:r>
          </w:p>
        </w:tc>
      </w:tr>
    </w:tbl>
    <w:p w14:paraId="7ADF2948" w14:textId="77777777">
      <w:pPr>
        <w:spacing w:after="0" w:line="96" w:lineRule="auto"/>
      </w:pPr>
    </w:p>
    <w:p w14:paraId="5E3FAB89" w14:textId="77777777">
      <w:pPr>
        <w:spacing w:after="0"/>
      </w:pPr>
      <w:r>
        <w:rPr>
          <w:vanish/>
        </w:rPr>
        <w:t>MLS_DSTW/MDSTW-23407</w:t>
      </w:r>
      <w:r>
        <w:rPr>
          <w:b/>
        </w:rPr>
        <w:t>14.17.0-3 Ausschließungsgründe:</w:t>
      </w:r>
      <w:r>
        <w:br/>
        <w:t>14.17.0-3 Ausschließungsgründe:</w:t>
        <w:br/>
        <w:t>• Verschluss</w:t>
        <w:br/>
        <w:t>• Einzelsperrung</w:t>
        <w:br/>
        <w:lastRenderedPageBreak/>
        <w:t>• Nahbedienungsfreigabe gem. &lt;05 Lastenheft Teilsystem DSTW-ZE&gt; 10.2 (Einzelumstellung von der Nahbedienungsstelle möglich)</w:t>
        <w:br/>
        <w:t>• Fehlen der Freimeldung</w:t>
        <w:br/>
        <w:t>• Keine Ordnungsstellung</w:t>
        <w:br/>
        <w:t>​​</w:t>
      </w:r>
    </w:p>
    <w:p w14:paraId="4BA494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559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90F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B8E0F" w14:textId="77777777">
            <w:r>
              <w:t>MDSTW-23407</w:t>
            </w:r>
          </w:p>
        </w:tc>
      </w:tr>
      <w:tr w14:paraId="322780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188F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FA05B" w14:textId="77777777">
            <w:r>
              <w:t>05_958</w:t>
            </w:r>
          </w:p>
        </w:tc>
      </w:tr>
      <w:tr w14:paraId="3C445B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7FC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1F4AC" w14:textId="77777777">
            <w:r>
              <w:t>2535</w:t>
            </w:r>
          </w:p>
        </w:tc>
      </w:tr>
      <w:tr w14:paraId="7DE64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4BD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88440" w14:textId="77777777"/>
        </w:tc>
      </w:tr>
      <w:tr w14:paraId="1FDA95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72C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23652" w14:textId="77777777">
            <w:r>
              <w:t>Draft</w:t>
            </w:r>
          </w:p>
        </w:tc>
      </w:tr>
      <w:tr w14:paraId="5CA60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A7BD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E2820" w14:textId="77777777">
            <w:r>
              <w:t>Muss</w:t>
            </w:r>
          </w:p>
        </w:tc>
      </w:tr>
      <w:tr w14:paraId="4F16A5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148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07789" w14:textId="77777777">
            <w:r>
              <w:t>Funktion wird wie in der ELEKTRA 2 Baseline 29.40 realisiert zur Verfügung gestellt.</w:t>
            </w:r>
          </w:p>
        </w:tc>
      </w:tr>
      <w:tr w14:paraId="726CD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32F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71490" w14:textId="77777777"/>
        </w:tc>
      </w:tr>
      <w:tr w14:paraId="20182F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F5C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4F56D" w14:textId="77777777">
            <w:r>
              <w:t>PV GA DIL OBB 1.0.0</w:t>
            </w:r>
          </w:p>
        </w:tc>
      </w:tr>
    </w:tbl>
    <w:p w14:paraId="5ADBEC4C" w14:textId="77777777">
      <w:pPr>
        <w:spacing w:after="0" w:line="96" w:lineRule="auto"/>
      </w:pPr>
    </w:p>
    <w:p w14:paraId="42051074" w14:textId="77777777">
      <w:pPr>
        <w:spacing w:after="0"/>
      </w:pPr>
      <w:r>
        <w:rPr>
          <w:vanish/>
        </w:rPr>
        <w:t>MLS_DSTW/MDSTW-23408</w:t>
      </w:r>
      <w:r>
        <w:rPr>
          <w:b/>
        </w:rPr>
        <w:t>14.17.0-4 Nach Wegfall der Ausschließungsgründe läuft ein Sperrschuh selbsttätig...</w:t>
      </w:r>
      <w:r>
        <w:br/>
        <w:t>14.17.0-4 Nach Wegfall der Ausschließungsgründe läuft ein Sperrschuh selbsttätig um, wenn er einen Stellauftrag besitzt.</w:t>
        <w:br/>
        <w:t>​​</w:t>
      </w:r>
    </w:p>
    <w:p w14:paraId="5754FA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8380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44B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52118" w14:textId="77777777">
            <w:r>
              <w:t>MDSTW-23408</w:t>
            </w:r>
          </w:p>
        </w:tc>
      </w:tr>
      <w:tr w14:paraId="67323A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674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E78DA7" w14:textId="77777777">
            <w:r>
              <w:t>05_959</w:t>
            </w:r>
          </w:p>
        </w:tc>
      </w:tr>
      <w:tr w14:paraId="2F12E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4695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999EE" w14:textId="77777777">
            <w:r>
              <w:t>2536</w:t>
            </w:r>
          </w:p>
        </w:tc>
      </w:tr>
      <w:tr w14:paraId="2AE22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B3B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C5ABE" w14:textId="77777777"/>
        </w:tc>
      </w:tr>
      <w:tr w14:paraId="6F3CB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1FF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5578E" w14:textId="77777777">
            <w:r>
              <w:t>Draft</w:t>
            </w:r>
          </w:p>
        </w:tc>
      </w:tr>
      <w:tr w14:paraId="788B23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4C3C5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3031D" w14:textId="77777777">
            <w:r>
              <w:t>Muss</w:t>
            </w:r>
          </w:p>
        </w:tc>
      </w:tr>
      <w:tr w14:paraId="7AD15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DF1AD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62689" w14:textId="77777777">
            <w:r>
              <w:t>Funktion wird wie in der ELEKTRA 2 Baseline 29.40 realisiert zur Verfügung gestellt.</w:t>
            </w:r>
          </w:p>
        </w:tc>
      </w:tr>
      <w:tr w14:paraId="769FD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E66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3B768" w14:textId="77777777"/>
        </w:tc>
      </w:tr>
      <w:tr w14:paraId="61EF30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260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0CAA54" w14:textId="77777777">
            <w:r>
              <w:t>PV GA DIL OBB 1.0.0</w:t>
            </w:r>
          </w:p>
        </w:tc>
      </w:tr>
    </w:tbl>
    <w:p w14:paraId="302C6194" w14:textId="77777777">
      <w:pPr>
        <w:spacing w:after="0" w:line="96" w:lineRule="auto"/>
      </w:pPr>
    </w:p>
    <w:p w14:paraId="31A82BBB" w14:textId="77777777">
      <w:pPr>
        <w:pStyle w:val="Heading4"/>
        <w:divId w:val="367"/>
      </w:pPr>
      <w:bookmarkStart w:name="_Toc242172943" w:id="336"/>
      <w:r>
        <w:t>14.18 Sperrschuh - Umstellaufforderung bzw. Selbsttätige Umstellung</w:t>
      </w:r>
      <w:bookmarkEnd w:id="336"/>
    </w:p>
    <w:p w14:paraId="1BA26AEB" w14:textId="77777777">
      <w:pPr>
        <w:spacing w:after="0"/>
      </w:pPr>
      <w:r>
        <w:rPr>
          <w:vanish/>
        </w:rPr>
        <w:t>MLS_DSTW/MDSTW-23409</w:t>
      </w:r>
      <w:r>
        <w:rPr>
          <w:b/>
        </w:rPr>
        <w:t>14.18.0-1 Für Sperrschuhe muss eine Grundstellung projektierbar sein. Dies ist n...</w:t>
      </w:r>
      <w:r>
        <w:br/>
        <w:t>14.18.0-1 Für Sperrschuhe muss eine Grundstellung projektierbar sein. Dies ist notwendig z.B. für Gefällestrecken und wird auch verwendet für die Verhinderung von Flankenschutzfahrtausschlüssen.</w:t>
        <w:br/>
        <w:t>​​</w:t>
      </w:r>
    </w:p>
    <w:p w14:paraId="40EC85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408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8A7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75FBC" w14:textId="77777777">
            <w:r>
              <w:t>MDSTW-23409</w:t>
            </w:r>
          </w:p>
        </w:tc>
      </w:tr>
      <w:tr w14:paraId="2929B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D781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560A7" w14:textId="77777777">
            <w:r>
              <w:t>05_961</w:t>
            </w:r>
          </w:p>
        </w:tc>
      </w:tr>
      <w:tr w14:paraId="254440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795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068C61" w14:textId="77777777">
            <w:r>
              <w:t>2538</w:t>
            </w:r>
          </w:p>
        </w:tc>
      </w:tr>
      <w:tr w14:paraId="07576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591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4DFB8" w14:textId="77777777"/>
        </w:tc>
      </w:tr>
      <w:tr w14:paraId="248233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B27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F7BEE" w14:textId="77777777">
            <w:r>
              <w:t>Draft</w:t>
            </w:r>
          </w:p>
        </w:tc>
      </w:tr>
      <w:tr w14:paraId="405995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B01BE"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E9290" w14:textId="77777777">
            <w:r>
              <w:t>Muss</w:t>
            </w:r>
          </w:p>
        </w:tc>
      </w:tr>
      <w:tr w14:paraId="551145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A0F3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6B382" w14:textId="77777777">
            <w:r>
              <w:t>Funktion wird wie in der ELEKTRA 2 Baseline 29.40 realisiert zur Verfügung gestellt.</w:t>
            </w:r>
          </w:p>
        </w:tc>
      </w:tr>
      <w:tr w14:paraId="669EF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D30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61FCE" w14:textId="77777777"/>
        </w:tc>
      </w:tr>
      <w:tr w14:paraId="300027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09B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ECA9F" w14:textId="77777777">
            <w:r>
              <w:t>PV GA DIL OBB 1.0.0</w:t>
            </w:r>
          </w:p>
        </w:tc>
      </w:tr>
    </w:tbl>
    <w:p w14:paraId="1106AECB" w14:textId="77777777">
      <w:pPr>
        <w:spacing w:after="0" w:line="96" w:lineRule="auto"/>
      </w:pPr>
    </w:p>
    <w:p w14:paraId="486C633C" w14:textId="77777777">
      <w:r>
        <w:rPr>
          <w:vanish/>
        </w:rPr>
        <w:t>MLS_DSTW/MDSTW-23410</w:t>
      </w:r>
      <w:r>
        <w:t>14.18.0-2 Es muss eine Wartezeit zwischen 0s und 100s in 1s-Schritten bis zur selbsttätigen Umstellung projektierbar sein, da andernfalls eine Sperre des Sperrschuhs in der anderen Lage nicht mehr möglich ist (Sperrschuh würde sofort nach Beendigung der händischen Umstellung zurücklaufen).</w:t>
        <w:br/>
        <w:t>​​</w:t>
      </w:r>
    </w:p>
    <w:p w14:paraId="0127C5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A2D2E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4E52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903A2" w14:textId="77777777">
            <w:r>
              <w:t>1620</w:t>
            </w:r>
          </w:p>
        </w:tc>
      </w:tr>
      <w:tr w14:paraId="4A47A2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B22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0D24C0" w14:textId="77777777">
            <w:r>
              <w:t>MDSTW-23410</w:t>
            </w:r>
          </w:p>
        </w:tc>
      </w:tr>
      <w:tr w14:paraId="66E1B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3B7A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9A8E9" w14:textId="77777777">
            <w:r>
              <w:t>2539</w:t>
            </w:r>
          </w:p>
        </w:tc>
      </w:tr>
      <w:tr w14:paraId="4A4E5E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BA8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F3699" w14:textId="77777777">
            <w:r>
              <w:t>05_962</w:t>
            </w:r>
          </w:p>
        </w:tc>
      </w:tr>
    </w:tbl>
    <w:p w14:paraId="3B7BFE95" w14:textId="77777777">
      <w:pPr>
        <w:spacing w:after="0" w:line="96" w:lineRule="auto"/>
      </w:pPr>
    </w:p>
    <w:p w14:paraId="1EE26163" w14:textId="77777777">
      <w:pPr>
        <w:spacing w:after="0"/>
      </w:pPr>
      <w:r>
        <w:rPr>
          <w:vanish/>
        </w:rPr>
        <w:t>MLS_DSTW/MDSTW-23411</w:t>
      </w:r>
      <w:r>
        <w:rPr>
          <w:b/>
        </w:rPr>
        <w:t>14.18.0-3 Wurde für einen Sperrschuh eine Grundstellung projektiert, so ist proj...</w:t>
      </w:r>
      <w:r>
        <w:br/>
        <w:t>14.18.0-3 Wurde für einen Sperrschuh eine Grundstellung projektiert, so ist projektierbar zu unterscheiden:</w:t>
        <w:br/>
        <w:t>• Händische Umstellung via Umstellaufforderung an der EBO</w:t>
        <w:br/>
        <w:t>• Selbsttätige Umstellung eines Sperrschuhs in die definierte Grundstellung.</w:t>
        <w:br/>
        <w:t>​​</w:t>
      </w:r>
    </w:p>
    <w:p w14:paraId="6DBEE2D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1000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11D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AD8D3B" w14:textId="77777777">
            <w:r>
              <w:t>MDSTW-23411</w:t>
            </w:r>
          </w:p>
        </w:tc>
      </w:tr>
      <w:tr w14:paraId="47BE8B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F10A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4055C" w14:textId="77777777">
            <w:r>
              <w:t>05_963</w:t>
            </w:r>
          </w:p>
        </w:tc>
      </w:tr>
      <w:tr w14:paraId="702AB7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E98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ADF06" w14:textId="77777777">
            <w:r>
              <w:t>2540</w:t>
            </w:r>
          </w:p>
        </w:tc>
      </w:tr>
      <w:tr w14:paraId="58D191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C7D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1B2E72" w14:textId="77777777"/>
        </w:tc>
      </w:tr>
      <w:tr w14:paraId="4C56B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DAC1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EFC02" w14:textId="77777777">
            <w:r>
              <w:t>Draft</w:t>
            </w:r>
          </w:p>
        </w:tc>
      </w:tr>
      <w:tr w14:paraId="45811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129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2833A" w14:textId="77777777">
            <w:r>
              <w:t>Muss</w:t>
            </w:r>
          </w:p>
        </w:tc>
      </w:tr>
      <w:tr w14:paraId="0A7D5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531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8D844" w14:textId="77777777">
            <w:r>
              <w:t>Funktion wird wie in der ELEKTRA 2 Baseline 29.40 realisiert zur Verfügung gestellt.</w:t>
            </w:r>
          </w:p>
        </w:tc>
      </w:tr>
      <w:tr w14:paraId="42E14B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86A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A9635" w14:textId="77777777"/>
        </w:tc>
      </w:tr>
      <w:tr w14:paraId="5D82DE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B8B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2D3C4" w14:textId="77777777">
            <w:r>
              <w:t>PV GA DIL OBB 1.0.0</w:t>
            </w:r>
          </w:p>
        </w:tc>
      </w:tr>
    </w:tbl>
    <w:p w14:paraId="00A05A42" w14:textId="77777777">
      <w:pPr>
        <w:spacing w:after="0" w:line="96" w:lineRule="auto"/>
      </w:pPr>
    </w:p>
    <w:p w14:paraId="22B34EB3" w14:textId="77777777">
      <w:pPr>
        <w:spacing w:after="0"/>
      </w:pPr>
      <w:r>
        <w:rPr>
          <w:vanish/>
        </w:rPr>
        <w:t>MLS_DSTW/MDSTW-23412</w:t>
      </w:r>
      <w:r>
        <w:rPr>
          <w:b/>
        </w:rPr>
        <w:t>14.18.0-4 Händische Umstellung eines Sperrschuhs in die Grundstellung (wenn ents...</w:t>
      </w:r>
      <w:r>
        <w:br/>
        <w:t>14.18.0-4 Händische Umstellung eines Sperrschuhs in die Grundstellung (wenn entsprechend projektiert):</w:t>
        <w:br/>
        <w:t>​​</w:t>
      </w:r>
    </w:p>
    <w:p w14:paraId="53DEEF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F5C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A0DC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3753E" w14:textId="77777777">
            <w:r>
              <w:t>MDSTW-23412</w:t>
            </w:r>
          </w:p>
        </w:tc>
      </w:tr>
      <w:tr w14:paraId="35813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BBC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E2A80" w14:textId="77777777">
            <w:r>
              <w:t>05_964</w:t>
            </w:r>
          </w:p>
        </w:tc>
      </w:tr>
      <w:tr w14:paraId="5171C1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155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D62BC" w14:textId="77777777">
            <w:r>
              <w:t>2541</w:t>
            </w:r>
          </w:p>
        </w:tc>
      </w:tr>
      <w:tr w14:paraId="01CFD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0CD7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E8923" w14:textId="77777777"/>
        </w:tc>
      </w:tr>
      <w:tr w14:paraId="0EF636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92200"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1A2B27" w14:textId="77777777">
            <w:r>
              <w:t>Draft</w:t>
            </w:r>
          </w:p>
        </w:tc>
      </w:tr>
      <w:tr w14:paraId="6A96B9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078A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41DBB7" w14:textId="77777777">
            <w:r>
              <w:t>Muss</w:t>
            </w:r>
          </w:p>
        </w:tc>
      </w:tr>
      <w:tr w14:paraId="2B5DDB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DCC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EF29A" w14:textId="77777777">
            <w:r>
              <w:t>Funktion wird wie in der ELEKTRA 2 Baseline 29.40 realisiert zur Verfügung gestellt.</w:t>
            </w:r>
          </w:p>
        </w:tc>
      </w:tr>
      <w:tr w14:paraId="649184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B6057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D3971" w14:textId="77777777"/>
        </w:tc>
      </w:tr>
      <w:tr w14:paraId="02A17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BBA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EE199" w14:textId="77777777">
            <w:r>
              <w:t>PV GA DIL OBB 1.0.0</w:t>
            </w:r>
          </w:p>
        </w:tc>
      </w:tr>
    </w:tbl>
    <w:p w14:paraId="06AA5435" w14:textId="77777777">
      <w:pPr>
        <w:spacing w:after="0" w:line="96" w:lineRule="auto"/>
      </w:pPr>
    </w:p>
    <w:p w14:paraId="4F6D2822" w14:textId="77777777">
      <w:pPr>
        <w:spacing w:after="0"/>
      </w:pPr>
      <w:r>
        <w:rPr>
          <w:vanish/>
        </w:rPr>
        <w:t>MLS_DSTW/MDSTW-23413</w:t>
      </w:r>
      <w:r>
        <w:rPr>
          <w:b/>
        </w:rPr>
        <w:t>14.18.0-5 Die Umstellaufforderung wird angezeigt, wenn der Sperrschuh nicht Ordn...</w:t>
      </w:r>
      <w:r>
        <w:br/>
        <w:t>14.18.0-5 Die Umstellaufforderung wird angezeigt, wenn der Sperrschuh nicht Ordnungslage in der für ihn projektierten Grundstellung hat, keine Ausschließungsgründe für eine Einzelumstellung gemäß &lt;05 Lastenheft Teilsystem DSTW-ZE&gt; 6.6.3 vorliegen, der Sperrschuh nicht besetzt ist und kein Stellauftrag gemäß Punkt &lt;05 Lastenheft Teilsystem DSTW-ZE&gt; 6.7.3 bzw. &lt;05 Lastenheft Teilsystem DSTW-ZE&gt; 14.16 angezeigt wird.</w:t>
        <w:br/>
        <w:t>​​</w:t>
      </w:r>
    </w:p>
    <w:p w14:paraId="29A977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6F4D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F63D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6B8E1" w14:textId="77777777">
            <w:r>
              <w:t>MDSTW-23413</w:t>
            </w:r>
          </w:p>
        </w:tc>
      </w:tr>
      <w:tr w14:paraId="54D25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D74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2E146B" w14:textId="77777777">
            <w:r>
              <w:t>05_965</w:t>
            </w:r>
          </w:p>
        </w:tc>
      </w:tr>
      <w:tr w14:paraId="41BE0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D9D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DD26A" w14:textId="77777777">
            <w:r>
              <w:t>2542</w:t>
            </w:r>
          </w:p>
        </w:tc>
      </w:tr>
      <w:tr w14:paraId="5E254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C922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EA67A" w14:textId="77777777"/>
        </w:tc>
      </w:tr>
      <w:tr w14:paraId="21357B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E89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B0898" w14:textId="77777777">
            <w:r>
              <w:t>Draft</w:t>
            </w:r>
          </w:p>
        </w:tc>
      </w:tr>
      <w:tr w14:paraId="29013C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D26D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BC854" w14:textId="77777777">
            <w:r>
              <w:t>Muss</w:t>
            </w:r>
          </w:p>
        </w:tc>
      </w:tr>
      <w:tr w14:paraId="079D7E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6CE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DD0BB" w14:textId="77777777">
            <w:r>
              <w:t>Funktion wird wie in der ELEKTRA 2 Baseline 29.40 realisiert zur Verfügung gestellt.</w:t>
            </w:r>
          </w:p>
        </w:tc>
      </w:tr>
      <w:tr w14:paraId="6C42CD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A76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2EB1E" w14:textId="77777777"/>
        </w:tc>
      </w:tr>
      <w:tr w14:paraId="15AD74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CB7A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1779ED" w14:textId="77777777">
            <w:r>
              <w:t>PV GA DIL OBB 1.0.0</w:t>
            </w:r>
          </w:p>
        </w:tc>
      </w:tr>
    </w:tbl>
    <w:p w14:paraId="3A587934" w14:textId="77777777">
      <w:pPr>
        <w:spacing w:after="0" w:line="96" w:lineRule="auto"/>
      </w:pPr>
    </w:p>
    <w:p w14:paraId="6F2E802D" w14:textId="77777777">
      <w:pPr>
        <w:spacing w:after="0"/>
      </w:pPr>
      <w:r>
        <w:rPr>
          <w:vanish/>
        </w:rPr>
        <w:t>MLS_DSTW/MDSTW-23414</w:t>
      </w:r>
      <w:r>
        <w:rPr>
          <w:b/>
        </w:rPr>
        <w:t>14.18.0-6 Selbsttätige Umstellung eines Sperrschuhs in die definierte Grundstell...</w:t>
      </w:r>
      <w:r>
        <w:br/>
        <w:t>14.18.0-6 Selbsttätige Umstellung eines Sperrschuhs in die definierte Grundstellung (wenn entsprechend projektiert):</w:t>
        <w:br/>
        <w:t>​​</w:t>
      </w:r>
    </w:p>
    <w:p w14:paraId="65F838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2196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443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D5EFA" w14:textId="77777777">
            <w:r>
              <w:t>MDSTW-23414</w:t>
            </w:r>
          </w:p>
        </w:tc>
      </w:tr>
      <w:tr w14:paraId="657ED4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4CC4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EBE13" w14:textId="77777777">
            <w:r>
              <w:t>05_966</w:t>
            </w:r>
          </w:p>
        </w:tc>
      </w:tr>
      <w:tr w14:paraId="50127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532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8932A" w14:textId="77777777">
            <w:r>
              <w:t>2543</w:t>
            </w:r>
          </w:p>
        </w:tc>
      </w:tr>
      <w:tr w14:paraId="3E542C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837D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243E9" w14:textId="77777777"/>
        </w:tc>
      </w:tr>
      <w:tr w14:paraId="18BC7D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3E98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5DC2E" w14:textId="77777777">
            <w:r>
              <w:t>Draft</w:t>
            </w:r>
          </w:p>
        </w:tc>
      </w:tr>
      <w:tr w14:paraId="1A1E55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9C3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4FBD9" w14:textId="77777777">
            <w:r>
              <w:t>Muss</w:t>
            </w:r>
          </w:p>
        </w:tc>
      </w:tr>
      <w:tr w14:paraId="718FE4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CD71A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D3DFD" w14:textId="77777777">
            <w:r>
              <w:t>Funktion wird wie in der ELEKTRA 2 Baseline 29.40 realisiert zur Verfügung gestellt.</w:t>
            </w:r>
          </w:p>
        </w:tc>
      </w:tr>
      <w:tr w14:paraId="05441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B11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A8C46" w14:textId="77777777"/>
        </w:tc>
      </w:tr>
      <w:tr w14:paraId="03E13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6B4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5086E" w14:textId="77777777">
            <w:r>
              <w:t>PV GA DIL OBB 1.0.0</w:t>
            </w:r>
          </w:p>
        </w:tc>
      </w:tr>
    </w:tbl>
    <w:p w14:paraId="72717A20" w14:textId="77777777">
      <w:pPr>
        <w:spacing w:after="0" w:line="96" w:lineRule="auto"/>
      </w:pPr>
    </w:p>
    <w:p w14:paraId="066715BD" w14:textId="77777777">
      <w:pPr>
        <w:spacing w:after="0"/>
      </w:pPr>
      <w:r>
        <w:rPr>
          <w:vanish/>
        </w:rPr>
        <w:t>MLS_DSTW/MDSTW-23415</w:t>
      </w:r>
      <w:r>
        <w:rPr>
          <w:b/>
        </w:rPr>
        <w:t>14.18.0-7 Die Umstellung erfolgt, wenn 15 s</w:t>
      </w:r>
      <w:r>
        <w:br/>
        <w:t>14.18.0-7 Die Umstellung erfolgt, wenn 15 s</w:t>
        <w:br/>
        <w:lastRenderedPageBreak/>
        <w:t>• keine Ausschließungsgründe für eine Einzelumstellung gemäß &lt;05 Lastenheft Teilsystem DSTW-ZE&gt; 14.17 vorliegen</w:t>
        <w:br/>
        <w:t>• der Sperrschuh nicht besetzt gemeldet ist und</w:t>
        <w:br/>
        <w:t>• kein Stellauftrag vorliegt</w:t>
        <w:br/>
        <w:t>​​</w:t>
      </w:r>
    </w:p>
    <w:p w14:paraId="3BB9AD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7569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AB0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4F04BC" w14:textId="77777777">
            <w:r>
              <w:t>MDSTW-23415</w:t>
            </w:r>
          </w:p>
        </w:tc>
      </w:tr>
      <w:tr w14:paraId="6111D8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EDFB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A642C" w14:textId="77777777">
            <w:r>
              <w:t>05_967</w:t>
            </w:r>
          </w:p>
        </w:tc>
      </w:tr>
      <w:tr w14:paraId="3A5102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221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C67A5" w14:textId="77777777">
            <w:r>
              <w:t>2544</w:t>
            </w:r>
          </w:p>
        </w:tc>
      </w:tr>
      <w:tr w14:paraId="47DA6F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DA9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55854" w14:textId="77777777"/>
        </w:tc>
      </w:tr>
      <w:tr w14:paraId="6FC8B1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1AF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C20864" w14:textId="77777777">
            <w:r>
              <w:t>Draft</w:t>
            </w:r>
          </w:p>
        </w:tc>
      </w:tr>
      <w:tr w14:paraId="74561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543EE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D87F9" w14:textId="77777777">
            <w:r>
              <w:t>Muss</w:t>
            </w:r>
          </w:p>
        </w:tc>
      </w:tr>
      <w:tr w14:paraId="1C9BD6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F4D39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57DE7" w14:textId="77777777">
            <w:r>
              <w:t>Funktion wird wie in der ELEKTRA 2 Baseline 29.40 realisiert zur Verfügung gestellt.</w:t>
            </w:r>
          </w:p>
        </w:tc>
      </w:tr>
      <w:tr w14:paraId="2D1562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F36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018D4" w14:textId="77777777"/>
        </w:tc>
      </w:tr>
      <w:tr w14:paraId="39DC45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6C8D5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620FC" w14:textId="77777777">
            <w:r>
              <w:t>PV GA DIL OBB 1.0.0</w:t>
            </w:r>
          </w:p>
        </w:tc>
      </w:tr>
    </w:tbl>
    <w:p w14:paraId="5253E351" w14:textId="77777777">
      <w:pPr>
        <w:spacing w:after="0" w:line="96" w:lineRule="auto"/>
      </w:pPr>
    </w:p>
    <w:p w14:paraId="77447157" w14:textId="77777777">
      <w:pPr>
        <w:spacing w:after="0"/>
      </w:pPr>
      <w:r>
        <w:rPr>
          <w:vanish/>
        </w:rPr>
        <w:t>MLS_DSTW/MDSTW-23416</w:t>
      </w:r>
      <w:r>
        <w:rPr>
          <w:b/>
        </w:rPr>
        <w:t>14.18.0-8 Tritt während der laufenden Zeitverzögerung einer oder mehrere der 3 o...</w:t>
      </w:r>
      <w:r>
        <w:br/>
        <w:t>14.18.0-8 Tritt während der laufenden Zeitverzögerung einer oder mehrere der 3 oben angeführten Punkte wieder ein und sind anschließend wieder alle diese Punkte weggefallen, so sind die 15 s erneut zu starten.</w:t>
        <w:br/>
        <w:t>​​</w:t>
      </w:r>
    </w:p>
    <w:p w14:paraId="17BD0B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4430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6BE8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748E5" w14:textId="77777777">
            <w:r>
              <w:t>MDSTW-23416</w:t>
            </w:r>
          </w:p>
        </w:tc>
      </w:tr>
      <w:tr w14:paraId="2171AC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DA6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5343B" w14:textId="77777777">
            <w:r>
              <w:t>05_968</w:t>
            </w:r>
          </w:p>
        </w:tc>
      </w:tr>
      <w:tr w14:paraId="7F3A0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AE8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26B44" w14:textId="77777777">
            <w:r>
              <w:t>2545</w:t>
            </w:r>
          </w:p>
        </w:tc>
      </w:tr>
      <w:tr w14:paraId="16BD35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09D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BAB08" w14:textId="77777777"/>
        </w:tc>
      </w:tr>
      <w:tr w14:paraId="3AA168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3FF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DDAD8" w14:textId="77777777">
            <w:r>
              <w:t>Draft</w:t>
            </w:r>
          </w:p>
        </w:tc>
      </w:tr>
      <w:tr w14:paraId="13BEE1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D6D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796BF" w14:textId="77777777">
            <w:r>
              <w:t>Muss</w:t>
            </w:r>
          </w:p>
        </w:tc>
      </w:tr>
      <w:tr w14:paraId="3AE615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C02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C9893" w14:textId="77777777">
            <w:r>
              <w:t>Funktion wird wie in der ELEKTRA 2 Baseline 29.40 realisiert zur Verfügung gestellt.</w:t>
            </w:r>
          </w:p>
        </w:tc>
      </w:tr>
      <w:tr w14:paraId="656060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4B6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8F15E" w14:textId="77777777"/>
        </w:tc>
      </w:tr>
      <w:tr w14:paraId="3E72D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1D81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7B5B85" w14:textId="77777777">
            <w:r>
              <w:t>PV GA DIL OBB 1.0.0</w:t>
            </w:r>
          </w:p>
        </w:tc>
      </w:tr>
    </w:tbl>
    <w:p w14:paraId="56E8A8E0" w14:textId="77777777">
      <w:pPr>
        <w:spacing w:after="0" w:line="96" w:lineRule="auto"/>
      </w:pPr>
    </w:p>
    <w:p w14:paraId="36A37550" w14:textId="77777777">
      <w:pPr>
        <w:spacing w:after="0"/>
      </w:pPr>
      <w:r>
        <w:rPr>
          <w:vanish/>
        </w:rPr>
        <w:t>MLS_DSTW/MDSTW-23417</w:t>
      </w:r>
      <w:r>
        <w:rPr>
          <w:b/>
        </w:rPr>
        <w:t>14.18.0-9 Nach dem Anlagenhochlauf darf die selbsttätige Umstellung des Sperrsch...</w:t>
      </w:r>
      <w:r>
        <w:br/>
        <w:t>14.18.0-9 Nach dem Anlagenhochlauf darf die selbsttätige Umstellung des Sperrschuhs erst nach erfolgter Wiederinbetriebnahmebedienung (Hochlaufbedienung) erfolgen.</w:t>
        <w:br/>
        <w:t>​​</w:t>
      </w:r>
    </w:p>
    <w:p w14:paraId="37D8530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180D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633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F395B" w14:textId="77777777">
            <w:r>
              <w:t>MDSTW-23417</w:t>
            </w:r>
          </w:p>
        </w:tc>
      </w:tr>
      <w:tr w14:paraId="023576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DB5F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72438" w14:textId="77777777">
            <w:r>
              <w:t>05_969</w:t>
            </w:r>
          </w:p>
        </w:tc>
      </w:tr>
      <w:tr w14:paraId="10EDD0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FCA9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C5E64" w14:textId="77777777">
            <w:r>
              <w:t>2546</w:t>
            </w:r>
          </w:p>
        </w:tc>
      </w:tr>
      <w:tr w14:paraId="69E27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5E3A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084F99" w14:textId="77777777"/>
        </w:tc>
      </w:tr>
      <w:tr w14:paraId="33DF7E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853F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9188C" w14:textId="77777777">
            <w:r>
              <w:t>Draft</w:t>
            </w:r>
          </w:p>
        </w:tc>
      </w:tr>
      <w:tr w14:paraId="57DEB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4F9EC"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483BE" w14:textId="77777777">
            <w:r>
              <w:t>Muss</w:t>
            </w:r>
          </w:p>
        </w:tc>
      </w:tr>
      <w:tr w14:paraId="5B29D7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CE24E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9B3F6" w14:textId="77777777">
            <w:r>
              <w:t>Funktion wird wie in der ELEKTRA 2 Baseline 29.40 realisiert zur Verfügung gestellt.</w:t>
            </w:r>
          </w:p>
        </w:tc>
      </w:tr>
      <w:tr w14:paraId="36E163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13D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D6FE2A" w14:textId="77777777"/>
        </w:tc>
      </w:tr>
      <w:tr w14:paraId="1EDA46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B7D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F13DF" w14:textId="77777777">
            <w:r>
              <w:t>PV GA DIL OBB 1.0.0</w:t>
            </w:r>
          </w:p>
        </w:tc>
      </w:tr>
    </w:tbl>
    <w:p w14:paraId="36BF2EAE" w14:textId="77777777">
      <w:pPr>
        <w:spacing w:after="0" w:line="96" w:lineRule="auto"/>
      </w:pPr>
    </w:p>
    <w:p w14:paraId="5F6E92A4" w14:textId="77777777">
      <w:pPr>
        <w:pStyle w:val="Heading4"/>
        <w:divId w:val="368"/>
      </w:pPr>
      <w:bookmarkStart w:name="_Toc242172944" w:id="337"/>
      <w:r>
        <w:t>14.19 Sperrschuh - Einzelsperrung und Entsperrung</w:t>
      </w:r>
      <w:bookmarkEnd w:id="337"/>
    </w:p>
    <w:p w14:paraId="2FFC77B8" w14:textId="77777777">
      <w:pPr>
        <w:spacing w:after="0"/>
      </w:pPr>
      <w:r>
        <w:rPr>
          <w:vanish/>
        </w:rPr>
        <w:t>MLS_DSTW/MDSTW-23418</w:t>
      </w:r>
      <w:r>
        <w:rPr>
          <w:b/>
        </w:rPr>
        <w:t>14.19.0-1 Einzelsperrung und Entsperrung (ohne Dokumentation) des Sperrschuhs is...</w:t>
      </w:r>
      <w:r>
        <w:br/>
        <w:t>14.19.0-1 Einzelsperrung und Entsperrung (ohne Dokumentation) des Sperrschuhs ist vorzusehen.</w:t>
        <w:br/>
        <w:t>​​</w:t>
      </w:r>
    </w:p>
    <w:p w14:paraId="0389950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E13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6F6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96981" w14:textId="77777777">
            <w:r>
              <w:t>MDSTW-23418</w:t>
            </w:r>
          </w:p>
        </w:tc>
      </w:tr>
      <w:tr w14:paraId="3AB12A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1C22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BB951" w14:textId="77777777">
            <w:r>
              <w:t>05_971</w:t>
            </w:r>
          </w:p>
        </w:tc>
      </w:tr>
      <w:tr w14:paraId="24C281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ABBA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188C14" w14:textId="77777777">
            <w:r>
              <w:t>2548</w:t>
            </w:r>
          </w:p>
        </w:tc>
      </w:tr>
      <w:tr w14:paraId="408B20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DCD8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53410" w14:textId="77777777"/>
        </w:tc>
      </w:tr>
      <w:tr w14:paraId="6BADFC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F55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7CF06" w14:textId="77777777">
            <w:r>
              <w:t>Draft</w:t>
            </w:r>
          </w:p>
        </w:tc>
      </w:tr>
      <w:tr w14:paraId="026C8C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DE81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C94FD" w14:textId="77777777">
            <w:r>
              <w:t>Muss</w:t>
            </w:r>
          </w:p>
        </w:tc>
      </w:tr>
      <w:tr w14:paraId="58C915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FFA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B1DF5" w14:textId="77777777">
            <w:r>
              <w:t>Funktion wird wie in der ELEKTRA 2 Baseline 29.40 realisiert zur Verfügung gestellt.</w:t>
            </w:r>
          </w:p>
        </w:tc>
      </w:tr>
      <w:tr w14:paraId="65EE41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32C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58F7B" w14:textId="77777777"/>
        </w:tc>
      </w:tr>
      <w:tr w14:paraId="5838C5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A0A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B221F" w14:textId="77777777">
            <w:r>
              <w:t>PV GA DIL OBB 1.0.0</w:t>
            </w:r>
          </w:p>
        </w:tc>
      </w:tr>
    </w:tbl>
    <w:p w14:paraId="150ADBB9" w14:textId="77777777">
      <w:pPr>
        <w:spacing w:after="0" w:line="96" w:lineRule="auto"/>
      </w:pPr>
    </w:p>
    <w:p w14:paraId="5C9C159B" w14:textId="77777777">
      <w:pPr>
        <w:spacing w:after="0"/>
      </w:pPr>
      <w:r>
        <w:rPr>
          <w:vanish/>
        </w:rPr>
        <w:t>MLS_DSTW/MDSTW-23419</w:t>
      </w:r>
      <w:r>
        <w:rPr>
          <w:b/>
        </w:rPr>
        <w:t>14.19.0-2 Ausschließungsgründe für Einzelsperrung: Bereits zur Nahbedienung frei...</w:t>
      </w:r>
      <w:r>
        <w:br/>
        <w:t>14.19.0-2 Ausschließungsgründe für Einzelsperrung: Bereits zur Nahbedienung freigegebener Sperrschuh für die freigebende Stelle</w:t>
        <w:br/>
        <w:t>​​</w:t>
      </w:r>
    </w:p>
    <w:p w14:paraId="6AF5CD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B627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D97A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3B4441" w14:textId="77777777">
            <w:r>
              <w:t>MDSTW-23419</w:t>
            </w:r>
          </w:p>
        </w:tc>
      </w:tr>
      <w:tr w14:paraId="7103B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A31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63BDE" w14:textId="77777777">
            <w:r>
              <w:t>05_972</w:t>
            </w:r>
          </w:p>
        </w:tc>
      </w:tr>
      <w:tr w14:paraId="248CF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EF45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3CA84" w14:textId="77777777">
            <w:r>
              <w:t>2549</w:t>
            </w:r>
          </w:p>
        </w:tc>
      </w:tr>
      <w:tr w14:paraId="737750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DCC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F0CB4" w14:textId="77777777"/>
        </w:tc>
      </w:tr>
      <w:tr w14:paraId="24FBFA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DC2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8AC6E" w14:textId="77777777">
            <w:r>
              <w:t>Draft</w:t>
            </w:r>
          </w:p>
        </w:tc>
      </w:tr>
      <w:tr w14:paraId="21312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9D1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A52A5" w14:textId="77777777">
            <w:r>
              <w:t>Muss</w:t>
            </w:r>
          </w:p>
        </w:tc>
      </w:tr>
      <w:tr w14:paraId="7C310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7E6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32863" w14:textId="77777777">
            <w:r>
              <w:t>Funktion wird wie in der ELEKTRA 2 Baseline 29.40 realisiert zur Verfügung gestellt.</w:t>
            </w:r>
          </w:p>
        </w:tc>
      </w:tr>
      <w:tr w14:paraId="2942E9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FB8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31900" w14:textId="77777777"/>
        </w:tc>
      </w:tr>
      <w:tr w14:paraId="559B48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FB4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368E1" w14:textId="77777777">
            <w:r>
              <w:t>PV GA DIL OBB 1.0.0</w:t>
            </w:r>
          </w:p>
        </w:tc>
      </w:tr>
    </w:tbl>
    <w:p w14:paraId="41305250" w14:textId="77777777">
      <w:pPr>
        <w:spacing w:after="0" w:line="96" w:lineRule="auto"/>
      </w:pPr>
    </w:p>
    <w:p w14:paraId="75D29955" w14:textId="77777777">
      <w:pPr>
        <w:pStyle w:val="Heading4"/>
        <w:divId w:val="369"/>
      </w:pPr>
      <w:bookmarkStart w:name="_Toc242172945" w:id="338"/>
      <w:r>
        <w:t>14.20 Sperrschuh - Verschluss</w:t>
      </w:r>
      <w:bookmarkEnd w:id="338"/>
    </w:p>
    <w:p w14:paraId="2B513CA7" w14:textId="77777777">
      <w:pPr>
        <w:spacing w:after="0"/>
      </w:pPr>
      <w:r>
        <w:rPr>
          <w:vanish/>
        </w:rPr>
        <w:t>MLS_DSTW/MDSTW-23420</w:t>
      </w:r>
      <w:r>
        <w:rPr>
          <w:b/>
        </w:rPr>
        <w:t>14.20.0-1 Richtig stehende und überwachte Sperrschuhe im Fahrweg und als Flanken...</w:t>
      </w:r>
      <w:r>
        <w:br/>
        <w:t xml:space="preserve">14.20.0-1 Richtig stehende und überwachte Sperrschuhe im Fahrweg und als Flankenschutzeinrichtung sind zu verschließen. Sperrschuhe, die zur Nahbedienung freigegeben sind, dürfen nicht verschlossen werden können (Ausnahmen siehe Fahrstraßen im &lt;05 Lastenheft </w:t>
        <w:lastRenderedPageBreak/>
        <w:t>Teilsystem DSTW-ZE&gt; 10).</w:t>
        <w:br/>
        <w:t>​​</w:t>
      </w:r>
    </w:p>
    <w:p w14:paraId="6690A6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7A79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B13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80DEA" w14:textId="77777777">
            <w:r>
              <w:t>MDSTW-23420</w:t>
            </w:r>
          </w:p>
        </w:tc>
      </w:tr>
      <w:tr w14:paraId="0701F4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476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5B308" w14:textId="77777777">
            <w:r>
              <w:t>05_974</w:t>
            </w:r>
          </w:p>
        </w:tc>
      </w:tr>
      <w:tr w14:paraId="69DE41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50E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0556C2" w14:textId="77777777">
            <w:r>
              <w:t>2551</w:t>
            </w:r>
          </w:p>
        </w:tc>
      </w:tr>
      <w:tr w14:paraId="168E35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9CF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B2603" w14:textId="77777777"/>
        </w:tc>
      </w:tr>
      <w:tr w14:paraId="08567D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CE0E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C571A" w14:textId="77777777">
            <w:r>
              <w:t>Draft</w:t>
            </w:r>
          </w:p>
        </w:tc>
      </w:tr>
      <w:tr w14:paraId="4D7B0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DF7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D163E" w14:textId="77777777">
            <w:r>
              <w:t>Muss</w:t>
            </w:r>
          </w:p>
        </w:tc>
      </w:tr>
      <w:tr w14:paraId="489C4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924D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55AE2" w14:textId="77777777">
            <w:r>
              <w:t>Funktion wird wie in der ELEKTRA 2 Baseline 29.40 realisiert zur Verfügung gestellt.</w:t>
            </w:r>
          </w:p>
        </w:tc>
      </w:tr>
      <w:tr w14:paraId="1FF5B8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BB9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68B507" w14:textId="77777777"/>
        </w:tc>
      </w:tr>
      <w:tr w14:paraId="4AB19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14F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6268C" w14:textId="77777777">
            <w:r>
              <w:t>PV GA DIL OBB 1.0.0</w:t>
            </w:r>
          </w:p>
        </w:tc>
      </w:tr>
    </w:tbl>
    <w:p w14:paraId="1AF527A0" w14:textId="77777777">
      <w:pPr>
        <w:spacing w:after="0" w:line="96" w:lineRule="auto"/>
      </w:pPr>
    </w:p>
    <w:p w14:paraId="49FDE7F6" w14:textId="77777777">
      <w:pPr>
        <w:pStyle w:val="Heading4"/>
        <w:divId w:val="370"/>
      </w:pPr>
      <w:bookmarkStart w:name="_Toc242172946" w:id="339"/>
      <w:r>
        <w:t>14.21 Sperrschuh - Auffahren</w:t>
      </w:r>
      <w:bookmarkEnd w:id="339"/>
    </w:p>
    <w:p w14:paraId="2CB8A31B" w14:textId="77777777">
      <w:pPr>
        <w:spacing w:after="0"/>
      </w:pPr>
      <w:r>
        <w:rPr>
          <w:vanish/>
        </w:rPr>
        <w:t>MLS_DSTW/MDSTW-23421</w:t>
      </w:r>
      <w:r>
        <w:rPr>
          <w:b/>
        </w:rPr>
        <w:t>14.21.0-1 Die Meldung "Auffahrung" von der Anschaltung eines Sperrschuhs ist als...</w:t>
      </w:r>
      <w:r>
        <w:br/>
        <w:t>14.21.0-1 Die Meldung "Auffahrung" von der Anschaltung eines Sperrschuhs ist als Störung und nicht als Auffahrung zu behandeln.</w:t>
        <w:br/>
        <w:t>​​</w:t>
      </w:r>
    </w:p>
    <w:p w14:paraId="42561B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FE27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500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49111" w14:textId="77777777">
            <w:r>
              <w:t>MDSTW-23421</w:t>
            </w:r>
          </w:p>
        </w:tc>
      </w:tr>
      <w:tr w14:paraId="1B5FF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A2E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7F146" w14:textId="77777777">
            <w:r>
              <w:t>05_976</w:t>
            </w:r>
          </w:p>
        </w:tc>
      </w:tr>
      <w:tr w14:paraId="02829D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0253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00027" w14:textId="77777777">
            <w:r>
              <w:t>2553</w:t>
            </w:r>
          </w:p>
        </w:tc>
      </w:tr>
      <w:tr w14:paraId="564216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E8B2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5E85DC" w14:textId="77777777"/>
        </w:tc>
      </w:tr>
      <w:tr w14:paraId="4DF84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69A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CE775" w14:textId="77777777">
            <w:r>
              <w:t>Draft</w:t>
            </w:r>
          </w:p>
        </w:tc>
      </w:tr>
      <w:tr w14:paraId="072303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0F7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52C58" w14:textId="77777777">
            <w:r>
              <w:t>Muss</w:t>
            </w:r>
          </w:p>
        </w:tc>
      </w:tr>
      <w:tr w14:paraId="60941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3E0C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E753B" w14:textId="77777777">
            <w:r>
              <w:t>Funktion wird wie in der ELEKTRA 2 Baseline 29.40 realisiert zur Verfügung gestellt.</w:t>
            </w:r>
          </w:p>
        </w:tc>
      </w:tr>
      <w:tr w14:paraId="77AB84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A4E3C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333EA" w14:textId="77777777"/>
        </w:tc>
      </w:tr>
      <w:tr w14:paraId="40C5FD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5E4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BA8C2" w14:textId="77777777">
            <w:r>
              <w:t>PV GA DIL OBB 1.0.0</w:t>
            </w:r>
          </w:p>
        </w:tc>
      </w:tr>
    </w:tbl>
    <w:p w14:paraId="06AD686B" w14:textId="77777777">
      <w:pPr>
        <w:spacing w:after="0" w:line="96" w:lineRule="auto"/>
      </w:pPr>
    </w:p>
    <w:p w14:paraId="458B895E" w14:textId="77777777">
      <w:pPr>
        <w:pStyle w:val="Heading4"/>
        <w:divId w:val="371"/>
      </w:pPr>
      <w:bookmarkStart w:name="_Toc242172947" w:id="340"/>
      <w:r>
        <w:t>14.22 Sperrschuh - Störungsmeldung</w:t>
      </w:r>
      <w:bookmarkEnd w:id="340"/>
    </w:p>
    <w:p w14:paraId="1521B358" w14:textId="77777777">
      <w:pPr>
        <w:spacing w:after="0"/>
      </w:pPr>
      <w:r>
        <w:rPr>
          <w:vanish/>
        </w:rPr>
        <w:t>MLS_DSTW/MDSTW-23422</w:t>
      </w:r>
      <w:r>
        <w:rPr>
          <w:b/>
        </w:rPr>
        <w:t>14.22.0-1 Bei Ausfall der Ordnungsmeldung an einem Sperrschuh hat eine Meldung i...</w:t>
      </w:r>
      <w:r>
        <w:br/>
        <w:t>14.22.0-1 Bei Ausfall der Ordnungsmeldung an einem Sperrschuh hat eine Meldung in identer Weise wie bei einer Weichenstörung zu erfolgen.</w:t>
        <w:br/>
        <w:t>​​</w:t>
      </w:r>
    </w:p>
    <w:p w14:paraId="48E9E2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F85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056E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38814" w14:textId="77777777">
            <w:r>
              <w:t>MDSTW-23422</w:t>
            </w:r>
          </w:p>
        </w:tc>
      </w:tr>
      <w:tr w14:paraId="0CB53C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A68F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3C18E" w14:textId="77777777">
            <w:r>
              <w:t>05_978</w:t>
            </w:r>
          </w:p>
        </w:tc>
      </w:tr>
      <w:tr w14:paraId="791107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C4F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559C0" w14:textId="77777777">
            <w:r>
              <w:t>2555</w:t>
            </w:r>
          </w:p>
        </w:tc>
      </w:tr>
      <w:tr w14:paraId="5E31AD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5875F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B14F07" w14:textId="77777777"/>
        </w:tc>
      </w:tr>
      <w:tr w14:paraId="615770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593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1C5A0" w14:textId="77777777">
            <w:r>
              <w:t>Draft</w:t>
            </w:r>
          </w:p>
        </w:tc>
      </w:tr>
      <w:tr w14:paraId="51D90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995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EB4C1" w14:textId="77777777">
            <w:r>
              <w:t>Muss</w:t>
            </w:r>
          </w:p>
        </w:tc>
      </w:tr>
      <w:tr w14:paraId="7BA8FC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33AC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300F9" w14:textId="77777777">
            <w:r>
              <w:t>Funktion wird wie in der ELEKTRA 2 Baseline 29.40 realisiert zur Verfügung gestellt.</w:t>
            </w:r>
          </w:p>
        </w:tc>
      </w:tr>
      <w:tr w14:paraId="7DA283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F1E6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2F736" w14:textId="77777777"/>
        </w:tc>
      </w:tr>
      <w:tr w14:paraId="757882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A7CE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B7139E" w14:textId="77777777">
            <w:r>
              <w:t>PV GA DIL OBB 1.0.0</w:t>
            </w:r>
          </w:p>
        </w:tc>
      </w:tr>
    </w:tbl>
    <w:p w14:paraId="2B406845" w14:textId="77777777">
      <w:pPr>
        <w:spacing w:after="0" w:line="96" w:lineRule="auto"/>
      </w:pPr>
    </w:p>
    <w:p w14:paraId="60ECE3C6" w14:textId="77777777">
      <w:pPr>
        <w:spacing w:after="0"/>
      </w:pPr>
      <w:r>
        <w:rPr>
          <w:vanish/>
        </w:rPr>
        <w:t>MLS_DSTW/MDSTW-23423</w:t>
      </w:r>
      <w:r>
        <w:rPr>
          <w:b/>
        </w:rPr>
        <w:t>14.22.0-2 Zusätzlich ist die Summenstörungsmeldung Weiche gemäß [Pflichtenheft E...</w:t>
      </w:r>
      <w:r>
        <w:br/>
        <w:t>14.22.0-2 Zusätzlich ist die Summenstörungsmeldung Weiche gemäß [Pflichtenheft EBO - Einheitliche Bedienoberfläche] anzuschalten.</w:t>
        <w:br/>
        <w:t>​​</w:t>
      </w:r>
    </w:p>
    <w:p w14:paraId="7AEB12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C67D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2E9D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AFF07" w14:textId="77777777">
            <w:r>
              <w:t>MDSTW-23423</w:t>
            </w:r>
          </w:p>
        </w:tc>
      </w:tr>
      <w:tr w14:paraId="618C8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97A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C7B8C" w14:textId="77777777">
            <w:r>
              <w:t>05_979</w:t>
            </w:r>
          </w:p>
        </w:tc>
      </w:tr>
      <w:tr w14:paraId="4C593B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02E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B200C" w14:textId="77777777">
            <w:r>
              <w:t>2556</w:t>
            </w:r>
          </w:p>
        </w:tc>
      </w:tr>
      <w:tr w14:paraId="6DFA64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057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E83FD" w14:textId="77777777">
            <w:r>
              <w:t>[4]</w:t>
            </w:r>
          </w:p>
        </w:tc>
      </w:tr>
      <w:tr w14:paraId="1928FC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978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0FAF9" w14:textId="77777777">
            <w:r>
              <w:t>Draft</w:t>
            </w:r>
          </w:p>
        </w:tc>
      </w:tr>
      <w:tr w14:paraId="659E79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C60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DFE37" w14:textId="77777777">
            <w:r>
              <w:t>Muss</w:t>
            </w:r>
          </w:p>
        </w:tc>
      </w:tr>
      <w:tr w14:paraId="028BAC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F62D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02015" w14:textId="77777777">
            <w:r>
              <w:t>Funktion wird wie in der ELEKTRA 2 Baseline 29.40 realisiert zur Verfügung gestellt.</w:t>
            </w:r>
          </w:p>
        </w:tc>
      </w:tr>
      <w:tr w14:paraId="34C622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75A6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4419F" w14:textId="77777777"/>
        </w:tc>
      </w:tr>
      <w:tr w14:paraId="0B9623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B6D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DDEB9" w14:textId="77777777">
            <w:r>
              <w:t>PV GA DIL OBB 1.0.0</w:t>
            </w:r>
          </w:p>
        </w:tc>
      </w:tr>
    </w:tbl>
    <w:p w14:paraId="19D5B88A" w14:textId="77777777">
      <w:pPr>
        <w:spacing w:after="0" w:line="96" w:lineRule="auto"/>
      </w:pPr>
    </w:p>
    <w:p w14:paraId="37153F01" w14:textId="77777777">
      <w:pPr>
        <w:pStyle w:val="Heading4"/>
        <w:divId w:val="372"/>
      </w:pPr>
      <w:bookmarkStart w:name="_Toc242172948" w:id="341"/>
      <w:r>
        <w:t>14.23 Sperrschuh - Sonstige Betriebsarten</w:t>
      </w:r>
      <w:bookmarkEnd w:id="341"/>
    </w:p>
    <w:p w14:paraId="451EDE08" w14:textId="77777777">
      <w:pPr>
        <w:spacing w:after="0"/>
      </w:pPr>
      <w:r>
        <w:rPr>
          <w:vanish/>
        </w:rPr>
        <w:t>MLS_DSTW/MDSTW-23424</w:t>
      </w:r>
      <w:r>
        <w:rPr>
          <w:b/>
        </w:rPr>
        <w:t>• 14.23.0-1 Behelfsabhängigkeit (Doppelschloss)</w:t>
      </w:r>
      <w:r>
        <w:br/>
        <w:t>• 14.23.0-1 Behelfsabhängigkeit (Doppelschloss)</w:t>
        <w:br/>
        <w:t>• Überwachung des Sperrschuhs sowohl in der aufgelegten als auch in der abgelegten Lage.</w:t>
        <w:br/>
        <w:t>• Antriebsersatzstecker zur Stellwerksprüfung</w:t>
        <w:br/>
        <w:t>​​</w:t>
      </w:r>
    </w:p>
    <w:p w14:paraId="4C38BC7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1BAB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3CA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2ADA1" w14:textId="77777777">
            <w:r>
              <w:t>MDSTW-23424</w:t>
            </w:r>
          </w:p>
        </w:tc>
      </w:tr>
      <w:tr w14:paraId="405C4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673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DADAA" w14:textId="77777777">
            <w:r>
              <w:t>05_981</w:t>
            </w:r>
          </w:p>
        </w:tc>
      </w:tr>
      <w:tr w14:paraId="0A01D9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3598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80843" w14:textId="77777777">
            <w:r>
              <w:t>2558</w:t>
            </w:r>
          </w:p>
        </w:tc>
      </w:tr>
      <w:tr w14:paraId="3698D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B1AF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6B134" w14:textId="77777777"/>
        </w:tc>
      </w:tr>
      <w:tr w14:paraId="5D7734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AC8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8911A9" w14:textId="77777777">
            <w:r>
              <w:t>Draft</w:t>
            </w:r>
          </w:p>
        </w:tc>
      </w:tr>
      <w:tr w14:paraId="231BE9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2D62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F76C4" w14:textId="77777777">
            <w:r>
              <w:t>Muss</w:t>
            </w:r>
          </w:p>
        </w:tc>
      </w:tr>
      <w:tr w14:paraId="175B8A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CDA1D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59E6C" w14:textId="77777777">
            <w:r>
              <w:t>Funktion wird wie in der ELEKTRA 2 Baseline 29.40 realisiert zur Verfügung gestellt.</w:t>
            </w:r>
          </w:p>
        </w:tc>
      </w:tr>
      <w:tr w14:paraId="41C18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5B96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61787" w14:textId="77777777"/>
        </w:tc>
      </w:tr>
      <w:tr w14:paraId="0D4C89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950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5BCE5" w14:textId="77777777">
            <w:r>
              <w:t>PV GA DIL OBB 1.0.0</w:t>
            </w:r>
          </w:p>
        </w:tc>
      </w:tr>
    </w:tbl>
    <w:p w14:paraId="4C4AFF60" w14:textId="77777777">
      <w:pPr>
        <w:spacing w:after="0" w:line="96" w:lineRule="auto"/>
      </w:pPr>
    </w:p>
    <w:p w14:paraId="7433E8ED" w14:textId="77777777">
      <w:pPr>
        <w:spacing w:after="0"/>
      </w:pPr>
      <w:r>
        <w:rPr>
          <w:vanish/>
        </w:rPr>
        <w:t>MLS_DSTW/MDSTW-23425</w:t>
      </w:r>
      <w:r>
        <w:rPr>
          <w:b/>
        </w:rPr>
        <w:t>14.23.0-2 Nahbedienung eines Sperrschuhs muss projektierbar sein, siehe &lt;05 Last...</w:t>
      </w:r>
      <w:r>
        <w:br/>
        <w:t>14.23.0-2 Nahbedienung eines Sperrschuhs muss projektierbar sein, siehe &lt;05 Lastenheft Teilsystem DSTW-ZE&gt; 10.</w:t>
        <w:br/>
        <w:t>​​</w:t>
      </w:r>
    </w:p>
    <w:p w14:paraId="067BD1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9E7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172F2F"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9FAFD" w14:textId="77777777">
            <w:r>
              <w:t>MDSTW-23425</w:t>
            </w:r>
          </w:p>
        </w:tc>
      </w:tr>
      <w:tr w14:paraId="67AF18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CEB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4BBA2" w14:textId="77777777">
            <w:r>
              <w:t>05_982</w:t>
            </w:r>
          </w:p>
        </w:tc>
      </w:tr>
      <w:tr w14:paraId="64371A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4FDB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7C4D5" w14:textId="77777777">
            <w:r>
              <w:t>2559</w:t>
            </w:r>
          </w:p>
        </w:tc>
      </w:tr>
      <w:tr w14:paraId="7245B2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4721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A91BC" w14:textId="77777777"/>
        </w:tc>
      </w:tr>
      <w:tr w14:paraId="457402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D77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8CCC3" w14:textId="77777777">
            <w:r>
              <w:t>Draft</w:t>
            </w:r>
          </w:p>
        </w:tc>
      </w:tr>
      <w:tr w14:paraId="040BDD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566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9A71C9" w14:textId="77777777">
            <w:r>
              <w:t>Muss</w:t>
            </w:r>
          </w:p>
        </w:tc>
      </w:tr>
      <w:tr w14:paraId="0ED59C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7BFC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5471B" w14:textId="77777777">
            <w:r>
              <w:t>Funktion wird wie in der ELEKTRA 2 Baseline 29.40 realisiert zur Verfügung gestellt.</w:t>
            </w:r>
          </w:p>
        </w:tc>
      </w:tr>
      <w:tr w14:paraId="78B0C8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E84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D1EBA" w14:textId="77777777"/>
        </w:tc>
      </w:tr>
      <w:tr w14:paraId="59233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92AB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995C3" w14:textId="77777777">
            <w:r>
              <w:t>PV GA DIL OBB 1.0.0</w:t>
            </w:r>
          </w:p>
        </w:tc>
      </w:tr>
    </w:tbl>
    <w:p w14:paraId="36518E15" w14:textId="77777777">
      <w:pPr>
        <w:spacing w:after="0" w:line="96" w:lineRule="auto"/>
      </w:pPr>
    </w:p>
    <w:p w14:paraId="71C48E59" w14:textId="77777777">
      <w:pPr>
        <w:spacing w:after="0"/>
      </w:pPr>
      <w:r>
        <w:rPr>
          <w:vanish/>
        </w:rPr>
        <w:t>MLS_DSTW/MDSTW-23426</w:t>
      </w:r>
      <w:r>
        <w:rPr>
          <w:b/>
        </w:rPr>
        <w:t>14.23.0-3 Eine Ordnungsüberwachung kommt auch bei fehlender Stellspannung zustan...</w:t>
      </w:r>
      <w:r>
        <w:br/>
        <w:t>14.23.0-3 Eine Ordnungsüberwachung kommt auch bei fehlender Stellspannung zustande.</w:t>
        <w:br/>
        <w:t>​​</w:t>
      </w:r>
    </w:p>
    <w:p w14:paraId="1C95DA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D8C1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E34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3038D" w14:textId="77777777">
            <w:r>
              <w:t>MDSTW-23426</w:t>
            </w:r>
          </w:p>
        </w:tc>
      </w:tr>
      <w:tr w14:paraId="3AC58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7F1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CA9A9" w14:textId="77777777">
            <w:r>
              <w:t>05_983</w:t>
            </w:r>
          </w:p>
        </w:tc>
      </w:tr>
      <w:tr w14:paraId="33B45F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D7E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15C08" w14:textId="77777777">
            <w:r>
              <w:t>2560</w:t>
            </w:r>
          </w:p>
        </w:tc>
      </w:tr>
      <w:tr w14:paraId="6F1B4A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7B5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A8BB04" w14:textId="77777777"/>
        </w:tc>
      </w:tr>
      <w:tr w14:paraId="523CA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1B2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D25B7" w14:textId="77777777">
            <w:r>
              <w:t>Draft</w:t>
            </w:r>
          </w:p>
        </w:tc>
      </w:tr>
      <w:tr w14:paraId="4218F7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5C6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DF97C" w14:textId="77777777">
            <w:r>
              <w:t>Muss</w:t>
            </w:r>
          </w:p>
        </w:tc>
      </w:tr>
      <w:tr w14:paraId="5FC526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E22B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B241C" w14:textId="77777777">
            <w:r>
              <w:t>Funktion wird wie in der ELEKTRA 2 Baseline 29.40 realisiert zur Verfügung gestellt.</w:t>
            </w:r>
          </w:p>
        </w:tc>
      </w:tr>
      <w:tr w14:paraId="582525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119A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2178D4" w14:textId="77777777"/>
        </w:tc>
      </w:tr>
      <w:tr w14:paraId="0E9D25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0CFF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145BD" w14:textId="77777777">
            <w:r>
              <w:t>PV GA DIL OBB 1.0.0</w:t>
            </w:r>
          </w:p>
        </w:tc>
      </w:tr>
    </w:tbl>
    <w:p w14:paraId="3DC0D20A" w14:textId="77777777">
      <w:pPr>
        <w:spacing w:after="0" w:line="96" w:lineRule="auto"/>
      </w:pPr>
    </w:p>
    <w:p w14:paraId="2946A0ED" w14:textId="77777777">
      <w:pPr>
        <w:pStyle w:val="Heading4"/>
        <w:divId w:val="373"/>
      </w:pPr>
      <w:bookmarkStart w:name="_Toc242172949" w:id="342"/>
      <w:r>
        <w:t>14.24 Folgeabhängigkeit Weiche - Sperrschuh</w:t>
      </w:r>
      <w:bookmarkEnd w:id="342"/>
    </w:p>
    <w:p w14:paraId="15986F07" w14:textId="77777777">
      <w:pPr>
        <w:spacing w:after="0"/>
      </w:pPr>
      <w:r>
        <w:rPr>
          <w:vanish/>
        </w:rPr>
        <w:t>MLS_DSTW/MDSTW-23427</w:t>
      </w:r>
      <w:r>
        <w:rPr>
          <w:b/>
        </w:rPr>
        <w:t>14.24.0-1 Eine projektierte Folgeabhängigkeit zwischen einer Weiche und einem Sp...</w:t>
      </w:r>
      <w:r>
        <w:br/>
        <w:t>14.24.0-1 Eine projektierte Folgeabhängigkeit zwischen einer Weiche und einem Sperrschuh bedeutet, dass die Weiche in die Stellung in Richtung zum Sperrschuh erst dann gebracht werden kann, wenn der Sperrschuh abgelegt ist. Eine Weiche kann immer nur zu einem Sperrschuh und ein Sperrschuh immer nur zu einer Weiche abhängig sein.</w:t>
        <w:br/>
        <w:t>​​</w:t>
      </w:r>
    </w:p>
    <w:p w14:paraId="13E82B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774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D4E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8D8EF" w14:textId="77777777">
            <w:r>
              <w:t>MDSTW-23427</w:t>
            </w:r>
          </w:p>
        </w:tc>
      </w:tr>
      <w:tr w14:paraId="3D202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6C9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8F5F3" w14:textId="77777777">
            <w:r>
              <w:t>05_985</w:t>
            </w:r>
          </w:p>
        </w:tc>
      </w:tr>
      <w:tr w14:paraId="554F92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6DD6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E6042" w14:textId="77777777">
            <w:r>
              <w:t>2562</w:t>
            </w:r>
          </w:p>
        </w:tc>
      </w:tr>
      <w:tr w14:paraId="0D7C6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2E0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9AD223" w14:textId="77777777"/>
        </w:tc>
      </w:tr>
      <w:tr w14:paraId="3EAE69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F28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4D832F" w14:textId="77777777">
            <w:r>
              <w:t>Draft</w:t>
            </w:r>
          </w:p>
        </w:tc>
      </w:tr>
      <w:tr w14:paraId="4EED6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171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BD87F" w14:textId="77777777">
            <w:r>
              <w:t>Muss</w:t>
            </w:r>
          </w:p>
        </w:tc>
      </w:tr>
      <w:tr w14:paraId="7EB96F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53AA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1F966" w14:textId="77777777">
            <w:r>
              <w:t>Funktion wird wie in der ELEKTRA 2 Baseline 29.40 realisiert zur Verfügung gestellt.</w:t>
            </w:r>
          </w:p>
        </w:tc>
      </w:tr>
      <w:tr w14:paraId="5B07CE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602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AFF10" w14:textId="77777777"/>
        </w:tc>
      </w:tr>
      <w:tr w14:paraId="000D1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5349C"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02FF8" w14:textId="77777777">
            <w:r>
              <w:t>PV GA DIL OBB 1.0.0</w:t>
            </w:r>
          </w:p>
        </w:tc>
      </w:tr>
    </w:tbl>
    <w:p w14:paraId="11D69942" w14:textId="77777777">
      <w:pPr>
        <w:spacing w:after="0" w:line="96" w:lineRule="auto"/>
      </w:pPr>
    </w:p>
    <w:p w14:paraId="70C22B67" w14:textId="77777777">
      <w:pPr>
        <w:spacing w:after="0"/>
      </w:pPr>
      <w:r>
        <w:rPr>
          <w:vanish/>
        </w:rPr>
        <w:t>MLS_DSTW/MDSTW-23428</w:t>
      </w:r>
      <w:r>
        <w:rPr>
          <w:b/>
        </w:rPr>
        <w:t>14.24.0-2 Das Auflegen des Sperrschuhs ist erst dann möglich, wenn die Weiche in...</w:t>
      </w:r>
      <w:r>
        <w:br/>
        <w:t>14.24.0-2 Das Auflegen des Sperrschuhs ist erst dann möglich, wenn die Weiche in den Strang steht, welcher vom Sperrschuh wegweist.</w:t>
        <w:br/>
        <w:t>​​</w:t>
      </w:r>
    </w:p>
    <w:p w14:paraId="6407FF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3A6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92D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56181" w14:textId="77777777">
            <w:r>
              <w:t>MDSTW-23428</w:t>
            </w:r>
          </w:p>
        </w:tc>
      </w:tr>
      <w:tr w14:paraId="4E8CA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F32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EE0A3" w14:textId="77777777">
            <w:r>
              <w:t>05_986</w:t>
            </w:r>
          </w:p>
        </w:tc>
      </w:tr>
      <w:tr w14:paraId="520AC2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2739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81503" w14:textId="77777777">
            <w:r>
              <w:t>2563</w:t>
            </w:r>
          </w:p>
        </w:tc>
      </w:tr>
      <w:tr w14:paraId="3DF17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DA0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8F5660" w14:textId="77777777"/>
        </w:tc>
      </w:tr>
      <w:tr w14:paraId="421FC7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11C6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F5F16" w14:textId="77777777">
            <w:r>
              <w:t>Draft</w:t>
            </w:r>
          </w:p>
        </w:tc>
      </w:tr>
      <w:tr w14:paraId="34AF81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610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F78F1" w14:textId="77777777">
            <w:r>
              <w:t>Muss</w:t>
            </w:r>
          </w:p>
        </w:tc>
      </w:tr>
      <w:tr w14:paraId="097FD3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EB8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F4465" w14:textId="77777777">
            <w:r>
              <w:t>Funktion wird wie in der ELEKTRA 2 Baseline 29.40 realisiert zur Verfügung gestellt.</w:t>
            </w:r>
          </w:p>
        </w:tc>
      </w:tr>
      <w:tr w14:paraId="16DE5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FA6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23094" w14:textId="77777777"/>
        </w:tc>
      </w:tr>
      <w:tr w14:paraId="438DD0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AE7F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CE4AE" w14:textId="77777777">
            <w:r>
              <w:t>PV GA DIL OBB 1.0.0</w:t>
            </w:r>
          </w:p>
        </w:tc>
      </w:tr>
    </w:tbl>
    <w:p w14:paraId="328126E2" w14:textId="77777777">
      <w:pPr>
        <w:spacing w:after="0" w:line="96" w:lineRule="auto"/>
      </w:pPr>
    </w:p>
    <w:p w14:paraId="1FBD84AB" w14:textId="77777777">
      <w:pPr>
        <w:spacing w:after="0"/>
      </w:pPr>
      <w:r>
        <w:rPr>
          <w:vanish/>
        </w:rPr>
        <w:t>MLS_DSTW/MDSTW-23429</w:t>
      </w:r>
      <w:r>
        <w:rPr>
          <w:b/>
        </w:rPr>
        <w:t>14.24.0-3 Zwischen Weiche und abhängigem Sperrschuh können in der Topologie noch...</w:t>
      </w:r>
      <w:r>
        <w:br/>
        <w:t>14.24.0-3 Zwischen Weiche und abhängigem Sperrschuh können in der Topologie noch andere aktive Elemente und Gleise sein, wobei die Zuordnung Weiche zu Sperrschuh fix ist und nicht von Lage oder Zustand der o.a. anderen Elemente abhängt.</w:t>
        <w:br/>
        <w:t>​​</w:t>
      </w:r>
    </w:p>
    <w:p w14:paraId="449762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E45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79BF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6CDDB" w14:textId="77777777">
            <w:r>
              <w:t>MDSTW-23429</w:t>
            </w:r>
          </w:p>
        </w:tc>
      </w:tr>
      <w:tr w14:paraId="77D9C7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45FA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673EB" w14:textId="77777777">
            <w:r>
              <w:t>05_987</w:t>
            </w:r>
          </w:p>
        </w:tc>
      </w:tr>
      <w:tr w14:paraId="3EAD1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A3D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9598D" w14:textId="77777777">
            <w:r>
              <w:t>2564</w:t>
            </w:r>
          </w:p>
        </w:tc>
      </w:tr>
      <w:tr w14:paraId="06932B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3A8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1D42AA" w14:textId="77777777"/>
        </w:tc>
      </w:tr>
      <w:tr w14:paraId="5A0AA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172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A786C" w14:textId="77777777">
            <w:r>
              <w:t>Draft</w:t>
            </w:r>
          </w:p>
        </w:tc>
      </w:tr>
      <w:tr w14:paraId="6B1BA6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72F4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2705F0" w14:textId="77777777">
            <w:r>
              <w:t>Muss</w:t>
            </w:r>
          </w:p>
        </w:tc>
      </w:tr>
      <w:tr w14:paraId="235C0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CA70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2ED07" w14:textId="77777777">
            <w:r>
              <w:t>Funktion wird wie in der ELEKTRA 2 Baseline 29.40 realisiert zur Verfügung gestellt.</w:t>
            </w:r>
          </w:p>
        </w:tc>
      </w:tr>
      <w:tr w14:paraId="398213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532D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B4210" w14:textId="77777777"/>
        </w:tc>
      </w:tr>
      <w:tr w14:paraId="0D29ED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41CE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CA31A" w14:textId="77777777">
            <w:r>
              <w:t>PV GA DIL OBB 1.0.0</w:t>
            </w:r>
          </w:p>
        </w:tc>
      </w:tr>
    </w:tbl>
    <w:p w14:paraId="1C8F8F11" w14:textId="77777777">
      <w:pPr>
        <w:spacing w:after="0" w:line="96" w:lineRule="auto"/>
      </w:pPr>
    </w:p>
    <w:p w14:paraId="4A703FC3" w14:textId="77777777">
      <w:pPr>
        <w:pStyle w:val="Heading3"/>
        <w:divId w:val="374"/>
      </w:pPr>
      <w:bookmarkStart w:name="_Toc242172950" w:id="343"/>
      <w:r>
        <w:t>15 Zentralfunktionen Subsystem External LX</w:t>
      </w:r>
      <w:bookmarkEnd w:id="343"/>
    </w:p>
    <w:p w14:paraId="4F4B0BB5" w14:textId="77777777">
      <w:pPr>
        <w:pStyle w:val="Heading4"/>
        <w:divId w:val="375"/>
      </w:pPr>
      <w:bookmarkStart w:name="_Toc242172951" w:id="344"/>
      <w:r>
        <w:t>15.1 Signalfreistellverzögerung</w:t>
      </w:r>
      <w:bookmarkEnd w:id="344"/>
    </w:p>
    <w:p w14:paraId="0D0CFFDD" w14:textId="77777777">
      <w:pPr>
        <w:spacing w:after="0"/>
      </w:pPr>
      <w:r>
        <w:rPr>
          <w:vanish/>
        </w:rPr>
        <w:t>MLS_DSTW/MDSTW-23433</w:t>
      </w:r>
      <w:r>
        <w:rPr>
          <w:b/>
        </w:rPr>
        <w:t>15.1.0-1 Die Signalfreistellung von Haupt-, Schutz- und Verschubsignalen kann, n...</w:t>
      </w:r>
      <w:r>
        <w:br/>
        <w:t>15.1.0-1 Die Signalfreistellung von Haupt-, Schutz- und Verschubsignalen kann, nach erfolgter Prüfung der für die Signalfreistellung erforderlichen Kriterien, verzögert erfolgen. Dieser Verzögerungswert ist zwischen 0 und 300 s, in Schritten zu 1 s, für jedes Signal gesondert projektierbar.</w:t>
        <w:br/>
        <w:t>​​</w:t>
      </w:r>
    </w:p>
    <w:p w14:paraId="46C084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E205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213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D73A3C" w14:textId="77777777">
            <w:r>
              <w:t>MDSTW-23433</w:t>
            </w:r>
          </w:p>
        </w:tc>
      </w:tr>
      <w:tr w14:paraId="01A7FF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D13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79E12" w14:textId="77777777">
            <w:r>
              <w:t>05_990</w:t>
            </w:r>
          </w:p>
        </w:tc>
      </w:tr>
      <w:tr w14:paraId="2A3AEE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42E2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B44CB" w14:textId="77777777">
            <w:r>
              <w:t>2567</w:t>
            </w:r>
          </w:p>
        </w:tc>
      </w:tr>
      <w:tr w14:paraId="5B13B6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383F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B128F" w14:textId="77777777"/>
        </w:tc>
      </w:tr>
      <w:tr w14:paraId="772888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3B03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43455" w14:textId="77777777">
            <w:r>
              <w:t>Draft</w:t>
            </w:r>
          </w:p>
        </w:tc>
      </w:tr>
      <w:tr w14:paraId="74F1A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F5E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7AF02" w14:textId="77777777">
            <w:r>
              <w:t>Muss</w:t>
            </w:r>
          </w:p>
        </w:tc>
      </w:tr>
      <w:tr w14:paraId="012B00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D01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14E06" w14:textId="77777777">
            <w:r>
              <w:t>Die Signalfreistellung wird um x sec verzögert, die Verzögerung erfolgt nach allen Prüfungen und ist in Schritten von 1 sec in einem Zeitrahmen von 0 sec bis 300sec projektierbar.</w:t>
              <w:br/>
              <w:t>Bei Eintreten einer Haltfallbedingung ist der Ablauf unterbrochen.</w:t>
              <w:br/>
              <w:t>Diese Funktion ist pro Signal projektierbar.</w:t>
            </w:r>
          </w:p>
        </w:tc>
      </w:tr>
      <w:tr w14:paraId="45474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DF3F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14E2A3" w14:textId="77777777">
            <w:r>
              <w:t>Umgesetzt mit Feature Freistellverzögerung in Baseline OBB_29.10.</w:t>
            </w:r>
          </w:p>
        </w:tc>
      </w:tr>
      <w:tr w14:paraId="1B458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7D9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09949" w14:textId="77777777">
            <w:r>
              <w:t>PV GA DIL OBB 1.0.0</w:t>
            </w:r>
          </w:p>
        </w:tc>
      </w:tr>
    </w:tbl>
    <w:p w14:paraId="54A0C1F5" w14:textId="77777777">
      <w:pPr>
        <w:spacing w:after="0" w:line="96" w:lineRule="auto"/>
      </w:pPr>
    </w:p>
    <w:p w14:paraId="363DAF44" w14:textId="77777777">
      <w:pPr>
        <w:pStyle w:val="Heading4"/>
        <w:divId w:val="376"/>
      </w:pPr>
      <w:bookmarkStart w:name="_Toc242172952" w:id="345"/>
      <w:r>
        <w:t>15.2 Schnittstelle SCI-LX</w:t>
      </w:r>
      <w:bookmarkEnd w:id="345"/>
    </w:p>
    <w:p w14:paraId="7779A6AE" w14:textId="77777777">
      <w:pPr>
        <w:spacing w:after="0"/>
      </w:pPr>
      <w:r>
        <w:rPr>
          <w:vanish/>
        </w:rPr>
        <w:t>MLS_DSTW/MDSTW-23434</w:t>
      </w:r>
      <w:r>
        <w:rPr>
          <w:b/>
        </w:rPr>
        <w:t>15.2.0-1 Die Anschaltung einer EKSA seitens DSTW (Kommandos) und die Rückmeldung...</w:t>
      </w:r>
      <w:r>
        <w:br/>
        <w:t>15.2.0-1 Die Anschaltung einer EKSA seitens DSTW (Kommandos) und die Rückmeldung seitens der EKSA in Richtung DSTW (Meldungen) ist mit der Schnittstelle SCI-LX zu realisieren.</w:t>
        <w:br/>
        <w:t>​​</w:t>
      </w:r>
    </w:p>
    <w:p w14:paraId="10FC5F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877D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454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91200E" w14:textId="77777777">
            <w:r>
              <w:t>MDSTW-23434</w:t>
            </w:r>
          </w:p>
        </w:tc>
      </w:tr>
      <w:tr w14:paraId="7C8067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AC5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EEDA9" w14:textId="77777777">
            <w:r>
              <w:t>05_992</w:t>
            </w:r>
          </w:p>
        </w:tc>
      </w:tr>
      <w:tr w14:paraId="409FF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CA4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8FB5D" w14:textId="77777777">
            <w:r>
              <w:t>2569</w:t>
            </w:r>
          </w:p>
        </w:tc>
      </w:tr>
      <w:tr w14:paraId="6EEC8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03847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CD10C" w14:textId="77777777"/>
        </w:tc>
      </w:tr>
      <w:tr w14:paraId="39324E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274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B52BF" w14:textId="77777777">
            <w:r>
              <w:t>Draft</w:t>
            </w:r>
          </w:p>
        </w:tc>
      </w:tr>
      <w:tr w14:paraId="172167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77C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7BCC3" w14:textId="77777777">
            <w:r>
              <w:t>Muss</w:t>
            </w:r>
          </w:p>
        </w:tc>
      </w:tr>
      <w:tr w14:paraId="723C2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01BA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15238" w14:textId="77777777">
            <w:r>
              <w:t>Die Schnittstelle zwischen EKSA und DSTW wird mit der Schnittstelle SCI-LX gemäß LH EKSA-ESTW realisiert.</w:t>
            </w:r>
          </w:p>
        </w:tc>
      </w:tr>
      <w:tr w14:paraId="1FBC69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D19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6E06C" w14:textId="77777777"/>
        </w:tc>
      </w:tr>
      <w:tr w14:paraId="3CB152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2BEEA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FF907" w14:textId="77777777">
            <w:r>
              <w:t>PV GA DIL OBB 1.0.0</w:t>
            </w:r>
          </w:p>
        </w:tc>
      </w:tr>
    </w:tbl>
    <w:p w14:paraId="79B29FCA" w14:textId="77777777">
      <w:pPr>
        <w:spacing w:after="0" w:line="96" w:lineRule="auto"/>
      </w:pPr>
    </w:p>
    <w:p w14:paraId="54A903F0" w14:textId="77777777">
      <w:pPr>
        <w:spacing w:after="0"/>
      </w:pPr>
      <w:r>
        <w:rPr>
          <w:vanish/>
        </w:rPr>
        <w:t>MLS_DSTW/MDSTW-23435</w:t>
      </w:r>
      <w:r>
        <w:rPr>
          <w:b/>
        </w:rPr>
        <w:t>15.2.0-2 Die im LH EKSA-ESTW festgelegten auszutauschenden Kommandos und Meldung...</w:t>
      </w:r>
      <w:r>
        <w:br/>
        <w:t>15.2.0-2 Die im LH EKSA-ESTW festgelegten auszutauschenden Kommandos und Meldungen sind wie folgt durch die Telegramme der SCI-LX auszutauschen:</w:t>
        <w:br/>
        <w:t>​​</w:t>
      </w:r>
    </w:p>
    <w:p w14:paraId="7308FC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E0D2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243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C93D9" w14:textId="77777777">
            <w:r>
              <w:t>MDSTW-23435</w:t>
            </w:r>
          </w:p>
        </w:tc>
      </w:tr>
      <w:tr w14:paraId="13BD0A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7B3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C7839" w14:textId="77777777">
            <w:r>
              <w:t>05_993</w:t>
            </w:r>
          </w:p>
        </w:tc>
      </w:tr>
      <w:tr w14:paraId="019A70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DC0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3F63D" w14:textId="77777777">
            <w:r>
              <w:t>2570</w:t>
            </w:r>
          </w:p>
        </w:tc>
      </w:tr>
      <w:tr w14:paraId="4E729A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D8FA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9B507" w14:textId="77777777"/>
        </w:tc>
      </w:tr>
      <w:tr w14:paraId="3D2C3A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C529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A689E" w14:textId="77777777">
            <w:r>
              <w:t>Draft</w:t>
            </w:r>
          </w:p>
        </w:tc>
      </w:tr>
      <w:tr w14:paraId="3FA6A7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C6C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1390F" w14:textId="77777777">
            <w:r>
              <w:t>Muss</w:t>
            </w:r>
          </w:p>
        </w:tc>
      </w:tr>
      <w:tr w14:paraId="3EC56A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79814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1B766" w14:textId="77777777">
            <w:r>
              <w:t>Die im LH EKSA-ESTW festgelegten auszutauschenden Kommandos und Meldungen werden wie folgt durch die Telegramme der SCI-LX ausgetauscht:</w:t>
            </w:r>
          </w:p>
        </w:tc>
      </w:tr>
      <w:tr w14:paraId="7CA44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3449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AD5AE" w14:textId="77777777"/>
        </w:tc>
      </w:tr>
      <w:tr w14:paraId="0FCA7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03A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20445" w14:textId="77777777">
            <w:r>
              <w:t>PV GA DIL OBB 1.0.0</w:t>
            </w:r>
          </w:p>
        </w:tc>
      </w:tr>
    </w:tbl>
    <w:p w14:paraId="65A4D4D5" w14:textId="77777777">
      <w:pPr>
        <w:spacing w:after="0" w:line="96" w:lineRule="auto"/>
      </w:pPr>
    </w:p>
    <w:p w14:paraId="7F85D055" w14:textId="77777777">
      <w:pPr>
        <w:spacing w:after="0"/>
      </w:pPr>
      <w:r>
        <w:rPr>
          <w:vanish/>
        </w:rPr>
        <w:t>MLS_DSTW/MDSTW-23436</w:t>
      </w:r>
      <w:r>
        <w:rPr>
          <w:b/>
        </w:rPr>
        <w:t>15.2.0-3 FEHLERMELDUNG: LX Failure Status (non-critical)</w:t>
      </w:r>
      <w:r>
        <w:br/>
        <w:t>15.2.0-3 FEHLERMELDUNG: LX Failure Status (non-critical)</w:t>
        <w:br/>
        <w:t>​​</w:t>
      </w:r>
    </w:p>
    <w:p w14:paraId="4B964E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597"/>
      </w:tblGrid>
      <w:tr w14:paraId="77797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72D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A8CD5" w14:textId="77777777">
            <w:r>
              <w:t>MDSTW-23436</w:t>
            </w:r>
          </w:p>
        </w:tc>
      </w:tr>
      <w:tr w14:paraId="503F25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B82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D54E8" w14:textId="77777777">
            <w:r>
              <w:t>05_994</w:t>
            </w:r>
          </w:p>
        </w:tc>
      </w:tr>
      <w:tr w14:paraId="5B6F96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86B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C0384" w14:textId="77777777">
            <w:r>
              <w:t>2571</w:t>
            </w:r>
          </w:p>
        </w:tc>
      </w:tr>
      <w:tr w14:paraId="684DD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DCF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1C8CAE" w14:textId="77777777"/>
        </w:tc>
      </w:tr>
      <w:tr w14:paraId="54B4B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C796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AFB3A" w14:textId="77777777">
            <w:r>
              <w:t>Draft</w:t>
            </w:r>
          </w:p>
        </w:tc>
      </w:tr>
      <w:tr w14:paraId="154810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3A9D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6877A" w14:textId="77777777">
            <w:r>
              <w:t>Muss</w:t>
            </w:r>
          </w:p>
        </w:tc>
      </w:tr>
      <w:tr w14:paraId="70B98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DA0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C6D49" w14:textId="77777777">
            <w:r>
              <w:t>FEHLERMELDUNG: LX Failure Status (non-critical)</w:t>
            </w:r>
          </w:p>
        </w:tc>
      </w:tr>
      <w:tr w14:paraId="14C0C0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07E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7464E" w14:textId="77777777"/>
        </w:tc>
      </w:tr>
      <w:tr w14:paraId="2DABCF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727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CDECB" w14:textId="77777777">
            <w:r>
              <w:t>PV GA DIL OBB 1.0.0</w:t>
            </w:r>
          </w:p>
        </w:tc>
      </w:tr>
    </w:tbl>
    <w:p w14:paraId="333DFBEC" w14:textId="77777777">
      <w:pPr>
        <w:spacing w:after="0" w:line="96" w:lineRule="auto"/>
      </w:pPr>
    </w:p>
    <w:p w14:paraId="6BF652DD" w14:textId="77777777">
      <w:pPr>
        <w:spacing w:after="0"/>
      </w:pPr>
      <w:r>
        <w:rPr>
          <w:vanish/>
        </w:rPr>
        <w:t>MLS_DSTW/MDSTW-23437</w:t>
      </w:r>
      <w:r>
        <w:rPr>
          <w:b/>
        </w:rPr>
        <w:t>15.2.0-4 STÖRUNGSMELDUNG: LX Failure Status (critical)</w:t>
      </w:r>
      <w:r>
        <w:br/>
        <w:t>15.2.0-4 STÖRUNGSMELDUNG: LX Failure Status (critical)</w:t>
        <w:br/>
        <w:t>​​</w:t>
      </w:r>
    </w:p>
    <w:p w14:paraId="63D5E9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514"/>
      </w:tblGrid>
      <w:tr w14:paraId="6AAC5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BD4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58F03" w14:textId="77777777">
            <w:r>
              <w:t>MDSTW-23437</w:t>
            </w:r>
          </w:p>
        </w:tc>
      </w:tr>
      <w:tr w14:paraId="2CDFF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472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BCB37" w14:textId="77777777">
            <w:r>
              <w:t>05_995</w:t>
            </w:r>
          </w:p>
        </w:tc>
      </w:tr>
      <w:tr w14:paraId="0DA208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94A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B0595" w14:textId="77777777">
            <w:r>
              <w:t>2572</w:t>
            </w:r>
          </w:p>
        </w:tc>
      </w:tr>
      <w:tr w14:paraId="024F2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DF1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94C41" w14:textId="77777777"/>
        </w:tc>
      </w:tr>
      <w:tr w14:paraId="5E8A18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1E2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F0330" w14:textId="77777777">
            <w:r>
              <w:t>Draft</w:t>
            </w:r>
          </w:p>
        </w:tc>
      </w:tr>
      <w:tr w14:paraId="7786B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D380A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BDE2A" w14:textId="77777777">
            <w:r>
              <w:t>Muss</w:t>
            </w:r>
          </w:p>
        </w:tc>
      </w:tr>
      <w:tr w14:paraId="144AFC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B4F7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B1255" w14:textId="77777777">
            <w:r>
              <w:t>STÖRUNGSMELDUNG: LX Failure Status (critical)</w:t>
            </w:r>
          </w:p>
        </w:tc>
      </w:tr>
      <w:tr w14:paraId="4548AC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0E3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A785F" w14:textId="77777777"/>
        </w:tc>
      </w:tr>
      <w:tr w14:paraId="2306A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C06F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39DBA" w14:textId="77777777">
            <w:r>
              <w:t>PV GA DIL OBB 1.0.0</w:t>
            </w:r>
          </w:p>
        </w:tc>
      </w:tr>
    </w:tbl>
    <w:p w14:paraId="528008CB" w14:textId="77777777">
      <w:pPr>
        <w:spacing w:after="0" w:line="96" w:lineRule="auto"/>
      </w:pPr>
    </w:p>
    <w:p w14:paraId="14DE3C33" w14:textId="77777777">
      <w:pPr>
        <w:spacing w:after="0"/>
      </w:pPr>
      <w:r>
        <w:rPr>
          <w:vanish/>
        </w:rPr>
        <w:t>MLS_DSTW/MDSTW-23438</w:t>
      </w:r>
      <w:r>
        <w:rPr>
          <w:b/>
        </w:rPr>
        <w:t>15.2.0-5 NETZMELDUNG: LX Monitoring Status/Power Supply Status</w:t>
      </w:r>
      <w:r>
        <w:br/>
        <w:t>15.2.0-5 NETZMELDUNG: LX Monitoring Status/Power Supply Status</w:t>
        <w:br/>
        <w:t>​​</w:t>
      </w:r>
    </w:p>
    <w:p w14:paraId="2CB82B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09"/>
      </w:tblGrid>
      <w:tr w14:paraId="2852ED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ABE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46711" w14:textId="77777777">
            <w:r>
              <w:t>MDSTW-23438</w:t>
            </w:r>
          </w:p>
        </w:tc>
      </w:tr>
      <w:tr w14:paraId="7AB8C0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5F47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179C1" w14:textId="77777777">
            <w:r>
              <w:t>05_996</w:t>
            </w:r>
          </w:p>
        </w:tc>
      </w:tr>
      <w:tr w14:paraId="0902B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DAA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C165D" w14:textId="77777777">
            <w:r>
              <w:t>2573</w:t>
            </w:r>
          </w:p>
        </w:tc>
      </w:tr>
      <w:tr w14:paraId="648715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B5D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138FFA" w14:textId="77777777"/>
        </w:tc>
      </w:tr>
      <w:tr w14:paraId="3A5798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0CB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4A4EC" w14:textId="77777777">
            <w:r>
              <w:t>Draft</w:t>
            </w:r>
          </w:p>
        </w:tc>
      </w:tr>
      <w:tr w14:paraId="0CE094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54F5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2B617" w14:textId="77777777">
            <w:r>
              <w:t>Muss</w:t>
            </w:r>
          </w:p>
        </w:tc>
      </w:tr>
      <w:tr w14:paraId="01BC1B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1C8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DD61F" w14:textId="77777777">
            <w:r>
              <w:t>NETZMELDUNG: LX Monitoring Status/Power Supply Status</w:t>
            </w:r>
          </w:p>
        </w:tc>
      </w:tr>
      <w:tr w14:paraId="304738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6D9A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FC1B7" w14:textId="77777777"/>
        </w:tc>
      </w:tr>
      <w:tr w14:paraId="633D08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4DDC70"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E78CC" w14:textId="77777777">
            <w:r>
              <w:t>PV GA DIL OBB 1.0.0</w:t>
            </w:r>
          </w:p>
        </w:tc>
      </w:tr>
    </w:tbl>
    <w:p w14:paraId="37712B94" w14:textId="77777777">
      <w:pPr>
        <w:spacing w:after="0" w:line="96" w:lineRule="auto"/>
      </w:pPr>
    </w:p>
    <w:p w14:paraId="0BA1A170" w14:textId="77777777">
      <w:pPr>
        <w:spacing w:after="0"/>
      </w:pPr>
      <w:r>
        <w:rPr>
          <w:vanish/>
        </w:rPr>
        <w:t>MLS_DSTW/MDSTW-23439</w:t>
      </w:r>
      <w:r>
        <w:rPr>
          <w:b/>
        </w:rPr>
        <w:t>15.2.0-6 HALTMELDUNG: LX Monitoring Status/Road Light Status</w:t>
      </w:r>
      <w:r>
        <w:br/>
        <w:t>15.2.0-6 HALTMELDUNG: LX Monitoring Status/Road Light Status</w:t>
        <w:br/>
        <w:t>​​</w:t>
      </w:r>
    </w:p>
    <w:p w14:paraId="52BB02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234"/>
      </w:tblGrid>
      <w:tr w14:paraId="08DBA3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B41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DF6A4" w14:textId="77777777">
            <w:r>
              <w:t>MDSTW-23439</w:t>
            </w:r>
          </w:p>
        </w:tc>
      </w:tr>
      <w:tr w14:paraId="192F6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9DD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2FDC9D" w14:textId="77777777">
            <w:r>
              <w:t>05_997</w:t>
            </w:r>
          </w:p>
        </w:tc>
      </w:tr>
      <w:tr w14:paraId="27EE3E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41B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3263A" w14:textId="77777777">
            <w:r>
              <w:t>2574</w:t>
            </w:r>
          </w:p>
        </w:tc>
      </w:tr>
      <w:tr w14:paraId="74A8F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662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836BE" w14:textId="77777777"/>
        </w:tc>
      </w:tr>
      <w:tr w14:paraId="6170D6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620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C846B" w14:textId="77777777">
            <w:r>
              <w:t>Draft</w:t>
            </w:r>
          </w:p>
        </w:tc>
      </w:tr>
      <w:tr w14:paraId="4772CB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FF6F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1C6C3" w14:textId="77777777">
            <w:r>
              <w:t>Muss</w:t>
            </w:r>
          </w:p>
        </w:tc>
      </w:tr>
      <w:tr w14:paraId="1F1F1E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F40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C0958" w14:textId="77777777">
            <w:r>
              <w:t>HALTMELDUNG: LX Monitoring Status/Road Light Status</w:t>
            </w:r>
          </w:p>
        </w:tc>
      </w:tr>
      <w:tr w14:paraId="474B0B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6E0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2D48B5" w14:textId="77777777"/>
        </w:tc>
      </w:tr>
      <w:tr w14:paraId="665647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BFC6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FE1CC" w14:textId="77777777">
            <w:r>
              <w:t>PV GA DIL OBB 1.0.0</w:t>
            </w:r>
          </w:p>
        </w:tc>
      </w:tr>
    </w:tbl>
    <w:p w14:paraId="16F42FFC" w14:textId="77777777">
      <w:pPr>
        <w:spacing w:after="0" w:line="96" w:lineRule="auto"/>
      </w:pPr>
    </w:p>
    <w:p w14:paraId="30E18C59" w14:textId="77777777">
      <w:pPr>
        <w:spacing w:after="0"/>
      </w:pPr>
      <w:r>
        <w:rPr>
          <w:vanish/>
        </w:rPr>
        <w:t>MLS_DSTW/MDSTW-23440</w:t>
      </w:r>
      <w:r>
        <w:rPr>
          <w:b/>
        </w:rPr>
        <w:t>15.2.0-7 OFFEN/ZU MELDUNG: LX Monitoring Status/Barrier position</w:t>
      </w:r>
      <w:r>
        <w:br/>
        <w:t>15.2.0-7 OFFEN/ZU MELDUNG: LX Monitoring Status/Barrier position</w:t>
        <w:br/>
        <w:t>​​</w:t>
      </w:r>
    </w:p>
    <w:p w14:paraId="57D1F5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88"/>
      </w:tblGrid>
      <w:tr w14:paraId="68387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D12C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95400" w14:textId="77777777">
            <w:r>
              <w:t>MDSTW-23440</w:t>
            </w:r>
          </w:p>
        </w:tc>
      </w:tr>
      <w:tr w14:paraId="627B1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FB3E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5675D" w14:textId="77777777">
            <w:r>
              <w:t>05_998</w:t>
            </w:r>
          </w:p>
        </w:tc>
      </w:tr>
      <w:tr w14:paraId="0CBCE6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6165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3BB15" w14:textId="77777777">
            <w:r>
              <w:t>2575</w:t>
            </w:r>
          </w:p>
        </w:tc>
      </w:tr>
      <w:tr w14:paraId="75957D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BF15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74B03" w14:textId="77777777"/>
        </w:tc>
      </w:tr>
      <w:tr w14:paraId="088FC0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09937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A5D73" w14:textId="77777777">
            <w:r>
              <w:t>Draft</w:t>
            </w:r>
          </w:p>
        </w:tc>
      </w:tr>
      <w:tr w14:paraId="6C3AA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70F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473EA1" w14:textId="77777777">
            <w:r>
              <w:t>Muss</w:t>
            </w:r>
          </w:p>
        </w:tc>
      </w:tr>
      <w:tr w14:paraId="46DA18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0D0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F5986" w14:textId="77777777">
            <w:r>
              <w:t>OFFEN/ZU MELDUNG: LX Monitoring Status/Barrier position</w:t>
            </w:r>
          </w:p>
        </w:tc>
      </w:tr>
      <w:tr w14:paraId="30CEB0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281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31664" w14:textId="77777777"/>
        </w:tc>
      </w:tr>
      <w:tr w14:paraId="145397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A85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B561E" w14:textId="77777777">
            <w:r>
              <w:t>PV GA DIL OBB 1.0.0</w:t>
            </w:r>
          </w:p>
        </w:tc>
      </w:tr>
    </w:tbl>
    <w:p w14:paraId="65D901AF" w14:textId="77777777">
      <w:pPr>
        <w:spacing w:after="0" w:line="96" w:lineRule="auto"/>
      </w:pPr>
    </w:p>
    <w:p w14:paraId="512281B9" w14:textId="77777777">
      <w:pPr>
        <w:spacing w:after="0"/>
      </w:pPr>
      <w:r>
        <w:rPr>
          <w:vanish/>
        </w:rPr>
        <w:t>MLS_DSTW/MDSTW-23441</w:t>
      </w:r>
      <w:r>
        <w:rPr>
          <w:b/>
        </w:rPr>
        <w:t>15.2.0-8 SCHLIESS/ÖFFNUNGSMELDUNG: LX Monitoring Status/Barrier Movement</w:t>
      </w:r>
      <w:r>
        <w:br/>
        <w:t>15.2.0-8 SCHLIESS/ÖFFNUNGSMELDUNG: LX Monitoring Status/Barrier Movement</w:t>
        <w:br/>
        <w:t>​​</w:t>
      </w:r>
    </w:p>
    <w:p w14:paraId="33D766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786"/>
      </w:tblGrid>
      <w:tr w14:paraId="660F11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C9E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69C82" w14:textId="77777777">
            <w:r>
              <w:t>MDSTW-23441</w:t>
            </w:r>
          </w:p>
        </w:tc>
      </w:tr>
      <w:tr w14:paraId="6925F9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E3EA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574606" w14:textId="77777777">
            <w:r>
              <w:t>05_999</w:t>
            </w:r>
          </w:p>
        </w:tc>
      </w:tr>
      <w:tr w14:paraId="5394F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D8A28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E043C7" w14:textId="77777777">
            <w:r>
              <w:t>2576</w:t>
            </w:r>
          </w:p>
        </w:tc>
      </w:tr>
      <w:tr w14:paraId="545C7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49C7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26BC0" w14:textId="77777777"/>
        </w:tc>
      </w:tr>
      <w:tr w14:paraId="3366D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C31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96B50" w14:textId="77777777">
            <w:r>
              <w:t>Draft</w:t>
            </w:r>
          </w:p>
        </w:tc>
      </w:tr>
      <w:tr w14:paraId="488CC1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B795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9D352" w14:textId="77777777">
            <w:r>
              <w:t>Muss</w:t>
            </w:r>
          </w:p>
        </w:tc>
      </w:tr>
      <w:tr w14:paraId="48C100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323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2B330" w14:textId="77777777">
            <w:r>
              <w:t>SCHLIESS/ÖFFNUNGSMELDUNG: LX Monitoring Status/Barrier Movement</w:t>
            </w:r>
          </w:p>
        </w:tc>
      </w:tr>
      <w:tr w14:paraId="7C4A0F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93D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CF119" w14:textId="77777777"/>
        </w:tc>
      </w:tr>
      <w:tr w14:paraId="328D5C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AC6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51FB0" w14:textId="77777777">
            <w:r>
              <w:t>PV GA DIL OBB 1.0.0</w:t>
            </w:r>
          </w:p>
        </w:tc>
      </w:tr>
    </w:tbl>
    <w:p w14:paraId="743306ED" w14:textId="77777777">
      <w:pPr>
        <w:spacing w:after="0" w:line="96" w:lineRule="auto"/>
      </w:pPr>
    </w:p>
    <w:p w14:paraId="649DA496" w14:textId="77777777">
      <w:pPr>
        <w:spacing w:after="0"/>
      </w:pPr>
      <w:r>
        <w:rPr>
          <w:vanish/>
        </w:rPr>
        <w:lastRenderedPageBreak/>
        <w:t>MLS_DSTW/MDSTW-23442</w:t>
      </w:r>
      <w:r>
        <w:rPr>
          <w:b/>
        </w:rPr>
        <w:t>15.2.0-9 Obere Endlage verlassen: LX Monitoring Status/Barrier Movement mit Wert...</w:t>
      </w:r>
      <w:r>
        <w:br/>
        <w:t>15.2.0-9 Obere Endlage verlassen: LX Monitoring Status/Barrier Movement mit Wert 0xF0 "Left upper end position"</w:t>
        <w:br/>
        <w:t>​​</w:t>
      </w:r>
    </w:p>
    <w:p w14:paraId="0EBFFD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F5E6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5B2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78A00" w14:textId="77777777">
            <w:r>
              <w:t>MDSTW-23442</w:t>
            </w:r>
          </w:p>
        </w:tc>
      </w:tr>
      <w:tr w14:paraId="1B7D4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899E4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8A0F65" w14:textId="77777777">
            <w:r>
              <w:t>05_1000</w:t>
            </w:r>
          </w:p>
        </w:tc>
      </w:tr>
      <w:tr w14:paraId="2FA8A3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671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2342F" w14:textId="77777777">
            <w:r>
              <w:t>2577</w:t>
            </w:r>
          </w:p>
        </w:tc>
      </w:tr>
      <w:tr w14:paraId="414152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34B5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E3D44" w14:textId="77777777"/>
        </w:tc>
      </w:tr>
      <w:tr w14:paraId="5D2A33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14B73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46A2D" w14:textId="77777777">
            <w:r>
              <w:t>Draft</w:t>
            </w:r>
          </w:p>
        </w:tc>
      </w:tr>
      <w:tr w14:paraId="0F0200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85F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94F3F" w14:textId="77777777">
            <w:r>
              <w:t>Muss</w:t>
            </w:r>
          </w:p>
        </w:tc>
      </w:tr>
      <w:tr w14:paraId="0BAB0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E295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DA18A" w14:textId="77777777">
            <w:r>
              <w:t>Obere Endlage verlassen: LX Monitoring Status/Barrier Movement mit Wert 0xF0 "Left upper end position"</w:t>
            </w:r>
          </w:p>
        </w:tc>
      </w:tr>
      <w:tr w14:paraId="060BF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BF0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EE675" w14:textId="77777777"/>
        </w:tc>
      </w:tr>
      <w:tr w14:paraId="67939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9689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E2E51" w14:textId="77777777">
            <w:r>
              <w:t>PV GA DIL OBB 1.0.0</w:t>
            </w:r>
          </w:p>
        </w:tc>
      </w:tr>
    </w:tbl>
    <w:p w14:paraId="24C1D260" w14:textId="77777777">
      <w:pPr>
        <w:spacing w:after="0" w:line="96" w:lineRule="auto"/>
      </w:pPr>
    </w:p>
    <w:p w14:paraId="3AB061ED" w14:textId="77777777">
      <w:pPr>
        <w:spacing w:after="0"/>
      </w:pPr>
      <w:r>
        <w:rPr>
          <w:vanish/>
        </w:rPr>
        <w:t>MLS_DSTW/MDSTW-23443</w:t>
      </w:r>
      <w:r>
        <w:rPr>
          <w:b/>
        </w:rPr>
        <w:t>15.2.0-10 GRUNDSTELLUNG: LX Deactivation mit Deactivation Type "Emergency Deacti...</w:t>
      </w:r>
      <w:r>
        <w:br/>
        <w:t>15.2.0-10 GRUNDSTELLUNG: LX Deactivation mit Deactivation Type "Emergency Deactivation"</w:t>
        <w:br/>
        <w:t>​​</w:t>
      </w:r>
    </w:p>
    <w:p w14:paraId="1BA98B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88D8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5F55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6019E" w14:textId="77777777">
            <w:r>
              <w:t>MDSTW-23443</w:t>
            </w:r>
          </w:p>
        </w:tc>
      </w:tr>
      <w:tr w14:paraId="576D0A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6BD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B5448" w14:textId="77777777">
            <w:r>
              <w:t>05_1001</w:t>
            </w:r>
          </w:p>
        </w:tc>
      </w:tr>
      <w:tr w14:paraId="3C4D99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C32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1D2B7" w14:textId="77777777">
            <w:r>
              <w:t>2578</w:t>
            </w:r>
          </w:p>
        </w:tc>
      </w:tr>
      <w:tr w14:paraId="5B7A7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99C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D163B" w14:textId="77777777"/>
        </w:tc>
      </w:tr>
      <w:tr w14:paraId="6B3995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7B5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6773F" w14:textId="77777777">
            <w:r>
              <w:t>Draft</w:t>
            </w:r>
          </w:p>
        </w:tc>
      </w:tr>
      <w:tr w14:paraId="00648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4C7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B5122" w14:textId="77777777">
            <w:r>
              <w:t>Muss</w:t>
            </w:r>
          </w:p>
        </w:tc>
      </w:tr>
      <w:tr w14:paraId="71D8D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E8F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C0998" w14:textId="77777777">
            <w:r>
              <w:t>GRUNDSTELLUNG: LX Deactivation mit Deactivation Type "Emergency Deactivation"</w:t>
            </w:r>
          </w:p>
        </w:tc>
      </w:tr>
      <w:tr w14:paraId="40A35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F83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4440D" w14:textId="77777777"/>
        </w:tc>
      </w:tr>
      <w:tr w14:paraId="56300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E495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414CE7" w14:textId="77777777">
            <w:r>
              <w:t>PV GA DIL OBB 1.0.0</w:t>
            </w:r>
          </w:p>
        </w:tc>
      </w:tr>
    </w:tbl>
    <w:p w14:paraId="0B33E504" w14:textId="77777777">
      <w:pPr>
        <w:spacing w:after="0" w:line="96" w:lineRule="auto"/>
      </w:pPr>
    </w:p>
    <w:p w14:paraId="60E5900F" w14:textId="77777777">
      <w:pPr>
        <w:spacing w:after="0"/>
      </w:pPr>
      <w:r>
        <w:rPr>
          <w:vanish/>
        </w:rPr>
        <w:t>MLS_DSTW/MDSTW-23444</w:t>
      </w:r>
      <w:r>
        <w:rPr>
          <w:b/>
        </w:rPr>
        <w:t>15.2.0-11 GRUNDSTELLUNG GLEIS x: Track-Related Deactivation</w:t>
      </w:r>
      <w:r>
        <w:br/>
        <w:t>15.2.0-11 GRUNDSTELLUNG GLEIS x: Track-Related Deactivation</w:t>
        <w:br/>
        <w:t>​​</w:t>
      </w:r>
    </w:p>
    <w:p w14:paraId="61D485D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025"/>
      </w:tblGrid>
      <w:tr w14:paraId="5A267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F3C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87252" w14:textId="77777777">
            <w:r>
              <w:t>MDSTW-23444</w:t>
            </w:r>
          </w:p>
        </w:tc>
      </w:tr>
      <w:tr w14:paraId="28716B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B91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159DF" w14:textId="77777777">
            <w:r>
              <w:t>05_1002</w:t>
            </w:r>
          </w:p>
        </w:tc>
      </w:tr>
      <w:tr w14:paraId="6726F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2F022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36CF1" w14:textId="77777777">
            <w:r>
              <w:t>2579</w:t>
            </w:r>
          </w:p>
        </w:tc>
      </w:tr>
      <w:tr w14:paraId="028FDA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F2F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F3A65" w14:textId="77777777"/>
        </w:tc>
      </w:tr>
      <w:tr w14:paraId="64BFAF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AE2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8F519" w14:textId="77777777">
            <w:r>
              <w:t>Draft</w:t>
            </w:r>
          </w:p>
        </w:tc>
      </w:tr>
      <w:tr w14:paraId="0937A1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6DF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8CFC6" w14:textId="77777777">
            <w:r>
              <w:t>Muss</w:t>
            </w:r>
          </w:p>
        </w:tc>
      </w:tr>
      <w:tr w14:paraId="00C9BF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BD81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E5B1A" w14:textId="77777777">
            <w:r>
              <w:t>GRUNDSTELLUNG GLEIS x: Track-Related Deactivation</w:t>
            </w:r>
          </w:p>
        </w:tc>
      </w:tr>
      <w:tr w14:paraId="651FF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BF91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E18F4" w14:textId="77777777"/>
        </w:tc>
      </w:tr>
      <w:tr w14:paraId="5A8B0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579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E2D17A" w14:textId="77777777">
            <w:r>
              <w:t>PV GA DIL OBB 1.0.0</w:t>
            </w:r>
          </w:p>
        </w:tc>
      </w:tr>
    </w:tbl>
    <w:p w14:paraId="2397EC28" w14:textId="77777777">
      <w:pPr>
        <w:spacing w:after="0" w:line="96" w:lineRule="auto"/>
      </w:pPr>
    </w:p>
    <w:p w14:paraId="164B7341" w14:textId="77777777">
      <w:pPr>
        <w:spacing w:after="0"/>
      </w:pPr>
      <w:r>
        <w:rPr>
          <w:vanish/>
        </w:rPr>
        <w:lastRenderedPageBreak/>
        <w:t>MLS_DSTW/MDSTW-23445</w:t>
      </w:r>
      <w:r>
        <w:rPr>
          <w:b/>
        </w:rPr>
        <w:t>15.2.0-12 EINSCHALTUNG/AUSSCHALTUNG: LX Activation/Deactivation</w:t>
      </w:r>
      <w:r>
        <w:br/>
        <w:t>15.2.0-12 EINSCHALTUNG/AUSSCHALTUNG: LX Activation/Deactivation</w:t>
        <w:br/>
        <w:t>​​</w:t>
      </w:r>
    </w:p>
    <w:p w14:paraId="67914B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668"/>
      </w:tblGrid>
      <w:tr w14:paraId="6E66D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45A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BDFD5" w14:textId="77777777">
            <w:r>
              <w:t>MDSTW-23445</w:t>
            </w:r>
          </w:p>
        </w:tc>
      </w:tr>
      <w:tr w14:paraId="4E5C1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C90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8F142" w14:textId="77777777">
            <w:r>
              <w:t>05_1003</w:t>
            </w:r>
          </w:p>
        </w:tc>
      </w:tr>
      <w:tr w14:paraId="1585F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859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A8ED2" w14:textId="77777777">
            <w:r>
              <w:t>2580</w:t>
            </w:r>
          </w:p>
        </w:tc>
      </w:tr>
      <w:tr w14:paraId="2DAEC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6533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3591E" w14:textId="77777777"/>
        </w:tc>
      </w:tr>
      <w:tr w14:paraId="55F860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B19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97CE0" w14:textId="77777777">
            <w:r>
              <w:t>Draft</w:t>
            </w:r>
          </w:p>
        </w:tc>
      </w:tr>
      <w:tr w14:paraId="16C53A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A111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C40F8" w14:textId="77777777">
            <w:r>
              <w:t>Muss</w:t>
            </w:r>
          </w:p>
        </w:tc>
      </w:tr>
      <w:tr w14:paraId="7E206E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6789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40C15" w14:textId="77777777">
            <w:r>
              <w:t>EINSCHALTUNG/AUSSCHALTUNG: LX Activation/Deactivation</w:t>
            </w:r>
          </w:p>
        </w:tc>
      </w:tr>
      <w:tr w14:paraId="4D69A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D9C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C8F4F2" w14:textId="77777777"/>
        </w:tc>
      </w:tr>
      <w:tr w14:paraId="2A7534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4286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02700" w14:textId="77777777">
            <w:r>
              <w:t>PV GA DIL OBB 1.0.0</w:t>
            </w:r>
          </w:p>
        </w:tc>
      </w:tr>
    </w:tbl>
    <w:p w14:paraId="6D772B15" w14:textId="77777777">
      <w:pPr>
        <w:spacing w:after="0" w:line="96" w:lineRule="auto"/>
      </w:pPr>
    </w:p>
    <w:p w14:paraId="0FBCAE95" w14:textId="77777777">
      <w:pPr>
        <w:spacing w:after="0"/>
      </w:pPr>
      <w:r>
        <w:rPr>
          <w:vanish/>
        </w:rPr>
        <w:t>MLS_DSTW/MDSTW-23446</w:t>
      </w:r>
      <w:r>
        <w:rPr>
          <w:b/>
        </w:rPr>
        <w:t>15.2.0-13 EINSCHALTUNG GLEIS x: Track-Related Activation</w:t>
      </w:r>
      <w:r>
        <w:br/>
        <w:t>15.2.0-13 EINSCHALTUNG GLEIS x: Track-Related Activation</w:t>
        <w:br/>
        <w:t>​​</w:t>
      </w:r>
    </w:p>
    <w:p w14:paraId="548237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612"/>
      </w:tblGrid>
      <w:tr w14:paraId="3FC17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C3F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64352" w14:textId="77777777">
            <w:r>
              <w:t>MDSTW-23446</w:t>
            </w:r>
          </w:p>
        </w:tc>
      </w:tr>
      <w:tr w14:paraId="4DA3F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EA9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1E8FC" w14:textId="77777777">
            <w:r>
              <w:t>05_1004</w:t>
            </w:r>
          </w:p>
        </w:tc>
      </w:tr>
      <w:tr w14:paraId="751C2B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1C6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64EDC" w14:textId="77777777">
            <w:r>
              <w:t>2581</w:t>
            </w:r>
          </w:p>
        </w:tc>
      </w:tr>
      <w:tr w14:paraId="3752D5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68E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5BA842" w14:textId="77777777"/>
        </w:tc>
      </w:tr>
      <w:tr w14:paraId="0A1CF9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33A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222C6" w14:textId="77777777">
            <w:r>
              <w:t>Draft</w:t>
            </w:r>
          </w:p>
        </w:tc>
      </w:tr>
      <w:tr w14:paraId="2CF1F2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9AD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A815F" w14:textId="77777777">
            <w:r>
              <w:t>Muss</w:t>
            </w:r>
          </w:p>
        </w:tc>
      </w:tr>
      <w:tr w14:paraId="74696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056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F59531" w14:textId="77777777">
            <w:r>
              <w:t>EINSCHALTUNG GLEIS x: Track-Related Activation</w:t>
            </w:r>
          </w:p>
        </w:tc>
      </w:tr>
      <w:tr w14:paraId="45021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025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C85B4" w14:textId="77777777"/>
        </w:tc>
      </w:tr>
      <w:tr w14:paraId="0B6429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2E6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35C2E" w14:textId="77777777">
            <w:r>
              <w:t>PV GA DIL OBB 1.0.0</w:t>
            </w:r>
          </w:p>
        </w:tc>
      </w:tr>
    </w:tbl>
    <w:p w14:paraId="1CAA35EE" w14:textId="77777777">
      <w:pPr>
        <w:spacing w:after="0" w:line="96" w:lineRule="auto"/>
      </w:pPr>
    </w:p>
    <w:p w14:paraId="48E3BF75" w14:textId="77777777">
      <w:pPr>
        <w:spacing w:after="0"/>
      </w:pPr>
      <w:r>
        <w:rPr>
          <w:vanish/>
        </w:rPr>
        <w:t>MLS_DSTW/MDSTW-23447</w:t>
      </w:r>
      <w:r>
        <w:rPr>
          <w:b/>
        </w:rPr>
        <w:t>15.2.0-14 WIRKMELDUNG GLEIS x: Track-related Functional Status</w:t>
      </w:r>
      <w:r>
        <w:br/>
        <w:t>15.2.0-14 WIRKMELDUNG GLEIS x: Track-related Functional Status</w:t>
        <w:br/>
        <w:t>​​</w:t>
      </w:r>
    </w:p>
    <w:p w14:paraId="6434B6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228"/>
      </w:tblGrid>
      <w:tr w14:paraId="49C8BE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30B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ACE49" w14:textId="77777777">
            <w:r>
              <w:t>MDSTW-23447</w:t>
            </w:r>
          </w:p>
        </w:tc>
      </w:tr>
      <w:tr w14:paraId="2981D9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BC6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13097" w14:textId="77777777">
            <w:r>
              <w:t>05_1005</w:t>
            </w:r>
          </w:p>
        </w:tc>
      </w:tr>
      <w:tr w14:paraId="7DD07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861D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2ED90" w14:textId="77777777">
            <w:r>
              <w:t>2582</w:t>
            </w:r>
          </w:p>
        </w:tc>
      </w:tr>
      <w:tr w14:paraId="737EC0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597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2BC704" w14:textId="77777777"/>
        </w:tc>
      </w:tr>
      <w:tr w14:paraId="5E6321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030E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12772" w14:textId="77777777">
            <w:r>
              <w:t>Draft</w:t>
            </w:r>
          </w:p>
        </w:tc>
      </w:tr>
      <w:tr w14:paraId="7CEBA9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E55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99EBF" w14:textId="77777777">
            <w:r>
              <w:t>Muss</w:t>
            </w:r>
          </w:p>
        </w:tc>
      </w:tr>
      <w:tr w14:paraId="0F2437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B22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B74D7B" w14:textId="77777777">
            <w:r>
              <w:t>WIRKMELDUNG GLEIS x: Track-related Functional Status</w:t>
            </w:r>
          </w:p>
        </w:tc>
      </w:tr>
      <w:tr w14:paraId="70C95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0157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40465" w14:textId="77777777"/>
        </w:tc>
      </w:tr>
      <w:tr w14:paraId="222B8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7CF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8D90C" w14:textId="77777777">
            <w:r>
              <w:t>PV GA DIL OBB 1.0.0</w:t>
            </w:r>
          </w:p>
        </w:tc>
      </w:tr>
    </w:tbl>
    <w:p w14:paraId="7B330D66" w14:textId="77777777">
      <w:pPr>
        <w:spacing w:after="0" w:line="96" w:lineRule="auto"/>
      </w:pPr>
    </w:p>
    <w:p w14:paraId="70960ACC" w14:textId="77777777">
      <w:pPr>
        <w:spacing w:after="0"/>
      </w:pPr>
      <w:r>
        <w:rPr>
          <w:vanish/>
        </w:rPr>
        <w:t>MLS_DSTW/MDSTW-23448</w:t>
      </w:r>
      <w:r>
        <w:rPr>
          <w:b/>
        </w:rPr>
        <w:t>15.2.0-15 Die Nahbedienung für EKSAen ist gemäß der Vorgaben dieses Lastenhefts...</w:t>
      </w:r>
      <w:r>
        <w:br/>
        <w:t xml:space="preserve">15.2.0-15 Die Nahbedienung für EKSAen ist gemäß der Vorgaben dieses Lastenhefts über die </w:t>
        <w:lastRenderedPageBreak/>
        <w:t>Schnittstelle SCI-LX in das VSTW einzubinden.</w:t>
        <w:br/>
        <w:t>​​</w:t>
      </w:r>
    </w:p>
    <w:p w14:paraId="472920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2756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314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9D7C5" w14:textId="77777777">
            <w:r>
              <w:t>MDSTW-23448</w:t>
            </w:r>
          </w:p>
        </w:tc>
      </w:tr>
      <w:tr w14:paraId="4466BF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7770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D8C92" w14:textId="77777777">
            <w:r>
              <w:t>05_1006</w:t>
            </w:r>
          </w:p>
        </w:tc>
      </w:tr>
      <w:tr w14:paraId="249532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EA1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83FD3" w14:textId="77777777">
            <w:r>
              <w:t>2583</w:t>
            </w:r>
          </w:p>
        </w:tc>
      </w:tr>
      <w:tr w14:paraId="11DAA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DC8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33811" w14:textId="77777777"/>
        </w:tc>
      </w:tr>
      <w:tr w14:paraId="734683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BB89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4895D" w14:textId="77777777">
            <w:r>
              <w:t>Draft</w:t>
            </w:r>
          </w:p>
        </w:tc>
      </w:tr>
      <w:tr w14:paraId="68F3A7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C74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B1864" w14:textId="77777777">
            <w:r>
              <w:t>Muss</w:t>
            </w:r>
          </w:p>
        </w:tc>
      </w:tr>
      <w:tr w14:paraId="1DE148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67AD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7C6C5" w14:textId="77777777">
            <w:r>
              <w:t>Die Nahbedienung für EKSAen wird gemäß der Vorgaben dieses Lastenhefts über die Schnittstelle SCI-LX in das VSTW eingebunden.</w:t>
            </w:r>
          </w:p>
        </w:tc>
      </w:tr>
      <w:tr w14:paraId="431851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5A8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0CEBE" w14:textId="77777777"/>
        </w:tc>
      </w:tr>
      <w:tr w14:paraId="5DF360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1D2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17E33" w14:textId="77777777">
            <w:r>
              <w:t>PV GA DIL OBB 1.0.0</w:t>
            </w:r>
          </w:p>
        </w:tc>
      </w:tr>
    </w:tbl>
    <w:p w14:paraId="5CDCAA6B" w14:textId="77777777">
      <w:pPr>
        <w:spacing w:after="0" w:line="96" w:lineRule="auto"/>
      </w:pPr>
    </w:p>
    <w:p w14:paraId="1882A2EA" w14:textId="77777777">
      <w:pPr>
        <w:spacing w:after="0"/>
      </w:pPr>
      <w:r>
        <w:rPr>
          <w:vanish/>
        </w:rPr>
        <w:t>MLS_DSTW/MDSTW-23449</w:t>
      </w:r>
      <w:r>
        <w:rPr>
          <w:b/>
        </w:rPr>
        <w:t>15.2.0-16 NAHBEDIENUNGSFREIGABE: Kommando als LX Activation/Deactivation mit Act...</w:t>
      </w:r>
      <w:r>
        <w:br/>
        <w:t>15.2.0-16 NAHBEDIENUNGSFREIGABE: Kommando als LX Activation/Deactivation mit Activcation Type (Byte 43) für "Local Activation for Shunting"</w:t>
        <w:br/>
        <w:t>​​</w:t>
      </w:r>
    </w:p>
    <w:p w14:paraId="66B0AE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EDD0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250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31E49" w14:textId="77777777">
            <w:r>
              <w:t>MDSTW-23449</w:t>
            </w:r>
          </w:p>
        </w:tc>
      </w:tr>
      <w:tr w14:paraId="2503A4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1D3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4FA50" w14:textId="77777777">
            <w:r>
              <w:t>05_1007</w:t>
            </w:r>
          </w:p>
        </w:tc>
      </w:tr>
      <w:tr w14:paraId="25D14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E5F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BA621" w14:textId="77777777">
            <w:r>
              <w:t>2584</w:t>
            </w:r>
          </w:p>
        </w:tc>
      </w:tr>
      <w:tr w14:paraId="3A985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1241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35F9F" w14:textId="77777777"/>
        </w:tc>
      </w:tr>
      <w:tr w14:paraId="2EF350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D13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F10FAF" w14:textId="77777777">
            <w:r>
              <w:t>Draft</w:t>
            </w:r>
          </w:p>
        </w:tc>
      </w:tr>
      <w:tr w14:paraId="0E6906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D0B0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DC12F" w14:textId="77777777">
            <w:r>
              <w:t>Muss</w:t>
            </w:r>
          </w:p>
        </w:tc>
      </w:tr>
      <w:tr w14:paraId="109012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BD7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48647" w14:textId="77777777">
            <w:r>
              <w:t>NAHBEDIENUNGSFREIGABE: Kommando als LX Activation/Deactivation mit Activation Type (Byte 43) für "Local Activation for Shunting"</w:t>
            </w:r>
          </w:p>
        </w:tc>
      </w:tr>
      <w:tr w14:paraId="12A2A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C62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A155E" w14:textId="77777777"/>
        </w:tc>
      </w:tr>
      <w:tr w14:paraId="3E531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EE48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1E535" w14:textId="77777777">
            <w:r>
              <w:t>PV GA DIL OBB 1.0.0</w:t>
            </w:r>
          </w:p>
        </w:tc>
      </w:tr>
    </w:tbl>
    <w:p w14:paraId="15B6FBC1" w14:textId="77777777">
      <w:pPr>
        <w:spacing w:after="0" w:line="96" w:lineRule="auto"/>
      </w:pPr>
    </w:p>
    <w:p w14:paraId="27E4DDF3" w14:textId="77777777">
      <w:pPr>
        <w:spacing w:after="0"/>
      </w:pPr>
      <w:r>
        <w:rPr>
          <w:vanish/>
        </w:rPr>
        <w:t>MLS_DSTW/MDSTW-23450</w:t>
      </w:r>
      <w:r>
        <w:rPr>
          <w:b/>
        </w:rPr>
        <w:t>15.2.0-17 NAHBEDIENUNGSRÜCKGABE: Wenn das DSTW die EKSA in den Modus "Local Acti...</w:t>
      </w:r>
      <w:r>
        <w:br/>
        <w:t>15.2.0-17 NAHBEDIENUNGSRÜCKGABE: Wenn das DSTW die EKSA in den Modus "Local Activation for Shunting" kommandiert hat, muss die EKSA die Statusmeldung LX Functional Status mit Activation Type (Byte 44) "Local Activation for Shunting" übertragen. Diese Statusmeldung ist solange zu übertragen, bis die Nahbedienung der EKSA zurückgegeben wird.</w:t>
        <w:br/>
        <w:t>​​</w:t>
      </w:r>
    </w:p>
    <w:p w14:paraId="12238E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6C2F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C08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C761D" w14:textId="77777777">
            <w:r>
              <w:t>MDSTW-23450</w:t>
            </w:r>
          </w:p>
        </w:tc>
      </w:tr>
      <w:tr w14:paraId="54CF82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E8E7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D2E8C" w14:textId="77777777">
            <w:r>
              <w:t>05_1008</w:t>
            </w:r>
          </w:p>
        </w:tc>
      </w:tr>
      <w:tr w14:paraId="637062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3F5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6DCC5" w14:textId="77777777">
            <w:r>
              <w:t>2585</w:t>
            </w:r>
          </w:p>
        </w:tc>
      </w:tr>
      <w:tr w14:paraId="61E59C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37F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4282A" w14:textId="77777777"/>
        </w:tc>
      </w:tr>
      <w:tr w14:paraId="1D215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4C6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726F37" w14:textId="77777777">
            <w:r>
              <w:t>Draft</w:t>
            </w:r>
          </w:p>
        </w:tc>
      </w:tr>
      <w:tr w14:paraId="09909C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D8DB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2804B" w14:textId="77777777">
            <w:r>
              <w:t>Muss</w:t>
            </w:r>
          </w:p>
        </w:tc>
      </w:tr>
      <w:tr w14:paraId="05D32E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B6ED7"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37DAD6" w14:textId="77777777">
            <w:r>
              <w:t>NAHBEDIENUNGSRÜCKGABE: Wenn das DSTW die EKSA in den Modus "Local Activation for Shunting" kommandiert hat, wird die EKSA die Statusmeldung LX Functional Status mit Activation Type (Byte 44) "Local Activation for Shunting" übertragen. Diese Statusmeldung wird solange übertragen, bis die Nahbedienung der EKSA zurückgegeben wird.</w:t>
            </w:r>
          </w:p>
        </w:tc>
      </w:tr>
      <w:tr w14:paraId="264AB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971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7BD943" w14:textId="77777777"/>
        </w:tc>
      </w:tr>
      <w:tr w14:paraId="0D1FDE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3B2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E91E5" w14:textId="77777777">
            <w:r>
              <w:t>PV GA DIL OBB 1.0.0</w:t>
            </w:r>
          </w:p>
        </w:tc>
      </w:tr>
    </w:tbl>
    <w:p w14:paraId="1AA99154" w14:textId="77777777">
      <w:pPr>
        <w:spacing w:after="0" w:line="96" w:lineRule="auto"/>
      </w:pPr>
    </w:p>
    <w:p w14:paraId="76390FA4" w14:textId="77777777">
      <w:pPr>
        <w:spacing w:after="0"/>
      </w:pPr>
      <w:r>
        <w:rPr>
          <w:vanish/>
        </w:rPr>
        <w:t>MLS_DSTW/MDSTW-23451</w:t>
      </w:r>
      <w:r>
        <w:rPr>
          <w:b/>
        </w:rPr>
        <w:t>15.2.0-18 ORTSSCHALTERBETRIEB: LX Functional Status mit Wert 0xF0 in Byte 44 für...</w:t>
      </w:r>
      <w:r>
        <w:br/>
        <w:t>15.2.0-18 ORTSSCHALTERBETRIEB: LX Functional Status mit Wert 0xF0 in Byte 44 für Ortsschalter</w:t>
        <w:br/>
        <w:t>​​</w:t>
      </w:r>
    </w:p>
    <w:p w14:paraId="0619F5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F158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816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07124" w14:textId="77777777">
            <w:r>
              <w:t>MDSTW-23451</w:t>
            </w:r>
          </w:p>
        </w:tc>
      </w:tr>
      <w:tr w14:paraId="0D6050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772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3513C" w14:textId="77777777">
            <w:r>
              <w:t>05_1009</w:t>
            </w:r>
          </w:p>
        </w:tc>
      </w:tr>
      <w:tr w14:paraId="7B2ACF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A7DF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EF3C7" w14:textId="77777777">
            <w:r>
              <w:t>2586</w:t>
            </w:r>
          </w:p>
        </w:tc>
      </w:tr>
      <w:tr w14:paraId="2DB00B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6BAE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B7C66" w14:textId="77777777"/>
        </w:tc>
      </w:tr>
      <w:tr w14:paraId="1CCE9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8B68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021D4" w14:textId="77777777">
            <w:r>
              <w:t>Draft</w:t>
            </w:r>
          </w:p>
        </w:tc>
      </w:tr>
      <w:tr w14:paraId="4B70A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76F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2E0A3" w14:textId="77777777">
            <w:r>
              <w:t>Muss</w:t>
            </w:r>
          </w:p>
        </w:tc>
      </w:tr>
      <w:tr w14:paraId="75083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77C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E4CE0" w14:textId="77777777">
            <w:r>
              <w:t>ORTSSCHALTERBETRIEB: LX Functional Status mit Wert 0xF0 in Byte 44 für Ortsschalter</w:t>
            </w:r>
          </w:p>
        </w:tc>
      </w:tr>
      <w:tr w14:paraId="00A8B9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B50D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3650E" w14:textId="77777777"/>
        </w:tc>
      </w:tr>
      <w:tr w14:paraId="18386E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FC6E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D6CED" w14:textId="77777777">
            <w:r>
              <w:t>PV GA DIL OBB 1.0.0</w:t>
            </w:r>
          </w:p>
        </w:tc>
      </w:tr>
    </w:tbl>
    <w:p w14:paraId="47E4C984" w14:textId="77777777">
      <w:pPr>
        <w:spacing w:after="0" w:line="96" w:lineRule="auto"/>
      </w:pPr>
    </w:p>
    <w:p w14:paraId="2F13ABC7" w14:textId="77777777">
      <w:pPr>
        <w:spacing w:after="0"/>
      </w:pPr>
      <w:r>
        <w:rPr>
          <w:vanish/>
        </w:rPr>
        <w:t>MLS_DSTW/MDSTW-23452</w:t>
      </w:r>
      <w:r>
        <w:rPr>
          <w:b/>
        </w:rPr>
        <w:t>15.2.0-19 EINSCHALTSTELLENWIRKSAMSCHALTUNG: Control Activation Point</w:t>
      </w:r>
      <w:r>
        <w:br/>
        <w:t>15.2.0-19 EINSCHALTSTELLENWIRKSAMSCHALTUNG: Control Activation Point</w:t>
        <w:br/>
        <w:t>​​</w:t>
      </w:r>
    </w:p>
    <w:p w14:paraId="20B1B2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208"/>
      </w:tblGrid>
      <w:tr w14:paraId="357CF1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2473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EB61A" w14:textId="77777777">
            <w:r>
              <w:t>MDSTW-23452</w:t>
            </w:r>
          </w:p>
        </w:tc>
      </w:tr>
      <w:tr w14:paraId="1FD3F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4468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6DEAC1" w14:textId="77777777">
            <w:r>
              <w:t>05_1010</w:t>
            </w:r>
          </w:p>
        </w:tc>
      </w:tr>
      <w:tr w14:paraId="0C22C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B1D7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62FC0" w14:textId="77777777">
            <w:r>
              <w:t>2587</w:t>
            </w:r>
          </w:p>
        </w:tc>
      </w:tr>
      <w:tr w14:paraId="1439F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C1F32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999D73" w14:textId="77777777"/>
        </w:tc>
      </w:tr>
      <w:tr w14:paraId="02B45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013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7D0DC" w14:textId="77777777">
            <w:r>
              <w:t>Draft</w:t>
            </w:r>
          </w:p>
        </w:tc>
      </w:tr>
      <w:tr w14:paraId="4495DF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D94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ABCB3" w14:textId="77777777">
            <w:r>
              <w:t>Muss</w:t>
            </w:r>
          </w:p>
        </w:tc>
      </w:tr>
      <w:tr w14:paraId="03C0A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D9A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FB0A22" w14:textId="77777777">
            <w:r>
              <w:t>EINSCHALTSTELLENWIRKSAMSCHALTUNG: Control Activation Point</w:t>
            </w:r>
          </w:p>
        </w:tc>
      </w:tr>
      <w:tr w14:paraId="6A9D01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973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60C26" w14:textId="77777777"/>
        </w:tc>
      </w:tr>
      <w:tr w14:paraId="13391A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7C9A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1103F" w14:textId="77777777">
            <w:r>
              <w:t>PV GA DIL OBB 1.0.0</w:t>
            </w:r>
          </w:p>
        </w:tc>
      </w:tr>
    </w:tbl>
    <w:p w14:paraId="10B1E405" w14:textId="77777777">
      <w:pPr>
        <w:spacing w:after="0" w:line="96" w:lineRule="auto"/>
      </w:pPr>
    </w:p>
    <w:p w14:paraId="13855F92" w14:textId="77777777">
      <w:pPr>
        <w:spacing w:after="0"/>
      </w:pPr>
      <w:r>
        <w:rPr>
          <w:vanish/>
        </w:rPr>
        <w:t>MLS_DSTW/MDSTW-23453</w:t>
      </w:r>
      <w:r>
        <w:rPr>
          <w:b/>
        </w:rPr>
        <w:t>15.2.0-20 EINSCHALTSTELLENWIRKSAMMELDUNG: Track-related Functional Status in dir...</w:t>
      </w:r>
      <w:r>
        <w:br/>
        <w:t>15.2.0-20 EINSCHALTSTELLENWIRKSAMMELDUNG: Track-related Functional Status in direction 1 respektive in direction 2.</w:t>
        <w:br/>
        <w:t>​​</w:t>
      </w:r>
    </w:p>
    <w:p w14:paraId="7EB030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4623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EEA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0B9D6" w14:textId="77777777">
            <w:r>
              <w:t>MDSTW-23453</w:t>
            </w:r>
          </w:p>
        </w:tc>
      </w:tr>
      <w:tr w14:paraId="43D6DE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C7210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A70D0" w14:textId="77777777">
            <w:r>
              <w:t>05_1011</w:t>
            </w:r>
          </w:p>
        </w:tc>
      </w:tr>
      <w:tr w14:paraId="28D47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FFC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6165A" w14:textId="77777777">
            <w:r>
              <w:t>2588</w:t>
            </w:r>
          </w:p>
        </w:tc>
      </w:tr>
      <w:tr w14:paraId="5E4CE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F230F"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0E7E5" w14:textId="77777777"/>
        </w:tc>
      </w:tr>
      <w:tr w14:paraId="640DC2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EC4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CA0B4" w14:textId="77777777">
            <w:r>
              <w:t>Draft</w:t>
            </w:r>
          </w:p>
        </w:tc>
      </w:tr>
      <w:tr w14:paraId="183B6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F523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A75F1" w14:textId="77777777">
            <w:r>
              <w:t>Muss</w:t>
            </w:r>
          </w:p>
        </w:tc>
      </w:tr>
      <w:tr w14:paraId="1D9DB5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A0E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1931F0" w14:textId="77777777">
            <w:r>
              <w:t>EINSCHALTSTELLENWIRKSAMMELDUNG: Track-related Functional Status in direction 1 respektive in direction 2.</w:t>
            </w:r>
          </w:p>
        </w:tc>
      </w:tr>
      <w:tr w14:paraId="29C9D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7FB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14326" w14:textId="77777777"/>
        </w:tc>
      </w:tr>
      <w:tr w14:paraId="4A9F17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E75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E3334" w14:textId="77777777">
            <w:r>
              <w:t>PV GA DIL OBB 1.0.0</w:t>
            </w:r>
          </w:p>
        </w:tc>
      </w:tr>
    </w:tbl>
    <w:p w14:paraId="544CB9E9" w14:textId="77777777">
      <w:pPr>
        <w:spacing w:after="0" w:line="96" w:lineRule="auto"/>
      </w:pPr>
    </w:p>
    <w:p w14:paraId="1E85058D" w14:textId="77777777">
      <w:pPr>
        <w:spacing w:after="0"/>
      </w:pPr>
      <w:r>
        <w:rPr>
          <w:vanish/>
        </w:rPr>
        <w:t>MLS_DSTW/MDSTW-23454</w:t>
      </w:r>
      <w:r>
        <w:rPr>
          <w:b/>
        </w:rPr>
        <w:t>15.2.0-21 EINSCHALTSTELLENBEFAHRUNG Gleis x Richtung y: Detection Element Status</w:t>
      </w:r>
      <w:r>
        <w:br/>
        <w:t>15.2.0-21 EINSCHALTSTELLENBEFAHRUNG Gleis x Richtung y: Detection Element Status</w:t>
        <w:br/>
        <w:t>​​</w:t>
      </w:r>
    </w:p>
    <w:p w14:paraId="7032A6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086"/>
      </w:tblGrid>
      <w:tr w14:paraId="43F213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3993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16BD1" w14:textId="77777777">
            <w:r>
              <w:t>MDSTW-23454</w:t>
            </w:r>
          </w:p>
        </w:tc>
      </w:tr>
      <w:tr w14:paraId="3FF357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2E4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59EA2" w14:textId="77777777">
            <w:r>
              <w:t>05_1012</w:t>
            </w:r>
          </w:p>
        </w:tc>
      </w:tr>
      <w:tr w14:paraId="1D08A6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8156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6DF12" w14:textId="77777777">
            <w:r>
              <w:t>2589</w:t>
            </w:r>
          </w:p>
        </w:tc>
      </w:tr>
      <w:tr w14:paraId="3CFE59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C65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0DD702" w14:textId="77777777"/>
        </w:tc>
      </w:tr>
      <w:tr w14:paraId="1313CB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280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7CA2C" w14:textId="77777777">
            <w:r>
              <w:t>Draft</w:t>
            </w:r>
          </w:p>
        </w:tc>
      </w:tr>
      <w:tr w14:paraId="3FDF7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305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DBAAE" w14:textId="77777777">
            <w:r>
              <w:t>Muss</w:t>
            </w:r>
          </w:p>
        </w:tc>
      </w:tr>
      <w:tr w14:paraId="7E1677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E680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E5D483" w14:textId="77777777">
            <w:r>
              <w:t>EINSCHALTSTELLENBEFAHRUNG Gleis x Richtung y: Detection Element Status</w:t>
            </w:r>
          </w:p>
        </w:tc>
      </w:tr>
      <w:tr w14:paraId="250B32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73ED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35045" w14:textId="77777777"/>
        </w:tc>
      </w:tr>
      <w:tr w14:paraId="3CCA48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B0EE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7F623" w14:textId="77777777">
            <w:r>
              <w:t>PV GA DIL OBB 1.0.0</w:t>
            </w:r>
          </w:p>
        </w:tc>
      </w:tr>
    </w:tbl>
    <w:p w14:paraId="375F45E4" w14:textId="77777777">
      <w:pPr>
        <w:spacing w:after="0" w:line="96" w:lineRule="auto"/>
      </w:pPr>
    </w:p>
    <w:p w14:paraId="5D08FAD7" w14:textId="77777777">
      <w:pPr>
        <w:spacing w:after="0"/>
      </w:pPr>
      <w:r>
        <w:rPr>
          <w:vanish/>
        </w:rPr>
        <w:t>MLS_DSTW/MDSTW-23455</w:t>
      </w:r>
      <w:r>
        <w:rPr>
          <w:b/>
        </w:rPr>
        <w:t>15.2.0-22 AUSSCHALTSTELLENBEFAHRUNG Gleis xa: Detection Element Status</w:t>
      </w:r>
      <w:r>
        <w:br/>
        <w:t>15.2.0-22 AUSSCHALTSTELLENBEFAHRUNG Gleis xa: Detection Element Status</w:t>
        <w:br/>
        <w:t>​​</w:t>
      </w:r>
    </w:p>
    <w:p w14:paraId="3C8C01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270"/>
      </w:tblGrid>
      <w:tr w14:paraId="0A699E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2BA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1175B" w14:textId="77777777">
            <w:r>
              <w:t>MDSTW-23455</w:t>
            </w:r>
          </w:p>
        </w:tc>
      </w:tr>
      <w:tr w14:paraId="09F2E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707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35EA7" w14:textId="77777777">
            <w:r>
              <w:t>05_1013</w:t>
            </w:r>
          </w:p>
        </w:tc>
      </w:tr>
      <w:tr w14:paraId="6DA806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351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47EFA" w14:textId="77777777">
            <w:r>
              <w:t>2590</w:t>
            </w:r>
          </w:p>
        </w:tc>
      </w:tr>
      <w:tr w14:paraId="2A480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8BE7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06BE4" w14:textId="77777777"/>
        </w:tc>
      </w:tr>
      <w:tr w14:paraId="05861C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747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443B4" w14:textId="77777777">
            <w:r>
              <w:t>Draft</w:t>
            </w:r>
          </w:p>
        </w:tc>
      </w:tr>
      <w:tr w14:paraId="03C2C2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9826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BCFE1" w14:textId="77777777">
            <w:r>
              <w:t>Muss</w:t>
            </w:r>
          </w:p>
        </w:tc>
      </w:tr>
      <w:tr w14:paraId="224CF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317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75677" w14:textId="77777777">
            <w:r>
              <w:t>AUSSCHALTSTELLENBEFAHRUNG Gleis xa: Detection Element Status</w:t>
            </w:r>
          </w:p>
        </w:tc>
      </w:tr>
      <w:tr w14:paraId="72F13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7443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E87EC" w14:textId="77777777"/>
        </w:tc>
      </w:tr>
      <w:tr w14:paraId="2A007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0E8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DFDBCF" w14:textId="77777777">
            <w:r>
              <w:t>PV GA DIL OBB 1.0.0</w:t>
            </w:r>
          </w:p>
        </w:tc>
      </w:tr>
    </w:tbl>
    <w:p w14:paraId="6FF44B7F" w14:textId="77777777">
      <w:pPr>
        <w:spacing w:after="0" w:line="96" w:lineRule="auto"/>
      </w:pPr>
    </w:p>
    <w:p w14:paraId="0A014339" w14:textId="77777777">
      <w:pPr>
        <w:spacing w:after="0"/>
      </w:pPr>
      <w:r>
        <w:rPr>
          <w:vanish/>
        </w:rPr>
        <w:t>MLS_DSTW/MDSTW-23456</w:t>
      </w:r>
      <w:r>
        <w:rPr>
          <w:b/>
        </w:rPr>
        <w:t>15.2.0-23 AUSSCHALTSTELLENBEFHARUNG Gleis xb: Detection Element Status</w:t>
      </w:r>
      <w:r>
        <w:br/>
        <w:t>15.2.0-23 AUSSCHALTSTELLENBEFHARUNG Gleis xb: Detection Element Status</w:t>
        <w:br/>
        <w:t>​​</w:t>
      </w:r>
    </w:p>
    <w:p w14:paraId="6D7C8D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280"/>
      </w:tblGrid>
      <w:tr w14:paraId="20EB08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90B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F5D4C" w14:textId="77777777">
            <w:r>
              <w:t>MDSTW-23456</w:t>
            </w:r>
          </w:p>
        </w:tc>
      </w:tr>
      <w:tr w14:paraId="187268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A558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007A7" w14:textId="77777777">
            <w:r>
              <w:t>05_1014</w:t>
            </w:r>
          </w:p>
        </w:tc>
      </w:tr>
      <w:tr w14:paraId="64A05D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0311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76452" w14:textId="77777777">
            <w:r>
              <w:t>2591</w:t>
            </w:r>
          </w:p>
        </w:tc>
      </w:tr>
      <w:tr w14:paraId="40F172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09A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4E9FD" w14:textId="77777777"/>
        </w:tc>
      </w:tr>
      <w:tr w14:paraId="23F12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0CF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0D611" w14:textId="77777777">
            <w:r>
              <w:t>Draft</w:t>
            </w:r>
          </w:p>
        </w:tc>
      </w:tr>
      <w:tr w14:paraId="324F5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8653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F5727" w14:textId="77777777">
            <w:r>
              <w:t>Muss</w:t>
            </w:r>
          </w:p>
        </w:tc>
      </w:tr>
      <w:tr w14:paraId="6F802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E875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BC7E3" w14:textId="77777777">
            <w:r>
              <w:t>AUSSCHALTSTELLENBEFHARUNG Gleis xb: Detection Element Status</w:t>
            </w:r>
          </w:p>
        </w:tc>
      </w:tr>
      <w:tr w14:paraId="3C3D20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64D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82055" w14:textId="77777777"/>
        </w:tc>
      </w:tr>
      <w:tr w14:paraId="3C3E00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348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181D1" w14:textId="77777777">
            <w:r>
              <w:t>PV GA DIL OBB 1.0.0</w:t>
            </w:r>
          </w:p>
        </w:tc>
      </w:tr>
    </w:tbl>
    <w:p w14:paraId="31B82653" w14:textId="77777777">
      <w:pPr>
        <w:spacing w:after="0" w:line="96" w:lineRule="auto"/>
      </w:pPr>
    </w:p>
    <w:p w14:paraId="00A31E24" w14:textId="77777777">
      <w:pPr>
        <w:spacing w:after="0"/>
      </w:pPr>
      <w:r>
        <w:rPr>
          <w:vanish/>
        </w:rPr>
        <w:t>MLS_DSTW/MDSTW-23457</w:t>
      </w:r>
      <w:r>
        <w:rPr>
          <w:b/>
        </w:rPr>
        <w:t>15.2.0-24 Wenn weitere Informationen, die in Abhängigkeit zur EKSA stehen, an da...</w:t>
      </w:r>
      <w:r>
        <w:br/>
        <w:t>15.2.0-24 Wenn weitere Informationen, die in Abhängigkeit zur EKSA stehen, an das VSTW übermittelt werden, müssen diese mittels SCI-IO realisiert werden.</w:t>
        <w:br/>
        <w:t>​​</w:t>
      </w:r>
    </w:p>
    <w:p w14:paraId="0CC7F2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204F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8D4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6DFB2" w14:textId="77777777">
            <w:r>
              <w:t>MDSTW-23457</w:t>
            </w:r>
          </w:p>
        </w:tc>
      </w:tr>
      <w:tr w14:paraId="308E7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70F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3FA449" w14:textId="77777777">
            <w:r>
              <w:t>05_1015</w:t>
            </w:r>
          </w:p>
        </w:tc>
      </w:tr>
      <w:tr w14:paraId="65A56D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63E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0BFA8" w14:textId="77777777">
            <w:r>
              <w:t>2592</w:t>
            </w:r>
          </w:p>
        </w:tc>
      </w:tr>
      <w:tr w14:paraId="5BA1EE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F9B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656EF" w14:textId="77777777"/>
        </w:tc>
      </w:tr>
      <w:tr w14:paraId="2E21E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F29E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681E5" w14:textId="77777777">
            <w:r>
              <w:t>Draft</w:t>
            </w:r>
          </w:p>
        </w:tc>
      </w:tr>
      <w:tr w14:paraId="2A7852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D20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D4EE5" w14:textId="77777777">
            <w:r>
              <w:t>Muss</w:t>
            </w:r>
          </w:p>
        </w:tc>
      </w:tr>
      <w:tr w14:paraId="0F681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791A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AB9D5" w14:textId="77777777">
            <w:r>
              <w:t>Weitere Informationen, die in Abhängigkeit zur EKSA stehen, können mittels SCI-IO an das VSTW übermittelt werden.</w:t>
            </w:r>
          </w:p>
        </w:tc>
      </w:tr>
      <w:tr w14:paraId="76AFE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B71C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C6232" w14:textId="77777777">
            <w:r>
              <w:t>Nach Definition durch den AG.</w:t>
            </w:r>
          </w:p>
        </w:tc>
      </w:tr>
      <w:tr w14:paraId="24DEAD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96BD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BDD1E" w14:textId="77777777">
            <w:r>
              <w:t>PV GA DIL OBB 2.0.0</w:t>
            </w:r>
          </w:p>
        </w:tc>
      </w:tr>
    </w:tbl>
    <w:p w14:paraId="0DC42C41" w14:textId="77777777">
      <w:pPr>
        <w:spacing w:after="0" w:line="96" w:lineRule="auto"/>
      </w:pPr>
    </w:p>
    <w:p w14:paraId="39E27F72" w14:textId="77777777">
      <w:pPr>
        <w:spacing w:after="0"/>
      </w:pPr>
      <w:r>
        <w:rPr>
          <w:vanish/>
        </w:rPr>
        <w:t>MLS_DSTW/MDSTW-23458</w:t>
      </w:r>
      <w:r>
        <w:rPr>
          <w:b/>
        </w:rPr>
        <w:t>15.2.0-25 An der Schnittstelle zur VLSA müssen über SCI-IO folgende Meldungen un...</w:t>
      </w:r>
      <w:r>
        <w:br/>
        <w:t>15.2.0-25 An der Schnittstelle zur VLSA müssen über SCI-IO folgende Meldungen und Kommandos ausgetauscht werden können:</w:t>
        <w:br/>
        <w:t>• Meldung VLSA-Melder nicht wirksam</w:t>
        <w:br/>
        <w:t>• Meldung VLSA Verzögerung wirksam</w:t>
        <w:br/>
        <w:t>• Meldung VLSA-Melder wirksam</w:t>
        <w:br/>
        <w:t>• Meldung Fehler des VLSA-Melders</w:t>
        <w:br/>
        <w:t>• Kommando VLSA-Deaktivierung</w:t>
        <w:br/>
        <w:br/>
        <w:t>Die Funktionen zu diesen Meldungen und Kommandos sind in Abstimmung mit dem AG und entsprechend des EKSA-Lastenhefts auszuführen.</w:t>
        <w:br/>
        <w:t>​​</w:t>
      </w:r>
    </w:p>
    <w:p w14:paraId="41401D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61BC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B286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116BB" w14:textId="77777777">
            <w:r>
              <w:t>MDSTW-23458</w:t>
            </w:r>
          </w:p>
        </w:tc>
      </w:tr>
      <w:tr w14:paraId="0D202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7DF6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615C57" w14:textId="77777777">
            <w:r>
              <w:t>05_1016</w:t>
            </w:r>
          </w:p>
        </w:tc>
      </w:tr>
      <w:tr w14:paraId="742E4F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4C7C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197ED" w14:textId="77777777">
            <w:r>
              <w:t>2593</w:t>
            </w:r>
          </w:p>
        </w:tc>
      </w:tr>
      <w:tr w14:paraId="461D0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C59E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2F27B" w14:textId="77777777"/>
        </w:tc>
      </w:tr>
      <w:tr w14:paraId="28C2D5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CFE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FFD3D" w14:textId="77777777">
            <w:r>
              <w:t>Draft</w:t>
            </w:r>
          </w:p>
        </w:tc>
      </w:tr>
      <w:tr w14:paraId="58300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27A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A32E9" w14:textId="77777777">
            <w:r>
              <w:t>Muss</w:t>
            </w:r>
          </w:p>
        </w:tc>
      </w:tr>
      <w:tr w14:paraId="5A421D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33E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8D64C" w14:textId="77777777">
            <w:r>
              <w:t>An der Schnittstelle zur VLSA werden über SCI-IO folgende Meldungen und Kommandos ausgetauscht:</w:t>
              <w:br/>
              <w:t>• Meldung VLSA-Melder nicht wirksam</w:t>
              <w:br/>
              <w:t>• Meldung VLSA Verzögerung wirksam</w:t>
              <w:br/>
              <w:lastRenderedPageBreak/>
              <w:t>• Meldung VLSA-Melder wirksam</w:t>
              <w:br/>
              <w:t>• Meldung Fehler des VLSA-Melders</w:t>
              <w:br/>
              <w:t>• Kommando VLSA-Deaktivierung</w:t>
            </w:r>
          </w:p>
        </w:tc>
      </w:tr>
      <w:tr w14:paraId="1E7FE3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CC14B"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032F7" w14:textId="77777777">
            <w:r>
              <w:t>Die Funktionen zu diesen Meldungen und Kommandos werden in Abstimmung mit dem AG und entsprechend des EKSA-Lastenhefts ausgeführt.</w:t>
            </w:r>
          </w:p>
        </w:tc>
      </w:tr>
      <w:tr w14:paraId="5AD71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B7B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8BCFE" w14:textId="77777777">
            <w:r>
              <w:t>PV GA DIL OBB 3.0.0</w:t>
            </w:r>
          </w:p>
        </w:tc>
      </w:tr>
    </w:tbl>
    <w:p w14:paraId="079269C7" w14:textId="77777777">
      <w:pPr>
        <w:spacing w:after="0" w:line="96" w:lineRule="auto"/>
      </w:pPr>
    </w:p>
    <w:p w14:paraId="16F0BC14" w14:textId="77777777">
      <w:pPr>
        <w:pStyle w:val="Heading4"/>
        <w:divId w:val="377"/>
      </w:pPr>
      <w:bookmarkStart w:name="_Toc242172953" w:id="346"/>
      <w:r>
        <w:t>15.3 Schnittstellenumsetzer für Bestands-EKSA</w:t>
      </w:r>
      <w:bookmarkEnd w:id="346"/>
    </w:p>
    <w:p w14:paraId="2C6C1B5E" w14:textId="77777777">
      <w:pPr>
        <w:spacing w:after="0"/>
      </w:pPr>
      <w:r>
        <w:rPr>
          <w:vanish/>
        </w:rPr>
        <w:t>MLS_DSTW/MDSTW-23459</w:t>
      </w:r>
      <w:r>
        <w:rPr>
          <w:b/>
        </w:rPr>
        <w:t>15.3.0-1 Die Umsetzung von Stromschleifen auf Telegramme ist bei einer EKSA im B...</w:t>
      </w:r>
      <w:r>
        <w:br/>
        <w:t>15.3.0-1 Die Umsetzung von Stromschleifen auf Telegramme ist bei einer EKSA im Bestand durch einen Schnittstellenumsetzer zu realisieren.</w:t>
      </w:r>
    </w:p>
    <w:p w14:paraId="4A629F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BF18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5D8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752C4" w14:textId="77777777">
            <w:r>
              <w:t>MDSTW-23459</w:t>
            </w:r>
          </w:p>
        </w:tc>
      </w:tr>
      <w:tr w14:paraId="20CCBD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629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603CE" w14:textId="77777777">
            <w:r>
              <w:t>05_1018</w:t>
            </w:r>
          </w:p>
        </w:tc>
      </w:tr>
      <w:tr w14:paraId="292BF1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330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FA50E" w14:textId="77777777">
            <w:r>
              <w:t>2595</w:t>
            </w:r>
          </w:p>
        </w:tc>
      </w:tr>
      <w:tr w14:paraId="2AE7F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DB6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C47B7" w14:textId="77777777"/>
        </w:tc>
      </w:tr>
      <w:tr w14:paraId="3EB1F5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1CF2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402F4" w14:textId="77777777">
            <w:r>
              <w:t>Draft</w:t>
            </w:r>
          </w:p>
        </w:tc>
      </w:tr>
      <w:tr w14:paraId="00ECE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26E5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810E5" w14:textId="77777777">
            <w:r>
              <w:t>Muss</w:t>
            </w:r>
          </w:p>
        </w:tc>
      </w:tr>
      <w:tr w14:paraId="0805B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2EF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C7372" w14:textId="77777777">
            <w:r>
              <w:t>Die geforderte Funktion wird durch einen geeigneten Schnittstellenumsetzer realisiert. Der Umsetzer stellt die erforderliche Protokoll- und Funktionsanpassung zwischen den vereinbarten Systemgrenzen bereit.</w:t>
            </w:r>
          </w:p>
        </w:tc>
      </w:tr>
      <w:tr w14:paraId="233777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382D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E7E7E" w14:textId="77777777"/>
        </w:tc>
      </w:tr>
      <w:tr w14:paraId="497CDF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4A7A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01BB57" w14:textId="77777777">
            <w:r>
              <w:t>PV GA DIL OBB 2.0.0</w:t>
            </w:r>
          </w:p>
        </w:tc>
      </w:tr>
    </w:tbl>
    <w:p w14:paraId="56965A95" w14:textId="77777777">
      <w:pPr>
        <w:spacing w:after="0" w:line="96" w:lineRule="auto"/>
      </w:pPr>
    </w:p>
    <w:p w14:paraId="611DEB5B" w14:textId="77777777">
      <w:pPr>
        <w:spacing w:after="0"/>
      </w:pPr>
      <w:r>
        <w:rPr>
          <w:vanish/>
        </w:rPr>
        <w:t>MLS_DSTW/MDSTW-23460</w:t>
      </w:r>
      <w:r>
        <w:rPr>
          <w:b/>
        </w:rPr>
        <w:t>15.3.0-2 Der Schnittstellenumsetzer ist vom AN in Abstimmung mit dem AG zu entwi...</w:t>
      </w:r>
      <w:r>
        <w:br/>
        <w:t>15.3.0-2 Der Schnittstellenumsetzer ist vom AN in Abstimmung mit dem AG zu entwickeln.</w:t>
        <w:br/>
        <w:t>​​</w:t>
      </w:r>
    </w:p>
    <w:p w14:paraId="53DAEB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54D0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A5DF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3FA44" w14:textId="77777777">
            <w:r>
              <w:t>MDSTW-23460</w:t>
            </w:r>
          </w:p>
        </w:tc>
      </w:tr>
      <w:tr w14:paraId="4ECFC1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6276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17EF0" w14:textId="77777777">
            <w:r>
              <w:t>05_1019</w:t>
            </w:r>
          </w:p>
        </w:tc>
      </w:tr>
      <w:tr w14:paraId="173968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E50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95907" w14:textId="77777777">
            <w:r>
              <w:t>2596</w:t>
            </w:r>
          </w:p>
        </w:tc>
      </w:tr>
      <w:tr w14:paraId="3A30F8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A627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168DE" w14:textId="77777777"/>
        </w:tc>
      </w:tr>
      <w:tr w14:paraId="19C594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8FC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A13C6" w14:textId="77777777">
            <w:r>
              <w:t>Draft</w:t>
            </w:r>
          </w:p>
        </w:tc>
      </w:tr>
      <w:tr w14:paraId="54443F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6AE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9DC45" w14:textId="77777777">
            <w:r>
              <w:t>Muss</w:t>
            </w:r>
          </w:p>
        </w:tc>
      </w:tr>
      <w:tr w14:paraId="474E33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5C64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48063" w14:textId="77777777">
            <w:r>
              <w:t>Der Schnittstellenumsetzer wird in Abstimmung zwischen AN und AG entwickelt.</w:t>
            </w:r>
          </w:p>
        </w:tc>
      </w:tr>
      <w:tr w14:paraId="0A5765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23C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2ADEF" w14:textId="77777777"/>
        </w:tc>
      </w:tr>
      <w:tr w14:paraId="278A1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0F7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315DA" w14:textId="77777777">
            <w:r>
              <w:t>PV GA DIL OBB 2.0.0</w:t>
            </w:r>
          </w:p>
        </w:tc>
      </w:tr>
    </w:tbl>
    <w:p w14:paraId="7849CB4D" w14:textId="77777777">
      <w:pPr>
        <w:spacing w:after="0" w:line="96" w:lineRule="auto"/>
      </w:pPr>
    </w:p>
    <w:p w14:paraId="42095277" w14:textId="77777777">
      <w:pPr>
        <w:spacing w:after="0"/>
      </w:pPr>
      <w:r>
        <w:rPr>
          <w:vanish/>
        </w:rPr>
        <w:t>MLS_DSTW/MDSTW-23461</w:t>
      </w:r>
      <w:r>
        <w:rPr>
          <w:b/>
        </w:rPr>
        <w:t>15.3.0-3 Der Schnittstellenumsetzer muss entsprechend der Anforderungen des Last...</w:t>
      </w:r>
      <w:r>
        <w:br/>
        <w:t>15.3.0-3 Der Schnittstellenumsetzer muss entsprechend der Anforderungen des Lastenhefts Netze an das DSTW-Netz anschließbar sein (LWL und Cu).</w:t>
        <w:br/>
        <w:t>​​</w:t>
      </w:r>
    </w:p>
    <w:p w14:paraId="7AAD85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B48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66484"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B14A9" w14:textId="77777777">
            <w:r>
              <w:t>MDSTW-23461</w:t>
            </w:r>
          </w:p>
        </w:tc>
      </w:tr>
      <w:tr w14:paraId="550852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0B3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31E25" w14:textId="77777777">
            <w:r>
              <w:t>05_1020</w:t>
            </w:r>
          </w:p>
        </w:tc>
      </w:tr>
      <w:tr w14:paraId="231D07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50CE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B85E9" w14:textId="77777777">
            <w:r>
              <w:t>2597</w:t>
            </w:r>
          </w:p>
        </w:tc>
      </w:tr>
      <w:tr w14:paraId="5AFCF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47F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B9DAE" w14:textId="77777777"/>
        </w:tc>
      </w:tr>
      <w:tr w14:paraId="4C628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A6AE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5094B" w14:textId="77777777">
            <w:r>
              <w:t>Draft</w:t>
            </w:r>
          </w:p>
        </w:tc>
      </w:tr>
      <w:tr w14:paraId="6865E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0E4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BCAF5" w14:textId="77777777">
            <w:r>
              <w:t>Muss</w:t>
            </w:r>
          </w:p>
        </w:tc>
      </w:tr>
      <w:tr w14:paraId="27C39F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22A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CBE76" w14:textId="77777777">
            <w:r>
              <w:t>Der Schnittstellenumsetzer kann entsprechend der Anforderungen des Lastenhefts Netze an das DSTW-Netz angeschlossen werden.</w:t>
            </w:r>
          </w:p>
        </w:tc>
      </w:tr>
      <w:tr w14:paraId="72EF2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8C9D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2F2F4" w14:textId="77777777"/>
        </w:tc>
      </w:tr>
      <w:tr w14:paraId="6B77E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74A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3D826" w14:textId="77777777">
            <w:r>
              <w:t>PV GA DIL OBB 2.0.0</w:t>
            </w:r>
          </w:p>
        </w:tc>
      </w:tr>
    </w:tbl>
    <w:p w14:paraId="728A6CA5" w14:textId="77777777">
      <w:pPr>
        <w:spacing w:after="0" w:line="96" w:lineRule="auto"/>
      </w:pPr>
    </w:p>
    <w:p w14:paraId="4376E2F6" w14:textId="77777777">
      <w:pPr>
        <w:spacing w:after="0"/>
      </w:pPr>
      <w:r>
        <w:rPr>
          <w:vanish/>
        </w:rPr>
        <w:t>MLS_DSTW/MDSTW-23462</w:t>
      </w:r>
      <w:r>
        <w:rPr>
          <w:b/>
        </w:rPr>
        <w:t>15.3.0-4 Der Schnittstellenumsetzer muss mit 24 VDC und mit 230/400 VAC betriebe...</w:t>
      </w:r>
      <w:r>
        <w:br/>
        <w:t>15.3.0-4 Der Schnittstellenumsetzer muss mit 24 VDC und mit 230/400 VAC betrieben werden können.</w:t>
        <w:br/>
        <w:t>​​</w:t>
      </w:r>
    </w:p>
    <w:p w14:paraId="42EDDC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111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91CC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2284E" w14:textId="77777777">
            <w:r>
              <w:t>MDSTW-23462</w:t>
            </w:r>
          </w:p>
        </w:tc>
      </w:tr>
      <w:tr w14:paraId="038F9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4F0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E3D39" w14:textId="77777777">
            <w:r>
              <w:t>05_1021</w:t>
            </w:r>
          </w:p>
        </w:tc>
      </w:tr>
      <w:tr w14:paraId="3BFF26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1C1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46121" w14:textId="77777777">
            <w:r>
              <w:t>2598</w:t>
            </w:r>
          </w:p>
        </w:tc>
      </w:tr>
      <w:tr w14:paraId="7983E1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F0BC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4D81F" w14:textId="77777777"/>
        </w:tc>
      </w:tr>
      <w:tr w14:paraId="7B66E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F975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EA1EC" w14:textId="77777777">
            <w:r>
              <w:t>Draft</w:t>
            </w:r>
          </w:p>
        </w:tc>
      </w:tr>
      <w:tr w14:paraId="4D767F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70A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DEB3D" w14:textId="77777777">
            <w:r>
              <w:t>Muss</w:t>
            </w:r>
          </w:p>
        </w:tc>
      </w:tr>
      <w:tr w14:paraId="702A1A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D7EC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61540" w14:textId="77777777">
            <w:r>
              <w:t>Der Schnittstellenumsetzer kann mit 24 VDC oder mit 230/400 VAC betrieben werden.</w:t>
            </w:r>
          </w:p>
        </w:tc>
      </w:tr>
      <w:tr w14:paraId="537F6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6BF8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F0FD7" w14:textId="77777777"/>
        </w:tc>
      </w:tr>
      <w:tr w14:paraId="6EEA3C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F619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F7E39" w14:textId="77777777">
            <w:r>
              <w:t>PV GA DIL OBB 2.0.0</w:t>
            </w:r>
          </w:p>
        </w:tc>
      </w:tr>
    </w:tbl>
    <w:p w14:paraId="2B20EF92" w14:textId="77777777">
      <w:pPr>
        <w:spacing w:after="0" w:line="96" w:lineRule="auto"/>
      </w:pPr>
    </w:p>
    <w:p w14:paraId="29937681" w14:textId="77777777">
      <w:pPr>
        <w:pStyle w:val="Heading3"/>
        <w:divId w:val="378"/>
      </w:pPr>
      <w:bookmarkStart w:name="_Toc242172954" w:id="347"/>
      <w:r>
        <w:t>16 Zentralfunktionen Subsystem Signal</w:t>
      </w:r>
      <w:bookmarkEnd w:id="347"/>
    </w:p>
    <w:p w14:paraId="1935EAC3" w14:textId="77777777">
      <w:pPr>
        <w:pStyle w:val="Heading4"/>
        <w:divId w:val="379"/>
      </w:pPr>
      <w:bookmarkStart w:name="_Toc242172955" w:id="348"/>
      <w:r>
        <w:t>16.1 Schnittstellen</w:t>
      </w:r>
      <w:bookmarkEnd w:id="348"/>
    </w:p>
    <w:p w14:paraId="447C01A6" w14:textId="77777777">
      <w:pPr>
        <w:spacing w:after="0"/>
      </w:pPr>
      <w:r>
        <w:rPr>
          <w:vanish/>
        </w:rPr>
        <w:t>MLS_DSTW/MDSTW-23480</w:t>
      </w:r>
      <w:r>
        <w:rPr>
          <w:b/>
        </w:rPr>
        <w:t>16.1.0-1 Die Schnittstelle zwischen dem DSTW und allen Lichtsignalen ist entspre...</w:t>
      </w:r>
      <w:r>
        <w:br/>
        <w:t>16.1.0-1 Die Schnittstelle zwischen dem DSTW und allen Lichtsignalen ist entsprechend der SCI-LS auszuführen.</w:t>
        <w:br/>
        <w:t>​​</w:t>
      </w:r>
    </w:p>
    <w:p w14:paraId="645809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1D8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A2F4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3FF80" w14:textId="77777777">
            <w:r>
              <w:t>MDSTW-23480</w:t>
            </w:r>
          </w:p>
        </w:tc>
      </w:tr>
      <w:tr w14:paraId="7DF1FF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87F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8DC601" w14:textId="77777777">
            <w:r>
              <w:t>05_1024</w:t>
            </w:r>
          </w:p>
        </w:tc>
      </w:tr>
      <w:tr w14:paraId="5C1654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895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69CB3" w14:textId="77777777">
            <w:r>
              <w:t>2601</w:t>
            </w:r>
          </w:p>
        </w:tc>
      </w:tr>
      <w:tr w14:paraId="75D54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CB6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6FDD8" w14:textId="77777777"/>
        </w:tc>
      </w:tr>
      <w:tr w14:paraId="7FE39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0DC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8312F" w14:textId="77777777">
            <w:r>
              <w:t>Draft</w:t>
            </w:r>
          </w:p>
        </w:tc>
      </w:tr>
      <w:tr w14:paraId="137FCA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87F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0C5E06" w14:textId="77777777">
            <w:r>
              <w:t>Muss</w:t>
            </w:r>
          </w:p>
        </w:tc>
      </w:tr>
      <w:tr w14:paraId="2DE766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DAF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C1625C" w14:textId="77777777">
            <w:r>
              <w:t>Die Schnittstelle zwischen dem DSTW und allen Lichtsignalen wird entsprechend der SCI-LS ausgeführt.</w:t>
            </w:r>
          </w:p>
        </w:tc>
      </w:tr>
      <w:tr w14:paraId="0A017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2FDF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57D38" w14:textId="77777777"/>
        </w:tc>
      </w:tr>
      <w:tr w14:paraId="77F88B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E4C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B75F1" w14:textId="77777777">
            <w:r>
              <w:t>PV GA DIL OBB 1.0.0</w:t>
            </w:r>
          </w:p>
        </w:tc>
      </w:tr>
    </w:tbl>
    <w:p w14:paraId="151504A3" w14:textId="77777777">
      <w:pPr>
        <w:spacing w:after="0" w:line="96" w:lineRule="auto"/>
      </w:pPr>
    </w:p>
    <w:p w14:paraId="625F9F2E" w14:textId="77777777">
      <w:pPr>
        <w:spacing w:after="0"/>
      </w:pPr>
      <w:r>
        <w:rPr>
          <w:vanish/>
        </w:rPr>
        <w:t>MLS_DSTW/MDSTW-23481</w:t>
      </w:r>
      <w:r>
        <w:rPr>
          <w:b/>
        </w:rPr>
        <w:t>16.1.0-2 Die zu übertragenden Signalbegriffe sind entsprechend Eu.Doc.37, Versio...</w:t>
      </w:r>
      <w:r>
        <w:br/>
        <w:t>16.1.0-2 Die zu übertragenden Signalbegriffe sind entsprechend Eu.Doc.37, Version 2.2, Spalte ÖBB_008100 zu kodieren.</w:t>
        <w:br/>
        <w:t>​​</w:t>
      </w:r>
    </w:p>
    <w:p w14:paraId="096A89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C5B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7E1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44773" w14:textId="77777777">
            <w:r>
              <w:t>MDSTW-23481</w:t>
            </w:r>
          </w:p>
        </w:tc>
      </w:tr>
      <w:tr w14:paraId="28BC9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452F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467329" w14:textId="77777777">
            <w:r>
              <w:t>05_1025</w:t>
            </w:r>
          </w:p>
        </w:tc>
      </w:tr>
      <w:tr w14:paraId="3027F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34B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1D9A8" w14:textId="77777777">
            <w:r>
              <w:t>2602</w:t>
            </w:r>
          </w:p>
        </w:tc>
      </w:tr>
      <w:tr w14:paraId="4EA26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6DC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035F3" w14:textId="77777777">
            <w:r>
              <w:t>[13]</w:t>
            </w:r>
          </w:p>
        </w:tc>
      </w:tr>
      <w:tr w14:paraId="28E26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971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FEE36" w14:textId="77777777">
            <w:r>
              <w:t>Draft</w:t>
            </w:r>
          </w:p>
        </w:tc>
      </w:tr>
      <w:tr w14:paraId="21346E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841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F7BDAE" w14:textId="77777777">
            <w:r>
              <w:t>Muss</w:t>
            </w:r>
          </w:p>
        </w:tc>
      </w:tr>
      <w:tr w14:paraId="100C37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266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4F9B3" w14:textId="77777777">
            <w:r>
              <w:t>Die zu übertragenden Signalbegriffe werden entsprechend Eu.Doc.37, Version 2.2, Spalte ÖBB_008100 kodiert.</w:t>
            </w:r>
          </w:p>
        </w:tc>
      </w:tr>
      <w:tr w14:paraId="09C8B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C6E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E62FF" w14:textId="77777777"/>
        </w:tc>
      </w:tr>
      <w:tr w14:paraId="6C4825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5783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D6853" w14:textId="77777777">
            <w:r>
              <w:t>PV GA DIL OBB 1.0.0</w:t>
            </w:r>
          </w:p>
        </w:tc>
      </w:tr>
    </w:tbl>
    <w:p w14:paraId="26DDECCE" w14:textId="77777777">
      <w:pPr>
        <w:spacing w:after="0" w:line="96" w:lineRule="auto"/>
      </w:pPr>
    </w:p>
    <w:p w14:paraId="2AD26697" w14:textId="77777777">
      <w:pPr>
        <w:spacing w:after="0"/>
      </w:pPr>
      <w:r>
        <w:rPr>
          <w:vanish/>
        </w:rPr>
        <w:t>MLS_DSTW/MDSTW-23482</w:t>
      </w:r>
      <w:r>
        <w:rPr>
          <w:b/>
        </w:rPr>
        <w:t>16.1.0-3 Zusätzlich zu den im EU.Doc.37 festgelegten Signalbegriffe sind folgend...</w:t>
      </w:r>
      <w:r>
        <w:br/>
        <w:t>16.1.0-3 Zusätzlich zu den im EU.Doc.37 festgelegten Signalbegriffe sind folgende Signalbegriffe anzuschalten:</w:t>
        <w:br/>
        <w:t>• Signaldunkelschaltung entsprechend Eu.SAT.346</w:t>
        <w:br/>
        <w:t>• Das Signal ist mit keinem über ein Hauptsignal/Schutzsignal hinausgehenden Signalbegriff ausgerüstet entsprechend Eu.SAT.351</w:t>
        <w:br/>
        <w:t>• Geschwindigkeitsanzeiger entsprechend Eu.SAT.244, Eu.SAT.246, Eu.SAT.368, Eu.SAT.247 und Eu.SAT.352</w:t>
        <w:br/>
        <w:t>• Geschwindigkeitsvoranzeiger entsprechend Eu.SAT.355, Eu.SAT.356, Eu.SAT.359, Eu.SAT.357 und Eu.SAT.358</w:t>
        <w:br/>
        <w:t>​​</w:t>
      </w:r>
    </w:p>
    <w:p w14:paraId="64B67A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190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31E4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CC4DB" w14:textId="77777777">
            <w:r>
              <w:t>MDSTW-23482</w:t>
            </w:r>
          </w:p>
        </w:tc>
      </w:tr>
      <w:tr w14:paraId="29788E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DE2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D3BFF8" w14:textId="77777777">
            <w:r>
              <w:t>05_1026</w:t>
            </w:r>
          </w:p>
        </w:tc>
      </w:tr>
      <w:tr w14:paraId="1064AC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0AB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09303" w14:textId="77777777">
            <w:r>
              <w:t>2603</w:t>
            </w:r>
          </w:p>
        </w:tc>
      </w:tr>
      <w:tr w14:paraId="00115A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810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D2BAC" w14:textId="77777777">
            <w:r>
              <w:t>[13]</w:t>
            </w:r>
          </w:p>
        </w:tc>
      </w:tr>
      <w:tr w14:paraId="0E7A41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BE0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2F9E9" w14:textId="77777777">
            <w:r>
              <w:t>Draft</w:t>
            </w:r>
          </w:p>
        </w:tc>
      </w:tr>
      <w:tr w14:paraId="415CA1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0ED1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4F8E0" w14:textId="77777777">
            <w:r>
              <w:t>Muss</w:t>
            </w:r>
          </w:p>
        </w:tc>
      </w:tr>
      <w:tr w14:paraId="247D3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BD48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83D88" w14:textId="77777777">
            <w:r>
              <w:t>Zusätzlich zu den im EU.Doc.37 festgelegten Signalbegriffe können folgende Signalbegriffe angeschaltet werden:</w:t>
              <w:br/>
              <w:t>• Signaldunkelschaltung entsprechend Eu.SAT.346</w:t>
              <w:br/>
              <w:t>• Das Signal ist mit keinem über ein Hauptsignal/Schutzsignal hinausgehenden Signalbegriff ausgerüstet entsprechend Eu.SAT.351</w:t>
              <w:br/>
              <w:t>• Geschwindigkeitsanzeiger entsprechend Eu.SAT.244, Eu.SAT.246, Eu.SAT.368, Eu.SAT.247 und Eu.SAT.352</w:t>
              <w:br/>
              <w:lastRenderedPageBreak/>
              <w:t>• Geschwindigkeitsvoranzeiger entsprechend Eu.SAT.355, Eu.SAT.356,  Eu.SAT.357, Eu.SAT.358 und Eu.SAT.369</w:t>
            </w:r>
          </w:p>
        </w:tc>
      </w:tr>
      <w:tr w14:paraId="29E98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3AB23"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940D8" w14:textId="77777777"/>
        </w:tc>
      </w:tr>
      <w:tr w14:paraId="7A896D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52BA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98468" w14:textId="77777777">
            <w:r>
              <w:t>PV GA DIL OBB 1.0.0</w:t>
            </w:r>
          </w:p>
        </w:tc>
      </w:tr>
    </w:tbl>
    <w:p w14:paraId="0540CB1C" w14:textId="77777777">
      <w:pPr>
        <w:spacing w:after="0" w:line="96" w:lineRule="auto"/>
      </w:pPr>
    </w:p>
    <w:p w14:paraId="21BC9511" w14:textId="77777777">
      <w:pPr>
        <w:pStyle w:val="Heading4"/>
        <w:divId w:val="380"/>
      </w:pPr>
      <w:bookmarkStart w:name="_Toc242172956" w:id="349"/>
      <w:r>
        <w:t>16.2 Allgemeines</w:t>
      </w:r>
      <w:bookmarkEnd w:id="349"/>
    </w:p>
    <w:p w14:paraId="5AAF60E0" w14:textId="77777777">
      <w:r>
        <w:rPr>
          <w:vanish/>
        </w:rPr>
        <w:t>MLS_DSTW/MDSTW-23483</w:t>
      </w:r>
      <w:r>
        <w:t>16.2.0-1 Zur Anwendung kommen folgende Lichtsignale:</w:t>
        <w:br/>
        <w:t>Hauptsignal, Vorsignal, Schutzsignal, Ersatzsignal, Ersatzsignalwiederholer, Vorsichtssignal, Geschwindigkeitsanzeiger, Geschwindigkeitsvoranzeiger, Signalnachahmer, Verschubsignal.</w:t>
        <w:br/>
        <w:t>​​</w:t>
      </w:r>
    </w:p>
    <w:p w14:paraId="152457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DA7EE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EF8A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68779" w14:textId="77777777">
            <w:r>
              <w:t>1686</w:t>
            </w:r>
          </w:p>
        </w:tc>
      </w:tr>
      <w:tr w14:paraId="5CD5AA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7DC5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C6905" w14:textId="77777777">
            <w:r>
              <w:t>MDSTW-23483</w:t>
            </w:r>
          </w:p>
        </w:tc>
      </w:tr>
      <w:tr w14:paraId="41127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926D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413A5" w14:textId="77777777">
            <w:r>
              <w:t>2605</w:t>
            </w:r>
          </w:p>
        </w:tc>
      </w:tr>
      <w:tr w14:paraId="677CFE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C74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BD73C" w14:textId="77777777">
            <w:r>
              <w:t>05_1028</w:t>
            </w:r>
          </w:p>
        </w:tc>
      </w:tr>
    </w:tbl>
    <w:p w14:paraId="412A153B" w14:textId="77777777">
      <w:pPr>
        <w:spacing w:after="0" w:line="96" w:lineRule="auto"/>
      </w:pPr>
    </w:p>
    <w:p w14:paraId="067D453D" w14:textId="77777777">
      <w:pPr>
        <w:spacing w:after="0"/>
      </w:pPr>
      <w:r>
        <w:rPr>
          <w:vanish/>
        </w:rPr>
        <w:t>MLS_DSTW/MDSTW-23484</w:t>
      </w:r>
      <w:r>
        <w:rPr>
          <w:b/>
        </w:rPr>
        <w:t>16.2.0-2 Signale müssen nach den Regelwerken 13.01.01 und 13.01.02 sowie 30.02 a...</w:t>
      </w:r>
      <w:r>
        <w:br/>
        <w:t>16.2.0-2 Signale müssen nach den Regelwerken 13.01.01 und 13.01.02 sowie 30.02 ausgeführt werden.</w:t>
        <w:br/>
        <w:t>​​</w:t>
      </w:r>
    </w:p>
    <w:p w14:paraId="0ED5EF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2C41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5DA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A03B0" w14:textId="77777777">
            <w:r>
              <w:t>MDSTW-23484</w:t>
            </w:r>
          </w:p>
        </w:tc>
      </w:tr>
      <w:tr w14:paraId="62F3FE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F0E1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C5634" w14:textId="77777777">
            <w:r>
              <w:t>05_1029</w:t>
            </w:r>
          </w:p>
        </w:tc>
      </w:tr>
      <w:tr w14:paraId="1658D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861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BD5E0" w14:textId="77777777">
            <w:r>
              <w:t>2606</w:t>
            </w:r>
          </w:p>
        </w:tc>
      </w:tr>
      <w:tr w14:paraId="3CE21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A64A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4D528" w14:textId="77777777">
            <w:r>
              <w:t>[24], [84], [82]</w:t>
            </w:r>
          </w:p>
        </w:tc>
      </w:tr>
      <w:tr w14:paraId="635F3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A96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D84DF" w14:textId="77777777">
            <w:r>
              <w:t>Draft</w:t>
            </w:r>
          </w:p>
        </w:tc>
      </w:tr>
      <w:tr w14:paraId="0FB4D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C60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91419" w14:textId="77777777">
            <w:r>
              <w:t>Muss</w:t>
            </w:r>
          </w:p>
        </w:tc>
      </w:tr>
      <w:tr w14:paraId="441DA7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6408B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A36F" w14:textId="77777777">
            <w:r>
              <w:t>Funktion wird wie in der ELEKTRA 2 Baseline 29.40 realisiert zur Verfügung gestellt.</w:t>
            </w:r>
          </w:p>
        </w:tc>
      </w:tr>
      <w:tr w14:paraId="793F0B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8F8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CE021" w14:textId="77777777"/>
        </w:tc>
      </w:tr>
      <w:tr w14:paraId="0A51EE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48D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C5FBE" w14:textId="77777777">
            <w:r>
              <w:t>PV GA DIL OBB 1.0.0</w:t>
            </w:r>
          </w:p>
        </w:tc>
      </w:tr>
    </w:tbl>
    <w:p w14:paraId="04439CF9" w14:textId="77777777">
      <w:pPr>
        <w:spacing w:after="0" w:line="96" w:lineRule="auto"/>
      </w:pPr>
    </w:p>
    <w:p w14:paraId="30E9B627" w14:textId="77777777">
      <w:pPr>
        <w:spacing w:after="0"/>
      </w:pPr>
      <w:r>
        <w:rPr>
          <w:vanish/>
        </w:rPr>
        <w:t>MLS_DSTW/MDSTW-23485</w:t>
      </w:r>
      <w:r>
        <w:rPr>
          <w:b/>
        </w:rPr>
        <w:t>16.2.0-3 Störungen von Lichtpunkten eines jeden Signals müssen zu einer Summenst...</w:t>
      </w:r>
      <w:r>
        <w:br/>
        <w:t>16.2.0-3 Störungen von Lichtpunkten eines jeden Signals müssen zu einer Summenstörung lt. [Pflichtenheft EBO - Einheitliche Bedienoberfläche] führen.</w:t>
        <w:br/>
        <w:t>​​</w:t>
      </w:r>
    </w:p>
    <w:p w14:paraId="10FDCA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6BED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5877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B641A" w14:textId="77777777">
            <w:r>
              <w:t>MDSTW-23485</w:t>
            </w:r>
          </w:p>
        </w:tc>
      </w:tr>
      <w:tr w14:paraId="1247BD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3EA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31D4D" w14:textId="77777777">
            <w:r>
              <w:t>05_1030</w:t>
            </w:r>
          </w:p>
        </w:tc>
      </w:tr>
      <w:tr w14:paraId="44DDB5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D4A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433A2" w14:textId="77777777">
            <w:r>
              <w:t>2607</w:t>
            </w:r>
          </w:p>
        </w:tc>
      </w:tr>
      <w:tr w14:paraId="27768E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6ABF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F8462" w14:textId="77777777">
            <w:r>
              <w:t>[4]</w:t>
            </w:r>
          </w:p>
        </w:tc>
      </w:tr>
      <w:tr w14:paraId="3D1AD4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382CE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1EB537" w14:textId="77777777">
            <w:r>
              <w:t>Draft</w:t>
            </w:r>
          </w:p>
        </w:tc>
      </w:tr>
      <w:tr w14:paraId="3B197A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4CA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F5AC0" w14:textId="77777777">
            <w:r>
              <w:t>Muss</w:t>
            </w:r>
          </w:p>
        </w:tc>
      </w:tr>
      <w:tr w14:paraId="2B86CA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5F887"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9C2D68" w14:textId="77777777">
            <w:r>
              <w:t>Der OC-LS bildet die Diagnosezustände der einem Signal zugeordneten Lichtpunkte zu einer binären Summenstörinformation zusammen und überträgt diese mit der SCI-LS-Nachricht „Indicated Signal Aspect“ an die DIL. Hierfür wird Byte 53 aus dem Bereich „national specified“ verwendet. Der Wert 0x01 kennzeichnet eine vorhandene Summenstörung, der Wert 0xFE kennzeichnet keine vorhandene Summenstörung. Bei einer Änderung der Summenstörinformation wird eine neue Indication übertragen, auch wenn sich der angezeigte Signalbegriff nicht ändert. Die DIL bildet die empfangene Information auf die im EBO-Pflichtenheft vorgesehene Summenstöranzeige ab.</w:t>
            </w:r>
          </w:p>
        </w:tc>
      </w:tr>
      <w:tr w14:paraId="2E89C4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1898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6DD6F" w14:textId="77777777">
            <w:r>
              <w:t>Die Lösung ist eine nationale Erweiterung der vereinbarten SCI-LS-Baseline und wird in der projektspezifischen SCI-LS-Schnittstellenspezifikation dokumentiert. Der Wert 0xFF wird empfangsseitig als „keine Information verfügbar“ behandelt und führt nicht zur Anzeige einer bestätigten Summenstörung. Andere nicht spezifizierte Werte werden als Protokollfehler behandelt und führen zur vorgesehenen Kommunikations- beziehungsweise Safety-Reaktion. Die Summenstörinformation dient der betrieblichen Anzeige; detaillierte lichtpunktbezogene Diagnoseinformationen werden weiterhin über die Diagnoseschnittstelle bereitgestellt.</w:t>
            </w:r>
          </w:p>
        </w:tc>
      </w:tr>
      <w:tr w14:paraId="4D53A4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522E7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CB54A" w14:textId="77777777">
            <w:r>
              <w:t>PV GA DIL OBB 1.0.0</w:t>
            </w:r>
          </w:p>
        </w:tc>
      </w:tr>
    </w:tbl>
    <w:p w14:paraId="1CE1AE62" w14:textId="77777777">
      <w:pPr>
        <w:spacing w:after="0" w:line="96" w:lineRule="auto"/>
      </w:pPr>
    </w:p>
    <w:p w14:paraId="18EBB328" w14:textId="77777777">
      <w:r>
        <w:rPr>
          <w:vanish/>
        </w:rPr>
        <w:t>MLS_DSTW/MDSTW-23486</w:t>
      </w:r>
      <w:r>
        <w:t>16.2.0-4 Jedem Haupt- oder Schutzsignal ist jeweils nur ein Haltfallabschnitt zugeordnet, außer es existiert im Freihalteabschnitt eine oder mehrere Fahrwegverzweigungen.</w:t>
        <w:br/>
        <w:t>​​</w:t>
      </w:r>
    </w:p>
    <w:p w14:paraId="2544B8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26818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77738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97DF8D" w14:textId="77777777">
            <w:r>
              <w:t>1689</w:t>
            </w:r>
          </w:p>
        </w:tc>
      </w:tr>
      <w:tr w14:paraId="4F166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7E500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D150D2" w14:textId="77777777">
            <w:r>
              <w:t>MDSTW-23486</w:t>
            </w:r>
          </w:p>
        </w:tc>
      </w:tr>
      <w:tr w14:paraId="003EF1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D5B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DF9409" w14:textId="77777777">
            <w:r>
              <w:t>2608</w:t>
            </w:r>
          </w:p>
        </w:tc>
      </w:tr>
      <w:tr w14:paraId="0D2E7E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C328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F73810" w14:textId="77777777">
            <w:r>
              <w:t>05_1031</w:t>
            </w:r>
          </w:p>
        </w:tc>
      </w:tr>
    </w:tbl>
    <w:p w14:paraId="4BB0C314" w14:textId="77777777">
      <w:pPr>
        <w:spacing w:after="0" w:line="96" w:lineRule="auto"/>
      </w:pPr>
    </w:p>
    <w:p w14:paraId="5738A9B2" w14:textId="77777777">
      <w:pPr>
        <w:spacing w:after="0"/>
      </w:pPr>
      <w:r>
        <w:rPr>
          <w:vanish/>
        </w:rPr>
        <w:t>MLS_DSTW/MDSTW-23487</w:t>
      </w:r>
      <w:r>
        <w:rPr>
          <w:b/>
        </w:rPr>
        <w:t>16.2.0-5 Das DSTW muss in der Lage sein, alle Funktionalitäten mit und ohne phys...</w:t>
      </w:r>
      <w:r>
        <w:br/>
        <w:t>16.2.0-5 Das DSTW muss in der Lage sein, alle Funktionalitäten mit und ohne physikalisch vorhandener Signale an der Außenanlage zu erfüllen.</w:t>
        <w:br/>
        <w:t>Reine ETCS L2 Strecken mit Stop-Markern oder Location-Markern, welche als Hauptsignal projektiert sind, weisen keine physikalisch vorhandene Hauptsignale an der Außenanlage auf. Eine Erweiterung um zusätzliche elektrische Lichtsignale (z.B. Verschubsignale) muss möglich sein.</w:t>
        <w:br/>
        <w:t>​​</w:t>
      </w:r>
    </w:p>
    <w:p w14:paraId="33D308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F8DB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9F3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EC5D9" w14:textId="77777777">
            <w:r>
              <w:t>MDSTW-23487</w:t>
            </w:r>
          </w:p>
        </w:tc>
      </w:tr>
      <w:tr w14:paraId="512853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D0D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7DC3A" w14:textId="77777777">
            <w:r>
              <w:t>05_1032</w:t>
            </w:r>
          </w:p>
        </w:tc>
      </w:tr>
      <w:tr w14:paraId="68F37E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CB73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E3351" w14:textId="77777777">
            <w:r>
              <w:t>2609</w:t>
            </w:r>
          </w:p>
        </w:tc>
      </w:tr>
      <w:tr w14:paraId="6C25B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9DF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23C06" w14:textId="77777777"/>
        </w:tc>
      </w:tr>
      <w:tr w14:paraId="79EE31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3EEB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DA98B" w14:textId="77777777">
            <w:r>
              <w:t>Draft</w:t>
            </w:r>
          </w:p>
        </w:tc>
      </w:tr>
      <w:tr w14:paraId="58214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7A7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E108F3" w14:textId="77777777">
            <w:r>
              <w:t>Muss</w:t>
            </w:r>
          </w:p>
        </w:tc>
      </w:tr>
      <w:tr w14:paraId="1966A4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1FBD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64735" w14:textId="77777777">
            <w:r>
              <w:t>Funktion wird wie in der ELEKTRA 2 Baseline 29.40 realisiert zur Verfügung gestellt.</w:t>
            </w:r>
          </w:p>
        </w:tc>
      </w:tr>
      <w:tr w14:paraId="3E541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C68F6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773C61" w14:textId="77777777"/>
        </w:tc>
      </w:tr>
      <w:tr w14:paraId="29631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A806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FE1471" w14:textId="77777777">
            <w:r>
              <w:t>PV GA DIL OBB 1.0.0</w:t>
            </w:r>
          </w:p>
        </w:tc>
      </w:tr>
    </w:tbl>
    <w:p w14:paraId="58A1B09C" w14:textId="77777777">
      <w:pPr>
        <w:spacing w:after="0" w:line="96" w:lineRule="auto"/>
      </w:pPr>
    </w:p>
    <w:p w14:paraId="4E013B38" w14:textId="77777777">
      <w:pPr>
        <w:spacing w:after="0"/>
      </w:pPr>
      <w:r>
        <w:rPr>
          <w:vanish/>
        </w:rPr>
        <w:t>MLS_DSTW/MDSTW-23488</w:t>
      </w:r>
      <w:r>
        <w:rPr>
          <w:b/>
        </w:rPr>
        <w:t>16.2.0-6 Hat in einem Stellwerk kein einziges Signal eine an das DSTW angeschlos...</w:t>
      </w:r>
      <w:r>
        <w:br/>
        <w:t>16.2.0-6 Hat in einem Stellwerk kein einziges Signal eine an das DSTW angeschlossene Außenanlage, so gibt es keine Störungsmeldungen der Außenanlage und der Stromversorgung zu diesen Signalen. Durch den Entfall der Signalspannung gibt es auch keine Störung der Signalspannung.</w:t>
        <w:br/>
        <w:t>​​</w:t>
      </w:r>
    </w:p>
    <w:p w14:paraId="2049B8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5E5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4E2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C4560" w14:textId="77777777">
            <w:r>
              <w:t>MDSTW-23488</w:t>
            </w:r>
          </w:p>
        </w:tc>
      </w:tr>
      <w:tr w14:paraId="3B4EB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6CC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D017B" w14:textId="77777777">
            <w:r>
              <w:t>05_1033</w:t>
            </w:r>
          </w:p>
        </w:tc>
      </w:tr>
      <w:tr w14:paraId="6D4105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1C35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48DC88" w14:textId="77777777">
            <w:r>
              <w:t>2610</w:t>
            </w:r>
          </w:p>
        </w:tc>
      </w:tr>
      <w:tr w14:paraId="6D157D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9673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A651B" w14:textId="77777777"/>
        </w:tc>
      </w:tr>
      <w:tr w14:paraId="73F958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B5B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F6819" w14:textId="77777777">
            <w:r>
              <w:t>Draft</w:t>
            </w:r>
          </w:p>
        </w:tc>
      </w:tr>
      <w:tr w14:paraId="6EEB29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61D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758E91" w14:textId="77777777">
            <w:r>
              <w:t>Muss</w:t>
            </w:r>
          </w:p>
        </w:tc>
      </w:tr>
      <w:tr w14:paraId="3CB9BC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9FD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B5A74" w14:textId="77777777">
            <w:r>
              <w:t>Hat in einem Stellwerk kein einziges Signal eine an das DSTW angeschlossene Außenanlage, so gibt es keine Störungsmeldungen der Außenanlage und der Stromversorgung zu diesen Signalen. Durch den Entfall der Signalspannung gibt es auch keine Störung der Signalspannung.</w:t>
            </w:r>
          </w:p>
        </w:tc>
      </w:tr>
      <w:tr w14:paraId="34298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53D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52000" w14:textId="77777777"/>
        </w:tc>
      </w:tr>
      <w:tr w14:paraId="7C538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52D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9D5F08" w14:textId="77777777">
            <w:r>
              <w:t>PV GA DIL OBB 1.0.0</w:t>
            </w:r>
          </w:p>
        </w:tc>
      </w:tr>
    </w:tbl>
    <w:p w14:paraId="2CC703AC" w14:textId="77777777">
      <w:pPr>
        <w:spacing w:after="0" w:line="96" w:lineRule="auto"/>
      </w:pPr>
    </w:p>
    <w:p w14:paraId="69E4AA95" w14:textId="77777777">
      <w:pPr>
        <w:pStyle w:val="Heading4"/>
        <w:divId w:val="381"/>
      </w:pPr>
      <w:bookmarkStart w:name="_Toc242172957" w:id="350"/>
      <w:r>
        <w:t>16.3 Sperrung von Haupt-, Schutz- und Blocksignalen</w:t>
      </w:r>
      <w:bookmarkEnd w:id="350"/>
    </w:p>
    <w:p w14:paraId="047112D0" w14:textId="77777777">
      <w:pPr>
        <w:spacing w:after="0"/>
      </w:pPr>
      <w:r>
        <w:rPr>
          <w:vanish/>
        </w:rPr>
        <w:t>MLS_DSTW/MDSTW-23489</w:t>
      </w:r>
      <w:r>
        <w:rPr>
          <w:b/>
        </w:rPr>
        <w:t>16.3.0-1 Eine Einzelsperrung des Signals verhindert das Zustandekommen des Auftr...</w:t>
      </w:r>
      <w:r>
        <w:br/>
        <w:t>16.3.0-1 Eine Einzelsperrung des Signals verhindert das Zustandekommen des Auftrages zur Signalanschaltung für das betreffende Signal bei Bildung einer Fahrstraße ab diesem Signal.</w:t>
        <w:br/>
        <w:t>​​</w:t>
      </w:r>
    </w:p>
    <w:p w14:paraId="00EB72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3C3E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965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159BC" w14:textId="77777777">
            <w:r>
              <w:t>MDSTW-23489</w:t>
            </w:r>
          </w:p>
        </w:tc>
      </w:tr>
      <w:tr w14:paraId="15566D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B91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2488F" w14:textId="77777777">
            <w:r>
              <w:t>05_1035</w:t>
            </w:r>
          </w:p>
        </w:tc>
      </w:tr>
      <w:tr w14:paraId="1E790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11D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B0DB1" w14:textId="77777777">
            <w:r>
              <w:t>2612</w:t>
            </w:r>
          </w:p>
        </w:tc>
      </w:tr>
      <w:tr w14:paraId="0ABC7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CDE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FA652" w14:textId="77777777"/>
        </w:tc>
      </w:tr>
      <w:tr w14:paraId="21C8A6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2CE7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7FD2E" w14:textId="77777777">
            <w:r>
              <w:t>Draft</w:t>
            </w:r>
          </w:p>
        </w:tc>
      </w:tr>
      <w:tr w14:paraId="353F6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720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5EDC5" w14:textId="77777777">
            <w:r>
              <w:t>Muss</w:t>
            </w:r>
          </w:p>
        </w:tc>
      </w:tr>
      <w:tr w14:paraId="4B2FF1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1E00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3646A" w14:textId="77777777">
            <w:r>
              <w:t>Funktion wird wie in der ELEKTRA 2 Baseline 29.40 realisiert zur Verfügung gestellt.</w:t>
            </w:r>
          </w:p>
        </w:tc>
      </w:tr>
      <w:tr w14:paraId="4536E3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60EC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5E2824" w14:textId="77777777"/>
        </w:tc>
      </w:tr>
      <w:tr w14:paraId="48213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FE6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2C5763" w14:textId="77777777">
            <w:r>
              <w:t>PV GA DIL OBB 1.0.0</w:t>
            </w:r>
          </w:p>
        </w:tc>
      </w:tr>
    </w:tbl>
    <w:p w14:paraId="3C90BCED" w14:textId="77777777">
      <w:pPr>
        <w:spacing w:after="0" w:line="96" w:lineRule="auto"/>
      </w:pPr>
    </w:p>
    <w:p w14:paraId="17ACB27B" w14:textId="77777777">
      <w:pPr>
        <w:spacing w:after="0"/>
      </w:pPr>
      <w:r>
        <w:rPr>
          <w:vanish/>
        </w:rPr>
        <w:t>MLS_DSTW/MDSTW-23490</w:t>
      </w:r>
      <w:r>
        <w:rPr>
          <w:b/>
        </w:rPr>
        <w:t>16.3.0-2 Ausschließungsgründe für die Einzelsperre eines Haupt-, Schutz- oder Bl...</w:t>
      </w:r>
      <w:r>
        <w:br/>
        <w:t>16.3.0-2 Ausschließungsgründe für die Einzelsperre eines Haupt-, Schutz- oder Blocksignals:</w:t>
        <w:br/>
        <w:t>• bestehender Auftrag zur Signalanschaltung</w:t>
        <w:br/>
        <w:lastRenderedPageBreak/>
        <w:t>• bestehende Signalanschaltung</w:t>
        <w:br/>
        <w:t>• das Signal befindet sich in Freistellung (ausgenommen Blocksignal in Grundstellung frei).</w:t>
        <w:br/>
        <w:t>​​</w:t>
      </w:r>
    </w:p>
    <w:p w14:paraId="5747DF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4A83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751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BC466" w14:textId="77777777">
            <w:r>
              <w:t>MDSTW-23490</w:t>
            </w:r>
          </w:p>
        </w:tc>
      </w:tr>
      <w:tr w14:paraId="5D6539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113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FE5F1" w14:textId="77777777">
            <w:r>
              <w:t>05_1036</w:t>
            </w:r>
          </w:p>
        </w:tc>
      </w:tr>
      <w:tr w14:paraId="0FF79E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0785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51A1E" w14:textId="77777777">
            <w:r>
              <w:t>2613</w:t>
            </w:r>
          </w:p>
        </w:tc>
      </w:tr>
      <w:tr w14:paraId="07F69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853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24D471" w14:textId="77777777"/>
        </w:tc>
      </w:tr>
      <w:tr w14:paraId="66834E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E72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BDBFD" w14:textId="77777777">
            <w:r>
              <w:t>Draft</w:t>
            </w:r>
          </w:p>
        </w:tc>
      </w:tr>
      <w:tr w14:paraId="7B6FDF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7C80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12D33" w14:textId="77777777">
            <w:r>
              <w:t>Muss</w:t>
            </w:r>
          </w:p>
        </w:tc>
      </w:tr>
      <w:tr w14:paraId="5A7FD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CB35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53C87" w14:textId="77777777">
            <w:r>
              <w:t>Funktion wird wie in der ELEKTRA 2 Baseline 29.40 realisiert zur Verfügung gestellt.</w:t>
            </w:r>
          </w:p>
        </w:tc>
      </w:tr>
      <w:tr w14:paraId="6ED60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1FC4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2077C" w14:textId="77777777"/>
        </w:tc>
      </w:tr>
      <w:tr w14:paraId="5ABD85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1C0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A1611" w14:textId="77777777">
            <w:r>
              <w:t>PV GA DIL OBB 1.0.0</w:t>
            </w:r>
          </w:p>
        </w:tc>
      </w:tr>
    </w:tbl>
    <w:p w14:paraId="33C324CD" w14:textId="77777777">
      <w:pPr>
        <w:spacing w:after="0" w:line="96" w:lineRule="auto"/>
      </w:pPr>
    </w:p>
    <w:p w14:paraId="606794B4" w14:textId="77777777">
      <w:pPr>
        <w:spacing w:after="0"/>
      </w:pPr>
      <w:r>
        <w:rPr>
          <w:vanish/>
        </w:rPr>
        <w:t>MLS_DSTW/MDSTW-23491</w:t>
      </w:r>
      <w:r>
        <w:rPr>
          <w:b/>
        </w:rPr>
        <w:t>16.3.0-3 Eine Entsperrung des Signals bei ordnungsgemäß eingestellter Fahrstraße...</w:t>
      </w:r>
      <w:r>
        <w:br/>
        <w:t>16.3.0-3 Eine Entsperrung des Signals bei ordnungsgemäß eingestellter Fahrstraße führt nicht zur selbsttätigen Signalfreistellung, diese ist durch eine gesonderte Bedienungshandlung herbeizuführen (ausgenommen Blocksignal &lt;05 Lastenheft Teilsystem DSTW-ZE&gt; 16.5).</w:t>
        <w:br/>
        <w:t>​​</w:t>
      </w:r>
    </w:p>
    <w:p w14:paraId="00C09B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379D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BFD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045B83" w14:textId="77777777">
            <w:r>
              <w:t>MDSTW-23491</w:t>
            </w:r>
          </w:p>
        </w:tc>
      </w:tr>
      <w:tr w14:paraId="3CDABE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1CE1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BDEAF" w14:textId="77777777">
            <w:r>
              <w:t>05_1037</w:t>
            </w:r>
          </w:p>
        </w:tc>
      </w:tr>
      <w:tr w14:paraId="0B5858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5A0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B0AFE2" w14:textId="77777777">
            <w:r>
              <w:t>2614</w:t>
            </w:r>
          </w:p>
        </w:tc>
      </w:tr>
      <w:tr w14:paraId="37CDA1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6DA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273B4" w14:textId="77777777"/>
        </w:tc>
      </w:tr>
      <w:tr w14:paraId="21CD7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C4E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1C9D5A" w14:textId="77777777">
            <w:r>
              <w:t>Draft</w:t>
            </w:r>
          </w:p>
        </w:tc>
      </w:tr>
      <w:tr w14:paraId="3735D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BB8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785D4" w14:textId="77777777">
            <w:r>
              <w:t>Muss</w:t>
            </w:r>
          </w:p>
        </w:tc>
      </w:tr>
      <w:tr w14:paraId="435FD7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FAFB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9D30A3" w14:textId="77777777">
            <w:r>
              <w:t>Funktion wird wie in der ELEKTRA 2 Baseline 29.40 realisiert zur Verfügung gestellt.</w:t>
            </w:r>
          </w:p>
        </w:tc>
      </w:tr>
      <w:tr w14:paraId="1B29F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96D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BC8F9" w14:textId="77777777"/>
        </w:tc>
      </w:tr>
      <w:tr w14:paraId="393AE0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FDE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6EDBA" w14:textId="77777777">
            <w:r>
              <w:t>PV GA DIL OBB 1.0.0</w:t>
            </w:r>
          </w:p>
        </w:tc>
      </w:tr>
    </w:tbl>
    <w:p w14:paraId="22B20048" w14:textId="77777777">
      <w:pPr>
        <w:spacing w:after="0" w:line="96" w:lineRule="auto"/>
      </w:pPr>
    </w:p>
    <w:p w14:paraId="21C18E6B" w14:textId="77777777">
      <w:pPr>
        <w:spacing w:after="0"/>
      </w:pPr>
      <w:r>
        <w:rPr>
          <w:vanish/>
        </w:rPr>
        <w:t>MLS_DSTW/MDSTW-23492</w:t>
      </w:r>
      <w:r>
        <w:rPr>
          <w:b/>
        </w:rPr>
        <w:t>16.3.0-4 Ein einzelgesperrtes Signal verhindert keine Fahrstraßeneinstellung zu...</w:t>
      </w:r>
      <w:r>
        <w:br/>
        <w:t>16.3.0-4 Ein einzelgesperrtes Signal verhindert keine Fahrstraßeneinstellung zu diesem Signal, ab diesem Signal oder über dieses Signal hinweg.</w:t>
        <w:br/>
        <w:t>​​</w:t>
      </w:r>
    </w:p>
    <w:p w14:paraId="198164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AD480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FB729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76D2F" w14:textId="77777777">
            <w:r>
              <w:t>MDSTW-23492</w:t>
            </w:r>
          </w:p>
        </w:tc>
      </w:tr>
      <w:tr w14:paraId="454BC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6C7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E0FAA" w14:textId="77777777">
            <w:r>
              <w:t>05_1038</w:t>
            </w:r>
          </w:p>
        </w:tc>
      </w:tr>
      <w:tr w14:paraId="125E7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68A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9C746" w14:textId="77777777">
            <w:r>
              <w:t>2615</w:t>
            </w:r>
          </w:p>
        </w:tc>
      </w:tr>
      <w:tr w14:paraId="201981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E08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55B550" w14:textId="77777777"/>
        </w:tc>
      </w:tr>
      <w:tr w14:paraId="0ED31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892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73397" w14:textId="77777777">
            <w:r>
              <w:t>Draft</w:t>
            </w:r>
          </w:p>
        </w:tc>
      </w:tr>
      <w:tr w14:paraId="75089E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6ABB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78366" w14:textId="77777777">
            <w:r>
              <w:t>Muss</w:t>
            </w:r>
          </w:p>
        </w:tc>
      </w:tr>
      <w:tr w14:paraId="371FEB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CE6CE"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F6C70" w14:textId="77777777">
            <w:r>
              <w:t>Funktion wird wie in der ELEKTRA 2 Baseline 29.40 realisiert zur Verfügung gestellt.</w:t>
            </w:r>
          </w:p>
        </w:tc>
      </w:tr>
      <w:tr w14:paraId="1D7172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43CC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B6AE9" w14:textId="77777777"/>
        </w:tc>
      </w:tr>
      <w:tr w14:paraId="58CFB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49C8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9D5B98" w14:textId="77777777">
            <w:r>
              <w:t>PV GA DIL OBB 1.0.0</w:t>
            </w:r>
          </w:p>
        </w:tc>
      </w:tr>
    </w:tbl>
    <w:p w14:paraId="34A769D8" w14:textId="77777777">
      <w:pPr>
        <w:spacing w:after="0" w:line="96" w:lineRule="auto"/>
      </w:pPr>
    </w:p>
    <w:p w14:paraId="15944FF9" w14:textId="77777777">
      <w:pPr>
        <w:pStyle w:val="Heading4"/>
        <w:divId w:val="382"/>
      </w:pPr>
      <w:bookmarkStart w:name="_Toc242172958" w:id="351"/>
      <w:r>
        <w:t>16.4 Tag-/Nachthelligkeit</w:t>
      </w:r>
      <w:bookmarkEnd w:id="351"/>
    </w:p>
    <w:p w14:paraId="75CCC863" w14:textId="77777777">
      <w:pPr>
        <w:spacing w:after="0"/>
      </w:pPr>
      <w:r>
        <w:rPr>
          <w:vanish/>
        </w:rPr>
        <w:t>MLS_DSTW/MDSTW-23493</w:t>
      </w:r>
      <w:r>
        <w:rPr>
          <w:b/>
        </w:rPr>
        <w:t>16.4.0-1 Die Umschaltung zwischen Tag- und Nachthelligkeit hat für alle Signale...</w:t>
      </w:r>
      <w:r>
        <w:br/>
        <w:t>16.4.0-1 Die Umschaltung zwischen Tag- und Nachthelligkeit hat für alle Signale einer Betriebsstelle zu efolgen.</w:t>
        <w:br/>
        <w:t>​​</w:t>
      </w:r>
    </w:p>
    <w:p w14:paraId="4C3082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1A3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6021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C6563" w14:textId="77777777">
            <w:r>
              <w:t>MDSTW-23493</w:t>
            </w:r>
          </w:p>
        </w:tc>
      </w:tr>
      <w:tr w14:paraId="0EF236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FC9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EA4B9" w14:textId="77777777">
            <w:r>
              <w:t>05_1040</w:t>
            </w:r>
          </w:p>
        </w:tc>
      </w:tr>
      <w:tr w14:paraId="326998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E0E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FDCE3" w14:textId="77777777">
            <w:r>
              <w:t>2617</w:t>
            </w:r>
          </w:p>
        </w:tc>
      </w:tr>
      <w:tr w14:paraId="50A518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E39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F52B6" w14:textId="77777777"/>
        </w:tc>
      </w:tr>
      <w:tr w14:paraId="113AC3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93D5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A3FD57" w14:textId="77777777">
            <w:r>
              <w:t>Draft</w:t>
            </w:r>
          </w:p>
        </w:tc>
      </w:tr>
      <w:tr w14:paraId="63A41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352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EC5B8" w14:textId="77777777">
            <w:r>
              <w:t>Muss</w:t>
            </w:r>
          </w:p>
        </w:tc>
      </w:tr>
      <w:tr w14:paraId="6490E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072E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B4CFB3" w14:textId="77777777">
            <w:r>
              <w:t>Funktion wird wie in der ELEKTRA 2 Baseline 29.40 realisiert zur Verfügung gestellt.</w:t>
            </w:r>
          </w:p>
        </w:tc>
      </w:tr>
      <w:tr w14:paraId="7BAAE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A588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3B386" w14:textId="77777777"/>
        </w:tc>
      </w:tr>
      <w:tr w14:paraId="4CB2A5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271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BCF0B" w14:textId="77777777">
            <w:r>
              <w:t>PV GA DIL OBB 1.0.0</w:t>
            </w:r>
          </w:p>
        </w:tc>
      </w:tr>
    </w:tbl>
    <w:p w14:paraId="7C8C840B" w14:textId="77777777">
      <w:pPr>
        <w:spacing w:after="0" w:line="96" w:lineRule="auto"/>
      </w:pPr>
    </w:p>
    <w:p w14:paraId="35B29208" w14:textId="77777777">
      <w:pPr>
        <w:spacing w:after="0"/>
      </w:pPr>
      <w:r>
        <w:rPr>
          <w:vanish/>
        </w:rPr>
        <w:t>MLS_DSTW/MDSTW-23494</w:t>
      </w:r>
      <w:r>
        <w:rPr>
          <w:b/>
        </w:rPr>
        <w:t>16.4.0-2 Es muss für jedes Signal projektierbar sein, ob es zwischen Tag- und Na...</w:t>
      </w:r>
      <w:r>
        <w:br/>
        <w:t>16.4.0-2 Es muss für jedes Signal projektierbar sein, ob es zwischen Tag- und Nachthelligkeit umschalten kann oder dauerhaft in Nachthelligkeit verbleibt (z.B. Tunnelsignale).</w:t>
        <w:br/>
        <w:t>​​</w:t>
      </w:r>
    </w:p>
    <w:p w14:paraId="1E9916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2BA4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EEF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9C446" w14:textId="77777777">
            <w:r>
              <w:t>MDSTW-23494</w:t>
            </w:r>
          </w:p>
        </w:tc>
      </w:tr>
      <w:tr w14:paraId="2775C0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63C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9A618" w14:textId="77777777">
            <w:r>
              <w:t>05_1041</w:t>
            </w:r>
          </w:p>
        </w:tc>
      </w:tr>
      <w:tr w14:paraId="007A66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61F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CE643" w14:textId="77777777">
            <w:r>
              <w:t>2618</w:t>
            </w:r>
          </w:p>
        </w:tc>
      </w:tr>
      <w:tr w14:paraId="35FD51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F35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3FA7C" w14:textId="77777777"/>
        </w:tc>
      </w:tr>
      <w:tr w14:paraId="40B005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2F9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8DBD9E" w14:textId="77777777">
            <w:r>
              <w:t>Draft</w:t>
            </w:r>
          </w:p>
        </w:tc>
      </w:tr>
      <w:tr w14:paraId="025DF1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E0F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C4633" w14:textId="77777777">
            <w:r>
              <w:t>Muss</w:t>
            </w:r>
          </w:p>
        </w:tc>
      </w:tr>
      <w:tr w14:paraId="36E83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3DBE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70DC5" w14:textId="77777777">
            <w:r>
              <w:t>Funktion wird wie in der ELEKTRA 2 Baseline 29.40 realisiert zur Verfügung gestellt.</w:t>
            </w:r>
          </w:p>
        </w:tc>
      </w:tr>
      <w:tr w14:paraId="545F4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F0AF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497C5" w14:textId="77777777"/>
        </w:tc>
      </w:tr>
      <w:tr w14:paraId="6923E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11B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CFAF2" w14:textId="77777777">
            <w:r>
              <w:t>PV GA DIL OBB 1.0.0</w:t>
            </w:r>
          </w:p>
        </w:tc>
      </w:tr>
    </w:tbl>
    <w:p w14:paraId="2297B1F4" w14:textId="77777777">
      <w:pPr>
        <w:spacing w:after="0" w:line="96" w:lineRule="auto"/>
      </w:pPr>
    </w:p>
    <w:p w14:paraId="30928F65" w14:textId="77777777">
      <w:pPr>
        <w:spacing w:after="0"/>
      </w:pPr>
      <w:r>
        <w:rPr>
          <w:vanish/>
        </w:rPr>
        <w:t>MLS_DSTW/MDSTW-23495</w:t>
      </w:r>
      <w:r>
        <w:rPr>
          <w:b/>
        </w:rPr>
        <w:t>16.4.0-3 Die Umschaltung zwischen Tag- und Nachthelligkeit muss händisch durch d...</w:t>
      </w:r>
      <w:r>
        <w:br/>
        <w:t>16.4.0-3 Die Umschaltung zwischen Tag- und Nachthelligkeit muss händisch durch den BFZ-AP oder selbsttätig, in Abhängigkeit der tatsächlichen Tageshelle in der jeweiligen Betriebsstelle, möglich sein.</w:t>
        <w:br/>
        <w:t>​​</w:t>
      </w:r>
    </w:p>
    <w:p w14:paraId="0193E0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AC8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A1FF2"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84C87" w14:textId="77777777">
            <w:r>
              <w:t>MDSTW-23495</w:t>
            </w:r>
          </w:p>
        </w:tc>
      </w:tr>
      <w:tr w14:paraId="6D0A5D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B8F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CE5D7" w14:textId="77777777">
            <w:r>
              <w:t>05_1042</w:t>
            </w:r>
          </w:p>
        </w:tc>
      </w:tr>
      <w:tr w14:paraId="002FD0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242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C22CD" w14:textId="77777777">
            <w:r>
              <w:t>2619</w:t>
            </w:r>
          </w:p>
        </w:tc>
      </w:tr>
      <w:tr w14:paraId="19DD0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059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72D9A" w14:textId="77777777"/>
        </w:tc>
      </w:tr>
      <w:tr w14:paraId="262AC2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D417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6983B" w14:textId="77777777">
            <w:r>
              <w:t>Draft</w:t>
            </w:r>
          </w:p>
        </w:tc>
      </w:tr>
      <w:tr w14:paraId="0F5412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4365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249AD0" w14:textId="77777777">
            <w:r>
              <w:t>Muss</w:t>
            </w:r>
          </w:p>
        </w:tc>
      </w:tr>
      <w:tr w14:paraId="136A61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92D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382B6" w14:textId="77777777">
            <w:r>
              <w:t>Funktion wird wie in der ELEKTRA 2 Baseline 29.40 realisiert zur Verfügung gestellt.</w:t>
            </w:r>
          </w:p>
        </w:tc>
      </w:tr>
      <w:tr w14:paraId="247CD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811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4F0F5" w14:textId="77777777">
            <w:r>
              <w:t>Annahme: Das Umschaltkommando des Helligkeitssensors wird über OC-IO eingelesen</w:t>
            </w:r>
          </w:p>
        </w:tc>
      </w:tr>
      <w:tr w14:paraId="15C72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B47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D03CA" w14:textId="77777777">
            <w:r>
              <w:t>PV GA DIL OBB 1.0.0</w:t>
            </w:r>
          </w:p>
        </w:tc>
      </w:tr>
    </w:tbl>
    <w:p w14:paraId="149ACFDA" w14:textId="77777777">
      <w:pPr>
        <w:spacing w:after="0" w:line="96" w:lineRule="auto"/>
      </w:pPr>
    </w:p>
    <w:p w14:paraId="12248AC8" w14:textId="77777777">
      <w:pPr>
        <w:spacing w:after="0"/>
      </w:pPr>
      <w:r>
        <w:rPr>
          <w:vanish/>
        </w:rPr>
        <w:t>MLS_DSTW/MDSTW-23496</w:t>
      </w:r>
      <w:r>
        <w:rPr>
          <w:b/>
        </w:rPr>
        <w:t>16.4.0-4 Durch eine händische Bedienhandlung muss die selbsttätige Umschaltung ü...</w:t>
      </w:r>
      <w:r>
        <w:br/>
        <w:t>16.4.0-4 Durch eine händische Bedienhandlung muss die selbsttätige Umschaltung übergangen werden können.</w:t>
        <w:br/>
        <w:t>​​</w:t>
      </w:r>
    </w:p>
    <w:p w14:paraId="1EECD1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07E0A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CDAF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9A14E" w14:textId="77777777">
            <w:r>
              <w:t>MDSTW-23496</w:t>
            </w:r>
          </w:p>
        </w:tc>
      </w:tr>
      <w:tr w14:paraId="0847CF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915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7F3FC" w14:textId="77777777">
            <w:r>
              <w:t>05_1043</w:t>
            </w:r>
          </w:p>
        </w:tc>
      </w:tr>
      <w:tr w14:paraId="6CD70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9BFF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6BA54" w14:textId="77777777">
            <w:r>
              <w:t>2620</w:t>
            </w:r>
          </w:p>
        </w:tc>
      </w:tr>
      <w:tr w14:paraId="56169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D31D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DA819" w14:textId="77777777"/>
        </w:tc>
      </w:tr>
      <w:tr w14:paraId="3F52DE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87A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051E6" w14:textId="77777777">
            <w:r>
              <w:t>Draft</w:t>
            </w:r>
          </w:p>
        </w:tc>
      </w:tr>
      <w:tr w14:paraId="45741B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1C3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9DCB0" w14:textId="77777777">
            <w:r>
              <w:t>Muss</w:t>
            </w:r>
          </w:p>
        </w:tc>
      </w:tr>
      <w:tr w14:paraId="1ED73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D66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E0C35" w14:textId="77777777">
            <w:r>
              <w:t>Funktion wird wie in der ELEKTRA 2 Baseline 29.40 realisiert zur Verfügung gestellt.</w:t>
            </w:r>
          </w:p>
        </w:tc>
      </w:tr>
      <w:tr w14:paraId="2E0FD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61E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30126" w14:textId="77777777"/>
        </w:tc>
      </w:tr>
      <w:tr w14:paraId="7D93B5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C78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18E7A" w14:textId="77777777">
            <w:r>
              <w:t>PV GA DIL OBB 1.0.0</w:t>
            </w:r>
          </w:p>
        </w:tc>
      </w:tr>
    </w:tbl>
    <w:p w14:paraId="269CB39D" w14:textId="77777777">
      <w:pPr>
        <w:spacing w:after="0" w:line="96" w:lineRule="auto"/>
      </w:pPr>
    </w:p>
    <w:p w14:paraId="64A34867" w14:textId="77777777">
      <w:pPr>
        <w:spacing w:after="0"/>
      </w:pPr>
      <w:r>
        <w:rPr>
          <w:vanish/>
        </w:rPr>
        <w:t>MLS_DSTW/MDSTW-23497</w:t>
      </w:r>
      <w:r>
        <w:rPr>
          <w:b/>
        </w:rPr>
        <w:t>16.4.0-5 Die Umstellung muss solange durch den Bediener erfolgen, bis dieser wie...</w:t>
      </w:r>
      <w:r>
        <w:br/>
        <w:t>16.4.0-5 Die Umstellung muss solange durch den Bediener erfolgen, bis dieser wieder in den selbsttätigen Betriebsmodus schaltet.</w:t>
        <w:br/>
        <w:t>​​</w:t>
      </w:r>
    </w:p>
    <w:p w14:paraId="671D84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A5E5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BC1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1ADD1" w14:textId="77777777">
            <w:r>
              <w:t>MDSTW-23497</w:t>
            </w:r>
          </w:p>
        </w:tc>
      </w:tr>
      <w:tr w14:paraId="32AE1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5DA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82EC40" w14:textId="77777777">
            <w:r>
              <w:t>05_1044</w:t>
            </w:r>
          </w:p>
        </w:tc>
      </w:tr>
      <w:tr w14:paraId="3C047F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B15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99561" w14:textId="77777777">
            <w:r>
              <w:t>2621</w:t>
            </w:r>
          </w:p>
        </w:tc>
      </w:tr>
      <w:tr w14:paraId="7C42C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E0D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7B7CB" w14:textId="77777777"/>
        </w:tc>
      </w:tr>
      <w:tr w14:paraId="06A18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0A8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3ABC5" w14:textId="77777777">
            <w:r>
              <w:t>Draft</w:t>
            </w:r>
          </w:p>
        </w:tc>
      </w:tr>
      <w:tr w14:paraId="2290D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D04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FC68D" w14:textId="77777777">
            <w:r>
              <w:t>Muss</w:t>
            </w:r>
          </w:p>
        </w:tc>
      </w:tr>
      <w:tr w14:paraId="33D84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B83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18433C" w14:textId="77777777">
            <w:r>
              <w:t>Der Zustand der Tag- oder Nachthelligkeit bleibt bis zum nächsten händischen oder automatischen Umschaltkommando erhalten.</w:t>
            </w:r>
          </w:p>
        </w:tc>
      </w:tr>
      <w:tr w14:paraId="62559C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BA2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B510E2" w14:textId="77777777">
            <w:r>
              <w:t xml:space="preserve">Das derzeitige EBO-Kommandomodell enthält nach vorliegendem Kenntnisstand kein eindeutig spezifiziertes Kommando für diesen Übergang. </w:t>
              <w:lastRenderedPageBreak/>
              <w:t>Der AG wird um Festlegung des vorgesehenen Bedienwegs gebeten. Eine erforderliche Erweiterung des Kommandomodells ist gesondert zu bewerten.</w:t>
            </w:r>
          </w:p>
        </w:tc>
      </w:tr>
      <w:tr w14:paraId="735E02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6096CA"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58C23" w14:textId="77777777">
            <w:r>
              <w:t>PV GA DIL OBB 1.0.0</w:t>
            </w:r>
          </w:p>
        </w:tc>
      </w:tr>
    </w:tbl>
    <w:p w14:paraId="78A0C48E" w14:textId="77777777">
      <w:pPr>
        <w:spacing w:after="0" w:line="96" w:lineRule="auto"/>
      </w:pPr>
    </w:p>
    <w:p w14:paraId="4AA1678F" w14:textId="77777777">
      <w:pPr>
        <w:spacing w:after="0"/>
      </w:pPr>
      <w:r>
        <w:rPr>
          <w:vanish/>
        </w:rPr>
        <w:t xml:space="preserve">MLS_DSTW/MDSTW-23498</w:t>
      </w:r>
      <w:r>
        <w:rPr>
          <w:b/>
        </w:rPr>
        <w:t xml:space="preserve">16.4.0-6 Die Umschaltschwelle sowie Schalthysterese der selbsttätigen Umschaltun...</w:t>
      </w:r>
      <w:r>
        <w:br/>
        <w:t xml:space="preserve">16.4.0-6 </w:t>
        <w:commentRangeStart w:id="2557684"/>
        <w:t xml:space="preserve">Die Umschaltschwelle sowie Schalthysterese der selbsttätigen Umschaltung müssen parametrierbar sein.</w:t>
        <w:commentRangeEnd w:id="2557684"/>
        <w:br/>
        <w:t>​​</w:t>
      </w:r>
      <w:r>
        <w:rPr>
          <w:rStyle w:val="CommentReference"/>
        </w:rPr>
        <w:commentReference w:id="2557684"/>
      </w:r>
    </w:p>
    <w:p w14:paraId="2D0EA9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E1C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811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249B0" w14:textId="77777777">
            <w:r>
              <w:t>MDSTW-23498</w:t>
            </w:r>
          </w:p>
        </w:tc>
      </w:tr>
      <w:tr w14:paraId="5DEF09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D62D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1D82C" w14:textId="77777777">
            <w:r>
              <w:t>05_1045</w:t>
            </w:r>
          </w:p>
        </w:tc>
      </w:tr>
      <w:tr w14:paraId="7303B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B5D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0F3BE" w14:textId="77777777">
            <w:r>
              <w:t>2622</w:t>
            </w:r>
          </w:p>
        </w:tc>
      </w:tr>
      <w:tr w14:paraId="5B766F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D2AE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33D60" w14:textId="77777777"/>
        </w:tc>
      </w:tr>
      <w:tr w14:paraId="4953CB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FDD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D3C5B1" w14:textId="77777777">
            <w:r>
              <w:t>Draft</w:t>
            </w:r>
          </w:p>
        </w:tc>
      </w:tr>
      <w:tr w14:paraId="5C20BC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C64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00EB4" w14:textId="77777777">
            <w:r>
              <w:t>Muss</w:t>
            </w:r>
          </w:p>
        </w:tc>
      </w:tr>
      <w:tr w14:paraId="17344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DDB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C3905" w14:textId="77777777">
            <w:r>
              <w:t>Funktion wird wie in der ELEKTRA 2 Baseline 29.40 realisiert zur Verfügung gestellt.</w:t>
            </w:r>
          </w:p>
        </w:tc>
      </w:tr>
      <w:tr w14:paraId="2CB13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1E0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248D8" w14:textId="77777777"/>
        </w:tc>
      </w:tr>
      <w:tr w14:paraId="751CA0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0B7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C3225" w14:textId="77777777">
            <w:r>
              <w:t>PV GA DIL OBB 1.0.0</w:t>
            </w:r>
          </w:p>
        </w:tc>
      </w:tr>
    </w:tbl>
    <w:p w14:paraId="664F50B1" w14:textId="77777777">
      <w:pPr>
        <w:spacing w:after="0" w:line="96" w:lineRule="auto"/>
      </w:pPr>
    </w:p>
    <w:p w14:paraId="0BD79502" w14:textId="77777777">
      <w:pPr>
        <w:pStyle w:val="Heading4"/>
        <w:divId w:val="383"/>
      </w:pPr>
      <w:bookmarkStart w:name="_Toc242172959" w:id="352"/>
      <w:r>
        <w:t>16.5 Hauptsignal</w:t>
      </w:r>
      <w:bookmarkEnd w:id="352"/>
    </w:p>
    <w:p w14:paraId="687C271F" w14:textId="77777777">
      <w:pPr>
        <w:pStyle w:val="Heading5"/>
        <w:divId w:val="384"/>
      </w:pPr>
      <w:bookmarkStart w:name="_Toc242172960" w:id="353"/>
      <w:r>
        <w:t>16.5.1 Hauptsignal - Allgemeines</w:t>
      </w:r>
      <w:bookmarkEnd w:id="353"/>
    </w:p>
    <w:p w14:paraId="7DF5AF58" w14:textId="77777777">
      <w:pPr>
        <w:spacing w:after="0"/>
      </w:pPr>
      <w:r>
        <w:rPr>
          <w:vanish/>
        </w:rPr>
        <w:t>MLS_DSTW/MDSTW-23501</w:t>
      </w:r>
      <w:r>
        <w:rPr>
          <w:b/>
        </w:rPr>
        <w:t>16.5.1.0-1 Das Freistellen eines Hauptsignals erfolgt selbsttätig sobald die Vor...</w:t>
      </w:r>
      <w:r>
        <w:br/>
        <w:t>16.5.1.0-1 Das Freistellen eines Hauptsignals erfolgt selbsttätig sobald die Voraussetzungen für den Freistellvorgang bestehen (siehe &lt;05 Lastenheft Teilsystem DSTW-ZE&gt; 6.6.6).</w:t>
        <w:br/>
        <w:t>​​</w:t>
      </w:r>
    </w:p>
    <w:p w14:paraId="5554B01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8F8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341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29CC4E" w14:textId="77777777">
            <w:r>
              <w:t>MDSTW-23501</w:t>
            </w:r>
          </w:p>
        </w:tc>
      </w:tr>
      <w:tr w14:paraId="3BDE7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7D2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344F99" w14:textId="77777777">
            <w:r>
              <w:t>05_1048</w:t>
            </w:r>
          </w:p>
        </w:tc>
      </w:tr>
      <w:tr w14:paraId="04571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184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C9BCA7" w14:textId="77777777">
            <w:r>
              <w:t>2625</w:t>
            </w:r>
          </w:p>
        </w:tc>
      </w:tr>
      <w:tr w14:paraId="1405E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473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8CCCF" w14:textId="77777777"/>
        </w:tc>
      </w:tr>
      <w:tr w14:paraId="7173CE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9401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5E80B" w14:textId="77777777">
            <w:r>
              <w:t>Draft</w:t>
            </w:r>
          </w:p>
        </w:tc>
      </w:tr>
      <w:tr w14:paraId="5A944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D634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7047F" w14:textId="77777777">
            <w:r>
              <w:t>Muss</w:t>
            </w:r>
          </w:p>
        </w:tc>
      </w:tr>
      <w:tr w14:paraId="4416F5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9FF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E105F" w14:textId="77777777">
            <w:r>
              <w:t>Funktion wird wie in der ELEKTRA 2 Baseline 29.40 realisiert zur Verfügung gestellt.</w:t>
            </w:r>
          </w:p>
        </w:tc>
      </w:tr>
      <w:tr w14:paraId="2A05B9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E2E1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B3AA5" w14:textId="77777777"/>
        </w:tc>
      </w:tr>
      <w:tr w14:paraId="56D4F6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B5A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D9F691" w14:textId="77777777">
            <w:r>
              <w:t>PV GA DIL OBB 1.0.0</w:t>
            </w:r>
          </w:p>
        </w:tc>
      </w:tr>
    </w:tbl>
    <w:p w14:paraId="43097C62" w14:textId="77777777">
      <w:pPr>
        <w:spacing w:after="0" w:line="96" w:lineRule="auto"/>
      </w:pPr>
    </w:p>
    <w:p w14:paraId="5DF59464" w14:textId="77777777">
      <w:pPr>
        <w:spacing w:after="0"/>
      </w:pPr>
      <w:r>
        <w:rPr>
          <w:vanish/>
        </w:rPr>
        <w:t>MLS_DSTW/MDSTW-23502</w:t>
      </w:r>
      <w:r>
        <w:rPr>
          <w:b/>
        </w:rPr>
        <w:t>16.5.1.0-2 Das wiederholte Freistellen des Hauptsignals ist durch einen neuerlic...</w:t>
      </w:r>
      <w:r>
        <w:br/>
        <w:t xml:space="preserve">16.5.1.0-2 Das wiederholte Freistellen des Hauptsignals ist durch einen neuerlichen Bedienungsvorgang gem. &lt;05 Lastenheft Teilsystem DSTW-ZE&gt; 6.6.1 möglich und führt sofort zum Freistellvorgang, wenn die Voraussetzungen gem. &lt;05 Lastenheft Teilsystem DSTW-ZE&gt; 6.6.6 </w:t>
        <w:lastRenderedPageBreak/>
        <w:t>bestehen.</w:t>
        <w:br/>
        <w:t>​​</w:t>
      </w:r>
    </w:p>
    <w:p w14:paraId="314AA3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C7F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085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00BF8" w14:textId="77777777">
            <w:r>
              <w:t>MDSTW-23502</w:t>
            </w:r>
          </w:p>
        </w:tc>
      </w:tr>
      <w:tr w14:paraId="0ED7D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CA1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CEE1E" w14:textId="77777777">
            <w:r>
              <w:t>05_1049</w:t>
            </w:r>
          </w:p>
        </w:tc>
      </w:tr>
      <w:tr w14:paraId="1EF1F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C99E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BAE7F" w14:textId="77777777">
            <w:r>
              <w:t>2626</w:t>
            </w:r>
          </w:p>
        </w:tc>
      </w:tr>
      <w:tr w14:paraId="7A9D5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1FB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9D782" w14:textId="77777777"/>
        </w:tc>
      </w:tr>
      <w:tr w14:paraId="63C13C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331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C951D" w14:textId="77777777">
            <w:r>
              <w:t>Draft</w:t>
            </w:r>
          </w:p>
        </w:tc>
      </w:tr>
      <w:tr w14:paraId="5ABC4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BB9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B32E5" w14:textId="77777777">
            <w:r>
              <w:t>Muss</w:t>
            </w:r>
          </w:p>
        </w:tc>
      </w:tr>
      <w:tr w14:paraId="7D3B7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896C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D34B2" w14:textId="77777777">
            <w:r>
              <w:t>Funktion wird wie in der ELEKTRA 2 Baseline 29.40 realisiert zur Verfügung gestellt.</w:t>
            </w:r>
          </w:p>
        </w:tc>
      </w:tr>
      <w:tr w14:paraId="16F74B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BC0E3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AAACC" w14:textId="77777777"/>
        </w:tc>
      </w:tr>
      <w:tr w14:paraId="350AC8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1624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32CCF" w14:textId="77777777">
            <w:r>
              <w:t>PV GA DIL OBB 1.0.0</w:t>
            </w:r>
          </w:p>
        </w:tc>
      </w:tr>
    </w:tbl>
    <w:p w14:paraId="79C75FBA" w14:textId="77777777">
      <w:pPr>
        <w:spacing w:after="0" w:line="96" w:lineRule="auto"/>
      </w:pPr>
    </w:p>
    <w:p w14:paraId="70B0664B" w14:textId="77777777">
      <w:pPr>
        <w:spacing w:after="0"/>
      </w:pPr>
      <w:r>
        <w:rPr>
          <w:vanish/>
        </w:rPr>
        <w:t>MLS_DSTW/MDSTW-23503</w:t>
      </w:r>
      <w:r>
        <w:rPr>
          <w:b/>
        </w:rPr>
        <w:t>16.5.1.0-3 Das Haltstellen kann jederzeit durch eine protokollierte Handlung des...</w:t>
      </w:r>
      <w:r>
        <w:br/>
        <w:t>16.5.1.0-3 Das Haltstellen kann jederzeit durch eine protokollierte Handlung des Bedieners erfolgen.</w:t>
        <w:br/>
        <w:t>​​</w:t>
      </w:r>
    </w:p>
    <w:p w14:paraId="3A5131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3930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B790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E46A5" w14:textId="77777777">
            <w:r>
              <w:t>MDSTW-23503</w:t>
            </w:r>
          </w:p>
        </w:tc>
      </w:tr>
      <w:tr w14:paraId="149A4E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915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B11E5" w14:textId="77777777">
            <w:r>
              <w:t>05_1050</w:t>
            </w:r>
          </w:p>
        </w:tc>
      </w:tr>
      <w:tr w14:paraId="0D35D9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48D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AF996" w14:textId="77777777">
            <w:r>
              <w:t>2627</w:t>
            </w:r>
          </w:p>
        </w:tc>
      </w:tr>
      <w:tr w14:paraId="2D73C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538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41E86" w14:textId="77777777"/>
        </w:tc>
      </w:tr>
      <w:tr w14:paraId="3E3DA4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BDBC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B7E6A" w14:textId="77777777">
            <w:r>
              <w:t>Draft</w:t>
            </w:r>
          </w:p>
        </w:tc>
      </w:tr>
      <w:tr w14:paraId="26FDB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B86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F495A" w14:textId="77777777">
            <w:r>
              <w:t>Muss</w:t>
            </w:r>
          </w:p>
        </w:tc>
      </w:tr>
      <w:tr w14:paraId="02581A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15D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B7945" w14:textId="77777777">
            <w:r>
              <w:t>Funktion wird wie in der ELEKTRA 2 Baseline 29.40 realisiert zur Verfügung gestellt.</w:t>
            </w:r>
          </w:p>
        </w:tc>
      </w:tr>
      <w:tr w14:paraId="5B3A70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29B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61116" w14:textId="77777777"/>
        </w:tc>
      </w:tr>
      <w:tr w14:paraId="10DE60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A77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3C2A2" w14:textId="77777777">
            <w:r>
              <w:t>PV GA DIL OBB 1.0.0</w:t>
            </w:r>
          </w:p>
        </w:tc>
      </w:tr>
    </w:tbl>
    <w:p w14:paraId="3E24EE97" w14:textId="77777777">
      <w:pPr>
        <w:spacing w:after="0" w:line="96" w:lineRule="auto"/>
      </w:pPr>
    </w:p>
    <w:p w14:paraId="29E1F6EA" w14:textId="77777777">
      <w:pPr>
        <w:spacing w:after="0"/>
      </w:pPr>
      <w:r>
        <w:rPr>
          <w:vanish/>
        </w:rPr>
        <w:t>MLS_DSTW/MDSTW-23504</w:t>
      </w:r>
      <w:r>
        <w:rPr>
          <w:b/>
        </w:rPr>
        <w:t>16.5.1.0-4 Das Haltstellen von Hauptsignalen hat fahrtbewirkt zu erfolgen durch:</w:t>
      </w:r>
      <w:r>
        <w:br/>
        <w:t>16.5.1.0-4 Das Haltstellen von Hauptsignalen hat fahrtbewirkt zu erfolgen durch:</w:t>
        <w:br/>
        <w:t>• Besetzung des Haltfallabschnitts oder</w:t>
        <w:br/>
        <w:t>• Freifahren des Abschnitts hinter dem freizeigenden Signal (nicht Blocksignal) oder</w:t>
        <w:br/>
        <w:t>• Freifahren des Abschnitts vor dem Signal und nicht freigemeldeten Abschnitt hinter dem freizeigenden Signal (nicht Blocksignal) oder</w:t>
        <w:br/>
        <w:t>• Freifahren des Abschnitts vor dem Signal (Blocksignal) oder</w:t>
        <w:br/>
        <w:t>• Freifahren des Abschnitts vor dem Signal, wenn der Abschnitt mit Gleisfreimeldetechnik ohne eigener Störmeldung realisiert wird.</w:t>
        <w:br/>
        <w:t>​​</w:t>
      </w:r>
    </w:p>
    <w:p w14:paraId="5CCA43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0741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047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5FFE7" w14:textId="77777777">
            <w:r>
              <w:t>MDSTW-23504</w:t>
            </w:r>
          </w:p>
        </w:tc>
      </w:tr>
      <w:tr w14:paraId="10649E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E332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E3644" w14:textId="77777777">
            <w:r>
              <w:t>05_1051</w:t>
            </w:r>
          </w:p>
        </w:tc>
      </w:tr>
      <w:tr w14:paraId="768B3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8DF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1D5FD" w14:textId="77777777">
            <w:r>
              <w:t>2628</w:t>
            </w:r>
          </w:p>
        </w:tc>
      </w:tr>
      <w:tr w14:paraId="72FDE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1E93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52374" w14:textId="77777777"/>
        </w:tc>
      </w:tr>
      <w:tr w14:paraId="2AF9B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41571"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73930" w14:textId="77777777">
            <w:r>
              <w:t>Draft</w:t>
            </w:r>
          </w:p>
        </w:tc>
      </w:tr>
      <w:tr w14:paraId="4229A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727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4C942" w14:textId="77777777">
            <w:r>
              <w:t>Muss</w:t>
            </w:r>
          </w:p>
        </w:tc>
      </w:tr>
      <w:tr w14:paraId="02BC29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E8B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9BB1D" w14:textId="77777777">
            <w:r>
              <w:t>Funktion wird wie in der ELEKTRA 2 Baseline 29.40 realisiert zur Verfügung gestellt.</w:t>
            </w:r>
          </w:p>
        </w:tc>
      </w:tr>
      <w:tr w14:paraId="33C13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144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33BFE" w14:textId="77777777"/>
        </w:tc>
      </w:tr>
      <w:tr w14:paraId="4BA49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1F16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67572" w14:textId="77777777">
            <w:r>
              <w:t>PV GA DIL OBB 1.0.0</w:t>
            </w:r>
          </w:p>
        </w:tc>
      </w:tr>
    </w:tbl>
    <w:p w14:paraId="04D1161C" w14:textId="77777777">
      <w:pPr>
        <w:spacing w:after="0" w:line="96" w:lineRule="auto"/>
      </w:pPr>
    </w:p>
    <w:p w14:paraId="6449F4A8" w14:textId="77777777">
      <w:pPr>
        <w:spacing w:after="0"/>
      </w:pPr>
      <w:r>
        <w:rPr>
          <w:vanish/>
        </w:rPr>
        <w:t>MLS_DSTW/MDSTW-23505</w:t>
      </w:r>
      <w:r>
        <w:rPr>
          <w:b/>
        </w:rPr>
        <w:t>16.5.1.0-5 Händisch bewirkte Haltstellung führt auch zur Aufhebung des Auftrages...</w:t>
      </w:r>
      <w:r>
        <w:br/>
        <w:t>16.5.1.0-5 Händisch bewirkte Haltstellung führt auch zur Aufhebung des Auftrages zur Signalanschaltung bzw. zur Aufhebung der Signalanschaltung selbst.</w:t>
        <w:br/>
        <w:t>​​</w:t>
      </w:r>
    </w:p>
    <w:p w14:paraId="043BABA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9DE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33BD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57BDE" w14:textId="77777777">
            <w:r>
              <w:t>MDSTW-23505</w:t>
            </w:r>
          </w:p>
        </w:tc>
      </w:tr>
      <w:tr w14:paraId="0DF8B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2FFD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D6DC4" w14:textId="77777777">
            <w:r>
              <w:t>05_1052</w:t>
            </w:r>
          </w:p>
        </w:tc>
      </w:tr>
      <w:tr w14:paraId="0C732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F54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333B3" w14:textId="77777777">
            <w:r>
              <w:t>2629</w:t>
            </w:r>
          </w:p>
        </w:tc>
      </w:tr>
      <w:tr w14:paraId="2E7AFE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ADE7E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74124" w14:textId="77777777"/>
        </w:tc>
      </w:tr>
      <w:tr w14:paraId="6AE7EC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AFCA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C9333" w14:textId="77777777">
            <w:r>
              <w:t>Draft</w:t>
            </w:r>
          </w:p>
        </w:tc>
      </w:tr>
      <w:tr w14:paraId="2A164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F8C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0F791" w14:textId="77777777">
            <w:r>
              <w:t>Muss</w:t>
            </w:r>
          </w:p>
        </w:tc>
      </w:tr>
      <w:tr w14:paraId="2326F6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F82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D87FD" w14:textId="77777777">
            <w:r>
              <w:t>Funktion wird wie in der ELEKTRA 2 Baseline 29.40 realisiert zur Verfügung gestellt.</w:t>
            </w:r>
          </w:p>
        </w:tc>
      </w:tr>
      <w:tr w14:paraId="15C39B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B28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136E3" w14:textId="77777777"/>
        </w:tc>
      </w:tr>
      <w:tr w14:paraId="767838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1978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E29D9" w14:textId="77777777">
            <w:r>
              <w:t>PV GA DIL OBB 1.0.0</w:t>
            </w:r>
          </w:p>
        </w:tc>
      </w:tr>
    </w:tbl>
    <w:p w14:paraId="7D1F824B" w14:textId="77777777">
      <w:pPr>
        <w:spacing w:after="0" w:line="96" w:lineRule="auto"/>
      </w:pPr>
    </w:p>
    <w:p w14:paraId="3CD67341" w14:textId="77777777">
      <w:pPr>
        <w:spacing w:after="0"/>
      </w:pPr>
      <w:r>
        <w:rPr>
          <w:vanish/>
        </w:rPr>
        <w:t>MLS_DSTW/MDSTW-23506</w:t>
      </w:r>
      <w:r>
        <w:rPr>
          <w:b/>
        </w:rPr>
        <w:t>16.5.1.0-6 Bei Ausfall des Rot-Lichtpunkts ist die Signalfreistellung möglich.</w:t>
      </w:r>
      <w:r>
        <w:br/>
        <w:t>16.5.1.0-6 Bei Ausfall des Rot-Lichtpunkts ist die Signalfreistellung möglich.</w:t>
        <w:br/>
        <w:t>​​</w:t>
      </w:r>
    </w:p>
    <w:p w14:paraId="0A104F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784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0F3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D4762" w14:textId="77777777">
            <w:r>
              <w:t>MDSTW-23506</w:t>
            </w:r>
          </w:p>
        </w:tc>
      </w:tr>
      <w:tr w14:paraId="3A8B63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D33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D5CBB" w14:textId="77777777">
            <w:r>
              <w:t>05_1053</w:t>
            </w:r>
          </w:p>
        </w:tc>
      </w:tr>
      <w:tr w14:paraId="042B30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D54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EFAE0" w14:textId="77777777">
            <w:r>
              <w:t>2630</w:t>
            </w:r>
          </w:p>
        </w:tc>
      </w:tr>
      <w:tr w14:paraId="76B641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E4F6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996B4C" w14:textId="77777777"/>
        </w:tc>
      </w:tr>
      <w:tr w14:paraId="391A7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E58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C0577" w14:textId="77777777">
            <w:r>
              <w:t>Draft</w:t>
            </w:r>
          </w:p>
        </w:tc>
      </w:tr>
      <w:tr w14:paraId="0CB524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FB3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FFFCD" w14:textId="77777777">
            <w:r>
              <w:t>Muss</w:t>
            </w:r>
          </w:p>
        </w:tc>
      </w:tr>
      <w:tr w14:paraId="685657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BAD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1299E" w14:textId="77777777">
            <w:r>
              <w:t>Funktion wird wie in der ELEKTRA 2 Baseline 29.40 realisiert zur Verfügung gestellt.</w:t>
            </w:r>
          </w:p>
        </w:tc>
      </w:tr>
      <w:tr w14:paraId="78EB1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834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17966" w14:textId="77777777"/>
        </w:tc>
      </w:tr>
      <w:tr w14:paraId="20EEC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B3A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021D5" w14:textId="77777777">
            <w:r>
              <w:t>PV GA DIL OBB 1.0.0</w:t>
            </w:r>
          </w:p>
        </w:tc>
      </w:tr>
    </w:tbl>
    <w:p w14:paraId="0258B320" w14:textId="77777777">
      <w:pPr>
        <w:spacing w:after="0" w:line="96" w:lineRule="auto"/>
      </w:pPr>
    </w:p>
    <w:p w14:paraId="1FDC7578" w14:textId="77777777">
      <w:r>
        <w:rPr>
          <w:vanish/>
        </w:rPr>
        <w:t>MLS_DSTW/MDSTW-23507</w:t>
      </w:r>
      <w:r>
        <w:t>16.5.1.0-7 Sperrung siehe Pkt. &lt;05 Lastenheft Teilsystem DSTW-ZE&gt; 16.3 Sperrung von Haupt-, Schutz- und Blocksignalen</w:t>
        <w:br/>
        <w:t>​​</w:t>
      </w:r>
    </w:p>
    <w:p w14:paraId="679341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C887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14C9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31565" w14:textId="77777777">
            <w:r>
              <w:t>1712</w:t>
            </w:r>
          </w:p>
        </w:tc>
      </w:tr>
      <w:tr w14:paraId="76737A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15C1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6E4C8" w14:textId="77777777">
            <w:r>
              <w:t>MDSTW-23507</w:t>
            </w:r>
          </w:p>
        </w:tc>
      </w:tr>
      <w:tr w14:paraId="2FB15E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E3313"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A4D39" w14:textId="77777777">
            <w:r>
              <w:t>2631</w:t>
            </w:r>
          </w:p>
        </w:tc>
      </w:tr>
      <w:tr w14:paraId="1733A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72B4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884108" w14:textId="77777777">
            <w:r>
              <w:t>05_1054</w:t>
            </w:r>
          </w:p>
        </w:tc>
      </w:tr>
    </w:tbl>
    <w:p w14:paraId="32AAE594" w14:textId="77777777">
      <w:pPr>
        <w:spacing w:after="0" w:line="96" w:lineRule="auto"/>
      </w:pPr>
    </w:p>
    <w:p w14:paraId="613633F5" w14:textId="77777777">
      <w:pPr>
        <w:spacing w:after="0"/>
      </w:pPr>
      <w:r>
        <w:rPr>
          <w:vanish/>
        </w:rPr>
        <w:t>MLS_DSTW/MDSTW-23508</w:t>
      </w:r>
      <w:r>
        <w:rPr>
          <w:b/>
        </w:rPr>
        <w:t>16.5.1.0-8 Wenn die zulässige Geschwindigkeit im Weichenbereich einer Fahrstraße...</w:t>
      </w:r>
      <w:r>
        <w:br/>
        <w:t>16.5.1.0-8 Wenn die zulässige Geschwindigkeit im Weichenbereich einer Fahrstraße gleich oder größer der Streckenhöchstgeschwindigkeit ist, so kann am Startsignal der Signalbegriff "Frei" an Stelle von "Frei mit 60" bzw. "Frei mit 40" projektiert werden. Diese Projektierungsmöglichkeit hat nicht über die Projektierung der zulässigen Weichengeschwindigkeiten zu erfolgen. Sichergestellt ist, dass bei o.a. Projektierungsvariante bezogen auf jeweils ein Signal alle Fahrstraßen mit "Frei mit 60" bzw. "Frei mit 40" auf "Frei" aufgewertet werden, und nicht einzelne Fahrstraßen weiterhin mit "Frei mit 60" bzw. "Frei mit 40" signalisiert werden. Diese Projektierung erfolgt nur einmal pro Signal und nicht in Abhängigkeit des Fahrstraßenziels.</w:t>
        <w:br/>
        <w:t>​​</w:t>
      </w:r>
    </w:p>
    <w:p w14:paraId="77742B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4D99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8C8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B0222" w14:textId="77777777">
            <w:r>
              <w:t>MDSTW-23508</w:t>
            </w:r>
          </w:p>
        </w:tc>
      </w:tr>
      <w:tr w14:paraId="082F9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C66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94602" w14:textId="77777777">
            <w:r>
              <w:t>05_1055</w:t>
            </w:r>
          </w:p>
        </w:tc>
      </w:tr>
      <w:tr w14:paraId="6943C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0C1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63B0B" w14:textId="77777777">
            <w:r>
              <w:t>2632</w:t>
            </w:r>
          </w:p>
        </w:tc>
      </w:tr>
      <w:tr w14:paraId="21EA6C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486E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674C63" w14:textId="77777777"/>
        </w:tc>
      </w:tr>
      <w:tr w14:paraId="336A08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A777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58C08" w14:textId="77777777">
            <w:r>
              <w:t>Draft</w:t>
            </w:r>
          </w:p>
        </w:tc>
      </w:tr>
      <w:tr w14:paraId="432C3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582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48F59" w14:textId="77777777">
            <w:r>
              <w:t>Muss</w:t>
            </w:r>
          </w:p>
        </w:tc>
      </w:tr>
      <w:tr w14:paraId="6E8BE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1305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93966" w14:textId="77777777">
            <w:r>
              <w:t>Funktion wird wie in der ELEKTRA 2 Baseline 29.40 realisiert zur Verfügung gestellt.</w:t>
            </w:r>
          </w:p>
        </w:tc>
      </w:tr>
      <w:tr w14:paraId="064EF3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4AADD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B6B44" w14:textId="77777777"/>
        </w:tc>
      </w:tr>
      <w:tr w14:paraId="682CE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1D9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608D0" w14:textId="77777777">
            <w:r>
              <w:t>PV GA DIL OBB 1.0.0</w:t>
            </w:r>
          </w:p>
        </w:tc>
      </w:tr>
    </w:tbl>
    <w:p w14:paraId="1EECD679" w14:textId="77777777">
      <w:pPr>
        <w:spacing w:after="0" w:line="96" w:lineRule="auto"/>
      </w:pPr>
    </w:p>
    <w:p w14:paraId="7EEC92AE" w14:textId="77777777">
      <w:pPr>
        <w:spacing w:after="0"/>
      </w:pPr>
      <w:r>
        <w:rPr>
          <w:vanish/>
        </w:rPr>
        <w:t>MLS_DSTW/MDSTW-23509</w:t>
      </w:r>
      <w:r>
        <w:rPr>
          <w:b/>
        </w:rPr>
        <w:t>16.5.1.0-9 Es muss berücksichtigt werden, dass nicht nur Weichen als geschwindig...</w:t>
      </w:r>
      <w:r>
        <w:br/>
        <w:t>16.5.1.0-9 Es muss berücksichtigt werden, dass nicht nur Weichen als geschwindigkeitsbestimmende Elemente existieren, sondern dass Geschwindigkeitseinschränkungen auch durch Gleisabschnitte erfolgen können. Die Geschwindigkeitseintragung darf in solchen Fällen nicht ersatzweise bei einer Weiche erfolgen.</w:t>
        <w:br/>
        <w:t>​​</w:t>
      </w:r>
    </w:p>
    <w:p w14:paraId="54C41C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E1EB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7E1F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CB2BE" w14:textId="77777777">
            <w:r>
              <w:t>MDSTW-23509</w:t>
            </w:r>
          </w:p>
        </w:tc>
      </w:tr>
      <w:tr w14:paraId="132BC1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70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594D7" w14:textId="77777777">
            <w:r>
              <w:t>05_1056</w:t>
            </w:r>
          </w:p>
        </w:tc>
      </w:tr>
      <w:tr w14:paraId="2926E2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359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D8367" w14:textId="77777777">
            <w:r>
              <w:t>2633</w:t>
            </w:r>
          </w:p>
        </w:tc>
      </w:tr>
      <w:tr w14:paraId="57C6E3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F31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02D4E" w14:textId="77777777"/>
        </w:tc>
      </w:tr>
      <w:tr w14:paraId="48A1D3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6070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82434" w14:textId="77777777">
            <w:r>
              <w:t>Draft</w:t>
            </w:r>
          </w:p>
        </w:tc>
      </w:tr>
      <w:tr w14:paraId="3934C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AE1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751AB" w14:textId="77777777">
            <w:r>
              <w:t>Muss</w:t>
            </w:r>
          </w:p>
        </w:tc>
      </w:tr>
      <w:tr w14:paraId="7B7414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BCA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4B802" w14:textId="77777777">
            <w:r>
              <w:t>Funktion wird wie in der ELEKTRA 2 Baseline 29.40 realisiert zur Verfügung gestellt.</w:t>
            </w:r>
          </w:p>
        </w:tc>
      </w:tr>
      <w:tr w14:paraId="52AAD8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526B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EBD25" w14:textId="77777777"/>
        </w:tc>
      </w:tr>
      <w:tr w14:paraId="0C7962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E2E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8FF5C" w14:textId="77777777">
            <w:r>
              <w:t>PV GA DIL OBB 1.0.0</w:t>
            </w:r>
          </w:p>
        </w:tc>
      </w:tr>
    </w:tbl>
    <w:p w14:paraId="27C21976" w14:textId="77777777">
      <w:pPr>
        <w:spacing w:after="0" w:line="96" w:lineRule="auto"/>
      </w:pPr>
    </w:p>
    <w:p w14:paraId="5C57953D" w14:textId="77777777">
      <w:pPr>
        <w:spacing w:after="0"/>
      </w:pPr>
      <w:r>
        <w:rPr>
          <w:vanish/>
        </w:rPr>
        <w:lastRenderedPageBreak/>
        <w:t>MLS_DSTW/MDSTW-23510</w:t>
      </w:r>
      <w:r>
        <w:rPr>
          <w:b/>
        </w:rPr>
        <w:t>16.5.1.0-10 Für Universalelemente als Teil der Anschaltung eines Signalbegriffs...</w:t>
      </w:r>
      <w:r>
        <w:br/>
        <w:t>16.5.1.0-10 Für Universalelemente als Teil der Anschaltung eines Signalbegriffs gilt:</w:t>
        <w:br/>
        <w:t>• Zusätzlich muss ein auf die Beeinflussung des Geschwindigkeitswertes einwirkendes Universalelement in hemmender Stellung berücksichtigt werden. Dieser Geschwindigkeitswert ist bei hemmender Stellung anzuzeigen.</w:t>
        <w:br/>
        <w:t>• Bei einer Beeinflussung des Geschwindigkeitswertes auf einen nicht anzeigbaren Wert am Startsignal, ist der nächst möglich niedrigere Wert anzuzeigen. Existiert ein solcher nicht, so ist wie bei einer Beeinflussung auf den Geschwindigkeitswert 0 vorzugehen.</w:t>
        <w:br/>
        <w:t>• Eine Beeinflussung des Geschwindigkeitswertes auf 0 bewirkt die Löschung des Auftrags zur Signalanschaltung.</w:t>
        <w:br/>
        <w:t>​​</w:t>
      </w:r>
    </w:p>
    <w:p w14:paraId="270529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70D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443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8513A" w14:textId="77777777">
            <w:r>
              <w:t>MDSTW-23510</w:t>
            </w:r>
          </w:p>
        </w:tc>
      </w:tr>
      <w:tr w14:paraId="2C5FA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C59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4AD78" w14:textId="77777777">
            <w:r>
              <w:t>05_1057</w:t>
            </w:r>
          </w:p>
        </w:tc>
      </w:tr>
      <w:tr w14:paraId="20137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213C1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0B8C55" w14:textId="77777777">
            <w:r>
              <w:t>2634</w:t>
            </w:r>
          </w:p>
        </w:tc>
      </w:tr>
      <w:tr w14:paraId="06837B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D788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5C8C1" w14:textId="77777777"/>
        </w:tc>
      </w:tr>
      <w:tr w14:paraId="104E5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2C03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4B772" w14:textId="77777777">
            <w:r>
              <w:t>Draft</w:t>
            </w:r>
          </w:p>
        </w:tc>
      </w:tr>
      <w:tr w14:paraId="239861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833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B9C3C6" w14:textId="77777777">
            <w:r>
              <w:t>Muss</w:t>
            </w:r>
          </w:p>
        </w:tc>
      </w:tr>
      <w:tr w14:paraId="0C2F0F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DB1B5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50FE2" w14:textId="77777777">
            <w:r>
              <w:t>Funktion wird wie in der ELEKTRA 2 Baseline 29.40 realisiert zur Verfügung gestellt.</w:t>
            </w:r>
          </w:p>
        </w:tc>
      </w:tr>
      <w:tr w14:paraId="735EF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EA0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E74AE" w14:textId="77777777"/>
        </w:tc>
      </w:tr>
      <w:tr w14:paraId="7F3231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CC8E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31610" w14:textId="77777777">
            <w:r>
              <w:t>PV GA DIL OBB 1.0.0</w:t>
            </w:r>
          </w:p>
        </w:tc>
      </w:tr>
    </w:tbl>
    <w:p w14:paraId="43AAF5E7" w14:textId="77777777">
      <w:pPr>
        <w:spacing w:after="0" w:line="96" w:lineRule="auto"/>
      </w:pPr>
    </w:p>
    <w:p w14:paraId="10A87B75" w14:textId="77777777">
      <w:pPr>
        <w:pStyle w:val="Heading5"/>
        <w:divId w:val="385"/>
      </w:pPr>
      <w:bookmarkStart w:name="_Toc242172961" w:id="354"/>
      <w:r>
        <w:t>16.5.2 Hauptsignal - Ausfahrten</w:t>
      </w:r>
      <w:bookmarkEnd w:id="354"/>
    </w:p>
    <w:p w14:paraId="2A94F77F" w14:textId="77777777">
      <w:pPr>
        <w:spacing w:after="0"/>
      </w:pPr>
      <w:r>
        <w:rPr>
          <w:vanish/>
        </w:rPr>
        <w:t>MLS_DSTW/MDSTW-23511</w:t>
      </w:r>
      <w:r>
        <w:rPr>
          <w:b/>
        </w:rPr>
        <w:t>16.5.2.0-1 Bei Ausfahrten darf auf jedem Bahnhofskopf nur auf jene Strecken mit...</w:t>
      </w:r>
      <w:r>
        <w:br/>
        <w:t>16.5.2.0-1 Bei Ausfahrten darf auf jedem Bahnhofskopf nur auf jene Strecken mit dem Signalbegriff "Frei" ausgefahren werden, welche die größte örtlich zulässige Geschwindigkeit aufweisen.</w:t>
        <w:br/>
        <w:t>​​</w:t>
      </w:r>
    </w:p>
    <w:p w14:paraId="2FE77B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3FA1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06E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33C5E" w14:textId="77777777">
            <w:r>
              <w:t>MDSTW-23511</w:t>
            </w:r>
          </w:p>
        </w:tc>
      </w:tr>
      <w:tr w14:paraId="7464B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978C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A448D" w14:textId="77777777">
            <w:r>
              <w:t>05_1059</w:t>
            </w:r>
          </w:p>
        </w:tc>
      </w:tr>
      <w:tr w14:paraId="3350BC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D33C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57CC8" w14:textId="77777777">
            <w:r>
              <w:t>2636</w:t>
            </w:r>
          </w:p>
        </w:tc>
      </w:tr>
      <w:tr w14:paraId="06F11C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5E5A6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EAC9F" w14:textId="77777777"/>
        </w:tc>
      </w:tr>
      <w:tr w14:paraId="1B8DE7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D901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BB225" w14:textId="77777777">
            <w:r>
              <w:t>Draft</w:t>
            </w:r>
          </w:p>
        </w:tc>
      </w:tr>
      <w:tr w14:paraId="06D65C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F53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44E23" w14:textId="77777777">
            <w:r>
              <w:t>Muss</w:t>
            </w:r>
          </w:p>
        </w:tc>
      </w:tr>
      <w:tr w14:paraId="3EB8B4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88DA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EFC10" w14:textId="77777777">
            <w:r>
              <w:t>Funktion wird wie in der ELEKTRA 2 Baseline 29.40 realisiert zur Verfügung gestellt.</w:t>
            </w:r>
          </w:p>
        </w:tc>
      </w:tr>
      <w:tr w14:paraId="2C50CF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9FEE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B52B73" w14:textId="77777777"/>
        </w:tc>
      </w:tr>
      <w:tr w14:paraId="344BEC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154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5293D" w14:textId="77777777">
            <w:r>
              <w:t>PV GA DIL OBB 1.0.0</w:t>
            </w:r>
          </w:p>
        </w:tc>
      </w:tr>
    </w:tbl>
    <w:p w14:paraId="5FB4B8B5" w14:textId="77777777">
      <w:pPr>
        <w:spacing w:after="0" w:line="96" w:lineRule="auto"/>
      </w:pPr>
    </w:p>
    <w:p w14:paraId="331EF230" w14:textId="77777777">
      <w:pPr>
        <w:pStyle w:val="Heading4"/>
        <w:divId w:val="386"/>
      </w:pPr>
      <w:bookmarkStart w:name="_Toc242172962" w:id="355"/>
      <w:r>
        <w:lastRenderedPageBreak/>
        <w:t>16.6 Vorsignal</w:t>
      </w:r>
      <w:bookmarkEnd w:id="355"/>
    </w:p>
    <w:p w14:paraId="453DEDA2" w14:textId="77777777">
      <w:pPr>
        <w:spacing w:after="0"/>
      </w:pPr>
      <w:r>
        <w:rPr>
          <w:vanish/>
        </w:rPr>
        <w:t>MLS_DSTW/MDSTW-23512</w:t>
      </w:r>
      <w:r>
        <w:rPr>
          <w:b/>
        </w:rPr>
        <w:t>16.6.0-1 Ein am Mast eines Hauptsignals angebrachtes Vorsignal darf dann nicht l...</w:t>
      </w:r>
      <w:r>
        <w:br/>
        <w:t>16.6.0-1 Ein am Mast eines Hauptsignals angebrachtes Vorsignal darf dann nicht leuchten, wenn das Hauptsignal nicht in Freistellung ist.</w:t>
        <w:br/>
        <w:t>​​</w:t>
      </w:r>
    </w:p>
    <w:p w14:paraId="73D243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E62E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A5B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1F8961" w14:textId="77777777">
            <w:r>
              <w:t>MDSTW-23512</w:t>
            </w:r>
          </w:p>
        </w:tc>
      </w:tr>
      <w:tr w14:paraId="479826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1ED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146CA1" w14:textId="77777777">
            <w:r>
              <w:t>05_1061</w:t>
            </w:r>
          </w:p>
        </w:tc>
      </w:tr>
      <w:tr w14:paraId="22A180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7A1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F8802" w14:textId="77777777">
            <w:r>
              <w:t>2638</w:t>
            </w:r>
          </w:p>
        </w:tc>
      </w:tr>
      <w:tr w14:paraId="12497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21B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4889B" w14:textId="77777777"/>
        </w:tc>
      </w:tr>
      <w:tr w14:paraId="1A496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55A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1821D" w14:textId="77777777">
            <w:r>
              <w:t>Draft</w:t>
            </w:r>
          </w:p>
        </w:tc>
      </w:tr>
      <w:tr w14:paraId="18A47A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D99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9523A" w14:textId="77777777">
            <w:r>
              <w:t>Muss</w:t>
            </w:r>
          </w:p>
        </w:tc>
      </w:tr>
      <w:tr w14:paraId="08483C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2FF3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059596" w14:textId="77777777">
            <w:r>
              <w:t>Funktion wird wie in der ELEKTRA 2 Baseline 29.40 realisiert zur Verfügung gestellt.</w:t>
            </w:r>
          </w:p>
        </w:tc>
      </w:tr>
      <w:tr w14:paraId="0534F0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171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927B4" w14:textId="77777777"/>
        </w:tc>
      </w:tr>
      <w:tr w14:paraId="469BA5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906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A9C52" w14:textId="77777777">
            <w:r>
              <w:t>PV GA DIL OBB 1.0.0</w:t>
            </w:r>
          </w:p>
        </w:tc>
      </w:tr>
    </w:tbl>
    <w:p w14:paraId="5C26CDF8" w14:textId="77777777">
      <w:pPr>
        <w:spacing w:after="0" w:line="96" w:lineRule="auto"/>
      </w:pPr>
    </w:p>
    <w:p w14:paraId="57B88ED7" w14:textId="77777777">
      <w:pPr>
        <w:spacing w:after="0"/>
      </w:pPr>
      <w:r>
        <w:rPr>
          <w:vanish/>
        </w:rPr>
        <w:t>MLS_DSTW/MDSTW-23513</w:t>
      </w:r>
      <w:r>
        <w:rPr>
          <w:b/>
        </w:rPr>
        <w:t>16.6.0-2 Befinden sich zwischen Vorsignal und zugehörigem Hauptsignal Schutzsign...</w:t>
      </w:r>
      <w:r>
        <w:br/>
        <w:t>16.6.0-2 Befinden sich zwischen Vorsignal und zugehörigem Hauptsignal Schutzsignale oder ist das Vorsignal am Mast eines Hauptsignals angeordnet, dann darf das Vorsignal nur in die Freistellung gelangen, wenn auch diese Signale in Freistellung sind.</w:t>
        <w:br/>
        <w:t>​​</w:t>
      </w:r>
    </w:p>
    <w:p w14:paraId="5E4CAF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BF88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8F3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E44BA" w14:textId="77777777">
            <w:r>
              <w:t>MDSTW-23513</w:t>
            </w:r>
          </w:p>
        </w:tc>
      </w:tr>
      <w:tr w14:paraId="294F7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199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9903D" w14:textId="77777777">
            <w:r>
              <w:t>05_1062</w:t>
            </w:r>
          </w:p>
        </w:tc>
      </w:tr>
      <w:tr w14:paraId="268A0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528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BD1BC" w14:textId="77777777">
            <w:r>
              <w:t>2639</w:t>
            </w:r>
          </w:p>
        </w:tc>
      </w:tr>
      <w:tr w14:paraId="535671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DDA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22F89" w14:textId="77777777"/>
        </w:tc>
      </w:tr>
      <w:tr w14:paraId="5D6D99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45DC0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7142C" w14:textId="77777777">
            <w:r>
              <w:t>Draft</w:t>
            </w:r>
          </w:p>
        </w:tc>
      </w:tr>
      <w:tr w14:paraId="4B7E24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F41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CF98A" w14:textId="77777777">
            <w:r>
              <w:t>Muss</w:t>
            </w:r>
          </w:p>
        </w:tc>
      </w:tr>
      <w:tr w14:paraId="2CC52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229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151B4E" w14:textId="77777777">
            <w:r>
              <w:t>Funktion wird wie in der ELEKTRA 2 Baseline 29.40 realisiert zur Verfügung gestellt.</w:t>
            </w:r>
          </w:p>
        </w:tc>
      </w:tr>
      <w:tr w14:paraId="5B642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236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B5F4E" w14:textId="77777777"/>
        </w:tc>
      </w:tr>
      <w:tr w14:paraId="38B3E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F86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D62CC" w14:textId="77777777">
            <w:r>
              <w:t>PV GA DIL OBB 1.0.0</w:t>
            </w:r>
          </w:p>
        </w:tc>
      </w:tr>
    </w:tbl>
    <w:p w14:paraId="697279B2" w14:textId="77777777">
      <w:pPr>
        <w:spacing w:after="0" w:line="96" w:lineRule="auto"/>
      </w:pPr>
    </w:p>
    <w:p w14:paraId="67B3817F" w14:textId="77777777">
      <w:pPr>
        <w:spacing w:after="0"/>
      </w:pPr>
      <w:r>
        <w:rPr>
          <w:vanish/>
        </w:rPr>
        <w:t>MLS_DSTW/MDSTW-23514</w:t>
      </w:r>
      <w:r>
        <w:rPr>
          <w:b/>
        </w:rPr>
        <w:t>16.6.0-3 Vorsignale dürfen nur dann in die Freistellung gelangen, wenn eine eind...</w:t>
      </w:r>
      <w:r>
        <w:br/>
        <w:t>16.6.0-3 Vorsignale dürfen nur dann in die Freistellung gelangen, wenn eine eindeutige Zuordnung zum Hauptsignal besteht, erforderlichenfalls durch eine eingestellte Zugstraße (mindestens im Zustand der Fahrstraßenfestlegung) zwischen diesen beiden Signalen.</w:t>
        <w:br/>
        <w:t>​​</w:t>
      </w:r>
    </w:p>
    <w:p w14:paraId="6C7BCB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7337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ED9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77D6A" w14:textId="77777777">
            <w:r>
              <w:t>MDSTW-23514</w:t>
            </w:r>
          </w:p>
        </w:tc>
      </w:tr>
      <w:tr w14:paraId="23CCFF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159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804468" w14:textId="77777777">
            <w:r>
              <w:t>05_1063</w:t>
            </w:r>
          </w:p>
        </w:tc>
      </w:tr>
      <w:tr w14:paraId="60C88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6D1B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2B4A3" w14:textId="77777777">
            <w:r>
              <w:t>2640</w:t>
            </w:r>
          </w:p>
        </w:tc>
      </w:tr>
      <w:tr w14:paraId="5A2C68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6C2D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A347C" w14:textId="77777777"/>
        </w:tc>
      </w:tr>
      <w:tr w14:paraId="50F58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F3BAA"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0DD46" w14:textId="77777777">
            <w:r>
              <w:t>Draft</w:t>
            </w:r>
          </w:p>
        </w:tc>
      </w:tr>
      <w:tr w14:paraId="09968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D6CF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7982AB" w14:textId="77777777">
            <w:r>
              <w:t>Muss</w:t>
            </w:r>
          </w:p>
        </w:tc>
      </w:tr>
      <w:tr w14:paraId="4A7AE4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F3A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C73CF8" w14:textId="77777777">
            <w:r>
              <w:t>Funktion wird wie in der ELEKTRA 2 Baseline 29.40 realisiert zur Verfügung gestellt.</w:t>
            </w:r>
          </w:p>
        </w:tc>
      </w:tr>
      <w:tr w14:paraId="46E6F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A32D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D1D39" w14:textId="77777777"/>
        </w:tc>
      </w:tr>
      <w:tr w14:paraId="0FA7AF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02B0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20431" w14:textId="77777777">
            <w:r>
              <w:t>PV GA DIL OBB 1.0.0</w:t>
            </w:r>
          </w:p>
        </w:tc>
      </w:tr>
    </w:tbl>
    <w:p w14:paraId="2F170468" w14:textId="77777777">
      <w:pPr>
        <w:spacing w:after="0" w:line="96" w:lineRule="auto"/>
      </w:pPr>
    </w:p>
    <w:p w14:paraId="2110C38E" w14:textId="77777777">
      <w:pPr>
        <w:spacing w:after="0"/>
      </w:pPr>
      <w:r>
        <w:rPr>
          <w:vanish/>
        </w:rPr>
        <w:t>MLS_DSTW/MDSTW-23515</w:t>
      </w:r>
      <w:r>
        <w:rPr>
          <w:b/>
        </w:rPr>
        <w:t>16.6.0-4 Folgt auf das Vorsignal bei bestimmten Fahrstraßen kein Hauptsignal, so...</w:t>
      </w:r>
      <w:r>
        <w:br/>
        <w:t>16.6.0-4 Folgt auf das Vorsignal bei bestimmten Fahrstraßen kein Hauptsignal, so ist das Vorsignal dann auf "Hauptsignal frei" zu stellen, wenn eine Fahrstraße von diesem Vorsignal in Richtung eines Gleises eingestellt wird, in dem kein Hauptsignal folgt.</w:t>
        <w:br/>
        <w:t>​​</w:t>
      </w:r>
    </w:p>
    <w:p w14:paraId="1B2AD3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2B0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0B9E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CCCEEC" w14:textId="77777777">
            <w:r>
              <w:t>MDSTW-23515</w:t>
            </w:r>
          </w:p>
        </w:tc>
      </w:tr>
      <w:tr w14:paraId="0EDBDA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197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430AA" w14:textId="77777777">
            <w:r>
              <w:t>05_1064</w:t>
            </w:r>
          </w:p>
        </w:tc>
      </w:tr>
      <w:tr w14:paraId="39645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C6D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122E5" w14:textId="77777777">
            <w:r>
              <w:t>2641</w:t>
            </w:r>
          </w:p>
        </w:tc>
      </w:tr>
      <w:tr w14:paraId="39FCA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808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3F076" w14:textId="77777777"/>
        </w:tc>
      </w:tr>
      <w:tr w14:paraId="4AC3E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E2FF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2F091" w14:textId="77777777">
            <w:r>
              <w:t>Draft</w:t>
            </w:r>
          </w:p>
        </w:tc>
      </w:tr>
      <w:tr w14:paraId="740247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D39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9BE31" w14:textId="77777777">
            <w:r>
              <w:t>Muss</w:t>
            </w:r>
          </w:p>
        </w:tc>
      </w:tr>
      <w:tr w14:paraId="23A77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484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ED53D" w14:textId="77777777">
            <w:r>
              <w:t>Funktion wird wie in der ELEKTRA 2 Baseline 29.40 realisiert zur Verfügung gestellt.</w:t>
            </w:r>
          </w:p>
        </w:tc>
      </w:tr>
      <w:tr w14:paraId="25592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7AC0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F958D" w14:textId="77777777"/>
        </w:tc>
      </w:tr>
      <w:tr w14:paraId="586AF3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3478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CBDD2" w14:textId="77777777">
            <w:r>
              <w:t>PV GA DIL OBB 1.0.0</w:t>
            </w:r>
          </w:p>
        </w:tc>
      </w:tr>
    </w:tbl>
    <w:p w14:paraId="1A145F77" w14:textId="77777777">
      <w:pPr>
        <w:spacing w:after="0" w:line="96" w:lineRule="auto"/>
      </w:pPr>
    </w:p>
    <w:p w14:paraId="1A9F239C" w14:textId="77777777">
      <w:pPr>
        <w:spacing w:after="0"/>
      </w:pPr>
      <w:r>
        <w:rPr>
          <w:vanish/>
        </w:rPr>
        <w:t>MLS_DSTW/MDSTW-23516</w:t>
      </w:r>
      <w:r>
        <w:rPr>
          <w:b/>
        </w:rPr>
        <w:t>16.6.0-5 Befindet sich zwischen einem freizeigenden Zwischen- oder Ausfahrsignal...</w:t>
      </w:r>
      <w:r>
        <w:br/>
        <w:t>16.6.0-5 Befindet sich zwischen einem freizeigenden Zwischen- oder Ausfahrsignal und dem zugehörigen Vorsignal ein Schutzsignal in Stellung "Fahrverbot aufgehoben" mit einem Geschwindigkeitsanzeiger, so darf dieses Vorsignal nur dann freigestellt werden, wenn sichergestellt ist, dass am rückgelegenen Hauptsignal (gegebenenfalls jenes Hauptsignal auf dessen Mast sich das Vorsignal befindet) ein gegebenenfalls erforderlicher Geschwindigkeitsvoranzeiger bereits angeschaltet ist.</w:t>
        <w:br/>
        <w:t>​​</w:t>
      </w:r>
    </w:p>
    <w:p w14:paraId="6625E7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6F0F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252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B4CED1" w14:textId="77777777">
            <w:r>
              <w:t>MDSTW-23516</w:t>
            </w:r>
          </w:p>
        </w:tc>
      </w:tr>
      <w:tr w14:paraId="7DA178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616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2AE32" w14:textId="77777777">
            <w:r>
              <w:t>05_1065</w:t>
            </w:r>
          </w:p>
        </w:tc>
      </w:tr>
      <w:tr w14:paraId="6F758F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A132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54FDC" w14:textId="77777777">
            <w:r>
              <w:t>2642</w:t>
            </w:r>
          </w:p>
        </w:tc>
      </w:tr>
      <w:tr w14:paraId="48BF19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198B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98EFB" w14:textId="77777777"/>
        </w:tc>
      </w:tr>
      <w:tr w14:paraId="1B059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23C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35CCFC" w14:textId="77777777">
            <w:r>
              <w:t>Draft</w:t>
            </w:r>
          </w:p>
        </w:tc>
      </w:tr>
      <w:tr w14:paraId="753B0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2CD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F7F7E" w14:textId="77777777">
            <w:r>
              <w:t>Muss</w:t>
            </w:r>
          </w:p>
        </w:tc>
      </w:tr>
      <w:tr w14:paraId="36B08C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CD9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74A76" w14:textId="77777777">
            <w:r>
              <w:t>Funktion wird wie in der ELEKTRA 2 Baseline 29.40 realisiert zur Verfügung gestellt.</w:t>
            </w:r>
          </w:p>
        </w:tc>
      </w:tr>
      <w:tr w14:paraId="7860F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19388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9A7401" w14:textId="77777777"/>
        </w:tc>
      </w:tr>
      <w:tr w14:paraId="0B260D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62F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9AF48" w14:textId="77777777">
            <w:r>
              <w:t>PV GA DIL OBB 1.0.0</w:t>
            </w:r>
          </w:p>
        </w:tc>
      </w:tr>
    </w:tbl>
    <w:p w14:paraId="4DD78E58" w14:textId="77777777">
      <w:pPr>
        <w:spacing w:after="0" w:line="96" w:lineRule="auto"/>
      </w:pPr>
    </w:p>
    <w:p w14:paraId="617C98FD" w14:textId="77777777">
      <w:pPr>
        <w:spacing w:after="0"/>
      </w:pPr>
      <w:r>
        <w:rPr>
          <w:vanish/>
        </w:rPr>
        <w:lastRenderedPageBreak/>
        <w:t>MLS_DSTW/MDSTW-23517</w:t>
      </w:r>
      <w:r>
        <w:rPr>
          <w:b/>
        </w:rPr>
        <w:t>16.6.0-6 Befindet sich das Vorsignal nicht im eigenen VSTW, so muss eine Übertra...</w:t>
      </w:r>
      <w:r>
        <w:br/>
        <w:t>16.6.0-6 Befindet sich das Vorsignal nicht im eigenen VSTW, so muss eine Übertragung der angezeigten Begriffe des Hauptsignals an das andere VSTW zur Ansteuerung des Vorsignals möglich sein. In gleicher Weise muss die Ansteuerung eines Vorsignals möglich sein, dessen zugehöriges Hauptsignal in einem anderen VSTW ist. Die angezeigten Begriffe dieses Hauptsignals werden vom Nachbar-VSTW zum eigenen VSTW übertragen. Die Übertragung der Signalbegriffe in diesem Absatz muss über die Blockschnittstelle (X25oRaSTA-Schnittstelle, SCI-ILS) möglich sein.</w:t>
        <w:br/>
        <w:t>​​</w:t>
      </w:r>
    </w:p>
    <w:p w14:paraId="040605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928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335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29031" w14:textId="77777777">
            <w:r>
              <w:t>MDSTW-23517</w:t>
            </w:r>
          </w:p>
        </w:tc>
      </w:tr>
      <w:tr w14:paraId="31B40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303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47EF4C" w14:textId="77777777">
            <w:r>
              <w:t>05_1066</w:t>
            </w:r>
          </w:p>
        </w:tc>
      </w:tr>
      <w:tr w14:paraId="0C2E7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415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4D865" w14:textId="77777777">
            <w:r>
              <w:t>2643</w:t>
            </w:r>
          </w:p>
        </w:tc>
      </w:tr>
      <w:tr w14:paraId="11863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85E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749C8" w14:textId="77777777"/>
        </w:tc>
      </w:tr>
      <w:tr w14:paraId="1C7531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7EC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497E0B" w14:textId="77777777">
            <w:r>
              <w:t>Draft</w:t>
            </w:r>
          </w:p>
        </w:tc>
      </w:tr>
      <w:tr w14:paraId="08D60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8B8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0CC2F" w14:textId="77777777">
            <w:r>
              <w:t>Muss</w:t>
            </w:r>
          </w:p>
        </w:tc>
      </w:tr>
      <w:tr w14:paraId="5EBEC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263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45F0A" w14:textId="77777777">
            <w:r>
              <w:t>Funktion wird wie in der ELEKTRA 2 Baseline 29.40 realisiert zur Verfügung gestellt.</w:t>
            </w:r>
          </w:p>
        </w:tc>
      </w:tr>
      <w:tr w14:paraId="6EB63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5D64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99A04" w14:textId="77777777"/>
        </w:tc>
      </w:tr>
      <w:tr w14:paraId="53468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7C2E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D3065" w14:textId="77777777">
            <w:r>
              <w:t>PV GA DIL OBB 1.0.0</w:t>
            </w:r>
          </w:p>
        </w:tc>
      </w:tr>
    </w:tbl>
    <w:p w14:paraId="536A64CA" w14:textId="77777777">
      <w:pPr>
        <w:spacing w:after="0" w:line="96" w:lineRule="auto"/>
      </w:pPr>
    </w:p>
    <w:p w14:paraId="33A96DE7" w14:textId="77777777">
      <w:pPr>
        <w:spacing w:after="0"/>
      </w:pPr>
      <w:r>
        <w:rPr>
          <w:vanish/>
        </w:rPr>
        <w:t>MLS_DSTW/MDSTW-23518</w:t>
      </w:r>
      <w:r>
        <w:rPr>
          <w:b/>
        </w:rPr>
        <w:t>16.6.0-7 Befindet sich zwischen einem freizeigenden Zwischen- oder Ausfahrsignal...</w:t>
      </w:r>
      <w:r>
        <w:br/>
        <w:t>16.6.0-7 Befindet sich zwischen einem freizeigenden Zwischen- oder Ausfahrsignal und dem zugehörigen Vorsignal ein Schutzsignal in Stellung "Fahrverbot aufgehoben" mit einem abwertenden Geschwindigkeitsanzeiger, so darf dieses Vorsignal nur dann freigestellt werden, wenn am Vorsignal ein entsprechender Geschwindigkeitsvoranzeiger vorhanden ist (zu weiteren Bedingungen oder Abhängigkeiten siehe 4.9 Geschwindigkeitsvoranzeiger GVA).</w:t>
        <w:br/>
        <w:t>​​</w:t>
      </w:r>
    </w:p>
    <w:p w14:paraId="05EA0C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0B9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F0BB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1C550" w14:textId="77777777">
            <w:r>
              <w:t>MDSTW-23518</w:t>
            </w:r>
          </w:p>
        </w:tc>
      </w:tr>
      <w:tr w14:paraId="3F1F0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DCE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2979B" w14:textId="77777777">
            <w:r>
              <w:t>05_1067</w:t>
            </w:r>
          </w:p>
        </w:tc>
      </w:tr>
      <w:tr w14:paraId="391F6A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9E7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BFC00" w14:textId="77777777">
            <w:r>
              <w:t>2644</w:t>
            </w:r>
          </w:p>
        </w:tc>
      </w:tr>
      <w:tr w14:paraId="52A33D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AB2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EB6B0" w14:textId="77777777"/>
        </w:tc>
      </w:tr>
      <w:tr w14:paraId="4485B4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5CBD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9DB10" w14:textId="77777777">
            <w:r>
              <w:t>Draft</w:t>
            </w:r>
          </w:p>
        </w:tc>
      </w:tr>
      <w:tr w14:paraId="4E5AD5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C1C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FABB3" w14:textId="77777777">
            <w:r>
              <w:t>Muss</w:t>
            </w:r>
          </w:p>
        </w:tc>
      </w:tr>
      <w:tr w14:paraId="52DD2F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D65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864BB" w14:textId="77777777">
            <w:r>
              <w:t>Funktion wird wie in der ELEKTRA 2 Baseline 29.40 realisiert zur Verfügung gestellt.</w:t>
            </w:r>
          </w:p>
        </w:tc>
      </w:tr>
      <w:tr w14:paraId="0DA3A3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28B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7DF05" w14:textId="77777777"/>
        </w:tc>
      </w:tr>
      <w:tr w14:paraId="2B24EE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47E2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8B42D" w14:textId="77777777">
            <w:r>
              <w:t>PV GA DIL OBB 1.0.0</w:t>
            </w:r>
          </w:p>
        </w:tc>
      </w:tr>
    </w:tbl>
    <w:p w14:paraId="42E066A6" w14:textId="77777777">
      <w:pPr>
        <w:spacing w:after="0" w:line="96" w:lineRule="auto"/>
      </w:pPr>
    </w:p>
    <w:p w14:paraId="35CEB676" w14:textId="77777777">
      <w:pPr>
        <w:spacing w:after="0"/>
      </w:pPr>
      <w:r>
        <w:rPr>
          <w:vanish/>
        </w:rPr>
        <w:t>MLS_DSTW/MDSTW-23519</w:t>
      </w:r>
      <w:r>
        <w:rPr>
          <w:b/>
        </w:rPr>
        <w:t>16.6.0-8 Ein Vorsignal muss in Stellung Vorsicht bleiben, wenn am zugehörigen Ha...</w:t>
      </w:r>
      <w:r>
        <w:br/>
        <w:t>16.6.0-8 Ein Vorsignal muss in Stellung Vorsicht bleiben, wenn am zugehörigen Hauptsignal eine Signalisierung mit Geschwindigkeitsanzeiger 2 und/oder Geschwindigkeitsanzeiger 3 angezeigt wird und am Vorsignal kein entsprechender Geschwindigkeitsvoranzeiger vorhanden ist.</w:t>
        <w:br/>
        <w:t>​​</w:t>
      </w:r>
    </w:p>
    <w:p w14:paraId="563AA3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860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464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91C79" w14:textId="77777777">
            <w:r>
              <w:t>MDSTW-23519</w:t>
            </w:r>
          </w:p>
        </w:tc>
      </w:tr>
      <w:tr w14:paraId="60B69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6BD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A7F68" w14:textId="77777777">
            <w:r>
              <w:t>05_1068</w:t>
            </w:r>
          </w:p>
        </w:tc>
      </w:tr>
      <w:tr w14:paraId="5C1073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F03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2868C" w14:textId="77777777">
            <w:r>
              <w:t>2645</w:t>
            </w:r>
          </w:p>
        </w:tc>
      </w:tr>
      <w:tr w14:paraId="0BED58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E38D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6C481" w14:textId="77777777"/>
        </w:tc>
      </w:tr>
      <w:tr w14:paraId="038CE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DF7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00782" w14:textId="77777777">
            <w:r>
              <w:t>Draft</w:t>
            </w:r>
          </w:p>
        </w:tc>
      </w:tr>
      <w:tr w14:paraId="1E5ED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287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7EEBE" w14:textId="77777777">
            <w:r>
              <w:t>Muss</w:t>
            </w:r>
          </w:p>
        </w:tc>
      </w:tr>
      <w:tr w14:paraId="1E70FD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4C41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6EBCE" w14:textId="77777777">
            <w:r>
              <w:t>Funktion wird wie in der ELEKTRA 2 Baseline 29.40 realisiert zur Verfügung gestellt.</w:t>
            </w:r>
          </w:p>
        </w:tc>
      </w:tr>
      <w:tr w14:paraId="79ED1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946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F9252" w14:textId="77777777"/>
        </w:tc>
      </w:tr>
      <w:tr w14:paraId="506603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0B6E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46E3D" w14:textId="77777777">
            <w:r>
              <w:t>PV GA DIL OBB 1.0.0</w:t>
            </w:r>
          </w:p>
        </w:tc>
      </w:tr>
    </w:tbl>
    <w:p w14:paraId="7495FB6A" w14:textId="77777777">
      <w:pPr>
        <w:spacing w:after="0" w:line="96" w:lineRule="auto"/>
      </w:pPr>
    </w:p>
    <w:p w14:paraId="38DB18AE" w14:textId="77777777">
      <w:pPr>
        <w:spacing w:after="0"/>
      </w:pPr>
      <w:r>
        <w:rPr>
          <w:vanish/>
        </w:rPr>
        <w:t>MLS_DSTW/MDSTW-23520</w:t>
      </w:r>
      <w:r>
        <w:rPr>
          <w:b/>
        </w:rPr>
        <w:t>16.6.0-9 Befindet sich zwischen Vorsignal und dem dazugehörigen Hauptsignal ein...</w:t>
      </w:r>
      <w:r>
        <w:br/>
        <w:t>16.6.0-9 Befindet sich zwischen Vorsignal und dem dazugehörigen Hauptsignal ein Signalnachahmer siehe &lt;05 Lastenheft Teilsystem DSTW-ZE&gt; 16.14.</w:t>
        <w:br/>
        <w:t>​​</w:t>
      </w:r>
    </w:p>
    <w:p w14:paraId="484E98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7C3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74A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5E702" w14:textId="77777777">
            <w:r>
              <w:t>MDSTW-23520</w:t>
            </w:r>
          </w:p>
        </w:tc>
      </w:tr>
      <w:tr w14:paraId="64119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750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37163" w14:textId="77777777">
            <w:r>
              <w:t>05_1069</w:t>
            </w:r>
          </w:p>
        </w:tc>
      </w:tr>
      <w:tr w14:paraId="029D46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DB2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22689" w14:textId="77777777">
            <w:r>
              <w:t>2646</w:t>
            </w:r>
          </w:p>
        </w:tc>
      </w:tr>
      <w:tr w14:paraId="2BF0AE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4FD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AD4303" w14:textId="77777777"/>
        </w:tc>
      </w:tr>
      <w:tr w14:paraId="48248B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300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64B53" w14:textId="77777777">
            <w:r>
              <w:t>Draft</w:t>
            </w:r>
          </w:p>
        </w:tc>
      </w:tr>
      <w:tr w14:paraId="18984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1585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D5A25" w14:textId="77777777">
            <w:r>
              <w:t>Muss</w:t>
            </w:r>
          </w:p>
        </w:tc>
      </w:tr>
      <w:tr w14:paraId="1C4A22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6503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A0FE57" w14:textId="77777777">
            <w:r>
              <w:t>Funktion wird wie in der ELEKTRA 2 Baseline 29.40 realisiert zur Verfügung gestellt.</w:t>
            </w:r>
          </w:p>
        </w:tc>
      </w:tr>
      <w:tr w14:paraId="2C22E8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217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50739" w14:textId="77777777"/>
        </w:tc>
      </w:tr>
      <w:tr w14:paraId="4BAC2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14B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C85F7" w14:textId="77777777">
            <w:r>
              <w:t>PV GA DIL OBB 1.0.0</w:t>
            </w:r>
          </w:p>
        </w:tc>
      </w:tr>
    </w:tbl>
    <w:p w14:paraId="264CF6AE" w14:textId="77777777">
      <w:pPr>
        <w:spacing w:after="0" w:line="96" w:lineRule="auto"/>
      </w:pPr>
    </w:p>
    <w:p w14:paraId="71A03B50" w14:textId="77777777">
      <w:pPr>
        <w:pStyle w:val="Heading4"/>
        <w:divId w:val="387"/>
      </w:pPr>
      <w:bookmarkStart w:name="_Toc242172963" w:id="356"/>
      <w:r>
        <w:t>16.7 Schutzsignal</w:t>
      </w:r>
      <w:bookmarkEnd w:id="356"/>
    </w:p>
    <w:p w14:paraId="2B105E8E" w14:textId="77777777">
      <w:pPr>
        <w:spacing w:after="0"/>
      </w:pPr>
      <w:r>
        <w:rPr>
          <w:vanish/>
        </w:rPr>
        <w:t>MLS_DSTW/MDSTW-23521</w:t>
      </w:r>
      <w:r>
        <w:rPr>
          <w:b/>
        </w:rPr>
        <w:t>16.7.0-1 Das Freistellen eines Schutzsignals erfolgt selbsttätig, sobald die Vor...</w:t>
      </w:r>
      <w:r>
        <w:br/>
        <w:t>16.7.0-1 Das Freistellen eines Schutzsignals erfolgt selbsttätig, sobald die Voraussetzungen für den Freistellvorgang bestehen (für Zugstraßen siehe &lt;05 Lastenheft Teilsystem DSTW-ZE&gt; 6.7.5, für Verschubstraßen &lt;05 Lastenheft Teilsystem DSTW-ZE&gt; 6.6.6).</w:t>
        <w:br/>
        <w:t>​​</w:t>
      </w:r>
    </w:p>
    <w:p w14:paraId="2E0836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D219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E10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323D3" w14:textId="77777777">
            <w:r>
              <w:t>MDSTW-23521</w:t>
            </w:r>
          </w:p>
        </w:tc>
      </w:tr>
      <w:tr w14:paraId="517D6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304C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37E9F" w14:textId="77777777">
            <w:r>
              <w:t>05_1071</w:t>
            </w:r>
          </w:p>
        </w:tc>
      </w:tr>
      <w:tr w14:paraId="7BCF9E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3F6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866E1" w14:textId="77777777">
            <w:r>
              <w:t>2648</w:t>
            </w:r>
          </w:p>
        </w:tc>
      </w:tr>
      <w:tr w14:paraId="4205C6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4641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1BB93" w14:textId="77777777"/>
        </w:tc>
      </w:tr>
      <w:tr w14:paraId="1338F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59C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64B70" w14:textId="77777777">
            <w:r>
              <w:t>Draft</w:t>
            </w:r>
          </w:p>
        </w:tc>
      </w:tr>
      <w:tr w14:paraId="671A0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72B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A0E910" w14:textId="77777777">
            <w:r>
              <w:t>Muss</w:t>
            </w:r>
          </w:p>
        </w:tc>
      </w:tr>
      <w:tr w14:paraId="79E2E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849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B90E8" w14:textId="77777777">
            <w:r>
              <w:t>Funktion wird wie in der ELEKTRA 2 Baseline 29.40 realisiert zur Verfügung gestellt.</w:t>
            </w:r>
          </w:p>
        </w:tc>
      </w:tr>
      <w:tr w14:paraId="51187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C80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A2E8C" w14:textId="77777777"/>
        </w:tc>
      </w:tr>
      <w:tr w14:paraId="43D31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7802D"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D1DF5" w14:textId="77777777">
            <w:r>
              <w:t>PV GA DIL OBB 1.0.0</w:t>
            </w:r>
          </w:p>
        </w:tc>
      </w:tr>
    </w:tbl>
    <w:p w14:paraId="1345D425" w14:textId="77777777">
      <w:pPr>
        <w:spacing w:after="0" w:line="96" w:lineRule="auto"/>
      </w:pPr>
    </w:p>
    <w:p w14:paraId="78E85426" w14:textId="77777777">
      <w:pPr>
        <w:spacing w:after="0"/>
      </w:pPr>
      <w:r>
        <w:rPr>
          <w:vanish/>
        </w:rPr>
        <w:t>MLS_DSTW/MDSTW-23522</w:t>
      </w:r>
      <w:r>
        <w:rPr>
          <w:b/>
        </w:rPr>
        <w:t>16.7.0-2 Wiederholtes Freistellen des Schutzsignals ist durch einen neuerlichen...</w:t>
      </w:r>
      <w:r>
        <w:br/>
        <w:t>16.7.0-2 Wiederholtes Freistellen des Schutzsignals ist durch einen neuerlichen Bedienungsvorgang gemäß &lt;05 Lastenheft Teilsystem DSTW-ZE&gt; 6.6.1 für Zugstraßen bzw. gem. &lt;05 Lastenheft Teilsystem DSTW-ZE&gt; 6.7.1 für Verschubstraßen möglich und führt sofort zum Freistellvorgang, wenn die Voraussetzungen gem. &lt;05 Lastenheft Teilsystem DSTW-ZE&gt; 6.7.5 bzw. &lt;05 Lastenheft Teilsystem DSTW-ZE&gt; 6.6.6 noch bestehen.</w:t>
        <w:br/>
        <w:t>​​</w:t>
      </w:r>
    </w:p>
    <w:p w14:paraId="03F125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40FC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0B9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F30D3" w14:textId="77777777">
            <w:r>
              <w:t>MDSTW-23522</w:t>
            </w:r>
          </w:p>
        </w:tc>
      </w:tr>
      <w:tr w14:paraId="7A398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099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C24B8" w14:textId="77777777">
            <w:r>
              <w:t>05_1072</w:t>
            </w:r>
          </w:p>
        </w:tc>
      </w:tr>
      <w:tr w14:paraId="5C18A5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C97B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53ED8" w14:textId="77777777">
            <w:r>
              <w:t>2649</w:t>
            </w:r>
          </w:p>
        </w:tc>
      </w:tr>
      <w:tr w14:paraId="42C7F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239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A86217" w14:textId="77777777"/>
        </w:tc>
      </w:tr>
      <w:tr w14:paraId="74145A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2FF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FA61D" w14:textId="77777777">
            <w:r>
              <w:t>Draft</w:t>
            </w:r>
          </w:p>
        </w:tc>
      </w:tr>
      <w:tr w14:paraId="79A8A7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D95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86FD19" w14:textId="77777777">
            <w:r>
              <w:t>Muss</w:t>
            </w:r>
          </w:p>
        </w:tc>
      </w:tr>
      <w:tr w14:paraId="03093B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8AB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8AE08" w14:textId="77777777">
            <w:r>
              <w:t>Funktion wird wie in der ELEKTRA 2 Baseline 29.40 realisiert zur Verfügung gestellt.</w:t>
            </w:r>
          </w:p>
        </w:tc>
      </w:tr>
      <w:tr w14:paraId="590374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B97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3D872" w14:textId="77777777"/>
        </w:tc>
      </w:tr>
      <w:tr w14:paraId="30D81C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F83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6A657" w14:textId="77777777">
            <w:r>
              <w:t>PV GA DIL OBB 1.0.0</w:t>
            </w:r>
          </w:p>
        </w:tc>
      </w:tr>
    </w:tbl>
    <w:p w14:paraId="6DBD58D0" w14:textId="77777777">
      <w:pPr>
        <w:spacing w:after="0" w:line="96" w:lineRule="auto"/>
      </w:pPr>
    </w:p>
    <w:p w14:paraId="14051070" w14:textId="77777777">
      <w:pPr>
        <w:spacing w:after="0"/>
      </w:pPr>
      <w:r>
        <w:rPr>
          <w:vanish/>
        </w:rPr>
        <w:t>MLS_DSTW/MDSTW-23523</w:t>
      </w:r>
      <w:r>
        <w:rPr>
          <w:b/>
        </w:rPr>
        <w:t>16.7.0-3 Das Haltstellen von Schutzsignalen hat fahrtbewirkt zu erfolgen durch:</w:t>
      </w:r>
      <w:r>
        <w:br/>
        <w:t>16.7.0-3 Das Haltstellen von Schutzsignalen hat fahrtbewirkt zu erfolgen durch:</w:t>
        <w:br/>
        <w:t>• Besetzung des Haltfallabschnitts oder</w:t>
        <w:br/>
        <w:t>• Freifahren des Abschnitts hinter dem freizeigenden Signal oder</w:t>
        <w:br/>
        <w:t>• Freifahren des Abschnitts vor dem Signal und nicht freigemeldeten Abschnitt hinter dem freizeigenden Signal oder</w:t>
        <w:br/>
        <w:t>• Freifahren des Abschnitts vor dem Signal oder</w:t>
        <w:br/>
        <w:t>• Freifahren des Abschnitts vor dem Signal, wenn der Abschnitt mit Gleisfreimeldetechnik ohne eigener Störmeldung realisiert wird.</w:t>
        <w:br/>
        <w:t>​​</w:t>
      </w:r>
    </w:p>
    <w:p w14:paraId="215449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9DA0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D7D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1A402" w14:textId="77777777">
            <w:r>
              <w:t>MDSTW-23523</w:t>
            </w:r>
          </w:p>
        </w:tc>
      </w:tr>
      <w:tr w14:paraId="2FAE1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B6A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B36171" w14:textId="77777777">
            <w:r>
              <w:t>05_1073</w:t>
            </w:r>
          </w:p>
        </w:tc>
      </w:tr>
      <w:tr w14:paraId="6E2E1B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7B7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1FE85" w14:textId="77777777">
            <w:r>
              <w:t>2650</w:t>
            </w:r>
          </w:p>
        </w:tc>
      </w:tr>
      <w:tr w14:paraId="3DAFD5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32F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EC171" w14:textId="77777777"/>
        </w:tc>
      </w:tr>
      <w:tr w14:paraId="4B8DEC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AC9F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260F1" w14:textId="77777777">
            <w:r>
              <w:t>Draft</w:t>
            </w:r>
          </w:p>
        </w:tc>
      </w:tr>
      <w:tr w14:paraId="766899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4A4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DB9AB" w14:textId="77777777">
            <w:r>
              <w:t>Muss</w:t>
            </w:r>
          </w:p>
        </w:tc>
      </w:tr>
      <w:tr w14:paraId="7C693C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6CA0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13D4B" w14:textId="77777777">
            <w:r>
              <w:t>Funktion wird wie in der ELEKTRA 2 Baseline 29.40 realisiert zur Verfügung gestellt.</w:t>
            </w:r>
          </w:p>
        </w:tc>
      </w:tr>
      <w:tr w14:paraId="36D632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F84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7D794" w14:textId="77777777"/>
        </w:tc>
      </w:tr>
      <w:tr w14:paraId="248E8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A8B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05D0E" w14:textId="77777777">
            <w:r>
              <w:t>PV GA DIL OBB 1.0.0</w:t>
            </w:r>
          </w:p>
        </w:tc>
      </w:tr>
    </w:tbl>
    <w:p w14:paraId="0B603A42" w14:textId="77777777">
      <w:pPr>
        <w:spacing w:after="0" w:line="96" w:lineRule="auto"/>
      </w:pPr>
    </w:p>
    <w:p w14:paraId="05A7A93B" w14:textId="77777777">
      <w:pPr>
        <w:spacing w:after="0"/>
      </w:pPr>
      <w:r>
        <w:rPr>
          <w:vanish/>
        </w:rPr>
        <w:lastRenderedPageBreak/>
        <w:t>MLS_DSTW/MDSTW-23524</w:t>
      </w:r>
      <w:r>
        <w:rPr>
          <w:b/>
        </w:rPr>
        <w:t>16.7.0-4 Das Haltstellen kann jederzeit durch eine protokollierte Handlung des B...</w:t>
      </w:r>
      <w:r>
        <w:br/>
        <w:t>16.7.0-4 Das Haltstellen kann jederzeit durch eine protokollierte Handlung des Bedieners erfolgen.</w:t>
        <w:br/>
        <w:t>​​</w:t>
      </w:r>
    </w:p>
    <w:p w14:paraId="0C13F9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800CC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4BFF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D3A41" w14:textId="77777777">
            <w:r>
              <w:t>MDSTW-23524</w:t>
            </w:r>
          </w:p>
        </w:tc>
      </w:tr>
      <w:tr w14:paraId="6C5F9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D1C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FDDDF" w14:textId="77777777">
            <w:r>
              <w:t>05_1074</w:t>
            </w:r>
          </w:p>
        </w:tc>
      </w:tr>
      <w:tr w14:paraId="6975BB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0C38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B1F8A" w14:textId="77777777">
            <w:r>
              <w:t>2651</w:t>
            </w:r>
          </w:p>
        </w:tc>
      </w:tr>
      <w:tr w14:paraId="45C421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0FE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BC792" w14:textId="77777777"/>
        </w:tc>
      </w:tr>
      <w:tr w14:paraId="616D3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E6B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18B63" w14:textId="77777777">
            <w:r>
              <w:t>Draft</w:t>
            </w:r>
          </w:p>
        </w:tc>
      </w:tr>
      <w:tr w14:paraId="5AB46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ADB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E9216F" w14:textId="77777777">
            <w:r>
              <w:t>Muss</w:t>
            </w:r>
          </w:p>
        </w:tc>
      </w:tr>
      <w:tr w14:paraId="415907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311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185DC" w14:textId="77777777">
            <w:r>
              <w:t>Funktion wird wie in der ELEKTRA 2 Baseline 29.40 realisiert zur Verfügung gestellt.</w:t>
            </w:r>
          </w:p>
        </w:tc>
      </w:tr>
      <w:tr w14:paraId="53B19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B53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C6B00" w14:textId="77777777"/>
        </w:tc>
      </w:tr>
      <w:tr w14:paraId="756A2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23B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EAFC6" w14:textId="77777777">
            <w:r>
              <w:t>PV GA DIL OBB 1.0.0</w:t>
            </w:r>
          </w:p>
        </w:tc>
      </w:tr>
    </w:tbl>
    <w:p w14:paraId="0410FAA0" w14:textId="77777777">
      <w:pPr>
        <w:spacing w:after="0" w:line="96" w:lineRule="auto"/>
      </w:pPr>
    </w:p>
    <w:p w14:paraId="1A6B7F01" w14:textId="77777777">
      <w:pPr>
        <w:spacing w:after="0"/>
      </w:pPr>
      <w:r>
        <w:rPr>
          <w:vanish/>
        </w:rPr>
        <w:t>MLS_DSTW/MDSTW-23525</w:t>
      </w:r>
      <w:r>
        <w:rPr>
          <w:b/>
        </w:rPr>
        <w:t>16.7.0-5 Händisch bewirktes Haltstellen führt auch zur Aufhebung des Auftrages z...</w:t>
      </w:r>
      <w:r>
        <w:br/>
        <w:t>16.7.0-5 Händisch bewirktes Haltstellen führt auch zur Aufhebung des Auftrages zur Signalanschaltung bzw. zur Aufhebung der Signalanschaltung selbst.</w:t>
        <w:br/>
        <w:t>​​</w:t>
      </w:r>
    </w:p>
    <w:p w14:paraId="28F409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A7B6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231F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8287FD" w14:textId="77777777">
            <w:r>
              <w:t>MDSTW-23525</w:t>
            </w:r>
          </w:p>
        </w:tc>
      </w:tr>
      <w:tr w14:paraId="4FAA83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1017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B9D33" w14:textId="77777777">
            <w:r>
              <w:t>05_1075</w:t>
            </w:r>
          </w:p>
        </w:tc>
      </w:tr>
      <w:tr w14:paraId="69F0B5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F99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74F79" w14:textId="77777777">
            <w:r>
              <w:t>2652</w:t>
            </w:r>
          </w:p>
        </w:tc>
      </w:tr>
      <w:tr w14:paraId="4200D8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70D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C74FD" w14:textId="77777777"/>
        </w:tc>
      </w:tr>
      <w:tr w14:paraId="2DCAE8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47D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3A341" w14:textId="77777777">
            <w:r>
              <w:t>Draft</w:t>
            </w:r>
          </w:p>
        </w:tc>
      </w:tr>
      <w:tr w14:paraId="3B2E4A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19D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3681F" w14:textId="77777777">
            <w:r>
              <w:t>Muss</w:t>
            </w:r>
          </w:p>
        </w:tc>
      </w:tr>
      <w:tr w14:paraId="78AF2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A9D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C8B406" w14:textId="77777777">
            <w:r>
              <w:t>Funktion wird wie in der ELEKTRA 2 Baseline 29.40 realisiert zur Verfügung gestellt.</w:t>
            </w:r>
          </w:p>
        </w:tc>
      </w:tr>
      <w:tr w14:paraId="75CE1F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8A05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B1194" w14:textId="77777777"/>
        </w:tc>
      </w:tr>
      <w:tr w14:paraId="409C61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014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37856" w14:textId="77777777">
            <w:r>
              <w:t>PV GA DIL OBB 1.0.0</w:t>
            </w:r>
          </w:p>
        </w:tc>
      </w:tr>
    </w:tbl>
    <w:p w14:paraId="4A5BC293" w14:textId="77777777">
      <w:pPr>
        <w:spacing w:after="0" w:line="96" w:lineRule="auto"/>
      </w:pPr>
    </w:p>
    <w:p w14:paraId="3D4458FE" w14:textId="77777777">
      <w:pPr>
        <w:spacing w:after="0"/>
      </w:pPr>
      <w:r>
        <w:rPr>
          <w:vanish/>
        </w:rPr>
        <w:t>MLS_DSTW/MDSTW-23526</w:t>
      </w:r>
      <w:r>
        <w:rPr>
          <w:b/>
        </w:rPr>
        <w:t>16.7.0-6 Eine Einzelstellung des Schutzsignals ist nicht vorzusehen.</w:t>
      </w:r>
      <w:r>
        <w:br/>
        <w:t>16.7.0-6 Eine Einzelstellung des Schutzsignals ist nicht vorzusehen.</w:t>
        <w:br/>
        <w:t>​​</w:t>
      </w:r>
    </w:p>
    <w:p w14:paraId="0216EF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BF9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DE8D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F40DBB" w14:textId="77777777">
            <w:r>
              <w:t>MDSTW-23526</w:t>
            </w:r>
          </w:p>
        </w:tc>
      </w:tr>
      <w:tr w14:paraId="2E61B6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096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AC919" w14:textId="77777777">
            <w:r>
              <w:t>05_1076</w:t>
            </w:r>
          </w:p>
        </w:tc>
      </w:tr>
      <w:tr w14:paraId="60F692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1CE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5F7F6" w14:textId="77777777">
            <w:r>
              <w:t>2653</w:t>
            </w:r>
          </w:p>
        </w:tc>
      </w:tr>
      <w:tr w14:paraId="60F3A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1F52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5EA20" w14:textId="77777777"/>
        </w:tc>
      </w:tr>
      <w:tr w14:paraId="743B65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85E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272ECE" w14:textId="77777777">
            <w:r>
              <w:t>Draft</w:t>
            </w:r>
          </w:p>
        </w:tc>
      </w:tr>
      <w:tr w14:paraId="4C0654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304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8B50B" w14:textId="77777777">
            <w:r>
              <w:t>Muss</w:t>
            </w:r>
          </w:p>
        </w:tc>
      </w:tr>
      <w:tr w14:paraId="038AD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AA1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29494" w14:textId="77777777">
            <w:r>
              <w:t>Funktion wird wie in der ELEKTRA 2 Baseline 29.40 realisiert zur Verfügung gestellt.</w:t>
            </w:r>
          </w:p>
        </w:tc>
      </w:tr>
      <w:tr w14:paraId="6A49A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F3B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CD3E3" w14:textId="77777777"/>
        </w:tc>
      </w:tr>
      <w:tr w14:paraId="4C4FA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45BFE"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9E26A" w14:textId="77777777">
            <w:r>
              <w:t>PV GA DIL OBB 1.0.0</w:t>
            </w:r>
          </w:p>
        </w:tc>
      </w:tr>
    </w:tbl>
    <w:p w14:paraId="26AF38C6" w14:textId="77777777">
      <w:pPr>
        <w:spacing w:after="0" w:line="96" w:lineRule="auto"/>
      </w:pPr>
    </w:p>
    <w:p w14:paraId="2B21D3BB" w14:textId="77777777">
      <w:pPr>
        <w:spacing w:after="0"/>
      </w:pPr>
      <w:r>
        <w:rPr>
          <w:vanish/>
        </w:rPr>
        <w:t>MLS_DSTW/MDSTW-23527</w:t>
      </w:r>
      <w:r>
        <w:rPr>
          <w:b/>
        </w:rPr>
        <w:t>16.7.0-7 Bei Ausfall des Rot-Lichtpunkts ist die Signalfreistellung möglich.</w:t>
      </w:r>
      <w:r>
        <w:br/>
        <w:t>16.7.0-7 Bei Ausfall des Rot-Lichtpunkts ist die Signalfreistellung möglich.</w:t>
        <w:br/>
        <w:t>​​</w:t>
      </w:r>
    </w:p>
    <w:p w14:paraId="4BC471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23E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5B0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57D46" w14:textId="77777777">
            <w:r>
              <w:t>MDSTW-23527</w:t>
            </w:r>
          </w:p>
        </w:tc>
      </w:tr>
      <w:tr w14:paraId="6AB90F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1EB0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10BA9" w14:textId="77777777">
            <w:r>
              <w:t>05_1077</w:t>
            </w:r>
          </w:p>
        </w:tc>
      </w:tr>
      <w:tr w14:paraId="7686EB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E7C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1F6588" w14:textId="77777777">
            <w:r>
              <w:t>2654</w:t>
            </w:r>
          </w:p>
        </w:tc>
      </w:tr>
      <w:tr w14:paraId="243ABF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DDF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2A82D" w14:textId="77777777"/>
        </w:tc>
      </w:tr>
      <w:tr w14:paraId="554AB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C90D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1B2AED" w14:textId="77777777">
            <w:r>
              <w:t>Draft</w:t>
            </w:r>
          </w:p>
        </w:tc>
      </w:tr>
      <w:tr w14:paraId="6EAC53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FE82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A7A22" w14:textId="77777777">
            <w:r>
              <w:t>Muss</w:t>
            </w:r>
          </w:p>
        </w:tc>
      </w:tr>
      <w:tr w14:paraId="2C21B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2A3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66872" w14:textId="77777777">
            <w:r>
              <w:t>Funktion wird wie in der ELEKTRA 2 Baseline 29.40 realisiert zur Verfügung gestellt.</w:t>
            </w:r>
          </w:p>
        </w:tc>
      </w:tr>
      <w:tr w14:paraId="156E37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734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CFEAC3" w14:textId="77777777"/>
        </w:tc>
      </w:tr>
      <w:tr w14:paraId="5D7D5A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1EC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C0CA2" w14:textId="77777777">
            <w:r>
              <w:t>PV GA DIL OBB 1.0.0</w:t>
            </w:r>
          </w:p>
        </w:tc>
      </w:tr>
    </w:tbl>
    <w:p w14:paraId="2D17DE2C" w14:textId="77777777">
      <w:pPr>
        <w:spacing w:after="0" w:line="96" w:lineRule="auto"/>
      </w:pPr>
    </w:p>
    <w:p w14:paraId="07B2FE0D" w14:textId="77777777">
      <w:pPr>
        <w:pStyle w:val="Heading4"/>
        <w:divId w:val="388"/>
      </w:pPr>
      <w:bookmarkStart w:name="_Toc242172964" w:id="357"/>
      <w:r>
        <w:t>16.8 Ersatzsignal</w:t>
      </w:r>
      <w:bookmarkEnd w:id="357"/>
    </w:p>
    <w:p w14:paraId="78C8F7CF" w14:textId="77777777">
      <w:pPr>
        <w:spacing w:after="0"/>
      </w:pPr>
      <w:r>
        <w:rPr>
          <w:vanish/>
        </w:rPr>
        <w:t>MLS_DSTW/MDSTW-23528</w:t>
      </w:r>
      <w:r>
        <w:rPr>
          <w:b/>
        </w:rPr>
        <w:t>16.8.0-1 Die Freistellung des Ersatzsignals/Vorsichtsignal muss jederzeit unabhä...</w:t>
      </w:r>
      <w:r>
        <w:br/>
        <w:t>16.8.0-1 Die Freistellung des Ersatzsignals/Vorsichtsignal muss jederzeit unabhängig von anderen, am selben Signalschild vorhandenen Lichtpunkten, möglich sein.</w:t>
        <w:br/>
        <w:t>​​</w:t>
      </w:r>
    </w:p>
    <w:p w14:paraId="50D7BE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CEE7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6C5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21FE5" w14:textId="77777777">
            <w:r>
              <w:t>MDSTW-23528</w:t>
            </w:r>
          </w:p>
        </w:tc>
      </w:tr>
      <w:tr w14:paraId="42B90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4E6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BB8B0" w14:textId="77777777">
            <w:r>
              <w:t>05_1079</w:t>
            </w:r>
          </w:p>
        </w:tc>
      </w:tr>
      <w:tr w14:paraId="343E0D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4E0F1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60C99" w14:textId="77777777">
            <w:r>
              <w:t>2656</w:t>
            </w:r>
          </w:p>
        </w:tc>
      </w:tr>
      <w:tr w14:paraId="58D790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EDE3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EA909" w14:textId="77777777"/>
        </w:tc>
      </w:tr>
      <w:tr w14:paraId="69CA1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6A8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10B3AF" w14:textId="77777777">
            <w:r>
              <w:t>Draft</w:t>
            </w:r>
          </w:p>
        </w:tc>
      </w:tr>
      <w:tr w14:paraId="41FD53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778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47730" w14:textId="77777777">
            <w:r>
              <w:t>Muss</w:t>
            </w:r>
          </w:p>
        </w:tc>
      </w:tr>
      <w:tr w14:paraId="6A74F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06C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DEFCB" w14:textId="77777777">
            <w:r>
              <w:t>Funktion wird wie in der ELEKTRA 2 Baseline 29.40 realisiert zur Verfügung gestellt.</w:t>
            </w:r>
          </w:p>
        </w:tc>
      </w:tr>
      <w:tr w14:paraId="1DDA7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077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69FB9" w14:textId="77777777"/>
        </w:tc>
      </w:tr>
      <w:tr w14:paraId="71C765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643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8A67A" w14:textId="77777777">
            <w:r>
              <w:t>PV GA DIL OBB 1.0.0</w:t>
            </w:r>
          </w:p>
        </w:tc>
      </w:tr>
    </w:tbl>
    <w:p w14:paraId="0999F86B" w14:textId="77777777">
      <w:pPr>
        <w:spacing w:after="0" w:line="96" w:lineRule="auto"/>
      </w:pPr>
    </w:p>
    <w:p w14:paraId="72DBCD27" w14:textId="77777777">
      <w:pPr>
        <w:spacing w:after="0"/>
      </w:pPr>
      <w:r>
        <w:rPr>
          <w:vanish/>
        </w:rPr>
        <w:t>MLS_DSTW/MDSTW-23529</w:t>
      </w:r>
      <w:r>
        <w:rPr>
          <w:b/>
        </w:rPr>
        <w:t>16.8.0-2 Die Einschaltung des Ersatzsignals ist eine dokumentationspflichtige Ha...</w:t>
      </w:r>
      <w:r>
        <w:br/>
        <w:t>16.8.0-2 Die Einschaltung des Ersatzsignals ist eine dokumentationspflichtige Handlung.</w:t>
        <w:br/>
        <w:t>​​</w:t>
      </w:r>
    </w:p>
    <w:p w14:paraId="755A38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1B6A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346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095B0" w14:textId="77777777">
            <w:r>
              <w:t>MDSTW-23529</w:t>
            </w:r>
          </w:p>
        </w:tc>
      </w:tr>
      <w:tr w14:paraId="7B8C94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4DA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D6050D" w14:textId="77777777">
            <w:r>
              <w:t>05_1080</w:t>
            </w:r>
          </w:p>
        </w:tc>
      </w:tr>
      <w:tr w14:paraId="1FC3B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0FF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448A5" w14:textId="77777777">
            <w:r>
              <w:t>2657</w:t>
            </w:r>
          </w:p>
        </w:tc>
      </w:tr>
      <w:tr w14:paraId="079806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A63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FCB54" w14:textId="77777777"/>
        </w:tc>
      </w:tr>
      <w:tr w14:paraId="382D12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D4D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58D5E" w14:textId="77777777">
            <w:r>
              <w:t>Draft</w:t>
            </w:r>
          </w:p>
        </w:tc>
      </w:tr>
      <w:tr w14:paraId="11F794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D29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71E8AA" w14:textId="77777777">
            <w:r>
              <w:t>Muss</w:t>
            </w:r>
          </w:p>
        </w:tc>
      </w:tr>
      <w:tr w14:paraId="6725E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939C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C9DCBB" w14:textId="77777777">
            <w:r>
              <w:t>Funktion wird wie in der ELEKTRA 2 Baseline 29.40 realisiert zur Verfügung gestellt.</w:t>
            </w:r>
          </w:p>
        </w:tc>
      </w:tr>
      <w:tr w14:paraId="01FA26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A05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4EFAD9" w14:textId="77777777"/>
        </w:tc>
      </w:tr>
      <w:tr w14:paraId="3CB769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D5A0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2AB03" w14:textId="77777777">
            <w:r>
              <w:t>PV GA DIL OBB 1.0.0</w:t>
            </w:r>
          </w:p>
        </w:tc>
      </w:tr>
    </w:tbl>
    <w:p w14:paraId="63699E7E" w14:textId="77777777">
      <w:pPr>
        <w:spacing w:after="0" w:line="96" w:lineRule="auto"/>
      </w:pPr>
    </w:p>
    <w:p w14:paraId="65F23F95" w14:textId="77777777">
      <w:pPr>
        <w:spacing w:after="0"/>
      </w:pPr>
      <w:r>
        <w:rPr>
          <w:vanish/>
        </w:rPr>
        <w:t>MLS_DSTW/MDSTW-23530</w:t>
      </w:r>
      <w:r>
        <w:rPr>
          <w:b/>
        </w:rPr>
        <w:t>16.8.0-3 Das Einschalten muss auch bei nicht freigemeldeten Abschnitt nach dem S...</w:t>
      </w:r>
      <w:r>
        <w:br/>
        <w:t>16.8.0-3 Das Einschalten muss auch bei nicht freigemeldeten Abschnitt nach dem Signal möglich sein.</w:t>
        <w:br/>
        <w:t>​​</w:t>
      </w:r>
    </w:p>
    <w:p w14:paraId="197E21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F86E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A4E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CEDCC6" w14:textId="77777777">
            <w:r>
              <w:t>MDSTW-23530</w:t>
            </w:r>
          </w:p>
        </w:tc>
      </w:tr>
      <w:tr w14:paraId="2B2A93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2E9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51E5C" w14:textId="77777777">
            <w:r>
              <w:t>05_1081</w:t>
            </w:r>
          </w:p>
        </w:tc>
      </w:tr>
      <w:tr w14:paraId="734E2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A6F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C7480" w14:textId="77777777">
            <w:r>
              <w:t>2658</w:t>
            </w:r>
          </w:p>
        </w:tc>
      </w:tr>
      <w:tr w14:paraId="046AB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B94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E0A37" w14:textId="77777777"/>
        </w:tc>
      </w:tr>
      <w:tr w14:paraId="77248F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CA7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D99DD" w14:textId="77777777">
            <w:r>
              <w:t>Draft</w:t>
            </w:r>
          </w:p>
        </w:tc>
      </w:tr>
      <w:tr w14:paraId="7314C3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2D2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537A7" w14:textId="77777777">
            <w:r>
              <w:t>Muss</w:t>
            </w:r>
          </w:p>
        </w:tc>
      </w:tr>
      <w:tr w14:paraId="428B63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B25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7191E" w14:textId="77777777">
            <w:r>
              <w:t>Funktion wird wie in der ELEKTRA 2 Baseline 29.40 realisiert zur Verfügung gestellt.</w:t>
            </w:r>
          </w:p>
        </w:tc>
      </w:tr>
      <w:tr w14:paraId="32A84E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80E2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3797C" w14:textId="77777777"/>
        </w:tc>
      </w:tr>
      <w:tr w14:paraId="168E0B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572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D5C909" w14:textId="77777777">
            <w:r>
              <w:t>PV GA DIL OBB 1.0.0</w:t>
            </w:r>
          </w:p>
        </w:tc>
      </w:tr>
    </w:tbl>
    <w:p w14:paraId="626B6825" w14:textId="77777777">
      <w:pPr>
        <w:spacing w:after="0" w:line="96" w:lineRule="auto"/>
      </w:pPr>
    </w:p>
    <w:p w14:paraId="4D873B5E" w14:textId="77777777">
      <w:pPr>
        <w:spacing w:after="0"/>
      </w:pPr>
      <w:r>
        <w:rPr>
          <w:vanish/>
        </w:rPr>
        <w:t>MLS_DSTW/MDSTW-23531</w:t>
      </w:r>
      <w:r>
        <w:rPr>
          <w:b/>
        </w:rPr>
        <w:t>16.8.0-4 Haupt- und Schutzsignale werden bei Einschaltung des Ersatzsignals auf...</w:t>
      </w:r>
      <w:r>
        <w:br/>
        <w:t>16.8.0-4 Haupt- und Schutzsignale werden bei Einschaltung des Ersatzsignals auf Halt gestellt. Besteht der Auftrag zur Signalanschaltung oder die Signalanschaltung für ein Haupt- oder Schutzsignal, so ist diese bei Einschaltung des Ersatzsignals am Mast des Haupt- oder Schutzsignals zurückzunehmen.</w:t>
        <w:br/>
        <w:t>​​</w:t>
      </w:r>
    </w:p>
    <w:p w14:paraId="57FD5C8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0667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305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44421" w14:textId="77777777">
            <w:r>
              <w:t>MDSTW-23531</w:t>
            </w:r>
          </w:p>
        </w:tc>
      </w:tr>
      <w:tr w14:paraId="388319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AE3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61150" w14:textId="77777777">
            <w:r>
              <w:t>05_1082</w:t>
            </w:r>
          </w:p>
        </w:tc>
      </w:tr>
      <w:tr w14:paraId="1D8592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3C0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45A36" w14:textId="77777777">
            <w:r>
              <w:t>2659</w:t>
            </w:r>
          </w:p>
        </w:tc>
      </w:tr>
      <w:tr w14:paraId="1D8D0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2EE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0C973" w14:textId="77777777"/>
        </w:tc>
      </w:tr>
      <w:tr w14:paraId="22266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4B2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D2377" w14:textId="77777777">
            <w:r>
              <w:t>Draft</w:t>
            </w:r>
          </w:p>
        </w:tc>
      </w:tr>
      <w:tr w14:paraId="742919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108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B6AB3" w14:textId="77777777">
            <w:r>
              <w:t>Muss</w:t>
            </w:r>
          </w:p>
        </w:tc>
      </w:tr>
      <w:tr w14:paraId="1E078B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ED16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588A3" w14:textId="77777777">
            <w:r>
              <w:t>Funktion wird wie in der ELEKTRA 2 Baseline 29.40 realisiert zur Verfügung gestellt.</w:t>
            </w:r>
          </w:p>
        </w:tc>
      </w:tr>
      <w:tr w14:paraId="45A06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83DA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2AE95" w14:textId="77777777"/>
        </w:tc>
      </w:tr>
      <w:tr w14:paraId="09BD77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AED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9AE39" w14:textId="77777777">
            <w:r>
              <w:t>PV GA DIL OBB 1.0.0</w:t>
            </w:r>
          </w:p>
        </w:tc>
      </w:tr>
    </w:tbl>
    <w:p w14:paraId="44A05AED" w14:textId="77777777">
      <w:pPr>
        <w:spacing w:after="0" w:line="96" w:lineRule="auto"/>
      </w:pPr>
    </w:p>
    <w:p w14:paraId="56CD15DB" w14:textId="77777777">
      <w:pPr>
        <w:spacing w:after="0"/>
      </w:pPr>
      <w:r>
        <w:rPr>
          <w:vanish/>
        </w:rPr>
        <w:t>MLS_DSTW/MDSTW-23532</w:t>
      </w:r>
      <w:r>
        <w:rPr>
          <w:b/>
        </w:rPr>
        <w:t>16.8.0-5 Eine Einschaltung des Ersatzsignals am Hauptsignal oder Schutzsignal ha...</w:t>
      </w:r>
      <w:r>
        <w:br/>
        <w:t>16.8.0-5 Eine Einschaltung des Ersatzsignals am Hauptsignal oder Schutzsignal hat keine Auswirkung auf Verschubsignale am selben Mast.</w:t>
        <w:br/>
        <w:t>​​</w:t>
      </w:r>
    </w:p>
    <w:p w14:paraId="14CC51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CA57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4ED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ECB4F" w14:textId="77777777">
            <w:r>
              <w:t>MDSTW-23532</w:t>
            </w:r>
          </w:p>
        </w:tc>
      </w:tr>
      <w:tr w14:paraId="55D044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97B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A4CC7" w14:textId="77777777">
            <w:r>
              <w:t>05_1083</w:t>
            </w:r>
          </w:p>
        </w:tc>
      </w:tr>
      <w:tr w14:paraId="36816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D97B7"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21662" w14:textId="77777777">
            <w:r>
              <w:t>2660</w:t>
            </w:r>
          </w:p>
        </w:tc>
      </w:tr>
      <w:tr w14:paraId="35512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FDC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04B99" w14:textId="77777777"/>
        </w:tc>
      </w:tr>
      <w:tr w14:paraId="4DB6DE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7DA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4380F4" w14:textId="77777777">
            <w:r>
              <w:t>Draft</w:t>
            </w:r>
          </w:p>
        </w:tc>
      </w:tr>
      <w:tr w14:paraId="403768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816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F1BBA" w14:textId="77777777">
            <w:r>
              <w:t>Muss</w:t>
            </w:r>
          </w:p>
        </w:tc>
      </w:tr>
      <w:tr w14:paraId="439896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F2D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87B8C" w14:textId="77777777">
            <w:r>
              <w:t>Funktion wird wie in der ELEKTRA 2 Baseline 29.40 realisiert zur Verfügung gestellt.</w:t>
            </w:r>
          </w:p>
        </w:tc>
      </w:tr>
      <w:tr w14:paraId="679D67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17C0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BF72A1" w14:textId="77777777"/>
        </w:tc>
      </w:tr>
      <w:tr w14:paraId="0B943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A2F63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D5DCC" w14:textId="77777777">
            <w:r>
              <w:t>PV GA DIL OBB 1.0.0</w:t>
            </w:r>
          </w:p>
        </w:tc>
      </w:tr>
    </w:tbl>
    <w:p w14:paraId="5097B640" w14:textId="77777777">
      <w:pPr>
        <w:spacing w:after="0" w:line="96" w:lineRule="auto"/>
      </w:pPr>
    </w:p>
    <w:p w14:paraId="67378C77" w14:textId="77777777">
      <w:r>
        <w:rPr>
          <w:vanish/>
        </w:rPr>
        <w:t>MLS_DSTW/MDSTW-23533</w:t>
      </w:r>
      <w:r>
        <w:t>16.8.0-6 Eine Überwachung der Rücknahme der Signalanschaltung bzw. der Haltstellung des Signals ist in der Einschaltung des Ersatzsignals nicht erforderlich.</w:t>
        <w:br/>
        <w:t>​​</w:t>
      </w:r>
    </w:p>
    <w:p w14:paraId="59149B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DA4EF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066C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307F4" w14:textId="77777777">
            <w:r>
              <w:t>1742</w:t>
            </w:r>
          </w:p>
        </w:tc>
      </w:tr>
      <w:tr w14:paraId="6E053E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72B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F6C29" w14:textId="77777777">
            <w:r>
              <w:t>MDSTW-23533</w:t>
            </w:r>
          </w:p>
        </w:tc>
      </w:tr>
      <w:tr w14:paraId="03D58C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C08B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7A083" w14:textId="77777777">
            <w:r>
              <w:t>2661</w:t>
            </w:r>
          </w:p>
        </w:tc>
      </w:tr>
      <w:tr w14:paraId="77863B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76D6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4A839" w14:textId="77777777">
            <w:r>
              <w:t>05_1084</w:t>
            </w:r>
          </w:p>
        </w:tc>
      </w:tr>
    </w:tbl>
    <w:p w14:paraId="73B85C55" w14:textId="77777777">
      <w:pPr>
        <w:spacing w:after="0" w:line="96" w:lineRule="auto"/>
      </w:pPr>
    </w:p>
    <w:p w14:paraId="02BB19CD" w14:textId="77777777">
      <w:pPr>
        <w:spacing w:after="0"/>
      </w:pPr>
      <w:r>
        <w:rPr>
          <w:vanish/>
        </w:rPr>
        <w:t>MLS_DSTW/MDSTW-23534</w:t>
      </w:r>
      <w:r>
        <w:rPr>
          <w:b/>
        </w:rPr>
        <w:t>16.8.0-7 Das Blinken des Ersatzsignals muss überwacht werden. Bei Ausfall muss d...</w:t>
      </w:r>
      <w:r>
        <w:br/>
        <w:t>16.8.0-7 Das Blinken des Ersatzsignals muss überwacht werden. Bei Ausfall muss das Ersatzsignal in die Grundstellung gelangen.</w:t>
        <w:br/>
        <w:t>​​</w:t>
      </w:r>
    </w:p>
    <w:p w14:paraId="5ED976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5B75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DCD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3088A" w14:textId="77777777">
            <w:r>
              <w:t>MDSTW-23534</w:t>
            </w:r>
          </w:p>
        </w:tc>
      </w:tr>
      <w:tr w14:paraId="59F141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6EC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C56CF1" w14:textId="77777777">
            <w:r>
              <w:t>05_1085</w:t>
            </w:r>
          </w:p>
        </w:tc>
      </w:tr>
      <w:tr w14:paraId="759B52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11D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A5402B" w14:textId="77777777">
            <w:r>
              <w:t>2662</w:t>
            </w:r>
          </w:p>
        </w:tc>
      </w:tr>
      <w:tr w14:paraId="43152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822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45246" w14:textId="77777777"/>
        </w:tc>
      </w:tr>
      <w:tr w14:paraId="3D8A90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937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E86EB" w14:textId="77777777">
            <w:r>
              <w:t>Draft</w:t>
            </w:r>
          </w:p>
        </w:tc>
      </w:tr>
      <w:tr w14:paraId="06C3A9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49C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77081" w14:textId="77777777">
            <w:r>
              <w:t>Muss</w:t>
            </w:r>
          </w:p>
        </w:tc>
      </w:tr>
      <w:tr w14:paraId="49A75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C2D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BA35E" w14:textId="77777777">
            <w:r>
              <w:t>Funktion wird wie in der ELEKTRA 2 Baseline 29.40 realisiert zur Verfügung gestellt.</w:t>
            </w:r>
          </w:p>
        </w:tc>
      </w:tr>
      <w:tr w14:paraId="6256AD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692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034CF" w14:textId="77777777"/>
        </w:tc>
      </w:tr>
      <w:tr w14:paraId="143B4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F0D4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DC500" w14:textId="77777777">
            <w:r>
              <w:t>PV GA DIL OBB 1.0.0</w:t>
            </w:r>
          </w:p>
        </w:tc>
      </w:tr>
    </w:tbl>
    <w:p w14:paraId="4031F454" w14:textId="77777777">
      <w:pPr>
        <w:spacing w:after="0" w:line="96" w:lineRule="auto"/>
      </w:pPr>
    </w:p>
    <w:p w14:paraId="57771E05" w14:textId="77777777">
      <w:pPr>
        <w:spacing w:after="0"/>
      </w:pPr>
      <w:r>
        <w:rPr>
          <w:vanish/>
        </w:rPr>
        <w:t>MLS_DSTW/MDSTW-23535</w:t>
      </w:r>
      <w:r>
        <w:rPr>
          <w:b/>
        </w:rPr>
        <w:t>16.8.0-8 Die Abschaltung des Ersatzsignals hat fahrtbewirkt oder durch eine prot...</w:t>
      </w:r>
      <w:r>
        <w:br/>
        <w:t>16.8.0-8 Die Abschaltung des Ersatzsignals hat fahrtbewirkt oder durch eine protokollierungspflichtige Handlung des Bedieners zu erfolgen.</w:t>
        <w:br/>
        <w:t>​​</w:t>
      </w:r>
    </w:p>
    <w:p w14:paraId="0FC788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A91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B13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D2389" w14:textId="77777777">
            <w:r>
              <w:t>MDSTW-23535</w:t>
            </w:r>
          </w:p>
        </w:tc>
      </w:tr>
      <w:tr w14:paraId="5CAF6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138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032F4" w14:textId="77777777">
            <w:r>
              <w:t>05_1086</w:t>
            </w:r>
          </w:p>
        </w:tc>
      </w:tr>
      <w:tr w14:paraId="273C1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EFCF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AAB058" w14:textId="77777777">
            <w:r>
              <w:t>2663</w:t>
            </w:r>
          </w:p>
        </w:tc>
      </w:tr>
      <w:tr w14:paraId="25DF9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AB8C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FE636" w14:textId="77777777"/>
        </w:tc>
      </w:tr>
      <w:tr w14:paraId="4F7C8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9D8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4598E" w14:textId="77777777">
            <w:r>
              <w:t>Draft</w:t>
            </w:r>
          </w:p>
        </w:tc>
      </w:tr>
      <w:tr w14:paraId="3D69F9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EAD3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7F11F" w14:textId="77777777">
            <w:r>
              <w:t>Muss</w:t>
            </w:r>
          </w:p>
        </w:tc>
      </w:tr>
      <w:tr w14:paraId="623415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9633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6AA68" w14:textId="77777777">
            <w:r>
              <w:t>Funktion wird wie in der ELEKTRA 2 Baseline 29.40 realisiert zur Verfügung gestellt.</w:t>
            </w:r>
          </w:p>
        </w:tc>
      </w:tr>
      <w:tr w14:paraId="1A6B30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602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77047" w14:textId="77777777"/>
        </w:tc>
      </w:tr>
      <w:tr w14:paraId="063693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FC3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02B36" w14:textId="77777777">
            <w:r>
              <w:t>PV GA DIL OBB 1.0.0</w:t>
            </w:r>
          </w:p>
        </w:tc>
      </w:tr>
    </w:tbl>
    <w:p w14:paraId="76D4E439" w14:textId="77777777">
      <w:pPr>
        <w:spacing w:after="0" w:line="96" w:lineRule="auto"/>
      </w:pPr>
    </w:p>
    <w:p w14:paraId="604460B5" w14:textId="77777777">
      <w:pPr>
        <w:pStyle w:val="Heading4"/>
        <w:divId w:val="389"/>
      </w:pPr>
      <w:bookmarkStart w:name="_Toc242172965" w:id="358"/>
      <w:r>
        <w:t>16.9 Ersatzsignalwiederholer</w:t>
      </w:r>
      <w:bookmarkEnd w:id="358"/>
    </w:p>
    <w:p w14:paraId="3A3EDF4A" w14:textId="77777777">
      <w:pPr>
        <w:spacing w:after="0"/>
      </w:pPr>
      <w:r>
        <w:rPr>
          <w:vanish/>
        </w:rPr>
        <w:t>MLS_DSTW/MDSTW-23536</w:t>
      </w:r>
      <w:r>
        <w:rPr>
          <w:b/>
        </w:rPr>
        <w:t>16.9.0-1 Ein Ersatzsignalwiederholer darf nur dann die Freistellung des zugehöri...</w:t>
      </w:r>
      <w:r>
        <w:br/>
        <w:t>16.9.0-1 Ein Ersatzsignalwiederholer darf nur dann die Freistellung des zugehörigen Ersatzsignals zeigen, wenn eine eindeutige Zuordnung zum Ersatzsignal, erforderlichenfalls durch eine eingestellte Fahrstraße zwischen den Signalen besteht, und eventuelle weitere Ersatzsignalwiederholer bis zum Signal ebenfalls die Freistellung des zugehörigen Ersatzsignals zeigen.</w:t>
        <w:br/>
        <w:t>​​</w:t>
      </w:r>
    </w:p>
    <w:p w14:paraId="1908E4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F00B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20CE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60AFC" w14:textId="77777777">
            <w:r>
              <w:t>MDSTW-23536</w:t>
            </w:r>
          </w:p>
        </w:tc>
      </w:tr>
      <w:tr w14:paraId="72E54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2E3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2D3D5" w14:textId="77777777">
            <w:r>
              <w:t>05_1088</w:t>
            </w:r>
          </w:p>
        </w:tc>
      </w:tr>
      <w:tr w14:paraId="69C08E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98F5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FF1EA" w14:textId="77777777">
            <w:r>
              <w:t>2665</w:t>
            </w:r>
          </w:p>
        </w:tc>
      </w:tr>
      <w:tr w14:paraId="2CF049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509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5D7AF" w14:textId="77777777"/>
        </w:tc>
      </w:tr>
      <w:tr w14:paraId="2A9E7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0BC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E812C" w14:textId="77777777">
            <w:r>
              <w:t>Draft</w:t>
            </w:r>
          </w:p>
        </w:tc>
      </w:tr>
      <w:tr w14:paraId="72EAE7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258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DCFD4" w14:textId="77777777">
            <w:r>
              <w:t>Muss</w:t>
            </w:r>
          </w:p>
        </w:tc>
      </w:tr>
      <w:tr w14:paraId="6EF39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32A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DD510" w14:textId="77777777">
            <w:r>
              <w:t>Funktion wird wie in der ELEKTRA 2 Baseline 29.40 realisiert zur Verfügung gestellt.</w:t>
            </w:r>
          </w:p>
        </w:tc>
      </w:tr>
      <w:tr w14:paraId="76961D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F72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C0343" w14:textId="77777777"/>
        </w:tc>
      </w:tr>
      <w:tr w14:paraId="48A49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94A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F559F" w14:textId="77777777">
            <w:r>
              <w:t>PV GA DIL OBB 1.0.0</w:t>
            </w:r>
          </w:p>
        </w:tc>
      </w:tr>
    </w:tbl>
    <w:p w14:paraId="6CD9F1C9" w14:textId="77777777">
      <w:pPr>
        <w:spacing w:after="0" w:line="96" w:lineRule="auto"/>
      </w:pPr>
    </w:p>
    <w:p w14:paraId="001DA57C" w14:textId="77777777">
      <w:pPr>
        <w:spacing w:after="0"/>
      </w:pPr>
      <w:r>
        <w:rPr>
          <w:vanish/>
        </w:rPr>
        <w:t>MLS_DSTW/MDSTW-23537</w:t>
      </w:r>
      <w:r>
        <w:rPr>
          <w:b/>
        </w:rPr>
        <w:t>16.9.0-2 Befindet sich zwischen Ersatzsignalwiederholer und Hauptsignal ein Schu...</w:t>
      </w:r>
      <w:r>
        <w:br/>
        <w:t>16.9.0-2 Befindet sich zwischen Ersatzsignalwiederholer und Hauptsignal ein Schutzsignal, so darf der Ersatzsignalwiederholer für Fahrten in Richtung oder über das Schutzsignal nicht angeschaltet werden.</w:t>
        <w:br/>
        <w:t>​​</w:t>
      </w:r>
    </w:p>
    <w:p w14:paraId="0C6224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60FC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F80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BB66BB" w14:textId="77777777">
            <w:r>
              <w:t>MDSTW-23537</w:t>
            </w:r>
          </w:p>
        </w:tc>
      </w:tr>
      <w:tr w14:paraId="78F105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08D5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BB8E4" w14:textId="77777777">
            <w:r>
              <w:t>05_1089</w:t>
            </w:r>
          </w:p>
        </w:tc>
      </w:tr>
      <w:tr w14:paraId="35E7E0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5BB8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20147" w14:textId="77777777">
            <w:r>
              <w:t>2666</w:t>
            </w:r>
          </w:p>
        </w:tc>
      </w:tr>
      <w:tr w14:paraId="42CBEF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D21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B0217" w14:textId="77777777"/>
        </w:tc>
      </w:tr>
      <w:tr w14:paraId="182FCD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264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56926" w14:textId="77777777">
            <w:r>
              <w:t>Draft</w:t>
            </w:r>
          </w:p>
        </w:tc>
      </w:tr>
      <w:tr w14:paraId="30D468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56A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293B4B" w14:textId="77777777">
            <w:r>
              <w:t>Muss</w:t>
            </w:r>
          </w:p>
        </w:tc>
      </w:tr>
      <w:tr w14:paraId="452AF9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67EE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E4571" w14:textId="77777777">
            <w:r>
              <w:t>Funktion wird wie in der ELEKTRA 2 Baseline 29.40 realisiert zur Verfügung gestellt.</w:t>
            </w:r>
          </w:p>
        </w:tc>
      </w:tr>
      <w:tr w14:paraId="6ADAC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B7A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8C06B" w14:textId="77777777"/>
        </w:tc>
      </w:tr>
      <w:tr w14:paraId="76F29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079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83053" w14:textId="77777777">
            <w:r>
              <w:t>PV GA DIL OBB 1.0.0</w:t>
            </w:r>
          </w:p>
        </w:tc>
      </w:tr>
    </w:tbl>
    <w:p w14:paraId="52B77D6D" w14:textId="77777777">
      <w:pPr>
        <w:spacing w:after="0" w:line="96" w:lineRule="auto"/>
      </w:pPr>
    </w:p>
    <w:p w14:paraId="6453ACF7" w14:textId="77777777">
      <w:pPr>
        <w:spacing w:after="0"/>
      </w:pPr>
      <w:r>
        <w:rPr>
          <w:vanish/>
        </w:rPr>
        <w:lastRenderedPageBreak/>
        <w:t>MLS_DSTW/MDSTW-23538</w:t>
      </w:r>
      <w:r>
        <w:rPr>
          <w:b/>
        </w:rPr>
        <w:t>16.9.0-3 Es gibt keinen Ersatzsignalwiederholer zu einem Ersatzsignal am Mast ei...</w:t>
      </w:r>
      <w:r>
        <w:br/>
        <w:t>16.9.0-3 Es gibt keinen Ersatzsignalwiederholer zu einem Ersatzsignal am Mast eines Schutzsignals.</w:t>
        <w:br/>
        <w:t>​​</w:t>
      </w:r>
    </w:p>
    <w:p w14:paraId="791F6E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1235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F42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48D6D" w14:textId="77777777">
            <w:r>
              <w:t>MDSTW-23538</w:t>
            </w:r>
          </w:p>
        </w:tc>
      </w:tr>
      <w:tr w14:paraId="663E2A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8C5A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9E5B6" w14:textId="77777777">
            <w:r>
              <w:t>05_1090</w:t>
            </w:r>
          </w:p>
        </w:tc>
      </w:tr>
      <w:tr w14:paraId="2F2411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005A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7DDC7" w14:textId="77777777">
            <w:r>
              <w:t>2667</w:t>
            </w:r>
          </w:p>
        </w:tc>
      </w:tr>
      <w:tr w14:paraId="495E6B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E7A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3591C" w14:textId="77777777"/>
        </w:tc>
      </w:tr>
      <w:tr w14:paraId="753595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A6F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667F7D" w14:textId="77777777">
            <w:r>
              <w:t>Draft</w:t>
            </w:r>
          </w:p>
        </w:tc>
      </w:tr>
      <w:tr w14:paraId="0B1AE7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C2DC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99B63" w14:textId="77777777">
            <w:r>
              <w:t>Muss</w:t>
            </w:r>
          </w:p>
        </w:tc>
      </w:tr>
      <w:tr w14:paraId="55725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5BE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8E268" w14:textId="77777777">
            <w:r>
              <w:t>Funktion wird wie in der ELEKTRA 2 Baseline 29.40 realisiert zur Verfügung gestellt.</w:t>
            </w:r>
          </w:p>
        </w:tc>
      </w:tr>
      <w:tr w14:paraId="2CE9D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F41D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E76A2" w14:textId="77777777"/>
        </w:tc>
      </w:tr>
      <w:tr w14:paraId="37858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DE9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03A2B3" w14:textId="77777777">
            <w:r>
              <w:t>PV GA DIL OBB 1.0.0</w:t>
            </w:r>
          </w:p>
        </w:tc>
      </w:tr>
    </w:tbl>
    <w:p w14:paraId="188B24B6" w14:textId="77777777">
      <w:pPr>
        <w:spacing w:after="0" w:line="96" w:lineRule="auto"/>
      </w:pPr>
    </w:p>
    <w:p w14:paraId="2D0C1982" w14:textId="77777777">
      <w:pPr>
        <w:spacing w:after="0"/>
      </w:pPr>
      <w:r>
        <w:rPr>
          <w:vanish/>
        </w:rPr>
        <w:t>MLS_DSTW/MDSTW-23539</w:t>
      </w:r>
      <w:r>
        <w:rPr>
          <w:b/>
        </w:rPr>
        <w:t>16.9.0-4 Ein Ersatzsignalwiederholer auf einem Signalnachahmer am Mast eines Sch...</w:t>
      </w:r>
      <w:r>
        <w:br/>
        <w:t>16.9.0-4 Ein Ersatzsignalwiederholer auf einem Signalnachahmer am Mast eines Schutzsignals darf nur dann leuchten, wenn sich das Schutzsignal in der Stellung "Fahrverbot aufgehoben" befindet (Anm.: Es werden keine Ersatzsignalwiederholer am Mast eines Schutzsignals realisiert).</w:t>
        <w:br/>
        <w:t>​​</w:t>
      </w:r>
    </w:p>
    <w:p w14:paraId="443B5D5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8953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835D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60FD0" w14:textId="77777777">
            <w:r>
              <w:t>MDSTW-23539</w:t>
            </w:r>
          </w:p>
        </w:tc>
      </w:tr>
      <w:tr w14:paraId="0A4E1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3B8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74BA6" w14:textId="77777777">
            <w:r>
              <w:t>05_1091</w:t>
            </w:r>
          </w:p>
        </w:tc>
      </w:tr>
      <w:tr w14:paraId="2A0F88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1347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9257A" w14:textId="77777777">
            <w:r>
              <w:t>2668</w:t>
            </w:r>
          </w:p>
        </w:tc>
      </w:tr>
      <w:tr w14:paraId="2F510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EF703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FCCCF" w14:textId="77777777"/>
        </w:tc>
      </w:tr>
      <w:tr w14:paraId="538AA1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67CD0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31AB6E" w14:textId="77777777">
            <w:r>
              <w:t>Draft</w:t>
            </w:r>
          </w:p>
        </w:tc>
      </w:tr>
      <w:tr w14:paraId="0C3FE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FA1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38631" w14:textId="77777777">
            <w:r>
              <w:t>Muss</w:t>
            </w:r>
          </w:p>
        </w:tc>
      </w:tr>
      <w:tr w14:paraId="3E3F8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8D1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88CD5" w14:textId="77777777">
            <w:r>
              <w:t>Funktion wird wie in der ELEKTRA 2 Baseline 29.40 realisiert zur Verfügung gestellt.</w:t>
            </w:r>
          </w:p>
        </w:tc>
      </w:tr>
      <w:tr w14:paraId="76F67D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89E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A525D" w14:textId="77777777"/>
        </w:tc>
      </w:tr>
      <w:tr w14:paraId="400F72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B78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E0B2D" w14:textId="77777777">
            <w:r>
              <w:t>PV GA DIL OBB 1.0.0</w:t>
            </w:r>
          </w:p>
        </w:tc>
      </w:tr>
    </w:tbl>
    <w:p w14:paraId="2BBB7C93" w14:textId="77777777">
      <w:pPr>
        <w:spacing w:after="0" w:line="96" w:lineRule="auto"/>
      </w:pPr>
    </w:p>
    <w:p w14:paraId="52A6E85F" w14:textId="77777777">
      <w:pPr>
        <w:spacing w:after="0"/>
      </w:pPr>
      <w:r>
        <w:rPr>
          <w:vanish/>
        </w:rPr>
        <w:t>MLS_DSTW/MDSTW-23540</w:t>
      </w:r>
      <w:r>
        <w:rPr>
          <w:b/>
        </w:rPr>
        <w:t>16.9.0-5 Das Blinken des Ersatzsignalwiederholers muss überwacht werden. Bei Aus...</w:t>
      </w:r>
      <w:r>
        <w:br/>
        <w:t>16.9.0-5 Das Blinken des Ersatzsignalwiederholers muss überwacht werden. Bei Ausfall muss der Ersatzsignalwiederholer in die Grundstellung gelangen.</w:t>
        <w:br/>
        <w:t>​​</w:t>
      </w:r>
    </w:p>
    <w:p w14:paraId="682D5D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F941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CB5A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1F0A1" w14:textId="77777777">
            <w:r>
              <w:t>MDSTW-23540</w:t>
            </w:r>
          </w:p>
        </w:tc>
      </w:tr>
      <w:tr w14:paraId="7F69B1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C22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98900" w14:textId="77777777">
            <w:r>
              <w:t>05_1092</w:t>
            </w:r>
          </w:p>
        </w:tc>
      </w:tr>
      <w:tr w14:paraId="01DF5F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C28F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9BFCA" w14:textId="77777777">
            <w:r>
              <w:t>2669</w:t>
            </w:r>
          </w:p>
        </w:tc>
      </w:tr>
      <w:tr w14:paraId="0DD5F8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6671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0310A" w14:textId="77777777"/>
        </w:tc>
      </w:tr>
      <w:tr w14:paraId="5EF6FF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411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8613C" w14:textId="77777777">
            <w:r>
              <w:t>Draft</w:t>
            </w:r>
          </w:p>
        </w:tc>
      </w:tr>
      <w:tr w14:paraId="36D00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F279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F9EE9" w14:textId="77777777">
            <w:r>
              <w:t>Muss</w:t>
            </w:r>
          </w:p>
        </w:tc>
      </w:tr>
      <w:tr w14:paraId="446250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ACFF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98A7A" w14:textId="77777777">
            <w:r>
              <w:t>Funktion wird wie in der ELEKTRA 2 Baseline 29.40 realisiert zur Verfügung gestellt.</w:t>
            </w:r>
          </w:p>
        </w:tc>
      </w:tr>
      <w:tr w14:paraId="216E5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F55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4585B" w14:textId="77777777"/>
        </w:tc>
      </w:tr>
      <w:tr w14:paraId="293B9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2BC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781CE" w14:textId="77777777">
            <w:r>
              <w:t>PV GA DIL OBB 1.0.0</w:t>
            </w:r>
          </w:p>
        </w:tc>
      </w:tr>
    </w:tbl>
    <w:p w14:paraId="6E73D94F" w14:textId="77777777">
      <w:pPr>
        <w:spacing w:after="0" w:line="96" w:lineRule="auto"/>
      </w:pPr>
    </w:p>
    <w:p w14:paraId="6D64A575" w14:textId="77777777">
      <w:pPr>
        <w:pStyle w:val="Heading4"/>
        <w:divId w:val="390"/>
      </w:pPr>
      <w:bookmarkStart w:name="_Toc242172966" w:id="359"/>
      <w:r>
        <w:t>16.10 Vorsichtssignal</w:t>
      </w:r>
      <w:bookmarkEnd w:id="359"/>
    </w:p>
    <w:p w14:paraId="492C59C9" w14:textId="77777777">
      <w:pPr>
        <w:spacing w:after="0"/>
      </w:pPr>
      <w:r>
        <w:rPr>
          <w:vanish/>
        </w:rPr>
        <w:t>MLS_DSTW/MDSTW-23541</w:t>
      </w:r>
      <w:r>
        <w:rPr>
          <w:b/>
        </w:rPr>
        <w:t>16.10.0-1 Zu einem Vorsichtssignal darf es keinen Wiederholer geben.</w:t>
      </w:r>
      <w:r>
        <w:br/>
        <w:t>16.10.0-1 Zu einem Vorsichtssignal darf es keinen Wiederholer geben.</w:t>
        <w:br/>
        <w:t>​​</w:t>
      </w:r>
    </w:p>
    <w:p w14:paraId="457D5D9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616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C67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8F7A6" w14:textId="77777777">
            <w:r>
              <w:t>MDSTW-23541</w:t>
            </w:r>
          </w:p>
        </w:tc>
      </w:tr>
      <w:tr w14:paraId="01F053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7EE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BE5EB" w14:textId="77777777">
            <w:r>
              <w:t>05_1094</w:t>
            </w:r>
          </w:p>
        </w:tc>
      </w:tr>
      <w:tr w14:paraId="24AADC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E05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E78A21" w14:textId="77777777">
            <w:r>
              <w:t>2671</w:t>
            </w:r>
          </w:p>
        </w:tc>
      </w:tr>
      <w:tr w14:paraId="094C31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20DF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E01EA" w14:textId="77777777"/>
        </w:tc>
      </w:tr>
      <w:tr w14:paraId="1FECD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BE86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0AA2A" w14:textId="77777777">
            <w:r>
              <w:t>Draft</w:t>
            </w:r>
          </w:p>
        </w:tc>
      </w:tr>
      <w:tr w14:paraId="16FD6D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60B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F2A0F" w14:textId="77777777">
            <w:r>
              <w:t>Muss</w:t>
            </w:r>
          </w:p>
        </w:tc>
      </w:tr>
      <w:tr w14:paraId="23A9D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FB75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9DAC0" w14:textId="77777777">
            <w:r>
              <w:t>Funktion wird wie in der ELEKTRA 2 Baseline 29.40 realisiert zur Verfügung gestellt.</w:t>
            </w:r>
          </w:p>
        </w:tc>
      </w:tr>
      <w:tr w14:paraId="615DF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816F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6E437" w14:textId="77777777"/>
        </w:tc>
      </w:tr>
      <w:tr w14:paraId="710C8E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3B2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2E15E" w14:textId="77777777">
            <w:r>
              <w:t>PV GA DIL OBB 1.0.0</w:t>
            </w:r>
          </w:p>
        </w:tc>
      </w:tr>
    </w:tbl>
    <w:p w14:paraId="09B4ECDE" w14:textId="77777777">
      <w:pPr>
        <w:spacing w:after="0" w:line="96" w:lineRule="auto"/>
      </w:pPr>
    </w:p>
    <w:p w14:paraId="7CEFBDB6" w14:textId="77777777">
      <w:pPr>
        <w:spacing w:after="0"/>
      </w:pPr>
      <w:r>
        <w:rPr>
          <w:vanish/>
        </w:rPr>
        <w:t>MLS_DSTW/MDSTW-23542</w:t>
      </w:r>
      <w:r>
        <w:rPr>
          <w:b/>
        </w:rPr>
        <w:t>16.10.0-2 Das Vorsichtsignal ist wie das Ersatzsignal zu behandeln.</w:t>
      </w:r>
      <w:r>
        <w:br/>
        <w:t>16.10.0-2 Das Vorsichtsignal ist wie das Ersatzsignal zu behandeln.</w:t>
        <w:br/>
        <w:t>​​</w:t>
      </w:r>
    </w:p>
    <w:p w14:paraId="144DF0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77BF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98C2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2299EC" w14:textId="77777777">
            <w:r>
              <w:t>MDSTW-23542</w:t>
            </w:r>
          </w:p>
        </w:tc>
      </w:tr>
      <w:tr w14:paraId="5AD2D0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74B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D761E1" w14:textId="77777777">
            <w:r>
              <w:t>05_1095</w:t>
            </w:r>
          </w:p>
        </w:tc>
      </w:tr>
      <w:tr w14:paraId="4054D8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272F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1DEFF" w14:textId="77777777">
            <w:r>
              <w:t>2672</w:t>
            </w:r>
          </w:p>
        </w:tc>
      </w:tr>
      <w:tr w14:paraId="25F621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C7D9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BBB1E" w14:textId="77777777"/>
        </w:tc>
      </w:tr>
      <w:tr w14:paraId="66C78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70F14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57507" w14:textId="77777777">
            <w:r>
              <w:t>Draft</w:t>
            </w:r>
          </w:p>
        </w:tc>
      </w:tr>
      <w:tr w14:paraId="1A9685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7BC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12A74" w14:textId="77777777">
            <w:r>
              <w:t>Muss</w:t>
            </w:r>
          </w:p>
        </w:tc>
      </w:tr>
      <w:tr w14:paraId="3D703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A0B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1FA7AC" w14:textId="77777777">
            <w:r>
              <w:t>Funktion wird wie in der ELEKTRA 2 Baseline 29.40 realisiert zur Verfügung gestellt.</w:t>
            </w:r>
          </w:p>
        </w:tc>
      </w:tr>
      <w:tr w14:paraId="33E6D4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03A4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97B94" w14:textId="77777777"/>
        </w:tc>
      </w:tr>
      <w:tr w14:paraId="666B5E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A76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E0825" w14:textId="77777777">
            <w:r>
              <w:t>PV GA DIL OBB 1.0.0</w:t>
            </w:r>
          </w:p>
        </w:tc>
      </w:tr>
    </w:tbl>
    <w:p w14:paraId="40213691" w14:textId="77777777">
      <w:pPr>
        <w:spacing w:after="0" w:line="96" w:lineRule="auto"/>
      </w:pPr>
    </w:p>
    <w:p w14:paraId="55372CD2" w14:textId="77777777">
      <w:pPr>
        <w:spacing w:after="0"/>
      </w:pPr>
      <w:r>
        <w:rPr>
          <w:vanish/>
        </w:rPr>
        <w:t>MLS_DSTW/MDSTW-23543</w:t>
      </w:r>
      <w:r>
        <w:rPr>
          <w:b/>
        </w:rPr>
        <w:t>16.10.0-3 Im weiteren Verlauf der Funktionsbedingungen wird nur mehr vom Ersatzs...</w:t>
      </w:r>
      <w:r>
        <w:br/>
        <w:t>16.10.0-3 Im weiteren Verlauf der Funktionsbedingungen wird nur mehr vom Ersatzsignal gesprochen.</w:t>
        <w:br/>
        <w:t>​​</w:t>
      </w:r>
    </w:p>
    <w:p w14:paraId="40BF4D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77B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B3A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DC88C4" w14:textId="77777777">
            <w:r>
              <w:t>MDSTW-23543</w:t>
            </w:r>
          </w:p>
        </w:tc>
      </w:tr>
      <w:tr w14:paraId="6BAD2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ACC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00B45" w14:textId="77777777">
            <w:r>
              <w:t>05_1096</w:t>
            </w:r>
          </w:p>
        </w:tc>
      </w:tr>
      <w:tr w14:paraId="34C225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D01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C825D" w14:textId="77777777">
            <w:r>
              <w:t>2673</w:t>
            </w:r>
          </w:p>
        </w:tc>
      </w:tr>
      <w:tr w14:paraId="4069E9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52858"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897C15" w14:textId="77777777"/>
        </w:tc>
      </w:tr>
      <w:tr w14:paraId="287AA8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AE71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0F1D8" w14:textId="77777777">
            <w:r>
              <w:t>Draft</w:t>
            </w:r>
          </w:p>
        </w:tc>
      </w:tr>
      <w:tr w14:paraId="72F620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62A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C3C8AA" w14:textId="77777777">
            <w:r>
              <w:t>Muss</w:t>
            </w:r>
          </w:p>
        </w:tc>
      </w:tr>
      <w:tr w14:paraId="09C475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50CE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A8CB3" w14:textId="77777777">
            <w:r>
              <w:t>Funktion wird wie in der ELEKTRA 2 Baseline 29.40 realisiert zur Verfügung gestellt.</w:t>
            </w:r>
          </w:p>
        </w:tc>
      </w:tr>
      <w:tr w14:paraId="794ED3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0BF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19B47" w14:textId="77777777"/>
        </w:tc>
      </w:tr>
      <w:tr w14:paraId="42BF9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1281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C87B8" w14:textId="77777777">
            <w:r>
              <w:t>PV GA DIL OBB 1.0.0</w:t>
            </w:r>
          </w:p>
        </w:tc>
      </w:tr>
    </w:tbl>
    <w:p w14:paraId="4C1C244F" w14:textId="77777777">
      <w:pPr>
        <w:spacing w:after="0" w:line="96" w:lineRule="auto"/>
      </w:pPr>
    </w:p>
    <w:p w14:paraId="6EA9D625" w14:textId="77777777">
      <w:pPr>
        <w:pStyle w:val="Heading4"/>
        <w:divId w:val="391"/>
      </w:pPr>
      <w:bookmarkStart w:name="_Toc242172967" w:id="360"/>
      <w:r>
        <w:t>16.11 Virtuelles Vorsichtssignal (VVORS)</w:t>
      </w:r>
      <w:bookmarkEnd w:id="360"/>
    </w:p>
    <w:p w14:paraId="0489356B" w14:textId="77777777">
      <w:pPr>
        <w:spacing w:after="0"/>
      </w:pPr>
      <w:r>
        <w:rPr>
          <w:vanish/>
        </w:rPr>
        <w:t>MLS_DSTW/MDSTW-23544</w:t>
      </w:r>
      <w:r>
        <w:rPr>
          <w:b/>
        </w:rPr>
        <w:t>16.11.0-1 Es muss zusätzlich ein "Virtuelles Vorsichtssignal" (VVORS) für die Fü...</w:t>
      </w:r>
      <w:r>
        <w:br/>
        <w:t>16.11.0-1 Es muss zusätzlich ein "Virtuelles Vorsichtssignal" (VVORS) für die Führerstandssignalisierung (ein nicht physisch vorhandenes Vorsichtssignal) an einem Hauptsignal und Schutzsignal möglich sein.</w:t>
        <w:br/>
        <w:t>​​</w:t>
      </w:r>
    </w:p>
    <w:p w14:paraId="1ED2F3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D3F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861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2D66F8" w14:textId="77777777">
            <w:r>
              <w:t>MDSTW-23544</w:t>
            </w:r>
          </w:p>
        </w:tc>
      </w:tr>
      <w:tr w14:paraId="26F98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695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DE28F" w14:textId="77777777">
            <w:r>
              <w:t>05_1098</w:t>
            </w:r>
          </w:p>
        </w:tc>
      </w:tr>
      <w:tr w14:paraId="6A9B54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F7A8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B4BE4" w14:textId="77777777">
            <w:r>
              <w:t>2675</w:t>
            </w:r>
          </w:p>
        </w:tc>
      </w:tr>
      <w:tr w14:paraId="6B62F3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96B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70686D" w14:textId="77777777"/>
        </w:tc>
      </w:tr>
      <w:tr w14:paraId="502316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E7B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C3F3E" w14:textId="77777777">
            <w:r>
              <w:t>Draft</w:t>
            </w:r>
          </w:p>
        </w:tc>
      </w:tr>
      <w:tr w14:paraId="566042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B91F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AC97B" w14:textId="77777777">
            <w:r>
              <w:t>Muss</w:t>
            </w:r>
          </w:p>
        </w:tc>
      </w:tr>
      <w:tr w14:paraId="7AC1D0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5F30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D879B4" w14:textId="77777777">
            <w:r>
              <w:t>Funktion wird wie in der ELEKTRA 2 Baseline 29.40 realisiert zur Verfügung gestellt.</w:t>
            </w:r>
          </w:p>
        </w:tc>
      </w:tr>
      <w:tr w14:paraId="548642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64A3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E685B" w14:textId="77777777"/>
        </w:tc>
      </w:tr>
      <w:tr w14:paraId="17D97E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BD80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4DE86" w14:textId="77777777">
            <w:r>
              <w:t>PV GA DIL OBB 1.0.0</w:t>
            </w:r>
          </w:p>
        </w:tc>
      </w:tr>
    </w:tbl>
    <w:p w14:paraId="0DD38A25" w14:textId="77777777">
      <w:pPr>
        <w:spacing w:after="0" w:line="96" w:lineRule="auto"/>
      </w:pPr>
    </w:p>
    <w:p w14:paraId="0767548F" w14:textId="77777777">
      <w:pPr>
        <w:spacing w:after="0"/>
      </w:pPr>
      <w:r>
        <w:rPr>
          <w:vanish/>
        </w:rPr>
        <w:t>MLS_DSTW/MDSTW-23545</w:t>
      </w:r>
      <w:r>
        <w:rPr>
          <w:b/>
        </w:rPr>
        <w:t>16.11.0-2 Es muss ein Ausschluss zwischen einem Ersatzsignal bzw. Vorsichtssigna...</w:t>
      </w:r>
      <w:r>
        <w:br/>
        <w:t>16.11.0-2 Es muss ein Ausschluss zwischen einem Ersatzsignal bzw. Vorsichtssignal und dem VVORS realisiert werden. Das heißt, wenn eines der beiden Signale aktiviert ist, ist die Bedienung des jeweils anderen Signals nicht zulässig (z.B. wenn ein Ersatzsignal aktiviert ist, ist die Bedienung eines VVORS am gleichen Signalstandort nicht zulässig).</w:t>
        <w:br/>
        <w:t>​​</w:t>
      </w:r>
    </w:p>
    <w:p w14:paraId="22239E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EE2B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7FE4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B06BD" w14:textId="77777777">
            <w:r>
              <w:t>MDSTW-23545</w:t>
            </w:r>
          </w:p>
        </w:tc>
      </w:tr>
      <w:tr w14:paraId="13B93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E23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195B6" w14:textId="77777777">
            <w:r>
              <w:t>05_1099</w:t>
            </w:r>
          </w:p>
        </w:tc>
      </w:tr>
      <w:tr w14:paraId="4B78BE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7E39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264FB" w14:textId="77777777">
            <w:r>
              <w:t>2676</w:t>
            </w:r>
          </w:p>
        </w:tc>
      </w:tr>
      <w:tr w14:paraId="181E50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5EC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0A748" w14:textId="77777777"/>
        </w:tc>
      </w:tr>
      <w:tr w14:paraId="416E01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75C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A7456" w14:textId="77777777">
            <w:r>
              <w:t>Draft</w:t>
            </w:r>
          </w:p>
        </w:tc>
      </w:tr>
      <w:tr w14:paraId="16BEF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8DB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48994" w14:textId="77777777">
            <w:r>
              <w:t>Muss</w:t>
            </w:r>
          </w:p>
        </w:tc>
      </w:tr>
      <w:tr w14:paraId="1CC416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4828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6F790" w14:textId="77777777">
            <w:r>
              <w:t>Funktion wird wie in der ELEKTRA 2 Baseline 29.40 realisiert zur Verfügung gestellt.</w:t>
            </w:r>
          </w:p>
        </w:tc>
      </w:tr>
      <w:tr w14:paraId="3D44BF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B4E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F05049" w14:textId="77777777"/>
        </w:tc>
      </w:tr>
      <w:tr w14:paraId="06D1D7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A7B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2AA09" w14:textId="77777777">
            <w:r>
              <w:t>PV GA DIL OBB 1.0.0</w:t>
            </w:r>
          </w:p>
        </w:tc>
      </w:tr>
    </w:tbl>
    <w:p w14:paraId="3B3A1872" w14:textId="77777777">
      <w:pPr>
        <w:spacing w:after="0" w:line="96" w:lineRule="auto"/>
      </w:pPr>
    </w:p>
    <w:p w14:paraId="3EC8A17C" w14:textId="77777777">
      <w:pPr>
        <w:spacing w:after="0"/>
      </w:pPr>
      <w:r>
        <w:rPr>
          <w:vanish/>
        </w:rPr>
        <w:lastRenderedPageBreak/>
        <w:t>MLS_DSTW/MDSTW-23546</w:t>
      </w:r>
      <w:r>
        <w:rPr>
          <w:b/>
        </w:rPr>
        <w:t>16.11.0-3 Bei einem Ausfall der Elementansteuerung im DSTW und der daraus result...</w:t>
      </w:r>
      <w:r>
        <w:br/>
        <w:t>16.11.0-3 Bei einem Ausfall der Elementansteuerung im DSTW und der daraus resultierenden Anzeige KAZD an einem Haupsignal oder Schutzsignal, muss die Bedienung des VVORS weiterhin möglich sein (Hinweis: VVORS sollte ein logischer Zustand sein, ohne realem Hintergrund bzw. ohne physischer Hardware an einem Signal).</w:t>
        <w:br/>
        <w:t>​​</w:t>
      </w:r>
    </w:p>
    <w:p w14:paraId="31E7E4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AF3A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C02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22842" w14:textId="77777777">
            <w:r>
              <w:t>MDSTW-23546</w:t>
            </w:r>
          </w:p>
        </w:tc>
      </w:tr>
      <w:tr w14:paraId="61CBF1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E68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761B4" w14:textId="77777777">
            <w:r>
              <w:t>05_1100</w:t>
            </w:r>
          </w:p>
        </w:tc>
      </w:tr>
      <w:tr w14:paraId="10909E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2AD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52245" w14:textId="77777777">
            <w:r>
              <w:t>2677</w:t>
            </w:r>
          </w:p>
        </w:tc>
      </w:tr>
      <w:tr w14:paraId="45A606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13569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D9CD2" w14:textId="77777777"/>
        </w:tc>
      </w:tr>
      <w:tr w14:paraId="503EC0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21B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E5BA6" w14:textId="77777777">
            <w:r>
              <w:t>Draft</w:t>
            </w:r>
          </w:p>
        </w:tc>
      </w:tr>
      <w:tr w14:paraId="08A7F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570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D782C" w14:textId="77777777">
            <w:r>
              <w:t>Muss</w:t>
            </w:r>
          </w:p>
        </w:tc>
      </w:tr>
      <w:tr w14:paraId="2887A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62F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C12BD" w14:textId="77777777">
            <w:r>
              <w:t>Funktion wird wie in der ELEKTRA 2 Baseline 29.40 realisiert zur Verfügung gestellt.</w:t>
            </w:r>
          </w:p>
        </w:tc>
      </w:tr>
      <w:tr w14:paraId="31620E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CD710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6F357" w14:textId="77777777"/>
        </w:tc>
      </w:tr>
      <w:tr w14:paraId="075294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D5D9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A2B0E" w14:textId="77777777">
            <w:r>
              <w:t>PV GA DIL OBB 1.0.0</w:t>
            </w:r>
          </w:p>
        </w:tc>
      </w:tr>
    </w:tbl>
    <w:p w14:paraId="0613DE81" w14:textId="77777777">
      <w:pPr>
        <w:spacing w:after="0" w:line="96" w:lineRule="auto"/>
      </w:pPr>
    </w:p>
    <w:p w14:paraId="434BBF59" w14:textId="77777777">
      <w:pPr>
        <w:spacing w:after="0"/>
      </w:pPr>
      <w:r>
        <w:rPr>
          <w:vanish/>
        </w:rPr>
        <w:t>MLS_DSTW/MDSTW-23547</w:t>
      </w:r>
      <w:r>
        <w:rPr>
          <w:b/>
        </w:rPr>
        <w:t>16.11.0-4 Weiters gelten die selben Bedingungen wie für das Vorsichtssignal.</w:t>
      </w:r>
      <w:r>
        <w:br/>
        <w:t>16.11.0-4 Weiters gelten die selben Bedingungen wie für das Vorsichtssignal.</w:t>
        <w:br/>
        <w:t>​​</w:t>
      </w:r>
    </w:p>
    <w:p w14:paraId="4BF893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419D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F8F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BB953" w14:textId="77777777">
            <w:r>
              <w:t>MDSTW-23547</w:t>
            </w:r>
          </w:p>
        </w:tc>
      </w:tr>
      <w:tr w14:paraId="3FE593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4393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CE18C" w14:textId="77777777">
            <w:r>
              <w:t>05_1101</w:t>
            </w:r>
          </w:p>
        </w:tc>
      </w:tr>
      <w:tr w14:paraId="4FE710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651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2370F" w14:textId="77777777">
            <w:r>
              <w:t>2678</w:t>
            </w:r>
          </w:p>
        </w:tc>
      </w:tr>
      <w:tr w14:paraId="6C6F8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6F3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9C6E0" w14:textId="77777777"/>
        </w:tc>
      </w:tr>
      <w:tr w14:paraId="37873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B172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34267" w14:textId="77777777">
            <w:r>
              <w:t>Draft</w:t>
            </w:r>
          </w:p>
        </w:tc>
      </w:tr>
      <w:tr w14:paraId="306BE5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CC5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1E85C" w14:textId="77777777">
            <w:r>
              <w:t>Muss</w:t>
            </w:r>
          </w:p>
        </w:tc>
      </w:tr>
      <w:tr w14:paraId="29A65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2C4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64BCB" w14:textId="77777777">
            <w:r>
              <w:t>Funktion wird wie in der ELEKTRA 2 Baseline 29.40 realisiert zur Verfügung gestellt.</w:t>
            </w:r>
          </w:p>
        </w:tc>
      </w:tr>
      <w:tr w14:paraId="29296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7655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81924" w14:textId="77777777"/>
        </w:tc>
      </w:tr>
      <w:tr w14:paraId="40F8E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290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DDCB4" w14:textId="77777777">
            <w:r>
              <w:t>PV GA DIL OBB 1.0.0</w:t>
            </w:r>
          </w:p>
        </w:tc>
      </w:tr>
    </w:tbl>
    <w:p w14:paraId="2802A497" w14:textId="77777777">
      <w:pPr>
        <w:spacing w:after="0" w:line="96" w:lineRule="auto"/>
      </w:pPr>
    </w:p>
    <w:p w14:paraId="0870FEBD" w14:textId="77777777">
      <w:pPr>
        <w:pStyle w:val="Heading4"/>
        <w:divId w:val="392"/>
      </w:pPr>
      <w:bookmarkStart w:name="_Toc242172968" w:id="361"/>
      <w:r>
        <w:t>16.12 Geschwindigkeitsanzeiger (GA)</w:t>
      </w:r>
      <w:bookmarkEnd w:id="361"/>
    </w:p>
    <w:p w14:paraId="71E94FE1" w14:textId="77777777">
      <w:pPr>
        <w:spacing w:after="0"/>
      </w:pPr>
      <w:r>
        <w:rPr>
          <w:vanish/>
        </w:rPr>
        <w:t>MLS_DSTW/MDSTW-23548</w:t>
      </w:r>
      <w:r>
        <w:rPr>
          <w:b/>
        </w:rPr>
        <w:t>16.12.0-1 Kann ein GA, der überwacht werden soll, nicht angeschaltet werden, so...</w:t>
      </w:r>
      <w:r>
        <w:br/>
        <w:t>16.12.0-1 Kann ein GA, der überwacht werden soll, nicht angeschaltet werden, so ist das Startsignal und alle evtl. weiteren Haupt- und Schutzsignale zwischen Startsignal und GA in Haltstellung zu belassen.</w:t>
        <w:br/>
        <w:t>​​</w:t>
      </w:r>
    </w:p>
    <w:p w14:paraId="1EAA65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B79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4D9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7BA6C" w14:textId="77777777">
            <w:r>
              <w:t>MDSTW-23548</w:t>
            </w:r>
          </w:p>
        </w:tc>
      </w:tr>
      <w:tr w14:paraId="0621FF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436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46F63" w14:textId="77777777">
            <w:r>
              <w:t>05_1103</w:t>
            </w:r>
          </w:p>
        </w:tc>
      </w:tr>
      <w:tr w14:paraId="6DB470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3F0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2A36D" w14:textId="77777777">
            <w:r>
              <w:t>2680</w:t>
            </w:r>
          </w:p>
        </w:tc>
      </w:tr>
      <w:tr w14:paraId="5CE487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476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5855E8" w14:textId="77777777"/>
        </w:tc>
      </w:tr>
      <w:tr w14:paraId="5297B5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2CAB94"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F2914" w14:textId="77777777">
            <w:r>
              <w:t>Draft</w:t>
            </w:r>
          </w:p>
        </w:tc>
      </w:tr>
      <w:tr w14:paraId="0286F3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2F1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96B51" w14:textId="77777777">
            <w:r>
              <w:t>Muss</w:t>
            </w:r>
          </w:p>
        </w:tc>
      </w:tr>
      <w:tr w14:paraId="760D8E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526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F827C" w14:textId="77777777">
            <w:r>
              <w:t>Funktion wird wie in der ELEKTRA 2 Baseline 29.40 realisiert zur Verfügung gestellt.</w:t>
            </w:r>
          </w:p>
        </w:tc>
      </w:tr>
      <w:tr w14:paraId="21DCC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3EB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0F8E8E" w14:textId="77777777"/>
        </w:tc>
      </w:tr>
      <w:tr w14:paraId="1B92A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DAF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06369" w14:textId="77777777">
            <w:r>
              <w:t>PV GA DIL OBB 1.0.0</w:t>
            </w:r>
          </w:p>
        </w:tc>
      </w:tr>
    </w:tbl>
    <w:p w14:paraId="63312EF2" w14:textId="77777777">
      <w:pPr>
        <w:spacing w:after="0" w:line="96" w:lineRule="auto"/>
      </w:pPr>
    </w:p>
    <w:p w14:paraId="70E2E7C2" w14:textId="77777777">
      <w:pPr>
        <w:spacing w:after="0"/>
      </w:pPr>
      <w:r>
        <w:rPr>
          <w:vanish/>
        </w:rPr>
        <w:t>MLS_DSTW/MDSTW-23549</w:t>
      </w:r>
      <w:r>
        <w:rPr>
          <w:b/>
        </w:rPr>
        <w:t>16.12.0-2 Verlischt ein GA der überwacht wird, so ist das Startsignal und alle e...</w:t>
      </w:r>
      <w:r>
        <w:br/>
        <w:t>16.12.0-2 Verlischt ein GA der überwacht wird, so ist das Startsignal und alle evtl. weiteren Haupt- und Schutzsignale zwischen Startsignal und GA in Haltstellung zu bringen.</w:t>
        <w:br/>
        <w:t>​​</w:t>
      </w:r>
    </w:p>
    <w:p w14:paraId="4BE1E2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5CDF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1BD4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7AC61" w14:textId="77777777">
            <w:r>
              <w:t>MDSTW-23549</w:t>
            </w:r>
          </w:p>
        </w:tc>
      </w:tr>
      <w:tr w14:paraId="7723B8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DD2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0C6B4" w14:textId="77777777">
            <w:r>
              <w:t>05_1104</w:t>
            </w:r>
          </w:p>
        </w:tc>
      </w:tr>
      <w:tr w14:paraId="2531F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E34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341DA" w14:textId="77777777">
            <w:r>
              <w:t>2681</w:t>
            </w:r>
          </w:p>
        </w:tc>
      </w:tr>
      <w:tr w14:paraId="7F465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977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36E97" w14:textId="77777777"/>
        </w:tc>
      </w:tr>
      <w:tr w14:paraId="21704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BD0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D9815" w14:textId="77777777">
            <w:r>
              <w:t>Draft</w:t>
            </w:r>
          </w:p>
        </w:tc>
      </w:tr>
      <w:tr w14:paraId="6D472E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94AE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B9745" w14:textId="77777777">
            <w:r>
              <w:t>Muss</w:t>
            </w:r>
          </w:p>
        </w:tc>
      </w:tr>
      <w:tr w14:paraId="1FE19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1D8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BA2CF" w14:textId="77777777">
            <w:r>
              <w:t>Funktion wird wie in der ELEKTRA 2 Baseline 29.40 realisiert zur Verfügung gestellt.</w:t>
            </w:r>
          </w:p>
        </w:tc>
      </w:tr>
      <w:tr w14:paraId="71EE14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BD1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FD293" w14:textId="77777777"/>
        </w:tc>
      </w:tr>
      <w:tr w14:paraId="431D05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3E2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587F2" w14:textId="77777777">
            <w:r>
              <w:t>PV GA DIL OBB 1.0.0</w:t>
            </w:r>
          </w:p>
        </w:tc>
      </w:tr>
    </w:tbl>
    <w:p w14:paraId="4B78A1EC" w14:textId="77777777">
      <w:pPr>
        <w:spacing w:after="0" w:line="96" w:lineRule="auto"/>
      </w:pPr>
    </w:p>
    <w:p w14:paraId="6DE8B240" w14:textId="77777777">
      <w:pPr>
        <w:spacing w:after="0"/>
      </w:pPr>
      <w:r>
        <w:rPr>
          <w:vanish/>
        </w:rPr>
        <w:t>MLS_DSTW/MDSTW-23550</w:t>
      </w:r>
      <w:r>
        <w:rPr>
          <w:b/>
        </w:rPr>
        <w:t>16.12.0-3 Verlischt ein GA, der die durch ein Hauptsignal signalisierte Geschwin...</w:t>
      </w:r>
      <w:r>
        <w:br/>
        <w:t>16.12.0-3 Verlischt ein GA, der die durch ein Hauptsignal signalisierte Geschwindigkeit anhebt, so muss auch ein zugehöriger GVA verlöschen.</w:t>
        <w:br/>
        <w:t>​​</w:t>
      </w:r>
    </w:p>
    <w:p w14:paraId="130B21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A33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108C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9C40F" w14:textId="77777777">
            <w:r>
              <w:t>MDSTW-23550</w:t>
            </w:r>
          </w:p>
        </w:tc>
      </w:tr>
      <w:tr w14:paraId="33C0AC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B4B3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C0AD2F" w14:textId="77777777">
            <w:r>
              <w:t>05_1105</w:t>
            </w:r>
          </w:p>
        </w:tc>
      </w:tr>
      <w:tr w14:paraId="79EA02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0494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F8B2A3" w14:textId="77777777">
            <w:r>
              <w:t>2682</w:t>
            </w:r>
          </w:p>
        </w:tc>
      </w:tr>
      <w:tr w14:paraId="1B69AD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7F0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83D70" w14:textId="77777777"/>
        </w:tc>
      </w:tr>
      <w:tr w14:paraId="5C312A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FE05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EAB5F" w14:textId="77777777">
            <w:r>
              <w:t>Draft</w:t>
            </w:r>
          </w:p>
        </w:tc>
      </w:tr>
      <w:tr w14:paraId="71AB19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061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22610" w14:textId="77777777">
            <w:r>
              <w:t>Muss</w:t>
            </w:r>
          </w:p>
        </w:tc>
      </w:tr>
      <w:tr w14:paraId="2EC97B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09C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1146D" w14:textId="77777777">
            <w:r>
              <w:t>Funktion wird wie in der ELEKTRA 2 Baseline 29.40 realisiert zur Verfügung gestellt.</w:t>
            </w:r>
          </w:p>
        </w:tc>
      </w:tr>
      <w:tr w14:paraId="75B2C3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D73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1C9AC" w14:textId="77777777"/>
        </w:tc>
      </w:tr>
      <w:tr w14:paraId="40ED7B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B16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B8EAD" w14:textId="77777777">
            <w:r>
              <w:t>PV GA DIL OBB 1.0.0</w:t>
            </w:r>
          </w:p>
        </w:tc>
      </w:tr>
    </w:tbl>
    <w:p w14:paraId="71ACC832" w14:textId="77777777">
      <w:pPr>
        <w:spacing w:after="0" w:line="96" w:lineRule="auto"/>
      </w:pPr>
    </w:p>
    <w:p w14:paraId="0C8917E9" w14:textId="77777777">
      <w:pPr>
        <w:spacing w:after="0"/>
      </w:pPr>
      <w:r>
        <w:rPr>
          <w:vanish/>
        </w:rPr>
        <w:t>MLS_DSTW/MDSTW-23551</w:t>
      </w:r>
      <w:r>
        <w:rPr>
          <w:b/>
        </w:rPr>
        <w:t>16.12.0-4 Leuchtet ein GA der nicht überwacht wird nicht, darf sich dies nicht a...</w:t>
      </w:r>
      <w:r>
        <w:br/>
        <w:t>16.12.0-4 Leuchtet ein GA der nicht überwacht wird nicht, darf sich dies nicht auf die Freistellung des Startsignals auswirken.</w:t>
        <w:br/>
        <w:t>​​</w:t>
      </w:r>
    </w:p>
    <w:p w14:paraId="0266EE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D2CC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E8FD8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2C817" w14:textId="77777777">
            <w:r>
              <w:t>MDSTW-23551</w:t>
            </w:r>
          </w:p>
        </w:tc>
      </w:tr>
      <w:tr w14:paraId="44E3A5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1381F"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D2CBDD" w14:textId="77777777">
            <w:r>
              <w:t>05_1106</w:t>
            </w:r>
          </w:p>
        </w:tc>
      </w:tr>
      <w:tr w14:paraId="7E032F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196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EC0B2" w14:textId="77777777">
            <w:r>
              <w:t>2683</w:t>
            </w:r>
          </w:p>
        </w:tc>
      </w:tr>
      <w:tr w14:paraId="190BE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ABBD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5668C" w14:textId="77777777"/>
        </w:tc>
      </w:tr>
      <w:tr w14:paraId="75103A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BD8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22348" w14:textId="77777777">
            <w:r>
              <w:t>Draft</w:t>
            </w:r>
          </w:p>
        </w:tc>
      </w:tr>
      <w:tr w14:paraId="4A01A2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5F2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48917A" w14:textId="77777777">
            <w:r>
              <w:t>Muss</w:t>
            </w:r>
          </w:p>
        </w:tc>
      </w:tr>
      <w:tr w14:paraId="39138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C96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D2FE7" w14:textId="77777777">
            <w:r>
              <w:t>Funktion wird wie in der ELEKTRA 2 Baseline 29.40 realisiert zur Verfügung gestellt.</w:t>
            </w:r>
          </w:p>
        </w:tc>
      </w:tr>
      <w:tr w14:paraId="0F8D77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50C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7DE71" w14:textId="77777777"/>
        </w:tc>
      </w:tr>
      <w:tr w14:paraId="3A5F2D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3443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9571A" w14:textId="77777777">
            <w:r>
              <w:t>PV GA DIL OBB 1.0.0</w:t>
            </w:r>
          </w:p>
        </w:tc>
      </w:tr>
    </w:tbl>
    <w:p w14:paraId="706C0102" w14:textId="77777777">
      <w:pPr>
        <w:spacing w:after="0" w:line="96" w:lineRule="auto"/>
      </w:pPr>
    </w:p>
    <w:p w14:paraId="7A6FA222" w14:textId="77777777">
      <w:pPr>
        <w:spacing w:after="0"/>
      </w:pPr>
      <w:r>
        <w:rPr>
          <w:vanish/>
        </w:rPr>
        <w:t>MLS_DSTW/MDSTW-23552</w:t>
      </w:r>
      <w:r>
        <w:rPr>
          <w:b/>
        </w:rPr>
        <w:t>16.12.0-5 Das Haltstellen von Signalen im Fahrweg hat keine Rückwirkung auf bere...</w:t>
      </w:r>
      <w:r>
        <w:br/>
        <w:t>16.12.0-5 Das Haltstellen von Signalen im Fahrweg hat keine Rückwirkung auf bereits leuchtende alleinstehende GA.</w:t>
        <w:br/>
        <w:t>​​</w:t>
      </w:r>
    </w:p>
    <w:p w14:paraId="27ABEE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D807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F8A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031EC" w14:textId="77777777">
            <w:r>
              <w:t>MDSTW-23552</w:t>
            </w:r>
          </w:p>
        </w:tc>
      </w:tr>
      <w:tr w14:paraId="34A652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D07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B0AB4" w14:textId="77777777">
            <w:r>
              <w:t>05_1107</w:t>
            </w:r>
          </w:p>
        </w:tc>
      </w:tr>
      <w:tr w14:paraId="69697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A85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51F2A" w14:textId="77777777">
            <w:r>
              <w:t>2684</w:t>
            </w:r>
          </w:p>
        </w:tc>
      </w:tr>
      <w:tr w14:paraId="42F064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449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1A6062" w14:textId="77777777"/>
        </w:tc>
      </w:tr>
      <w:tr w14:paraId="4E699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494E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510CEC" w14:textId="77777777">
            <w:r>
              <w:t>Draft</w:t>
            </w:r>
          </w:p>
        </w:tc>
      </w:tr>
      <w:tr w14:paraId="283FD9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8E7D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70BE3" w14:textId="77777777">
            <w:r>
              <w:t>Muss</w:t>
            </w:r>
          </w:p>
        </w:tc>
      </w:tr>
      <w:tr w14:paraId="7F3164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870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D4809" w14:textId="77777777">
            <w:r>
              <w:t>Funktion wird wie in der ELEKTRA 2 Baseline 29.40 realisiert zur Verfügung gestellt.</w:t>
            </w:r>
          </w:p>
        </w:tc>
      </w:tr>
      <w:tr w14:paraId="7CC4FD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C81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B5B94" w14:textId="77777777"/>
        </w:tc>
      </w:tr>
      <w:tr w14:paraId="5B2F5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3D50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0FE0F" w14:textId="77777777">
            <w:r>
              <w:t>PV GA DIL OBB 1.0.0</w:t>
            </w:r>
          </w:p>
        </w:tc>
      </w:tr>
    </w:tbl>
    <w:p w14:paraId="41426442" w14:textId="77777777">
      <w:pPr>
        <w:spacing w:after="0" w:line="96" w:lineRule="auto"/>
      </w:pPr>
    </w:p>
    <w:p w14:paraId="2B0CFEDC" w14:textId="77777777">
      <w:pPr>
        <w:spacing w:after="0"/>
      </w:pPr>
      <w:r>
        <w:rPr>
          <w:vanish/>
        </w:rPr>
        <w:t>MLS_DSTW/MDSTW-23553</w:t>
      </w:r>
      <w:r>
        <w:rPr>
          <w:b/>
        </w:rPr>
        <w:t>16.12.0-6 Eine Veränderung des Geschwindigkeitsbegriffs eines Signals in Abhängi...</w:t>
      </w:r>
      <w:r>
        <w:br/>
        <w:t>16.12.0-6 Eine Veränderung des Geschwindigkeitsbegriffs eines Signals in Abhängigkeit von der Funktion eines überwachten Geschwindigkeitsanzeigers ist nicht durchzuführen.</w:t>
        <w:br/>
        <w:t>​​</w:t>
      </w:r>
    </w:p>
    <w:p w14:paraId="2C9A11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D618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730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319963" w14:textId="77777777">
            <w:r>
              <w:t>MDSTW-23553</w:t>
            </w:r>
          </w:p>
        </w:tc>
      </w:tr>
      <w:tr w14:paraId="1D843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88D0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6AE94" w14:textId="77777777">
            <w:r>
              <w:t>05_1108</w:t>
            </w:r>
          </w:p>
        </w:tc>
      </w:tr>
      <w:tr w14:paraId="2A4206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5360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60B73" w14:textId="77777777">
            <w:r>
              <w:t>2685</w:t>
            </w:r>
          </w:p>
        </w:tc>
      </w:tr>
      <w:tr w14:paraId="2FF84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01C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52424" w14:textId="77777777"/>
        </w:tc>
      </w:tr>
      <w:tr w14:paraId="5563C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F80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25F6E" w14:textId="77777777">
            <w:r>
              <w:t>Draft</w:t>
            </w:r>
          </w:p>
        </w:tc>
      </w:tr>
      <w:tr w14:paraId="675941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D795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6E704" w14:textId="77777777">
            <w:r>
              <w:t>Muss</w:t>
            </w:r>
          </w:p>
        </w:tc>
      </w:tr>
      <w:tr w14:paraId="7C87FD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9265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FF287" w14:textId="77777777">
            <w:r>
              <w:t>Funktion wird wie in der ELEKTRA 2 Baseline 29.40 realisiert zur Verfügung gestellt.</w:t>
            </w:r>
          </w:p>
        </w:tc>
      </w:tr>
      <w:tr w14:paraId="782D5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917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97E41" w14:textId="77777777"/>
        </w:tc>
      </w:tr>
      <w:tr w14:paraId="31DF81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06FD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8EC319" w14:textId="77777777">
            <w:r>
              <w:t>PV GA DIL OBB 1.0.0</w:t>
            </w:r>
          </w:p>
        </w:tc>
      </w:tr>
    </w:tbl>
    <w:p w14:paraId="6664E4EB" w14:textId="77777777">
      <w:pPr>
        <w:spacing w:after="0" w:line="96" w:lineRule="auto"/>
      </w:pPr>
    </w:p>
    <w:p w14:paraId="47AEF83E" w14:textId="77777777">
      <w:pPr>
        <w:spacing w:after="0"/>
      </w:pPr>
      <w:r>
        <w:rPr>
          <w:vanish/>
        </w:rPr>
        <w:t>MLS_DSTW/MDSTW-23554</w:t>
      </w:r>
      <w:r>
        <w:rPr>
          <w:b/>
        </w:rPr>
        <w:t>16.12.0-7 Der Geschwindigkeitsanzeiger auf einem Schutzsignal darf maximal die a...</w:t>
      </w:r>
      <w:r>
        <w:br/>
        <w:t xml:space="preserve">16.12.0-7 Der Geschwindigkeitsanzeiger auf einem Schutzsignal darf maximal die am folgenden </w:t>
        <w:lastRenderedPageBreak/>
        <w:t>Hauptsignal gezeigte Geschwindigkeit (Hauptsignalbegriff + Geschwindigkeitsanzeiger) anzeigen.</w:t>
        <w:br/>
        <w:t>​​</w:t>
      </w:r>
    </w:p>
    <w:p w14:paraId="1E7639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ABD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672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37929" w14:textId="77777777">
            <w:r>
              <w:t>MDSTW-23554</w:t>
            </w:r>
          </w:p>
        </w:tc>
      </w:tr>
      <w:tr w14:paraId="6E9237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C432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7F1C1" w14:textId="77777777">
            <w:r>
              <w:t>05_1109</w:t>
            </w:r>
          </w:p>
        </w:tc>
      </w:tr>
      <w:tr w14:paraId="79BB55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087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C55FA" w14:textId="77777777">
            <w:r>
              <w:t>2686</w:t>
            </w:r>
          </w:p>
        </w:tc>
      </w:tr>
      <w:tr w14:paraId="7869FC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AF4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09074D" w14:textId="77777777"/>
        </w:tc>
      </w:tr>
      <w:tr w14:paraId="7102D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4FB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FF7D0" w14:textId="77777777">
            <w:r>
              <w:t>Draft</w:t>
            </w:r>
          </w:p>
        </w:tc>
      </w:tr>
      <w:tr w14:paraId="41106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9B2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DFB5A" w14:textId="77777777">
            <w:r>
              <w:t>Muss</w:t>
            </w:r>
          </w:p>
        </w:tc>
      </w:tr>
      <w:tr w14:paraId="11D25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2F1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661CB" w14:textId="77777777">
            <w:r>
              <w:t>Funktion wird wie in der ELEKTRA 2 Baseline 29.40 realisiert zur Verfügung gestellt.</w:t>
            </w:r>
          </w:p>
        </w:tc>
      </w:tr>
      <w:tr w14:paraId="5B6373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ADB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07A60" w14:textId="77777777"/>
        </w:tc>
      </w:tr>
      <w:tr w14:paraId="6E3D4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363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D8F3F" w14:textId="77777777">
            <w:r>
              <w:t>PV GA DIL OBB 1.0.0</w:t>
            </w:r>
          </w:p>
        </w:tc>
      </w:tr>
    </w:tbl>
    <w:p w14:paraId="3F561028" w14:textId="77777777">
      <w:pPr>
        <w:spacing w:after="0" w:line="96" w:lineRule="auto"/>
      </w:pPr>
    </w:p>
    <w:p w14:paraId="63B69962" w14:textId="77777777">
      <w:pPr>
        <w:spacing w:after="0"/>
      </w:pPr>
      <w:r>
        <w:rPr>
          <w:vanish/>
        </w:rPr>
        <w:t>MLS_DSTW/MDSTW-23555</w:t>
      </w:r>
      <w:r>
        <w:rPr>
          <w:b/>
        </w:rPr>
        <w:t>16.12.0-8 Ein alleinstehender Geschwindigkeitsanzeiger darf nur dann leuchten, w...</w:t>
      </w:r>
      <w:r>
        <w:br/>
        <w:t>16.12.0-8 Ein alleinstehender Geschwindigkeitsanzeiger darf nur dann leuchten, wenn eine eindeutige Zuordnung zum folgenden Haupt- oder Schutzsignal, erforderlichenfalls durch eine eingestellte Zugstraße zwischen den Signalen besteht.</w:t>
        <w:br/>
        <w:t>​​</w:t>
      </w:r>
    </w:p>
    <w:p w14:paraId="6F2730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BEC9B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B285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714FB" w14:textId="77777777">
            <w:r>
              <w:t>MDSTW-23555</w:t>
            </w:r>
          </w:p>
        </w:tc>
      </w:tr>
      <w:tr w14:paraId="2EC5EC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FBD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7DAE8" w14:textId="77777777">
            <w:r>
              <w:t>05_1110</w:t>
            </w:r>
          </w:p>
        </w:tc>
      </w:tr>
      <w:tr w14:paraId="375B8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AF5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54456" w14:textId="77777777">
            <w:r>
              <w:t>2687</w:t>
            </w:r>
          </w:p>
        </w:tc>
      </w:tr>
      <w:tr w14:paraId="5CAA7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1E7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675EBF" w14:textId="77777777"/>
        </w:tc>
      </w:tr>
      <w:tr w14:paraId="56198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3D6B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7073DB" w14:textId="77777777">
            <w:r>
              <w:t>Draft</w:t>
            </w:r>
          </w:p>
        </w:tc>
      </w:tr>
      <w:tr w14:paraId="523FD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A1FE0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C5A44" w14:textId="77777777">
            <w:r>
              <w:t>Muss</w:t>
            </w:r>
          </w:p>
        </w:tc>
      </w:tr>
      <w:tr w14:paraId="397C82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D494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1EA75" w14:textId="77777777">
            <w:r>
              <w:t>Funktion wird wie in der ELEKTRA 2 Baseline 29.40 realisiert zur Verfügung gestellt.</w:t>
            </w:r>
          </w:p>
        </w:tc>
      </w:tr>
      <w:tr w14:paraId="14A44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5E1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175E3" w14:textId="77777777"/>
        </w:tc>
      </w:tr>
      <w:tr w14:paraId="2B3455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0251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B623C" w14:textId="77777777">
            <w:r>
              <w:t>PV GA DIL OBB 1.0.0</w:t>
            </w:r>
          </w:p>
        </w:tc>
      </w:tr>
    </w:tbl>
    <w:p w14:paraId="11D0BBBE" w14:textId="77777777">
      <w:pPr>
        <w:spacing w:after="0" w:line="96" w:lineRule="auto"/>
      </w:pPr>
    </w:p>
    <w:p w14:paraId="0FBF1150" w14:textId="77777777">
      <w:pPr>
        <w:spacing w:after="0"/>
      </w:pPr>
      <w:r>
        <w:rPr>
          <w:vanish/>
        </w:rPr>
        <w:t>MLS_DSTW/MDSTW-23556</w:t>
      </w:r>
      <w:r>
        <w:rPr>
          <w:b/>
        </w:rPr>
        <w:t>16.12.0-9 Die Anschaltung eines Geschwindigkeitsanzeigers muss in Abhägigkeit zu...</w:t>
      </w:r>
      <w:r>
        <w:br/>
        <w:t>16.12.0-9 Die Anschaltung eines Geschwindigkeitsanzeigers muss in Abhägigkeit zum Schutzweg projektierbar sein.</w:t>
        <w:br/>
        <w:t>​​</w:t>
      </w:r>
    </w:p>
    <w:p w14:paraId="3007E0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F7D8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663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A2986" w14:textId="77777777">
            <w:r>
              <w:t>MDSTW-23556</w:t>
            </w:r>
          </w:p>
        </w:tc>
      </w:tr>
      <w:tr w14:paraId="7DC61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6DF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4EA2BD" w14:textId="77777777">
            <w:r>
              <w:t>05_1111</w:t>
            </w:r>
          </w:p>
        </w:tc>
      </w:tr>
      <w:tr w14:paraId="39DBA9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4FB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E2199" w14:textId="77777777">
            <w:r>
              <w:t>2688</w:t>
            </w:r>
          </w:p>
        </w:tc>
      </w:tr>
      <w:tr w14:paraId="775358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D839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E2F25" w14:textId="77777777"/>
        </w:tc>
      </w:tr>
      <w:tr w14:paraId="6DBFBE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76AA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43C3EA" w14:textId="77777777">
            <w:r>
              <w:t>Draft</w:t>
            </w:r>
          </w:p>
        </w:tc>
      </w:tr>
      <w:tr w14:paraId="35029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698C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0FFCF" w14:textId="77777777">
            <w:r>
              <w:t>Muss</w:t>
            </w:r>
          </w:p>
        </w:tc>
      </w:tr>
      <w:tr w14:paraId="2664A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6AB7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DC9D3" w14:textId="77777777">
            <w:r>
              <w:t>Funktion wird wie in der ELEKTRA 2 Baseline 29.40 realisiert zur Verfügung gestellt.</w:t>
            </w:r>
          </w:p>
        </w:tc>
      </w:tr>
      <w:tr w14:paraId="0C6955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173C8"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3BAFD" w14:textId="77777777"/>
        </w:tc>
      </w:tr>
      <w:tr w14:paraId="721766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F479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45180" w14:textId="77777777">
            <w:r>
              <w:t>PV GA DIL OBB 1.0.0</w:t>
            </w:r>
          </w:p>
        </w:tc>
      </w:tr>
    </w:tbl>
    <w:p w14:paraId="06CCD580" w14:textId="77777777">
      <w:pPr>
        <w:spacing w:after="0" w:line="96" w:lineRule="auto"/>
      </w:pPr>
    </w:p>
    <w:p w14:paraId="7B274093" w14:textId="77777777">
      <w:pPr>
        <w:spacing w:after="0"/>
      </w:pPr>
      <w:r>
        <w:rPr>
          <w:vanish/>
        </w:rPr>
        <w:t>MLS_DSTW/MDSTW-23557</w:t>
      </w:r>
      <w:r>
        <w:rPr>
          <w:b/>
        </w:rPr>
        <w:t>16.12.0-10 Eine Geschwindigkeitsanzeigeranzeige muss abhängig von der Start-Ziel...</w:t>
      </w:r>
      <w:r>
        <w:br/>
        <w:t>16.12.0-10 Eine Geschwindigkeitsanzeigeranzeige muss abhängig von der Start-Ziel-Kombination und der Schutzwegkennung, ob kein Schutzweg oder ein Schutzweg (keine Unterscheidung bei mehreren Schutzwegen) der eingestellten Zugstraße, anschaltbar sein.</w:t>
        <w:br/>
        <w:t>​​</w:t>
      </w:r>
    </w:p>
    <w:p w14:paraId="2BE546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067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378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CE93BC" w14:textId="77777777">
            <w:r>
              <w:t>MDSTW-23557</w:t>
            </w:r>
          </w:p>
        </w:tc>
      </w:tr>
      <w:tr w14:paraId="35F124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0D1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A23C53" w14:textId="77777777">
            <w:r>
              <w:t>05_1112</w:t>
            </w:r>
          </w:p>
        </w:tc>
      </w:tr>
      <w:tr w14:paraId="3175FF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01EA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31AC1" w14:textId="77777777">
            <w:r>
              <w:t>2689</w:t>
            </w:r>
          </w:p>
        </w:tc>
      </w:tr>
      <w:tr w14:paraId="0DBBFB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17E4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B76574" w14:textId="77777777"/>
        </w:tc>
      </w:tr>
      <w:tr w14:paraId="78CDCB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432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4EE10" w14:textId="77777777">
            <w:r>
              <w:t>Draft</w:t>
            </w:r>
          </w:p>
        </w:tc>
      </w:tr>
      <w:tr w14:paraId="2AA13A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A74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498A7" w14:textId="77777777">
            <w:r>
              <w:t>Muss</w:t>
            </w:r>
          </w:p>
        </w:tc>
      </w:tr>
      <w:tr w14:paraId="13DE50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AEB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59AA13" w14:textId="77777777">
            <w:r>
              <w:t>Funktion wird wie in der ELEKTRA 2 Baseline 29.40 realisiert zur Verfügung gestellt.</w:t>
            </w:r>
          </w:p>
        </w:tc>
      </w:tr>
      <w:tr w14:paraId="763D91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DAC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9F089" w14:textId="77777777"/>
        </w:tc>
      </w:tr>
      <w:tr w14:paraId="23376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63EB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01DE2" w14:textId="77777777">
            <w:r>
              <w:t>PV GA DIL OBB 1.0.0</w:t>
            </w:r>
          </w:p>
        </w:tc>
      </w:tr>
    </w:tbl>
    <w:p w14:paraId="1F1891F2" w14:textId="77777777">
      <w:pPr>
        <w:spacing w:after="0" w:line="96" w:lineRule="auto"/>
      </w:pPr>
    </w:p>
    <w:p w14:paraId="0CA3B0E8" w14:textId="77777777">
      <w:pPr>
        <w:spacing w:after="0"/>
      </w:pPr>
      <w:r>
        <w:rPr>
          <w:vanish/>
        </w:rPr>
        <w:t>MLS_DSTW/MDSTW-23558</w:t>
      </w:r>
      <w:r>
        <w:rPr>
          <w:b/>
        </w:rPr>
        <w:t>16.12.0-11 Existieren zwischen zwei Hauptsignalen mehrere Geschwindigkeitsanzeig...</w:t>
      </w:r>
      <w:r>
        <w:br/>
        <w:t>16.12.0-11 Existieren zwischen zwei Hauptsignalen mehrere Geschwindigkeitsanzeiger (max. 9), so hat nur derjenige zu leuchten, welcher projektiert ist (maximal ein Geschwindigkeitsanzeiger zulässig).</w:t>
        <w:br/>
        <w:t>Darüber hinaus ist eine einmalige Wiederholung der am Startsignal gezeigten Geschwindigkeit zulässig.</w:t>
        <w:br/>
        <w:t>​​</w:t>
      </w:r>
    </w:p>
    <w:p w14:paraId="7EC66C6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7E3E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987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01E36A" w14:textId="77777777">
            <w:r>
              <w:t>MDSTW-23558</w:t>
            </w:r>
          </w:p>
        </w:tc>
      </w:tr>
      <w:tr w14:paraId="10515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23AF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CAFCE" w14:textId="77777777">
            <w:r>
              <w:t>05_1113</w:t>
            </w:r>
          </w:p>
        </w:tc>
      </w:tr>
      <w:tr w14:paraId="0AABB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76F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F5CE7" w14:textId="77777777">
            <w:r>
              <w:t>2690</w:t>
            </w:r>
          </w:p>
        </w:tc>
      </w:tr>
      <w:tr w14:paraId="6AE20C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08D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C4A10" w14:textId="77777777"/>
        </w:tc>
      </w:tr>
      <w:tr w14:paraId="1946A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879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81A53" w14:textId="77777777">
            <w:r>
              <w:t>Draft</w:t>
            </w:r>
          </w:p>
        </w:tc>
      </w:tr>
      <w:tr w14:paraId="4531D5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37A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CA8BB" w14:textId="77777777">
            <w:r>
              <w:t>Muss</w:t>
            </w:r>
          </w:p>
        </w:tc>
      </w:tr>
      <w:tr w14:paraId="692C92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667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DD977" w14:textId="77777777">
            <w:r>
              <w:t>Funktion wird wie in der ELEKTRA 2 Baseline 29.40 realisiert zur Verfügung gestellt.</w:t>
            </w:r>
          </w:p>
        </w:tc>
      </w:tr>
      <w:tr w14:paraId="43822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A20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078AB" w14:textId="77777777"/>
        </w:tc>
      </w:tr>
      <w:tr w14:paraId="02347B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EB9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E7828" w14:textId="77777777">
            <w:r>
              <w:t>PV GA DIL OBB 1.0.0</w:t>
            </w:r>
          </w:p>
        </w:tc>
      </w:tr>
    </w:tbl>
    <w:p w14:paraId="325FEBD2" w14:textId="77777777">
      <w:pPr>
        <w:spacing w:after="0" w:line="96" w:lineRule="auto"/>
      </w:pPr>
    </w:p>
    <w:p w14:paraId="24E6A6F1" w14:textId="77777777">
      <w:pPr>
        <w:spacing w:after="0"/>
      </w:pPr>
      <w:r>
        <w:rPr>
          <w:vanish/>
        </w:rPr>
        <w:t>MLS_DSTW/MDSTW-23559</w:t>
      </w:r>
      <w:r>
        <w:rPr>
          <w:b/>
        </w:rPr>
        <w:t>16.12.0-12 Grundsätzliche Bedingungen zur Anschaltung und Ausrüstung von GA's un...</w:t>
      </w:r>
      <w:r>
        <w:br/>
        <w:t>16.12.0-12 Grundsätzliche Bedingungen zur Anschaltung und Ausrüstung von GA's und Signalen mit GA's sind laut RW 13.01.01. umzusetzen.</w:t>
        <w:br/>
        <w:t>​​</w:t>
      </w:r>
    </w:p>
    <w:p w14:paraId="3F9F39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A0F5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6433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9DA1A" w14:textId="77777777">
            <w:r>
              <w:t>MDSTW-23559</w:t>
            </w:r>
          </w:p>
        </w:tc>
      </w:tr>
      <w:tr w14:paraId="24947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EE790"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64BBC" w14:textId="77777777">
            <w:r>
              <w:t>05_1114</w:t>
            </w:r>
          </w:p>
        </w:tc>
      </w:tr>
      <w:tr w14:paraId="57919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7F4D2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F3CF0" w14:textId="77777777">
            <w:r>
              <w:t>2691</w:t>
            </w:r>
          </w:p>
        </w:tc>
      </w:tr>
      <w:tr w14:paraId="4D8180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869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FBC8E" w14:textId="77777777">
            <w:r>
              <w:t>[24]</w:t>
            </w:r>
          </w:p>
        </w:tc>
      </w:tr>
      <w:tr w14:paraId="13A50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27F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403E5B" w14:textId="77777777">
            <w:r>
              <w:t>Draft</w:t>
            </w:r>
          </w:p>
        </w:tc>
      </w:tr>
      <w:tr w14:paraId="326DCF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375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64DA7" w14:textId="77777777">
            <w:r>
              <w:t>Muss</w:t>
            </w:r>
          </w:p>
        </w:tc>
      </w:tr>
      <w:tr w14:paraId="5F8A4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112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8C5D5" w14:textId="77777777">
            <w:r>
              <w:t>Funktion wird wie in der ELEKTRA 2 Baseline 29.40 realisiert zur Verfügung gestellt.</w:t>
            </w:r>
          </w:p>
        </w:tc>
      </w:tr>
      <w:tr w14:paraId="628592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B57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A993D" w14:textId="77777777"/>
        </w:tc>
      </w:tr>
      <w:tr w14:paraId="28F248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B59D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23EDC" w14:textId="77777777">
            <w:r>
              <w:t>PV GA DIL OBB 1.0.0</w:t>
            </w:r>
          </w:p>
        </w:tc>
      </w:tr>
    </w:tbl>
    <w:p w14:paraId="71DEBF60" w14:textId="77777777">
      <w:pPr>
        <w:spacing w:after="0" w:line="96" w:lineRule="auto"/>
      </w:pPr>
    </w:p>
    <w:p w14:paraId="0960B1DA" w14:textId="77777777">
      <w:pPr>
        <w:pStyle w:val="Heading4"/>
        <w:divId w:val="393"/>
      </w:pPr>
      <w:bookmarkStart w:name="_Toc242172969" w:id="362"/>
      <w:r>
        <w:t>16.13 Geschwindigkeitsvoranzeiger (GVA)</w:t>
      </w:r>
      <w:bookmarkEnd w:id="362"/>
    </w:p>
    <w:p w14:paraId="5D93A1EE" w14:textId="77777777">
      <w:pPr>
        <w:spacing w:after="0"/>
      </w:pPr>
      <w:r>
        <w:rPr>
          <w:vanish/>
        </w:rPr>
        <w:t>MLS_DSTW/MDSTW-23560</w:t>
      </w:r>
      <w:r>
        <w:rPr>
          <w:b/>
        </w:rPr>
        <w:t>16.13.0-1 Grundsätzliche Bedingungen zur Anschaltung und Ausrüstung von GVA's un...</w:t>
      </w:r>
      <w:r>
        <w:br/>
        <w:t>16.13.0-1 Grundsätzliche Bedingungen zur Anschaltung und Ausrüstung von GVA's und Signalen mit GVA's sind laut RW 13.01.01. umzusetzen.</w:t>
        <w:br/>
        <w:t>​​</w:t>
      </w:r>
    </w:p>
    <w:p w14:paraId="03B807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C84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68D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13B99" w14:textId="77777777">
            <w:r>
              <w:t>MDSTW-23560</w:t>
            </w:r>
          </w:p>
        </w:tc>
      </w:tr>
      <w:tr w14:paraId="5D1186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E396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CF7F7" w14:textId="77777777">
            <w:r>
              <w:t>05_1116</w:t>
            </w:r>
          </w:p>
        </w:tc>
      </w:tr>
      <w:tr w14:paraId="6435C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229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D71DB" w14:textId="77777777">
            <w:r>
              <w:t>2693</w:t>
            </w:r>
          </w:p>
        </w:tc>
      </w:tr>
      <w:tr w14:paraId="4BD2A9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9DB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86FB8" w14:textId="77777777">
            <w:r>
              <w:t>[24]</w:t>
            </w:r>
          </w:p>
        </w:tc>
      </w:tr>
      <w:tr w14:paraId="517355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7D4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AFCDD" w14:textId="77777777">
            <w:r>
              <w:t>Draft</w:t>
            </w:r>
          </w:p>
        </w:tc>
      </w:tr>
      <w:tr w14:paraId="163592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A617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A75CA" w14:textId="77777777">
            <w:r>
              <w:t>Muss</w:t>
            </w:r>
          </w:p>
        </w:tc>
      </w:tr>
      <w:tr w14:paraId="09D38F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2740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ABCA3" w14:textId="77777777">
            <w:r>
              <w:t>Funktion wird wie in der ELEKTRA 2 Baseline 29.40 realisiert zur Verfügung gestellt.</w:t>
            </w:r>
          </w:p>
        </w:tc>
      </w:tr>
      <w:tr w14:paraId="1705A1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917B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F51E5" w14:textId="77777777"/>
        </w:tc>
      </w:tr>
      <w:tr w14:paraId="561011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34C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31B02" w14:textId="77777777">
            <w:r>
              <w:t>PV GA DIL OBB 1.0.0</w:t>
            </w:r>
          </w:p>
        </w:tc>
      </w:tr>
    </w:tbl>
    <w:p w14:paraId="41741D7F" w14:textId="77777777">
      <w:pPr>
        <w:spacing w:after="0" w:line="96" w:lineRule="auto"/>
      </w:pPr>
    </w:p>
    <w:p w14:paraId="1E9C7445" w14:textId="77777777">
      <w:pPr>
        <w:spacing w:after="0"/>
      </w:pPr>
      <w:r>
        <w:rPr>
          <w:vanish/>
        </w:rPr>
        <w:t>MLS_DSTW/MDSTW-23561</w:t>
      </w:r>
      <w:r>
        <w:rPr>
          <w:b/>
        </w:rPr>
        <w:t>16.13.0-2 Dem Hauptsignal ist ein Geschwindigkeitsvoranzeiger am Mast dann zuzuo...</w:t>
      </w:r>
      <w:r>
        <w:br/>
        <w:t>16.13.0-2 Dem Hauptsignal ist ein Geschwindigkeitsvoranzeiger am Mast dann zuzuordnen, wenn ein Geschwindigkeitsanzeiger, welcher im Fahrweg bis zum nächsten Hauptsignal situiert ist, vorangekündigt wird.</w:t>
        <w:br/>
        <w:t>​​</w:t>
      </w:r>
    </w:p>
    <w:p w14:paraId="73253A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3D6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067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37BB4" w14:textId="77777777">
            <w:r>
              <w:t>MDSTW-23561</w:t>
            </w:r>
          </w:p>
        </w:tc>
      </w:tr>
      <w:tr w14:paraId="0E4D03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7848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667E9" w14:textId="77777777">
            <w:r>
              <w:t>05_1118</w:t>
            </w:r>
          </w:p>
        </w:tc>
      </w:tr>
      <w:tr w14:paraId="61CA03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D64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330EC3" w14:textId="77777777">
            <w:r>
              <w:t>2694</w:t>
            </w:r>
          </w:p>
        </w:tc>
      </w:tr>
      <w:tr w14:paraId="6D4551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A2D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22229" w14:textId="77777777"/>
        </w:tc>
      </w:tr>
      <w:tr w14:paraId="5F7FF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8E24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ECB8F2" w14:textId="77777777">
            <w:r>
              <w:t>Draft</w:t>
            </w:r>
          </w:p>
        </w:tc>
      </w:tr>
      <w:tr w14:paraId="734AF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BBE20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AA725" w14:textId="77777777">
            <w:r>
              <w:t>Muss</w:t>
            </w:r>
          </w:p>
        </w:tc>
      </w:tr>
      <w:tr w14:paraId="6B42D3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7900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DAC2C" w14:textId="77777777">
            <w:r>
              <w:t>Funktion wird wie in der ELEKTRA 2 Baseline 29.40 realisiert zur Verfügung gestellt.</w:t>
            </w:r>
          </w:p>
        </w:tc>
      </w:tr>
      <w:tr w14:paraId="2F5C8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AD5F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E5A56" w14:textId="77777777"/>
        </w:tc>
      </w:tr>
      <w:tr w14:paraId="642CE4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F686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5A4B7" w14:textId="77777777">
            <w:r>
              <w:t>PV GA DIL OBB 1.0.0</w:t>
            </w:r>
          </w:p>
        </w:tc>
      </w:tr>
    </w:tbl>
    <w:p w14:paraId="2938DC85" w14:textId="77777777">
      <w:pPr>
        <w:spacing w:after="0" w:line="96" w:lineRule="auto"/>
      </w:pPr>
    </w:p>
    <w:p w14:paraId="0570B0F0" w14:textId="77777777">
      <w:pPr>
        <w:spacing w:after="0"/>
      </w:pPr>
      <w:r>
        <w:rPr>
          <w:vanish/>
        </w:rPr>
        <w:lastRenderedPageBreak/>
        <w:t>MLS_DSTW/MDSTW-23562</w:t>
      </w:r>
      <w:r>
        <w:rPr>
          <w:b/>
        </w:rPr>
        <w:t>16.13.0-3 Wenn der Geschwindigkeitsvoranzeiger zum Freibegriff des Hauptsignals...</w:t>
      </w:r>
      <w:r>
        <w:br/>
        <w:t>16.13.0-3 Wenn der Geschwindigkeitsvoranzeiger zum Freibegriff des Hauptsignals gehört, ist eine nachträgliche Anschaltung des Geschwindigkeitsvoranzeigers bei bereits freizeigendem Signal nicht mehr zulässig.</w:t>
        <w:br/>
        <w:t>​​</w:t>
      </w:r>
    </w:p>
    <w:p w14:paraId="4F4099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CF4E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7BEF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687A9" w14:textId="77777777">
            <w:r>
              <w:t>MDSTW-23562</w:t>
            </w:r>
          </w:p>
        </w:tc>
      </w:tr>
      <w:tr w14:paraId="77719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5C0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74368" w14:textId="77777777">
            <w:r>
              <w:t>05_1119</w:t>
            </w:r>
          </w:p>
        </w:tc>
      </w:tr>
      <w:tr w14:paraId="09D180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DC0F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10249" w14:textId="77777777">
            <w:r>
              <w:t>2695</w:t>
            </w:r>
          </w:p>
        </w:tc>
      </w:tr>
      <w:tr w14:paraId="6282D5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2BB6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3D157" w14:textId="77777777"/>
        </w:tc>
      </w:tr>
      <w:tr w14:paraId="0900EC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26D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A2883" w14:textId="77777777">
            <w:r>
              <w:t>Draft</w:t>
            </w:r>
          </w:p>
        </w:tc>
      </w:tr>
      <w:tr w14:paraId="55060E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AEC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977CF" w14:textId="77777777">
            <w:r>
              <w:t>Muss</w:t>
            </w:r>
          </w:p>
        </w:tc>
      </w:tr>
      <w:tr w14:paraId="35F94E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7173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2AD90" w14:textId="77777777">
            <w:r>
              <w:t>Funktion wird wie in der ELEKTRA 2 Baseline 29.40 realisiert zur Verfügung gestellt.</w:t>
            </w:r>
          </w:p>
        </w:tc>
      </w:tr>
      <w:tr w14:paraId="634A1B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808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928AC" w14:textId="77777777"/>
        </w:tc>
      </w:tr>
      <w:tr w14:paraId="1F43FA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B60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157D9" w14:textId="77777777">
            <w:r>
              <w:t>PV GA DIL OBB 1.0.0</w:t>
            </w:r>
          </w:p>
        </w:tc>
      </w:tr>
    </w:tbl>
    <w:p w14:paraId="0DE7EBFF" w14:textId="77777777">
      <w:pPr>
        <w:spacing w:after="0" w:line="96" w:lineRule="auto"/>
      </w:pPr>
    </w:p>
    <w:p w14:paraId="155549F1" w14:textId="77777777">
      <w:pPr>
        <w:spacing w:after="0"/>
      </w:pPr>
      <w:r>
        <w:rPr>
          <w:vanish/>
        </w:rPr>
        <w:t>MLS_DSTW/MDSTW-23563</w:t>
      </w:r>
      <w:r>
        <w:rPr>
          <w:b/>
        </w:rPr>
        <w:t>16.13.0-4 Die Anschaltung eines Geschwindigkeitsvoranzeigers hat in Abhängigkeit...</w:t>
      </w:r>
      <w:r>
        <w:br/>
        <w:t>16.13.0-4 Die Anschaltung eines Geschwindigkeitsvoranzeigers hat in Abhängigkeit vom Geschwindigkeitsanzeiger projektierbar auch davon abzuhängen, ob eine Zugstraße mit oder ohne Schutzweg eingestellt wird.</w:t>
        <w:br/>
        <w:t>​​</w:t>
      </w:r>
    </w:p>
    <w:p w14:paraId="04024D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68EB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6EEA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4C366" w14:textId="77777777">
            <w:r>
              <w:t>MDSTW-23563</w:t>
            </w:r>
          </w:p>
        </w:tc>
      </w:tr>
      <w:tr w14:paraId="58AB8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1CD0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3FDC6" w14:textId="77777777">
            <w:r>
              <w:t>05_1120</w:t>
            </w:r>
          </w:p>
        </w:tc>
      </w:tr>
      <w:tr w14:paraId="52B80B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117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FE8F0" w14:textId="77777777">
            <w:r>
              <w:t>2696</w:t>
            </w:r>
          </w:p>
        </w:tc>
      </w:tr>
      <w:tr w14:paraId="71086C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A54A3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DBDD5" w14:textId="77777777"/>
        </w:tc>
      </w:tr>
      <w:tr w14:paraId="57AA9E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3FAE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A292F" w14:textId="77777777">
            <w:r>
              <w:t>Draft</w:t>
            </w:r>
          </w:p>
        </w:tc>
      </w:tr>
      <w:tr w14:paraId="653A4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DB2B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CEF05" w14:textId="77777777">
            <w:r>
              <w:t>Muss</w:t>
            </w:r>
          </w:p>
        </w:tc>
      </w:tr>
      <w:tr w14:paraId="031D86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85AB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D24E8" w14:textId="77777777">
            <w:r>
              <w:t>Funktion wird wie in der ELEKTRA 2 Baseline 29.40 realisiert zur Verfügung gestellt.</w:t>
            </w:r>
          </w:p>
        </w:tc>
      </w:tr>
      <w:tr w14:paraId="5CF8A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E2C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B28DDB" w14:textId="77777777"/>
        </w:tc>
      </w:tr>
      <w:tr w14:paraId="7D9CBD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60A8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F8C0E" w14:textId="77777777">
            <w:r>
              <w:t>PV GA DIL OBB 1.0.0</w:t>
            </w:r>
          </w:p>
        </w:tc>
      </w:tr>
    </w:tbl>
    <w:p w14:paraId="012BC943" w14:textId="77777777">
      <w:pPr>
        <w:spacing w:after="0" w:line="96" w:lineRule="auto"/>
      </w:pPr>
    </w:p>
    <w:p w14:paraId="07D4AF0A" w14:textId="77777777">
      <w:pPr>
        <w:spacing w:after="0"/>
      </w:pPr>
      <w:r>
        <w:rPr>
          <w:vanish/>
        </w:rPr>
        <w:t>MLS_DSTW/MDSTW-23564</w:t>
      </w:r>
      <w:r>
        <w:rPr>
          <w:b/>
        </w:rPr>
        <w:t>16.13.0-5 Auf einem Signalmast können mehrere Geschwindigkeitsvoranzeiger (zumin...</w:t>
      </w:r>
      <w:r>
        <w:br/>
        <w:t>16.13.0-5 Auf einem Signalmast können mehrere Geschwindigkeitsvoranzeiger (zumindest 3) einem Vorsignal zugeordnet werden.</w:t>
        <w:br/>
        <w:t>​​</w:t>
      </w:r>
    </w:p>
    <w:p w14:paraId="054BBF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63D7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7A8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1D84D" w14:textId="77777777">
            <w:r>
              <w:t>MDSTW-23564</w:t>
            </w:r>
          </w:p>
        </w:tc>
      </w:tr>
      <w:tr w14:paraId="47834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F74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0A413" w14:textId="77777777">
            <w:r>
              <w:t>05_1121</w:t>
            </w:r>
          </w:p>
        </w:tc>
      </w:tr>
      <w:tr w14:paraId="0C2135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673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0BD75" w14:textId="77777777">
            <w:r>
              <w:t>2697</w:t>
            </w:r>
          </w:p>
        </w:tc>
      </w:tr>
      <w:tr w14:paraId="07C9AB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AD77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8B4B7" w14:textId="77777777"/>
        </w:tc>
      </w:tr>
      <w:tr w14:paraId="6B5761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A5BE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4C7F2" w14:textId="77777777">
            <w:r>
              <w:t>Draft</w:t>
            </w:r>
          </w:p>
        </w:tc>
      </w:tr>
      <w:tr w14:paraId="627D2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9721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9FDDF" w14:textId="77777777">
            <w:r>
              <w:t>Muss</w:t>
            </w:r>
          </w:p>
        </w:tc>
      </w:tr>
      <w:tr w14:paraId="3EAB9B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CF91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D27C5" w14:textId="77777777">
            <w:r>
              <w:t>Funktion wird wie in der ELEKTRA 2 Baseline 29.40 realisiert zur Verfügung gestellt.</w:t>
            </w:r>
          </w:p>
        </w:tc>
      </w:tr>
      <w:tr w14:paraId="0488DE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46B7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AF729" w14:textId="77777777"/>
        </w:tc>
      </w:tr>
      <w:tr w14:paraId="7DDE30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353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C1994" w14:textId="77777777">
            <w:r>
              <w:t>PV GA DIL OBB 1.0.0</w:t>
            </w:r>
          </w:p>
        </w:tc>
      </w:tr>
    </w:tbl>
    <w:p w14:paraId="4FED562C" w14:textId="77777777">
      <w:pPr>
        <w:spacing w:after="0" w:line="96" w:lineRule="auto"/>
      </w:pPr>
    </w:p>
    <w:p w14:paraId="5F0FB0DF" w14:textId="77777777">
      <w:pPr>
        <w:spacing w:after="0"/>
      </w:pPr>
      <w:r>
        <w:rPr>
          <w:vanish/>
        </w:rPr>
        <w:t>MLS_DSTW/MDSTW-23565</w:t>
      </w:r>
      <w:r>
        <w:rPr>
          <w:b/>
        </w:rPr>
        <w:t>16.13.0-6 Ein Geschwindigkeitsanzeiger und ein Geschwindigkeitsvoranzeiger, welc...</w:t>
      </w:r>
      <w:r>
        <w:br/>
        <w:t>16.13.0-6 Ein Geschwindigkeitsanzeiger und ein Geschwindigkeitsvoranzeiger, welche demselben Hauptsignal zugeordnet sind, dürfen nicht gleichzeitig angeschaltet sein.</w:t>
        <w:br/>
        <w:t>​​</w:t>
      </w:r>
    </w:p>
    <w:p w14:paraId="780141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8F6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B2B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DE5A2" w14:textId="77777777">
            <w:r>
              <w:t>MDSTW-23565</w:t>
            </w:r>
          </w:p>
        </w:tc>
      </w:tr>
      <w:tr w14:paraId="3004D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8C2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A35F4" w14:textId="77777777">
            <w:r>
              <w:t>05_1122</w:t>
            </w:r>
          </w:p>
        </w:tc>
      </w:tr>
      <w:tr w14:paraId="67312C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0D4A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DBF41F" w14:textId="77777777">
            <w:r>
              <w:t>2698</w:t>
            </w:r>
          </w:p>
        </w:tc>
      </w:tr>
      <w:tr w14:paraId="6FC2D3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55E9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AF12C" w14:textId="77777777"/>
        </w:tc>
      </w:tr>
      <w:tr w14:paraId="526388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661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BE8EC" w14:textId="77777777">
            <w:r>
              <w:t>Draft</w:t>
            </w:r>
          </w:p>
        </w:tc>
      </w:tr>
      <w:tr w14:paraId="333A98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C8D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1CFB9" w14:textId="77777777">
            <w:r>
              <w:t>Muss</w:t>
            </w:r>
          </w:p>
        </w:tc>
      </w:tr>
      <w:tr w14:paraId="44E33F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45A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031256" w14:textId="77777777">
            <w:r>
              <w:t>Funktion wird wie in der ELEKTRA 2 Baseline 29.40 realisiert zur Verfügung gestellt.</w:t>
            </w:r>
          </w:p>
        </w:tc>
      </w:tr>
      <w:tr w14:paraId="7CC0C2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2AF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1842A0" w14:textId="77777777"/>
        </w:tc>
      </w:tr>
      <w:tr w14:paraId="3455B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422D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94416" w14:textId="77777777">
            <w:r>
              <w:t>PV GA DIL OBB 1.0.0</w:t>
            </w:r>
          </w:p>
        </w:tc>
      </w:tr>
    </w:tbl>
    <w:p w14:paraId="57B5EA0C" w14:textId="77777777">
      <w:pPr>
        <w:spacing w:after="0" w:line="96" w:lineRule="auto"/>
      </w:pPr>
    </w:p>
    <w:p w14:paraId="78E0BB74" w14:textId="77777777">
      <w:pPr>
        <w:spacing w:after="0"/>
      </w:pPr>
      <w:r>
        <w:rPr>
          <w:vanish/>
        </w:rPr>
        <w:t>MLS_DSTW/MDSTW-23566</w:t>
      </w:r>
      <w:r>
        <w:rPr>
          <w:b/>
        </w:rPr>
        <w:t>16.13.0-7 Ein Geschwindigkeitsvoranzeiger zum Hauptsignal und ein Geschwindigkei...</w:t>
      </w:r>
      <w:r>
        <w:br/>
        <w:t>16.13.0-7 Ein Geschwindigkeitsvoranzeiger zum Hauptsignal und ein Geschwindigkeitsvoranzeiger zum Vorsignal, welche sich am selben Mast befinden, dürfen nicht projektiert werden.</w:t>
        <w:br/>
        <w:t>​​</w:t>
      </w:r>
    </w:p>
    <w:p w14:paraId="60843C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08C5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2391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0C095" w14:textId="77777777">
            <w:r>
              <w:t>MDSTW-23566</w:t>
            </w:r>
          </w:p>
        </w:tc>
      </w:tr>
      <w:tr w14:paraId="7FE892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C9B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1A44B" w14:textId="77777777">
            <w:r>
              <w:t>05_1123</w:t>
            </w:r>
          </w:p>
        </w:tc>
      </w:tr>
      <w:tr w14:paraId="76A4D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206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7B0C2" w14:textId="77777777">
            <w:r>
              <w:t>2699</w:t>
            </w:r>
          </w:p>
        </w:tc>
      </w:tr>
      <w:tr w14:paraId="64476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2D4A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3E00F" w14:textId="77777777"/>
        </w:tc>
      </w:tr>
      <w:tr w14:paraId="2466DC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8250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04152" w14:textId="77777777">
            <w:r>
              <w:t>Draft</w:t>
            </w:r>
          </w:p>
        </w:tc>
      </w:tr>
      <w:tr w14:paraId="61131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A82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FE00D" w14:textId="77777777">
            <w:r>
              <w:t>Muss</w:t>
            </w:r>
          </w:p>
        </w:tc>
      </w:tr>
      <w:tr w14:paraId="03D7E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DF0E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60B3A0" w14:textId="77777777">
            <w:r>
              <w:t>Funktion wird wie in der ELEKTRA 2 Baseline 29.40 realisiert zur Verfügung gestellt.</w:t>
            </w:r>
          </w:p>
        </w:tc>
      </w:tr>
      <w:tr w14:paraId="1B4AEA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83D5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51749" w14:textId="77777777"/>
        </w:tc>
      </w:tr>
      <w:tr w14:paraId="07E81E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0912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98962" w14:textId="77777777">
            <w:r>
              <w:t>PV GA DIL OBB 1.0.0</w:t>
            </w:r>
          </w:p>
        </w:tc>
      </w:tr>
    </w:tbl>
    <w:p w14:paraId="6EEF091A" w14:textId="77777777">
      <w:pPr>
        <w:spacing w:after="0" w:line="96" w:lineRule="auto"/>
      </w:pPr>
    </w:p>
    <w:p w14:paraId="633D143E" w14:textId="77777777">
      <w:pPr>
        <w:spacing w:after="0"/>
      </w:pPr>
      <w:r>
        <w:rPr>
          <w:vanish/>
        </w:rPr>
        <w:t>MLS_DSTW/MDSTW-23567</w:t>
      </w:r>
      <w:r>
        <w:rPr>
          <w:b/>
        </w:rPr>
        <w:t>16.13.0-8 Kann ein GVA der überwacht werden soll, nicht angeschaltet werden, so...</w:t>
      </w:r>
      <w:r>
        <w:br/>
        <w:t>16.13.0-8 Kann ein GVA der überwacht werden soll, nicht angeschaltet werden, so ist bei einem zum Vorsignal gehörenden GVA das Vorsignal in Stellung "Vorsicht" zu belassen.</w:t>
        <w:br/>
        <w:t>​​</w:t>
      </w:r>
    </w:p>
    <w:p w14:paraId="393E7A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515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3E9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11438" w14:textId="77777777">
            <w:r>
              <w:t>MDSTW-23567</w:t>
            </w:r>
          </w:p>
        </w:tc>
      </w:tr>
      <w:tr w14:paraId="1BCEEF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233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4A446" w14:textId="77777777">
            <w:r>
              <w:t>05_1124</w:t>
            </w:r>
          </w:p>
        </w:tc>
      </w:tr>
      <w:tr w14:paraId="53CC66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44145"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8E595" w14:textId="77777777">
            <w:r>
              <w:t>2700</w:t>
            </w:r>
          </w:p>
        </w:tc>
      </w:tr>
      <w:tr w14:paraId="4662E9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815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7EB19" w14:textId="77777777"/>
        </w:tc>
      </w:tr>
      <w:tr w14:paraId="0691DD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462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7179E" w14:textId="77777777">
            <w:r>
              <w:t>Draft</w:t>
            </w:r>
          </w:p>
        </w:tc>
      </w:tr>
      <w:tr w14:paraId="6A60A1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358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1EAFC" w14:textId="77777777">
            <w:r>
              <w:t>Muss</w:t>
            </w:r>
          </w:p>
        </w:tc>
      </w:tr>
      <w:tr w14:paraId="423B2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D07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7F3A7" w14:textId="77777777">
            <w:r>
              <w:t>Funktion wird wie in der ELEKTRA 2 Baseline 29.40 realisiert zur Verfügung gestellt.</w:t>
            </w:r>
          </w:p>
        </w:tc>
      </w:tr>
      <w:tr w14:paraId="3E624D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DFA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F4621" w14:textId="77777777"/>
        </w:tc>
      </w:tr>
      <w:tr w14:paraId="37EAD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6EA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8301E" w14:textId="77777777">
            <w:r>
              <w:t>PV GA DIL OBB 1.0.0</w:t>
            </w:r>
          </w:p>
        </w:tc>
      </w:tr>
    </w:tbl>
    <w:p w14:paraId="4662DDFA" w14:textId="77777777">
      <w:pPr>
        <w:spacing w:after="0" w:line="96" w:lineRule="auto"/>
      </w:pPr>
    </w:p>
    <w:p w14:paraId="59EA9C21" w14:textId="77777777">
      <w:pPr>
        <w:spacing w:after="0"/>
      </w:pPr>
      <w:r>
        <w:rPr>
          <w:vanish/>
        </w:rPr>
        <w:t>MLS_DSTW/MDSTW-23568</w:t>
      </w:r>
      <w:r>
        <w:rPr>
          <w:b/>
        </w:rPr>
        <w:t>16.13.0-9 Verlischt ein GVA der überwacht wird auf Grund einer Störung, so ist b...</w:t>
      </w:r>
      <w:r>
        <w:br/>
        <w:t>16.13.0-9 Verlischt ein GVA der überwacht wird auf Grund einer Störung, so ist bei einem zum Vorsignal gehörenden GVA das Vorsignal in Stellung "Vorsicht" zu bringen.</w:t>
        <w:br/>
        <w:t>​​</w:t>
      </w:r>
    </w:p>
    <w:p w14:paraId="187495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0A83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39D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F9A97" w14:textId="77777777">
            <w:r>
              <w:t>MDSTW-23568</w:t>
            </w:r>
          </w:p>
        </w:tc>
      </w:tr>
      <w:tr w14:paraId="321F39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0F2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F1ED8" w14:textId="77777777">
            <w:r>
              <w:t>05_1125</w:t>
            </w:r>
          </w:p>
        </w:tc>
      </w:tr>
      <w:tr w14:paraId="74F49F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69F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2EFC0" w14:textId="77777777">
            <w:r>
              <w:t>2701</w:t>
            </w:r>
          </w:p>
        </w:tc>
      </w:tr>
      <w:tr w14:paraId="3AE273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E0F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66736" w14:textId="77777777"/>
        </w:tc>
      </w:tr>
      <w:tr w14:paraId="6C965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8BE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3DA9B" w14:textId="77777777">
            <w:r>
              <w:t>Draft</w:t>
            </w:r>
          </w:p>
        </w:tc>
      </w:tr>
      <w:tr w14:paraId="37AED8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D3C6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389EB" w14:textId="77777777">
            <w:r>
              <w:t>Muss</w:t>
            </w:r>
          </w:p>
        </w:tc>
      </w:tr>
      <w:tr w14:paraId="738010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A43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7C652" w14:textId="77777777">
            <w:r>
              <w:t>Funktion wird wie in der ELEKTRA 2 Baseline 29.40 realisiert zur Verfügung gestellt.</w:t>
            </w:r>
          </w:p>
        </w:tc>
      </w:tr>
      <w:tr w14:paraId="7735D7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F7A1C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4FB9F" w14:textId="77777777"/>
        </w:tc>
      </w:tr>
      <w:tr w14:paraId="65F21C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967A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7E969" w14:textId="77777777">
            <w:r>
              <w:t>PV GA DIL OBB 1.0.0</w:t>
            </w:r>
          </w:p>
        </w:tc>
      </w:tr>
    </w:tbl>
    <w:p w14:paraId="143BBBDB" w14:textId="77777777">
      <w:pPr>
        <w:spacing w:after="0" w:line="96" w:lineRule="auto"/>
      </w:pPr>
    </w:p>
    <w:p w14:paraId="52A28F3C" w14:textId="77777777">
      <w:pPr>
        <w:spacing w:after="0"/>
      </w:pPr>
      <w:r>
        <w:rPr>
          <w:vanish/>
        </w:rPr>
        <w:t>MLS_DSTW/MDSTW-23569</w:t>
      </w:r>
      <w:r>
        <w:rPr>
          <w:b/>
        </w:rPr>
        <w:t>16.13.0-10 Kann ein GVA, der überwacht werden soll, nicht angeschaltet werden, s...</w:t>
      </w:r>
      <w:r>
        <w:br/>
        <w:t>16.13.0-10 Kann ein GVA, der überwacht werden soll, nicht angeschaltet werden, so ist bei einem zum Hauptsignal gehörenden GVA und keinem Vorsignal am Mast und keinem Vorsignal zwischen GVA und GA bei freizeigendem Hauptsignal das Hauptsignal in Haltstellung zu bringen</w:t>
        <w:br/>
        <w:t>​​</w:t>
      </w:r>
    </w:p>
    <w:p w14:paraId="415DBF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560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9B734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14162" w14:textId="77777777">
            <w:r>
              <w:t>MDSTW-23569</w:t>
            </w:r>
          </w:p>
        </w:tc>
      </w:tr>
      <w:tr w14:paraId="27CCAC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6DC5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12531" w14:textId="77777777">
            <w:r>
              <w:t>05_1126</w:t>
            </w:r>
          </w:p>
        </w:tc>
      </w:tr>
      <w:tr w14:paraId="5F90A2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82EB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445A5" w14:textId="77777777">
            <w:r>
              <w:t>2702</w:t>
            </w:r>
          </w:p>
        </w:tc>
      </w:tr>
      <w:tr w14:paraId="0FD48E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3A1B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ED4BF" w14:textId="77777777"/>
        </w:tc>
      </w:tr>
      <w:tr w14:paraId="02A21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16E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49697" w14:textId="77777777">
            <w:r>
              <w:t>Draft</w:t>
            </w:r>
          </w:p>
        </w:tc>
      </w:tr>
      <w:tr w14:paraId="362146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FD9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6AF56" w14:textId="77777777">
            <w:r>
              <w:t>Muss</w:t>
            </w:r>
          </w:p>
        </w:tc>
      </w:tr>
      <w:tr w14:paraId="5308A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8773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20DD0" w14:textId="77777777">
            <w:r>
              <w:t>Funktion wird wie in der ELEKTRA 2 Baseline 29.40 realisiert zur Verfügung gestellt.</w:t>
            </w:r>
          </w:p>
        </w:tc>
      </w:tr>
      <w:tr w14:paraId="3A159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7A87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65EF4" w14:textId="77777777"/>
        </w:tc>
      </w:tr>
      <w:tr w14:paraId="33877C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5A24B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40303D" w14:textId="77777777">
            <w:r>
              <w:t>PV GA DIL OBB 1.0.0</w:t>
            </w:r>
          </w:p>
        </w:tc>
      </w:tr>
    </w:tbl>
    <w:p w14:paraId="6FB5EF19" w14:textId="77777777">
      <w:pPr>
        <w:spacing w:after="0" w:line="96" w:lineRule="auto"/>
      </w:pPr>
    </w:p>
    <w:p w14:paraId="31A2821A" w14:textId="77777777">
      <w:pPr>
        <w:spacing w:after="0"/>
      </w:pPr>
      <w:r>
        <w:rPr>
          <w:vanish/>
        </w:rPr>
        <w:t>MLS_DSTW/MDSTW-23570</w:t>
      </w:r>
      <w:r>
        <w:rPr>
          <w:b/>
        </w:rPr>
        <w:t>16.13.0-11 Kann ein GVA, der überwacht werden soll, nicht angeschaltet werden, s...</w:t>
      </w:r>
      <w:r>
        <w:br/>
        <w:t xml:space="preserve">16.13.0-11 Kann ein GVA, der überwacht werden soll, nicht angeschaltet werden, so ist bei einem </w:t>
        <w:lastRenderedPageBreak/>
        <w:t>zum Hauptsignal gehörenden GVA und keinem Vorsignal am Mast und keinem Vorsignal zwischen GVA und GA bei nicht freizeigendem Hauptsignal das Hauptsignal in Haltstellung zu belassen.</w:t>
        <w:br/>
        <w:t>​​</w:t>
      </w:r>
    </w:p>
    <w:p w14:paraId="4265E8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1FB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9D4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0DD1E" w14:textId="77777777">
            <w:r>
              <w:t>MDSTW-23570</w:t>
            </w:r>
          </w:p>
        </w:tc>
      </w:tr>
      <w:tr w14:paraId="12C58D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4162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5FC2EB" w14:textId="77777777">
            <w:r>
              <w:t>05_1127</w:t>
            </w:r>
          </w:p>
        </w:tc>
      </w:tr>
      <w:tr w14:paraId="240D4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524E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6796F" w14:textId="77777777">
            <w:r>
              <w:t>2703</w:t>
            </w:r>
          </w:p>
        </w:tc>
      </w:tr>
      <w:tr w14:paraId="5D630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38F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04990" w14:textId="77777777"/>
        </w:tc>
      </w:tr>
      <w:tr w14:paraId="1FA68C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B1D2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F51800" w14:textId="77777777">
            <w:r>
              <w:t>Draft</w:t>
            </w:r>
          </w:p>
        </w:tc>
      </w:tr>
      <w:tr w14:paraId="6A83DD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1005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72DC6" w14:textId="77777777">
            <w:r>
              <w:t>Muss</w:t>
            </w:r>
          </w:p>
        </w:tc>
      </w:tr>
      <w:tr w14:paraId="1E496A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09EE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D85F9" w14:textId="77777777">
            <w:r>
              <w:t>Funktion wird wie in der ELEKTRA 2 Baseline 29.40 realisiert zur Verfügung gestellt.</w:t>
            </w:r>
          </w:p>
        </w:tc>
      </w:tr>
      <w:tr w14:paraId="2FFF17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380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E779A" w14:textId="77777777"/>
        </w:tc>
      </w:tr>
      <w:tr w14:paraId="4D0D2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4821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EA719" w14:textId="77777777">
            <w:r>
              <w:t>PV GA DIL OBB 1.0.0</w:t>
            </w:r>
          </w:p>
        </w:tc>
      </w:tr>
    </w:tbl>
    <w:p w14:paraId="0DCBCAC0" w14:textId="77777777">
      <w:pPr>
        <w:spacing w:after="0" w:line="96" w:lineRule="auto"/>
      </w:pPr>
    </w:p>
    <w:p w14:paraId="5E2DE1E5" w14:textId="77777777">
      <w:pPr>
        <w:spacing w:after="0"/>
      </w:pPr>
      <w:r>
        <w:rPr>
          <w:vanish/>
        </w:rPr>
        <w:t>MLS_DSTW/MDSTW-23571</w:t>
      </w:r>
      <w:r>
        <w:rPr>
          <w:b/>
        </w:rPr>
        <w:t>16.13.0-12 Kann ein GVA, der überwacht werden soll, nicht angeschaltet werden, s...</w:t>
      </w:r>
      <w:r>
        <w:br/>
        <w:t>16.13.0-12 Kann ein GVA, der überwacht werden soll, nicht angeschaltet werden, so ist bei einem zum Hauptsignal gehörenden GVA und einem Vorsignal am selben Mast oder einem Vorsignal zwischen GVA und GA das Vorsignal in Stellung "Vorsicht" zu belassen.</w:t>
        <w:br/>
        <w:t>​​</w:t>
      </w:r>
    </w:p>
    <w:p w14:paraId="213FE6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237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04F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DB5C8" w14:textId="77777777">
            <w:r>
              <w:t>MDSTW-23571</w:t>
            </w:r>
          </w:p>
        </w:tc>
      </w:tr>
      <w:tr w14:paraId="39CD2D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7C46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55EA9" w14:textId="77777777">
            <w:r>
              <w:t>05_1128</w:t>
            </w:r>
          </w:p>
        </w:tc>
      </w:tr>
      <w:tr w14:paraId="45D435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077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14E64F" w14:textId="77777777">
            <w:r>
              <w:t>2704</w:t>
            </w:r>
          </w:p>
        </w:tc>
      </w:tr>
      <w:tr w14:paraId="6BA91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8B5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9D4E4" w14:textId="77777777"/>
        </w:tc>
      </w:tr>
      <w:tr w14:paraId="4CF33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BBA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A4879C" w14:textId="77777777">
            <w:r>
              <w:t>Draft</w:t>
            </w:r>
          </w:p>
        </w:tc>
      </w:tr>
      <w:tr w14:paraId="283FA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8B49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80F4E5" w14:textId="77777777">
            <w:r>
              <w:t>Muss</w:t>
            </w:r>
          </w:p>
        </w:tc>
      </w:tr>
      <w:tr w14:paraId="5676CE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7FF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D11DF3" w14:textId="77777777">
            <w:r>
              <w:t>Funktion wird wie in der ELEKTRA 2 Baseline 29.40 realisiert zur Verfügung gestellt.</w:t>
            </w:r>
          </w:p>
        </w:tc>
      </w:tr>
      <w:tr w14:paraId="033DB0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5C7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35DAD" w14:textId="77777777"/>
        </w:tc>
      </w:tr>
      <w:tr w14:paraId="4DF789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64C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21049" w14:textId="77777777">
            <w:r>
              <w:t>PV GA DIL OBB 1.0.0</w:t>
            </w:r>
          </w:p>
        </w:tc>
      </w:tr>
    </w:tbl>
    <w:p w14:paraId="2C6B69CE" w14:textId="77777777">
      <w:pPr>
        <w:spacing w:after="0" w:line="96" w:lineRule="auto"/>
      </w:pPr>
    </w:p>
    <w:p w14:paraId="2FC6D762" w14:textId="77777777">
      <w:pPr>
        <w:spacing w:after="0"/>
      </w:pPr>
      <w:r>
        <w:rPr>
          <w:vanish/>
        </w:rPr>
        <w:t>MLS_DSTW/MDSTW-23572</w:t>
      </w:r>
      <w:r>
        <w:rPr>
          <w:b/>
        </w:rPr>
        <w:t>16.13.0-13 Verlischt ein GVA der überwacht wird auf Grund einer Störung, so ist...</w:t>
      </w:r>
      <w:r>
        <w:br/>
        <w:t>16.13.0-13 Verlischt ein GVA der überwacht wird auf Grund einer Störung, so ist bei einem zum Hauptsignal gehörenden GVA und keinem Vorsignal am Mast und keinem Vorsignal zwischen GVA und GA bei freizeigendem Hauptsignal das Hauptsignal in Haltstellung zu bringen.</w:t>
        <w:br/>
        <w:t>​​</w:t>
      </w:r>
    </w:p>
    <w:p w14:paraId="7A4192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3C1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993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B6705" w14:textId="77777777">
            <w:r>
              <w:t>MDSTW-23572</w:t>
            </w:r>
          </w:p>
        </w:tc>
      </w:tr>
      <w:tr w14:paraId="14A4D9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0AF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9815F" w14:textId="77777777">
            <w:r>
              <w:t>05_1129</w:t>
            </w:r>
          </w:p>
        </w:tc>
      </w:tr>
      <w:tr w14:paraId="718DE6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602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BF25F" w14:textId="77777777">
            <w:r>
              <w:t>2705</w:t>
            </w:r>
          </w:p>
        </w:tc>
      </w:tr>
      <w:tr w14:paraId="016116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51B8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CE9C7" w14:textId="77777777"/>
        </w:tc>
      </w:tr>
      <w:tr w14:paraId="485F6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A7C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9E413" w14:textId="77777777">
            <w:r>
              <w:t>Draft</w:t>
            </w:r>
          </w:p>
        </w:tc>
      </w:tr>
      <w:tr w14:paraId="62E829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365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18364E" w14:textId="77777777">
            <w:r>
              <w:t>Muss</w:t>
            </w:r>
          </w:p>
        </w:tc>
      </w:tr>
      <w:tr w14:paraId="2C57B1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F14E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F23E96" w14:textId="77777777">
            <w:r>
              <w:t>Funktion wird wie in der ELEKTRA 2 Baseline 29.40 realisiert zur Verfügung gestellt.</w:t>
            </w:r>
          </w:p>
        </w:tc>
      </w:tr>
      <w:tr w14:paraId="3DC2D8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E472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CE24F" w14:textId="77777777"/>
        </w:tc>
      </w:tr>
      <w:tr w14:paraId="09B39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A699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2CEC7" w14:textId="77777777">
            <w:r>
              <w:t>PV GA DIL OBB 1.0.0</w:t>
            </w:r>
          </w:p>
        </w:tc>
      </w:tr>
    </w:tbl>
    <w:p w14:paraId="49968170" w14:textId="77777777">
      <w:pPr>
        <w:spacing w:after="0" w:line="96" w:lineRule="auto"/>
      </w:pPr>
    </w:p>
    <w:p w14:paraId="2DF08E24" w14:textId="77777777">
      <w:pPr>
        <w:spacing w:after="0"/>
      </w:pPr>
      <w:r>
        <w:rPr>
          <w:vanish/>
        </w:rPr>
        <w:t>MLS_DSTW/MDSTW-23573</w:t>
      </w:r>
      <w:r>
        <w:rPr>
          <w:b/>
        </w:rPr>
        <w:t>16.13.0-14 Verlischt ein GVA der überwacht wird auf Grund einer Störung, so ist...</w:t>
      </w:r>
      <w:r>
        <w:br/>
        <w:t>16.13.0-14 Verlischt ein GVA der überwacht wird auf Grund einer Störung, so ist bei einem zum Hauptsignal gehörenden GVA und keinem Vorsignal am Mast und keinem Vorsignal zwischen GVA und GA bei nicht freizeigendem Hauptsignal das Hauptsignal in Haltstellung zu belassen.</w:t>
        <w:br/>
        <w:t>​​</w:t>
      </w:r>
    </w:p>
    <w:p w14:paraId="0089B6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DFD5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B01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748C8" w14:textId="77777777">
            <w:r>
              <w:t>MDSTW-23573</w:t>
            </w:r>
          </w:p>
        </w:tc>
      </w:tr>
      <w:tr w14:paraId="5E11F3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7EB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3D3D3" w14:textId="77777777">
            <w:r>
              <w:t>05_1130</w:t>
            </w:r>
          </w:p>
        </w:tc>
      </w:tr>
      <w:tr w14:paraId="22006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7A2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C7EFC" w14:textId="77777777">
            <w:r>
              <w:t>2706</w:t>
            </w:r>
          </w:p>
        </w:tc>
      </w:tr>
      <w:tr w14:paraId="27A881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3A0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90E5C" w14:textId="77777777"/>
        </w:tc>
      </w:tr>
      <w:tr w14:paraId="2732A2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4D1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A9428" w14:textId="77777777">
            <w:r>
              <w:t>Draft</w:t>
            </w:r>
          </w:p>
        </w:tc>
      </w:tr>
      <w:tr w14:paraId="12F822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A0F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59F2C" w14:textId="77777777">
            <w:r>
              <w:t>Muss</w:t>
            </w:r>
          </w:p>
        </w:tc>
      </w:tr>
      <w:tr w14:paraId="6E104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7B3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2B400" w14:textId="77777777">
            <w:r>
              <w:t>Funktion wird wie in der ELEKTRA 2 Baseline 29.40 realisiert zur Verfügung gestellt.</w:t>
            </w:r>
          </w:p>
        </w:tc>
      </w:tr>
      <w:tr w14:paraId="6CFFD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CBC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E9110" w14:textId="77777777"/>
        </w:tc>
      </w:tr>
      <w:tr w14:paraId="0E4EB0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EA9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E92B3" w14:textId="77777777">
            <w:r>
              <w:t>PV GA DIL OBB 1.0.0</w:t>
            </w:r>
          </w:p>
        </w:tc>
      </w:tr>
    </w:tbl>
    <w:p w14:paraId="7BCA5FD4" w14:textId="77777777">
      <w:pPr>
        <w:spacing w:after="0" w:line="96" w:lineRule="auto"/>
      </w:pPr>
    </w:p>
    <w:p w14:paraId="1DCB36E9" w14:textId="77777777">
      <w:pPr>
        <w:spacing w:after="0"/>
      </w:pPr>
      <w:r>
        <w:rPr>
          <w:vanish/>
        </w:rPr>
        <w:t>MLS_DSTW/MDSTW-23574</w:t>
      </w:r>
      <w:r>
        <w:rPr>
          <w:b/>
        </w:rPr>
        <w:t>16.13.0-15 Verlischt ein GVA der überwacht wird auf Grund einer Störung, so ist...</w:t>
      </w:r>
      <w:r>
        <w:br/>
        <w:t>16.13.0-15 Verlischt ein GVA der überwacht wird auf Grund einer Störung, so ist bei einem zum Hauptsignal gehörenden GVA und einem Vorsignal am selben Mast oder einem Vorsignal zwischen GVA und GA das Vorsignal in Stellung "Vorsicht" zu bringen.</w:t>
        <w:br/>
        <w:t>​​</w:t>
      </w:r>
    </w:p>
    <w:p w14:paraId="18065B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3676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00C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DD05DA" w14:textId="77777777">
            <w:r>
              <w:t>MDSTW-23574</w:t>
            </w:r>
          </w:p>
        </w:tc>
      </w:tr>
      <w:tr w14:paraId="5FC158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0917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B93209" w14:textId="77777777">
            <w:r>
              <w:t>05_1131</w:t>
            </w:r>
          </w:p>
        </w:tc>
      </w:tr>
      <w:tr w14:paraId="147BC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714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45633" w14:textId="77777777">
            <w:r>
              <w:t>2707</w:t>
            </w:r>
          </w:p>
        </w:tc>
      </w:tr>
      <w:tr w14:paraId="6E345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6CB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C8F5B" w14:textId="77777777"/>
        </w:tc>
      </w:tr>
      <w:tr w14:paraId="31F3C3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B47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5EE4D" w14:textId="77777777">
            <w:r>
              <w:t>Draft</w:t>
            </w:r>
          </w:p>
        </w:tc>
      </w:tr>
      <w:tr w14:paraId="523331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D98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1EF38" w14:textId="77777777">
            <w:r>
              <w:t>Muss</w:t>
            </w:r>
          </w:p>
        </w:tc>
      </w:tr>
      <w:tr w14:paraId="2632CA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552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9A6DA" w14:textId="77777777">
            <w:r>
              <w:t>Funktion wird wie in der ELEKTRA 2 Baseline 29.40 realisiert zur Verfügung gestellt.</w:t>
            </w:r>
          </w:p>
        </w:tc>
      </w:tr>
      <w:tr w14:paraId="21486A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3A13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C14D8" w14:textId="77777777"/>
        </w:tc>
      </w:tr>
      <w:tr w14:paraId="465D6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37F2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F1960" w14:textId="77777777">
            <w:r>
              <w:t>PV GA DIL OBB 1.0.0</w:t>
            </w:r>
          </w:p>
        </w:tc>
      </w:tr>
    </w:tbl>
    <w:p w14:paraId="07818F39" w14:textId="77777777">
      <w:pPr>
        <w:spacing w:after="0" w:line="96" w:lineRule="auto"/>
      </w:pPr>
    </w:p>
    <w:p w14:paraId="106028F2" w14:textId="77777777">
      <w:pPr>
        <w:spacing w:after="0"/>
      </w:pPr>
      <w:r>
        <w:rPr>
          <w:vanish/>
        </w:rPr>
        <w:t>MLS_DSTW/MDSTW-23575</w:t>
      </w:r>
      <w:r>
        <w:rPr>
          <w:b/>
        </w:rPr>
        <w:t>16.13.0-16 Ein GVA der zum Hauptsignal gehört, ist dann nicht anzuschalten, wenn...</w:t>
      </w:r>
      <w:r>
        <w:br/>
        <w:t>16.13.0-16 Ein GVA der zum Hauptsignal gehört, ist dann nicht anzuschalten, wenn er dieselbe Geschwindigkeit wie die des Hauptsignals anzuzeigen hätte.</w:t>
        <w:br/>
        <w:t>​​</w:t>
      </w:r>
    </w:p>
    <w:p w14:paraId="540F77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E9D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A5D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D7337" w14:textId="77777777">
            <w:r>
              <w:t>MDSTW-23575</w:t>
            </w:r>
          </w:p>
        </w:tc>
      </w:tr>
      <w:tr w14:paraId="4563C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F018C"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B48C6" w14:textId="77777777">
            <w:r>
              <w:t>05_1132</w:t>
            </w:r>
          </w:p>
        </w:tc>
      </w:tr>
      <w:tr w14:paraId="5E5654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6FF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8F470" w14:textId="77777777">
            <w:r>
              <w:t>2708</w:t>
            </w:r>
          </w:p>
        </w:tc>
      </w:tr>
      <w:tr w14:paraId="79924A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BC24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58C535" w14:textId="77777777"/>
        </w:tc>
      </w:tr>
      <w:tr w14:paraId="120278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334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47C94E" w14:textId="77777777">
            <w:r>
              <w:t>Draft</w:t>
            </w:r>
          </w:p>
        </w:tc>
      </w:tr>
      <w:tr w14:paraId="70BE3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D29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A1902" w14:textId="77777777">
            <w:r>
              <w:t>Muss</w:t>
            </w:r>
          </w:p>
        </w:tc>
      </w:tr>
      <w:tr w14:paraId="047A45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9EA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F25CF" w14:textId="77777777">
            <w:r>
              <w:t>Funktion wird wie in der ELEKTRA 2 Baseline 29.40 realisiert zur Verfügung gestellt.</w:t>
            </w:r>
          </w:p>
        </w:tc>
      </w:tr>
      <w:tr w14:paraId="0D1D2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C940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8CC95" w14:textId="77777777"/>
        </w:tc>
      </w:tr>
      <w:tr w14:paraId="533E22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9B0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F80D4" w14:textId="77777777">
            <w:r>
              <w:t>PV GA DIL OBB 1.0.0</w:t>
            </w:r>
          </w:p>
        </w:tc>
      </w:tr>
    </w:tbl>
    <w:p w14:paraId="11CAE261" w14:textId="77777777">
      <w:pPr>
        <w:spacing w:after="0" w:line="96" w:lineRule="auto"/>
      </w:pPr>
    </w:p>
    <w:p w14:paraId="2F5B6208" w14:textId="77777777">
      <w:pPr>
        <w:spacing w:after="0"/>
      </w:pPr>
      <w:r>
        <w:rPr>
          <w:vanish/>
        </w:rPr>
        <w:t>MLS_DSTW/MDSTW-23576</w:t>
      </w:r>
      <w:r>
        <w:rPr>
          <w:b/>
        </w:rPr>
        <w:t>16.13.0-17 Wenn ein GVA der zum Hauptsignal gehört und eine höhere Geschwindigke...</w:t>
      </w:r>
      <w:r>
        <w:br/>
        <w:t>16.13.0-17 Wenn ein GVA der zum Hauptsignal gehört und eine höhere Geschwindigkeit als das Hauptsignal anzuzeigen hätte, nicht anschaltbar ist, so hat dies keine Rückwirkung auf ein Vorsignal am Mast des Hauptsignals oder auf ein Vorsignal zwischen Hauptsignal und GA.</w:t>
        <w:br/>
        <w:t>​​</w:t>
      </w:r>
    </w:p>
    <w:p w14:paraId="5FCC88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08C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233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D33CB" w14:textId="77777777">
            <w:r>
              <w:t>MDSTW-23576</w:t>
            </w:r>
          </w:p>
        </w:tc>
      </w:tr>
      <w:tr w14:paraId="5CEFC2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4D17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38770" w14:textId="77777777">
            <w:r>
              <w:t>05_1133</w:t>
            </w:r>
          </w:p>
        </w:tc>
      </w:tr>
      <w:tr w14:paraId="57A17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11410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9CFB1" w14:textId="77777777">
            <w:r>
              <w:t>2709</w:t>
            </w:r>
          </w:p>
        </w:tc>
      </w:tr>
      <w:tr w14:paraId="115FB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347A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0A390" w14:textId="77777777"/>
        </w:tc>
      </w:tr>
      <w:tr w14:paraId="5D987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60578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AEFA6" w14:textId="77777777">
            <w:r>
              <w:t>Draft</w:t>
            </w:r>
          </w:p>
        </w:tc>
      </w:tr>
      <w:tr w14:paraId="36BDC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2804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BFD792" w14:textId="77777777">
            <w:r>
              <w:t>Muss</w:t>
            </w:r>
          </w:p>
        </w:tc>
      </w:tr>
      <w:tr w14:paraId="56332E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72A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A98C3" w14:textId="77777777">
            <w:r>
              <w:t>Funktion wird wie in der ELEKTRA 2 Baseline 29.40 realisiert zur Verfügung gestellt.</w:t>
            </w:r>
          </w:p>
        </w:tc>
      </w:tr>
      <w:tr w14:paraId="74D9D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BF7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31E9B" w14:textId="77777777"/>
        </w:tc>
      </w:tr>
      <w:tr w14:paraId="71715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3F6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19B57" w14:textId="77777777">
            <w:r>
              <w:t>PV GA DIL OBB 1.0.0</w:t>
            </w:r>
          </w:p>
        </w:tc>
      </w:tr>
    </w:tbl>
    <w:p w14:paraId="24716EA3" w14:textId="77777777">
      <w:pPr>
        <w:spacing w:after="0" w:line="96" w:lineRule="auto"/>
      </w:pPr>
    </w:p>
    <w:p w14:paraId="2EAE17E4" w14:textId="77777777">
      <w:pPr>
        <w:spacing w:after="0"/>
      </w:pPr>
      <w:r>
        <w:rPr>
          <w:vanish/>
        </w:rPr>
        <w:t>MLS_DSTW/MDSTW-23577</w:t>
      </w:r>
      <w:r>
        <w:rPr>
          <w:b/>
        </w:rPr>
        <w:t>16.13.0-18 Es muss die Möglichkeit der Anschaltung eines Licht-Geschwindigkeitsv...</w:t>
      </w:r>
      <w:r>
        <w:br/>
        <w:t>16.13.0-18 Es muss die Möglichkeit der Anschaltung eines Licht-Geschwindigkeitsvoranzeigers zu einem Form-Geschwindigkeitsanzeiger über die Fahrstraße existieren.</w:t>
        <w:br/>
        <w:t>​​</w:t>
      </w:r>
    </w:p>
    <w:p w14:paraId="67D753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4382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BAA9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F5F84C" w14:textId="77777777">
            <w:r>
              <w:t>MDSTW-23577</w:t>
            </w:r>
          </w:p>
        </w:tc>
      </w:tr>
      <w:tr w14:paraId="37FCC1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321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6F1F3" w14:textId="77777777">
            <w:r>
              <w:t>05_1134</w:t>
            </w:r>
          </w:p>
        </w:tc>
      </w:tr>
      <w:tr w14:paraId="03E94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678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D7049" w14:textId="77777777">
            <w:r>
              <w:t>2710</w:t>
            </w:r>
          </w:p>
        </w:tc>
      </w:tr>
      <w:tr w14:paraId="1E10F3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E46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2F656" w14:textId="77777777"/>
        </w:tc>
      </w:tr>
      <w:tr w14:paraId="5CCB8D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6969F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2080B" w14:textId="77777777">
            <w:r>
              <w:t>Draft</w:t>
            </w:r>
          </w:p>
        </w:tc>
      </w:tr>
      <w:tr w14:paraId="0C9884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15E1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B44A70" w14:textId="77777777">
            <w:r>
              <w:t>Muss</w:t>
            </w:r>
          </w:p>
        </w:tc>
      </w:tr>
      <w:tr w14:paraId="4F429A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23E09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BAFC3" w14:textId="77777777">
            <w:r>
              <w:t>Funktion wird wie in der ELEKTRA 2 Baseline 29.40 realisiert zur Verfügung gestellt.</w:t>
            </w:r>
          </w:p>
        </w:tc>
      </w:tr>
      <w:tr w14:paraId="3B9D6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BA94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A0CE5" w14:textId="77777777"/>
        </w:tc>
      </w:tr>
      <w:tr w14:paraId="2D2FFF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8626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3EB21" w14:textId="77777777">
            <w:r>
              <w:t>PV GA DIL OBB 1.0.0</w:t>
            </w:r>
          </w:p>
        </w:tc>
      </w:tr>
    </w:tbl>
    <w:p w14:paraId="25592437" w14:textId="77777777">
      <w:pPr>
        <w:spacing w:after="0" w:line="96" w:lineRule="auto"/>
      </w:pPr>
    </w:p>
    <w:p w14:paraId="67CF212D" w14:textId="77777777">
      <w:pPr>
        <w:pStyle w:val="Heading4"/>
        <w:divId w:val="394"/>
      </w:pPr>
      <w:bookmarkStart w:name="_Toc242172970" w:id="363"/>
      <w:r>
        <w:lastRenderedPageBreak/>
        <w:t>16.14 Signalnachahmer (SNA)</w:t>
      </w:r>
      <w:bookmarkEnd w:id="363"/>
    </w:p>
    <w:p w14:paraId="1038BB54" w14:textId="77777777">
      <w:pPr>
        <w:spacing w:after="0"/>
      </w:pPr>
      <w:r>
        <w:rPr>
          <w:vanish/>
        </w:rPr>
        <w:t>MLS_DSTW/MDSTW-23578</w:t>
      </w:r>
      <w:r>
        <w:rPr>
          <w:b/>
        </w:rPr>
        <w:t>16.14.0-1 Ein Freibegriff auf einem Hauptsignal ist durch den entsprechenden Beg...</w:t>
      </w:r>
      <w:r>
        <w:br/>
        <w:t>16.14.0-1 Ein Freibegriff auf einem Hauptsignal ist durch den entsprechenden Begriff lt. RW 30.02. am SNA dann anzukündigen, wenn:</w:t>
        <w:br/>
        <w:t>• eine eindeutige Zuordnung zwischen Hauptsignal und SNA besteht (lt. RW 13.01.01.)</w:t>
        <w:br/>
        <w:t>• und gegebenenfalls zwischen Hauptsignal und SNA liegende Schutzsignale den Begriff "Fahrverbot aufgehoben" zeigen.</w:t>
        <w:br/>
        <w:t>Ist eine dieser Bedingungen nicht gegeben, so zeigt der SNA "Hauptsignal zeigt Halt".</w:t>
        <w:br/>
        <w:t>​​</w:t>
      </w:r>
    </w:p>
    <w:p w14:paraId="6B7742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5E61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6A9E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11CE6" w14:textId="77777777">
            <w:r>
              <w:t>MDSTW-23578</w:t>
            </w:r>
          </w:p>
        </w:tc>
      </w:tr>
      <w:tr w14:paraId="380ABA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D2D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B48F5" w14:textId="77777777">
            <w:r>
              <w:t>05_1136</w:t>
            </w:r>
          </w:p>
        </w:tc>
      </w:tr>
      <w:tr w14:paraId="252C5D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284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2BB67" w14:textId="77777777">
            <w:r>
              <w:t>2712</w:t>
            </w:r>
          </w:p>
        </w:tc>
      </w:tr>
      <w:tr w14:paraId="798B9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BAD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07065C" w14:textId="77777777">
            <w:r>
              <w:t>[24], [82]</w:t>
            </w:r>
          </w:p>
        </w:tc>
      </w:tr>
      <w:tr w14:paraId="006D3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2E8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0669B" w14:textId="77777777">
            <w:r>
              <w:t>Draft</w:t>
            </w:r>
          </w:p>
        </w:tc>
      </w:tr>
      <w:tr w14:paraId="05775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EBF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46158" w14:textId="77777777">
            <w:r>
              <w:t>Muss</w:t>
            </w:r>
          </w:p>
        </w:tc>
      </w:tr>
      <w:tr w14:paraId="71FAF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B33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B3989" w14:textId="77777777">
            <w:r>
              <w:t>Funktion wird wie in der ELEKTRA 2 Baseline 29.40 realisiert zur Verfügung gestellt.</w:t>
            </w:r>
          </w:p>
        </w:tc>
      </w:tr>
      <w:tr w14:paraId="3E9517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4D0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CE11FE" w14:textId="77777777"/>
        </w:tc>
      </w:tr>
      <w:tr w14:paraId="7BF147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D24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A5951" w14:textId="77777777">
            <w:r>
              <w:t>PV GA DIL OBB 1.0.0</w:t>
            </w:r>
          </w:p>
        </w:tc>
      </w:tr>
    </w:tbl>
    <w:p w14:paraId="725B5E7A" w14:textId="77777777">
      <w:pPr>
        <w:spacing w:after="0" w:line="96" w:lineRule="auto"/>
      </w:pPr>
    </w:p>
    <w:p w14:paraId="36446FB9" w14:textId="77777777">
      <w:pPr>
        <w:spacing w:after="0"/>
      </w:pPr>
      <w:r>
        <w:rPr>
          <w:vanish/>
        </w:rPr>
        <w:t>MLS_DSTW/MDSTW-23579</w:t>
      </w:r>
      <w:r>
        <w:rPr>
          <w:b/>
        </w:rPr>
        <w:t>16.14.0-2 Signalnachahmer am Mast eines Schutzsignals dürfen nur dann leuchten,...</w:t>
      </w:r>
      <w:r>
        <w:br/>
        <w:t>16.14.0-2 Signalnachahmer am Mast eines Schutzsignals dürfen nur dann leuchten, wenn das Schutzsignal den Begriff "Fahrverbot aufgehoben" zeigt.</w:t>
        <w:br/>
        <w:t>​​</w:t>
      </w:r>
    </w:p>
    <w:p w14:paraId="7A7EDA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C9FA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BC0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98180" w14:textId="77777777">
            <w:r>
              <w:t>MDSTW-23579</w:t>
            </w:r>
          </w:p>
        </w:tc>
      </w:tr>
      <w:tr w14:paraId="61462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968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E0302" w14:textId="77777777">
            <w:r>
              <w:t>05_1137</w:t>
            </w:r>
          </w:p>
        </w:tc>
      </w:tr>
      <w:tr w14:paraId="25734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6BD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34CB9" w14:textId="77777777">
            <w:r>
              <w:t>2713</w:t>
            </w:r>
          </w:p>
        </w:tc>
      </w:tr>
      <w:tr w14:paraId="3FD46B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C45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C2857" w14:textId="77777777"/>
        </w:tc>
      </w:tr>
      <w:tr w14:paraId="6CEE14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27E63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7A97E" w14:textId="77777777">
            <w:r>
              <w:t>Draft</w:t>
            </w:r>
          </w:p>
        </w:tc>
      </w:tr>
      <w:tr w14:paraId="2E0925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A0D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0E2CA" w14:textId="77777777">
            <w:r>
              <w:t>Muss</w:t>
            </w:r>
          </w:p>
        </w:tc>
      </w:tr>
      <w:tr w14:paraId="776E5D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252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841BA" w14:textId="77777777">
            <w:r>
              <w:t>Funktion wird wie in der ELEKTRA 2 Baseline 29.40 realisiert zur Verfügung gestellt.</w:t>
            </w:r>
          </w:p>
        </w:tc>
      </w:tr>
      <w:tr w14:paraId="4005C6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09BF6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009FF7" w14:textId="77777777"/>
        </w:tc>
      </w:tr>
      <w:tr w14:paraId="1DF259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AB0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C8761" w14:textId="77777777">
            <w:r>
              <w:t>PV GA DIL OBB 1.0.0</w:t>
            </w:r>
          </w:p>
        </w:tc>
      </w:tr>
    </w:tbl>
    <w:p w14:paraId="756DA9DA" w14:textId="77777777">
      <w:pPr>
        <w:spacing w:after="0" w:line="96" w:lineRule="auto"/>
      </w:pPr>
    </w:p>
    <w:p w14:paraId="0B1A101A" w14:textId="77777777">
      <w:pPr>
        <w:spacing w:after="0"/>
      </w:pPr>
      <w:r>
        <w:rPr>
          <w:vanish/>
        </w:rPr>
        <w:t>MLS_DSTW/MDSTW-23580</w:t>
      </w:r>
      <w:r>
        <w:rPr>
          <w:b/>
        </w:rPr>
        <w:t>16.14.0-3 Entspricht der Signalbegriff des Signalnachahmers störungsbedingt nich...</w:t>
      </w:r>
      <w:r>
        <w:br/>
        <w:t>16.14.0-3 Entspricht der Signalbegriff des Signalnachahmers störungsbedingt nicht den obigen Bedingungen, muss der Signalnachahmer verlöschen.</w:t>
        <w:br/>
        <w:t>​​</w:t>
      </w:r>
    </w:p>
    <w:p w14:paraId="01E86B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BDC5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69F34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A666AD" w14:textId="77777777">
            <w:r>
              <w:t>MDSTW-23580</w:t>
            </w:r>
          </w:p>
        </w:tc>
      </w:tr>
      <w:tr w14:paraId="1A7D3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64F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3C0ED" w14:textId="77777777">
            <w:r>
              <w:t>05_1138</w:t>
            </w:r>
          </w:p>
        </w:tc>
      </w:tr>
      <w:tr w14:paraId="6F65A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9809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6D6A8" w14:textId="77777777">
            <w:r>
              <w:t>2714</w:t>
            </w:r>
          </w:p>
        </w:tc>
      </w:tr>
      <w:tr w14:paraId="65EFEF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5D7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E7F8C" w14:textId="77777777"/>
        </w:tc>
      </w:tr>
      <w:tr w14:paraId="726BC3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50DC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AF1955" w14:textId="77777777">
            <w:r>
              <w:t>Draft</w:t>
            </w:r>
          </w:p>
        </w:tc>
      </w:tr>
      <w:tr w14:paraId="05B29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AD99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B3D11" w14:textId="77777777">
            <w:r>
              <w:t>Muss</w:t>
            </w:r>
          </w:p>
        </w:tc>
      </w:tr>
      <w:tr w14:paraId="5A860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FEF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401C2E" w14:textId="77777777">
            <w:r>
              <w:t>Funktion wird wie in der ELEKTRA 2 Baseline 29.40 realisiert zur Verfügung gestellt.</w:t>
            </w:r>
          </w:p>
        </w:tc>
      </w:tr>
      <w:tr w14:paraId="14EF81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F0C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DE88F" w14:textId="77777777"/>
        </w:tc>
      </w:tr>
      <w:tr w14:paraId="5C417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8A3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181E7" w14:textId="77777777">
            <w:r>
              <w:t>PV GA DIL OBB 1.0.0</w:t>
            </w:r>
          </w:p>
        </w:tc>
      </w:tr>
    </w:tbl>
    <w:p w14:paraId="55DE144A" w14:textId="77777777">
      <w:pPr>
        <w:spacing w:after="0" w:line="96" w:lineRule="auto"/>
      </w:pPr>
    </w:p>
    <w:p w14:paraId="43BD315A" w14:textId="77777777">
      <w:pPr>
        <w:spacing w:after="0"/>
      </w:pPr>
      <w:r>
        <w:rPr>
          <w:vanish/>
        </w:rPr>
        <w:t>MLS_DSTW/MDSTW-23581</w:t>
      </w:r>
      <w:r>
        <w:rPr>
          <w:b/>
        </w:rPr>
        <w:t>16.14.0-4 Eine verloschener Signalnachahmers hat keine Rückwirkung auf das zugeh...</w:t>
      </w:r>
      <w:r>
        <w:br/>
        <w:t>16.14.0-4 Eine verloschener Signalnachahmers hat keine Rückwirkung auf das zugehörige Vorsignal und in Fahrtrichtung vorher gelegene SNA.</w:t>
        <w:br/>
        <w:t>​​</w:t>
      </w:r>
    </w:p>
    <w:p w14:paraId="4C1B14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5CE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5EA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0B218" w14:textId="77777777">
            <w:r>
              <w:t>MDSTW-23581</w:t>
            </w:r>
          </w:p>
        </w:tc>
      </w:tr>
      <w:tr w14:paraId="177932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1DD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AB75D" w14:textId="77777777">
            <w:r>
              <w:t>05_1139</w:t>
            </w:r>
          </w:p>
        </w:tc>
      </w:tr>
      <w:tr w14:paraId="671AE0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19F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EF99D" w14:textId="77777777">
            <w:r>
              <w:t>2715</w:t>
            </w:r>
          </w:p>
        </w:tc>
      </w:tr>
      <w:tr w14:paraId="69729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111D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52C55" w14:textId="77777777"/>
        </w:tc>
      </w:tr>
      <w:tr w14:paraId="7305C0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0A9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74F31" w14:textId="77777777">
            <w:r>
              <w:t>Draft</w:t>
            </w:r>
          </w:p>
        </w:tc>
      </w:tr>
      <w:tr w14:paraId="313772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8F6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141D6" w14:textId="77777777">
            <w:r>
              <w:t>Muss</w:t>
            </w:r>
          </w:p>
        </w:tc>
      </w:tr>
      <w:tr w14:paraId="5D0C01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E54B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A549C6" w14:textId="77777777">
            <w:r>
              <w:t>Funktion wird wie in der ELEKTRA 2 Baseline 29.40 realisiert zur Verfügung gestellt.</w:t>
            </w:r>
          </w:p>
        </w:tc>
      </w:tr>
      <w:tr w14:paraId="133B8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189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C281C" w14:textId="77777777"/>
        </w:tc>
      </w:tr>
      <w:tr w14:paraId="010C1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60AC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830FD" w14:textId="77777777">
            <w:r>
              <w:t>PV GA DIL OBB 1.0.0</w:t>
            </w:r>
          </w:p>
        </w:tc>
      </w:tr>
    </w:tbl>
    <w:p w14:paraId="472DD7D8" w14:textId="77777777">
      <w:pPr>
        <w:spacing w:after="0" w:line="96" w:lineRule="auto"/>
      </w:pPr>
    </w:p>
    <w:p w14:paraId="44BE472C" w14:textId="77777777">
      <w:pPr>
        <w:spacing w:after="0"/>
      </w:pPr>
      <w:r>
        <w:rPr>
          <w:vanish/>
        </w:rPr>
        <w:t>MLS_DSTW/MDSTW-23582</w:t>
      </w:r>
      <w:r>
        <w:rPr>
          <w:b/>
        </w:rPr>
        <w:t>16.14.0-5 Der Halt zeigende SNA bewirkt, dass das Vorsignal (und in Fahrtrichtun...</w:t>
      </w:r>
      <w:r>
        <w:br/>
        <w:t>16.14.0-5 Der Halt zeigende SNA bewirkt, dass das Vorsignal (und in Fahrtrichtung vorher gelegene SNA) keinen Freibegriff ankündigen darf.</w:t>
        <w:br/>
        <w:t>​​</w:t>
      </w:r>
    </w:p>
    <w:p w14:paraId="52BD2F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6EC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DF12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21C92" w14:textId="77777777">
            <w:r>
              <w:t>MDSTW-23582</w:t>
            </w:r>
          </w:p>
        </w:tc>
      </w:tr>
      <w:tr w14:paraId="173DC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979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0BEA0" w14:textId="77777777">
            <w:r>
              <w:t>05_1140</w:t>
            </w:r>
          </w:p>
        </w:tc>
      </w:tr>
      <w:tr w14:paraId="478E54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3BF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6DC4D" w14:textId="77777777">
            <w:r>
              <w:t>2716</w:t>
            </w:r>
          </w:p>
        </w:tc>
      </w:tr>
      <w:tr w14:paraId="5650E8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5F075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851A4" w14:textId="77777777"/>
        </w:tc>
      </w:tr>
      <w:tr w14:paraId="2D399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A33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8A11D" w14:textId="77777777">
            <w:r>
              <w:t>Draft</w:t>
            </w:r>
          </w:p>
        </w:tc>
      </w:tr>
      <w:tr w14:paraId="65793A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A650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2D02D" w14:textId="77777777">
            <w:r>
              <w:t>Muss</w:t>
            </w:r>
          </w:p>
        </w:tc>
      </w:tr>
      <w:tr w14:paraId="735805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C4B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A3A36" w14:textId="77777777">
            <w:r>
              <w:t>Funktion wird wie in der ELEKTRA 2 Baseline 29.40 realisiert zur Verfügung gestellt.</w:t>
            </w:r>
          </w:p>
        </w:tc>
      </w:tr>
      <w:tr w14:paraId="0B663A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9ED8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B39D3" w14:textId="77777777"/>
        </w:tc>
      </w:tr>
      <w:tr w14:paraId="7D8A21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796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F061B" w14:textId="77777777">
            <w:r>
              <w:t>PV GA DIL OBB 1.0.0</w:t>
            </w:r>
          </w:p>
        </w:tc>
      </w:tr>
    </w:tbl>
    <w:p w14:paraId="373D00AA" w14:textId="77777777">
      <w:pPr>
        <w:spacing w:after="0" w:line="96" w:lineRule="auto"/>
      </w:pPr>
    </w:p>
    <w:p w14:paraId="3A4F4BCE" w14:textId="77777777">
      <w:pPr>
        <w:pStyle w:val="Heading4"/>
        <w:divId w:val="395"/>
      </w:pPr>
      <w:bookmarkStart w:name="_Toc242172971" w:id="364"/>
      <w:r>
        <w:t>16.15 Verschubsignal</w:t>
      </w:r>
      <w:bookmarkEnd w:id="364"/>
    </w:p>
    <w:p w14:paraId="0F1BF3B5" w14:textId="77777777">
      <w:pPr>
        <w:spacing w:after="0"/>
      </w:pPr>
      <w:r>
        <w:rPr>
          <w:vanish/>
        </w:rPr>
        <w:t>MLS_DSTW/MDSTW-23583</w:t>
      </w:r>
      <w:r>
        <w:rPr>
          <w:b/>
        </w:rPr>
        <w:t>16.15.0-1 Das Freistellen eines Verschubsignals erfolgt selbsttätig sobald die V...</w:t>
      </w:r>
      <w:r>
        <w:br/>
        <w:t xml:space="preserve">16.15.0-1 Das Freistellen eines Verschubsignals erfolgt selbsttätig sobald die Voraussetzungen für </w:t>
        <w:lastRenderedPageBreak/>
        <w:t>den Freistellvorgang bestehen.</w:t>
        <w:br/>
        <w:t>​​</w:t>
      </w:r>
    </w:p>
    <w:p w14:paraId="3E6120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A387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3D0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29F3C" w14:textId="77777777">
            <w:r>
              <w:t>MDSTW-23583</w:t>
            </w:r>
          </w:p>
        </w:tc>
      </w:tr>
      <w:tr w14:paraId="39EB1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D72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FFFF4" w14:textId="77777777">
            <w:r>
              <w:t>05_1142</w:t>
            </w:r>
          </w:p>
        </w:tc>
      </w:tr>
      <w:tr w14:paraId="25921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4ED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8586D3" w14:textId="77777777">
            <w:r>
              <w:t>2718</w:t>
            </w:r>
          </w:p>
        </w:tc>
      </w:tr>
      <w:tr w14:paraId="43D09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3E0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1B244" w14:textId="77777777"/>
        </w:tc>
      </w:tr>
      <w:tr w14:paraId="2783D5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9B6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D4A30" w14:textId="77777777">
            <w:r>
              <w:t>Draft</w:t>
            </w:r>
          </w:p>
        </w:tc>
      </w:tr>
      <w:tr w14:paraId="768D6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D97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25180" w14:textId="77777777">
            <w:r>
              <w:t>Muss</w:t>
            </w:r>
          </w:p>
        </w:tc>
      </w:tr>
      <w:tr w14:paraId="338672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437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36494" w14:textId="77777777">
            <w:r>
              <w:t>Funktion wird wie in der ELEKTRA 2 Baseline 29.40 realisiert zur Verfügung gestellt.</w:t>
            </w:r>
          </w:p>
        </w:tc>
      </w:tr>
      <w:tr w14:paraId="15D48C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312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38C92" w14:textId="77777777"/>
        </w:tc>
      </w:tr>
      <w:tr w14:paraId="001C5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6190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9DF67" w14:textId="77777777">
            <w:r>
              <w:t>PV GA DIL OBB 1.0.0</w:t>
            </w:r>
          </w:p>
        </w:tc>
      </w:tr>
    </w:tbl>
    <w:p w14:paraId="5AC59934" w14:textId="77777777">
      <w:pPr>
        <w:spacing w:after="0" w:line="96" w:lineRule="auto"/>
      </w:pPr>
    </w:p>
    <w:p w14:paraId="69935407" w14:textId="77777777">
      <w:pPr>
        <w:spacing w:after="0"/>
      </w:pPr>
      <w:r>
        <w:rPr>
          <w:vanish/>
        </w:rPr>
        <w:t>MLS_DSTW/MDSTW-23584</w:t>
      </w:r>
      <w:r>
        <w:rPr>
          <w:b/>
        </w:rPr>
        <w:t>16.15.0-2 Wiederholtes Freistellen des Verschubsignals ist durch einen neuerlich...</w:t>
      </w:r>
      <w:r>
        <w:br/>
        <w:t>16.15.0-2 Wiederholtes Freistellen des Verschubsignals ist durch einen neuerlichen Bedienungsvorgang gem. &lt;05 Lastenheft Teilsystem DSTW-ZE&gt; 6.7.1 möglich und führt sofort zum Freistellvorgang, wenn die Voraussetzungen gem. &lt;05 Lastenheft Teilsystem DSTW-ZE&gt; 6.7.5 noch bestehen.</w:t>
        <w:br/>
        <w:t>​​</w:t>
      </w:r>
    </w:p>
    <w:p w14:paraId="540B8D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641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406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9D66D" w14:textId="77777777">
            <w:r>
              <w:t>MDSTW-23584</w:t>
            </w:r>
          </w:p>
        </w:tc>
      </w:tr>
      <w:tr w14:paraId="58EFA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EFE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DFF80" w14:textId="77777777">
            <w:r>
              <w:t>05_1143</w:t>
            </w:r>
          </w:p>
        </w:tc>
      </w:tr>
      <w:tr w14:paraId="12E763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43F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CEFC7" w14:textId="77777777">
            <w:r>
              <w:t>2719</w:t>
            </w:r>
          </w:p>
        </w:tc>
      </w:tr>
      <w:tr w14:paraId="40893D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EBC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2E85E" w14:textId="77777777"/>
        </w:tc>
      </w:tr>
      <w:tr w14:paraId="3EE2DA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078D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E7D89" w14:textId="77777777">
            <w:r>
              <w:t>Draft</w:t>
            </w:r>
          </w:p>
        </w:tc>
      </w:tr>
      <w:tr w14:paraId="36F1E5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4F9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15E0D" w14:textId="77777777">
            <w:r>
              <w:t>Muss</w:t>
            </w:r>
          </w:p>
        </w:tc>
      </w:tr>
      <w:tr w14:paraId="5D38F5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F267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456F5" w14:textId="77777777">
            <w:r>
              <w:t>Funktion wird wie in der ELEKTRA 2 Baseline 29.40 realisiert zur Verfügung gestellt.</w:t>
            </w:r>
          </w:p>
        </w:tc>
      </w:tr>
      <w:tr w14:paraId="2CD0D7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3C4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23145C" w14:textId="77777777"/>
        </w:tc>
      </w:tr>
      <w:tr w14:paraId="7D25ED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EE1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D8E3A" w14:textId="77777777">
            <w:r>
              <w:t>PV GA DIL OBB 1.0.0</w:t>
            </w:r>
          </w:p>
        </w:tc>
      </w:tr>
    </w:tbl>
    <w:p w14:paraId="331E14A6" w14:textId="77777777">
      <w:pPr>
        <w:spacing w:after="0" w:line="96" w:lineRule="auto"/>
      </w:pPr>
    </w:p>
    <w:p w14:paraId="240AF11C" w14:textId="77777777">
      <w:pPr>
        <w:spacing w:after="0"/>
      </w:pPr>
      <w:r>
        <w:rPr>
          <w:vanish/>
        </w:rPr>
        <w:t>MLS_DSTW/MDSTW-23585</w:t>
      </w:r>
      <w:r>
        <w:rPr>
          <w:b/>
        </w:rPr>
        <w:t>16.15.0-3 Das Haltstellen von Verschubsignalen beim Aufwerten einer Verschubstra...</w:t>
      </w:r>
      <w:r>
        <w:br/>
        <w:t>16.15.0-3 Das Haltstellen von Verschubsignalen beim Aufwerten einer Verschubstraße ist durchzuführen.</w:t>
        <w:br/>
        <w:t>​​</w:t>
      </w:r>
    </w:p>
    <w:p w14:paraId="52D079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5C4B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66FF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91970B" w14:textId="77777777">
            <w:r>
              <w:t>MDSTW-23585</w:t>
            </w:r>
          </w:p>
        </w:tc>
      </w:tr>
      <w:tr w14:paraId="2E1CE8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0EF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24EFB" w14:textId="77777777">
            <w:r>
              <w:t>05_1144</w:t>
            </w:r>
          </w:p>
        </w:tc>
      </w:tr>
      <w:tr w14:paraId="2500FB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CA1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A29C3" w14:textId="77777777">
            <w:r>
              <w:t>2720</w:t>
            </w:r>
          </w:p>
        </w:tc>
      </w:tr>
      <w:tr w14:paraId="4F34EC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5D8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ED097" w14:textId="77777777"/>
        </w:tc>
      </w:tr>
      <w:tr w14:paraId="5DEF2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2F3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B260A" w14:textId="77777777">
            <w:r>
              <w:t>Draft</w:t>
            </w:r>
          </w:p>
        </w:tc>
      </w:tr>
      <w:tr w14:paraId="07FDB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1AA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7D1F0" w14:textId="77777777">
            <w:r>
              <w:t>Muss</w:t>
            </w:r>
          </w:p>
        </w:tc>
      </w:tr>
      <w:tr w14:paraId="5AA82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7D18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E50A1" w14:textId="77777777">
            <w:r>
              <w:t>Funktion wird wie in der ELEKTRA 2 Baseline 29.40 realisiert zur Verfügung gestellt.</w:t>
            </w:r>
          </w:p>
        </w:tc>
      </w:tr>
      <w:tr w14:paraId="54906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A9C7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1F9FD" w14:textId="77777777"/>
        </w:tc>
      </w:tr>
      <w:tr w14:paraId="575C44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E2AA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49105" w14:textId="77777777">
            <w:r>
              <w:t>PV GA DIL OBB 1.0.0</w:t>
            </w:r>
          </w:p>
        </w:tc>
      </w:tr>
    </w:tbl>
    <w:p w14:paraId="09AAD13C" w14:textId="77777777">
      <w:pPr>
        <w:spacing w:after="0" w:line="96" w:lineRule="auto"/>
      </w:pPr>
    </w:p>
    <w:p w14:paraId="7929949B" w14:textId="77777777">
      <w:pPr>
        <w:spacing w:after="0"/>
      </w:pPr>
      <w:r>
        <w:rPr>
          <w:vanish/>
        </w:rPr>
        <w:t>MLS_DSTW/MDSTW-23586</w:t>
      </w:r>
      <w:r>
        <w:rPr>
          <w:b/>
        </w:rPr>
        <w:t>16.15.0-4 Das Haltstellen kann jederzeit durch eine protokollierungspflichtige H...</w:t>
      </w:r>
      <w:r>
        <w:br/>
        <w:t>16.15.0-4 Das Haltstellen kann jederzeit durch eine protokollierungspflichtige Handlung des Bedieners erfolgen.</w:t>
        <w:br/>
        <w:t>​​</w:t>
      </w:r>
    </w:p>
    <w:p w14:paraId="4B36E5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F693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A24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478AE" w14:textId="77777777">
            <w:r>
              <w:t>MDSTW-23586</w:t>
            </w:r>
          </w:p>
        </w:tc>
      </w:tr>
      <w:tr w14:paraId="70B1E3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777D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066086" w14:textId="77777777">
            <w:r>
              <w:t>05_1145</w:t>
            </w:r>
          </w:p>
        </w:tc>
      </w:tr>
      <w:tr w14:paraId="6E4B03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032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03A57" w14:textId="77777777">
            <w:r>
              <w:t>2721</w:t>
            </w:r>
          </w:p>
        </w:tc>
      </w:tr>
      <w:tr w14:paraId="2B9CFD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DECF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C1D88A" w14:textId="77777777"/>
        </w:tc>
      </w:tr>
      <w:tr w14:paraId="119D6C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5E9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7B5FD" w14:textId="77777777">
            <w:r>
              <w:t>Draft</w:t>
            </w:r>
          </w:p>
        </w:tc>
      </w:tr>
      <w:tr w14:paraId="08D292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2B4C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F2A9C" w14:textId="77777777">
            <w:r>
              <w:t>Muss</w:t>
            </w:r>
          </w:p>
        </w:tc>
      </w:tr>
      <w:tr w14:paraId="7DE0CD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49B9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938B1" w14:textId="77777777">
            <w:r>
              <w:t>Funktion wird wie in der ELEKTRA 2 Baseline 29.40 realisiert zur Verfügung gestellt.</w:t>
            </w:r>
          </w:p>
        </w:tc>
      </w:tr>
      <w:tr w14:paraId="005A8E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B29C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BE01DE" w14:textId="77777777"/>
        </w:tc>
      </w:tr>
      <w:tr w14:paraId="6844FE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1BB9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579D94" w14:textId="77777777">
            <w:r>
              <w:t>PV GA DIL OBB 1.0.0</w:t>
            </w:r>
          </w:p>
        </w:tc>
      </w:tr>
    </w:tbl>
    <w:p w14:paraId="39DD7B89" w14:textId="77777777">
      <w:pPr>
        <w:spacing w:after="0" w:line="96" w:lineRule="auto"/>
      </w:pPr>
    </w:p>
    <w:p w14:paraId="00D91841" w14:textId="77777777">
      <w:pPr>
        <w:spacing w:after="0"/>
      </w:pPr>
      <w:r>
        <w:rPr>
          <w:vanish/>
        </w:rPr>
        <w:t>MLS_DSTW/MDSTW-23587</w:t>
      </w:r>
      <w:r>
        <w:rPr>
          <w:b/>
        </w:rPr>
        <w:t>16.15.0-5 Händisch bewirktes Haltstellen führt auch zur Aufhebung des Auftrages...</w:t>
      </w:r>
      <w:r>
        <w:br/>
        <w:t>16.15.0-5 Händisch bewirktes Haltstellen führt auch zur Aufhebung des Auftrages zur Signalanschaltung bzw. zur Aufhebung der Signalanschaltung selbst.</w:t>
        <w:br/>
        <w:t>​​</w:t>
      </w:r>
    </w:p>
    <w:p w14:paraId="238435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88A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7F4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06ED5" w14:textId="77777777">
            <w:r>
              <w:t>MDSTW-23587</w:t>
            </w:r>
          </w:p>
        </w:tc>
      </w:tr>
      <w:tr w14:paraId="4AB1E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20C2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87E4B" w14:textId="77777777">
            <w:r>
              <w:t>05_1146</w:t>
            </w:r>
          </w:p>
        </w:tc>
      </w:tr>
      <w:tr w14:paraId="28EA46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B8C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7969F" w14:textId="77777777">
            <w:r>
              <w:t>2722</w:t>
            </w:r>
          </w:p>
        </w:tc>
      </w:tr>
      <w:tr w14:paraId="69F41F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AF5A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FA119" w14:textId="77777777"/>
        </w:tc>
      </w:tr>
      <w:tr w14:paraId="538CE2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E40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8499E" w14:textId="77777777">
            <w:r>
              <w:t>Draft</w:t>
            </w:r>
          </w:p>
        </w:tc>
      </w:tr>
      <w:tr w14:paraId="6821FF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47A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5DF8E4" w14:textId="77777777">
            <w:r>
              <w:t>Muss</w:t>
            </w:r>
          </w:p>
        </w:tc>
      </w:tr>
      <w:tr w14:paraId="23EC3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51903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16FCC8" w14:textId="77777777">
            <w:r>
              <w:t>Funktion wird wie in der ELEKTRA 2 Baseline 29.40 realisiert zur Verfügung gestellt.</w:t>
            </w:r>
          </w:p>
        </w:tc>
      </w:tr>
      <w:tr w14:paraId="3C6BD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149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4A6B2" w14:textId="77777777"/>
        </w:tc>
      </w:tr>
      <w:tr w14:paraId="638261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45B03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66FF7" w14:textId="77777777">
            <w:r>
              <w:t>PV GA DIL OBB 1.0.0</w:t>
            </w:r>
          </w:p>
        </w:tc>
      </w:tr>
    </w:tbl>
    <w:p w14:paraId="1BD7AEC8" w14:textId="77777777">
      <w:pPr>
        <w:spacing w:after="0" w:line="96" w:lineRule="auto"/>
      </w:pPr>
    </w:p>
    <w:p w14:paraId="3C58EC8C" w14:textId="77777777">
      <w:pPr>
        <w:spacing w:after="0"/>
      </w:pPr>
      <w:r>
        <w:rPr>
          <w:vanish/>
        </w:rPr>
        <w:t>MLS_DSTW/MDSTW-23588</w:t>
      </w:r>
      <w:r>
        <w:rPr>
          <w:b/>
        </w:rPr>
        <w:t>16.15.0-6 Die Möglichkeit zur Nahbedienungsfreigabe von Verschubsignalen ist vor...</w:t>
      </w:r>
      <w:r>
        <w:br/>
        <w:t>16.15.0-6 Die Möglichkeit zur Nahbedienungsfreigabe von Verschubsignalen ist vorzusehen (projektierbar).</w:t>
        <w:br/>
        <w:t>​​</w:t>
      </w:r>
    </w:p>
    <w:p w14:paraId="3A7792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758A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AB2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9C273" w14:textId="77777777">
            <w:r>
              <w:t>MDSTW-23588</w:t>
            </w:r>
          </w:p>
        </w:tc>
      </w:tr>
      <w:tr w14:paraId="7F861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89A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B1309" w14:textId="77777777">
            <w:r>
              <w:t>05_1147</w:t>
            </w:r>
          </w:p>
        </w:tc>
      </w:tr>
      <w:tr w14:paraId="56D564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071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6F582" w14:textId="77777777">
            <w:r>
              <w:t>2723</w:t>
            </w:r>
          </w:p>
        </w:tc>
      </w:tr>
      <w:tr w14:paraId="658808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8A325"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7AE56" w14:textId="77777777"/>
        </w:tc>
      </w:tr>
      <w:tr w14:paraId="13E69D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119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EB09E0" w14:textId="77777777">
            <w:r>
              <w:t>Draft</w:t>
            </w:r>
          </w:p>
        </w:tc>
      </w:tr>
      <w:tr w14:paraId="08DC01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31801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CB081" w14:textId="77777777">
            <w:r>
              <w:t>Muss</w:t>
            </w:r>
          </w:p>
        </w:tc>
      </w:tr>
      <w:tr w14:paraId="3FC186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D22F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3E267" w14:textId="77777777">
            <w:r>
              <w:t>Funktion wird wie in der ELEKTRA 2 Baseline 29.40 realisiert zur Verfügung gestellt.</w:t>
            </w:r>
          </w:p>
        </w:tc>
      </w:tr>
      <w:tr w14:paraId="22114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1EF2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0F986" w14:textId="77777777"/>
        </w:tc>
      </w:tr>
      <w:tr w14:paraId="593986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869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763B9" w14:textId="77777777">
            <w:r>
              <w:t>PV GA DIL OBB 1.0.0</w:t>
            </w:r>
          </w:p>
        </w:tc>
      </w:tr>
    </w:tbl>
    <w:p w14:paraId="0EEAA61D" w14:textId="77777777">
      <w:pPr>
        <w:spacing w:after="0" w:line="96" w:lineRule="auto"/>
      </w:pPr>
    </w:p>
    <w:p w14:paraId="5AF35B6F" w14:textId="77777777">
      <w:pPr>
        <w:spacing w:after="0"/>
      </w:pPr>
      <w:r>
        <w:rPr>
          <w:vanish/>
        </w:rPr>
        <w:t>MLS_DSTW/MDSTW-23589</w:t>
      </w:r>
      <w:r>
        <w:rPr>
          <w:b/>
        </w:rPr>
        <w:t>16.15.0-7 Die Einzelstellung des Verschubsignals, ausgenommen bei Nahbedienung,...</w:t>
      </w:r>
      <w:r>
        <w:br/>
        <w:t>16.15.0-7 Die Einzelstellung des Verschubsignals, ausgenommen bei Nahbedienung, ist nicht vorzusehen.</w:t>
        <w:br/>
        <w:t>​​</w:t>
      </w:r>
    </w:p>
    <w:p w14:paraId="450794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07FC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D14C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634983" w14:textId="77777777">
            <w:r>
              <w:t>MDSTW-23589</w:t>
            </w:r>
          </w:p>
        </w:tc>
      </w:tr>
      <w:tr w14:paraId="77575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175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2857A" w14:textId="77777777">
            <w:r>
              <w:t>05_1148</w:t>
            </w:r>
          </w:p>
        </w:tc>
      </w:tr>
      <w:tr w14:paraId="28816A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8F6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43D53" w14:textId="77777777">
            <w:r>
              <w:t>2724</w:t>
            </w:r>
          </w:p>
        </w:tc>
      </w:tr>
      <w:tr w14:paraId="661F5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C5B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DDB96D" w14:textId="77777777"/>
        </w:tc>
      </w:tr>
      <w:tr w14:paraId="422190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26DC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A9562" w14:textId="77777777">
            <w:r>
              <w:t>Draft</w:t>
            </w:r>
          </w:p>
        </w:tc>
      </w:tr>
      <w:tr w14:paraId="3FFC7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1EF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3CAE6D" w14:textId="77777777">
            <w:r>
              <w:t>Muss</w:t>
            </w:r>
          </w:p>
        </w:tc>
      </w:tr>
      <w:tr w14:paraId="16CE9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0D6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F0DBA" w14:textId="77777777">
            <w:r>
              <w:t>Funktion wird wie in der ELEKTRA 2 Baseline 29.40 realisiert zur Verfügung gestellt.</w:t>
            </w:r>
          </w:p>
        </w:tc>
      </w:tr>
      <w:tr w14:paraId="4E5D39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4F0C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5460C" w14:textId="77777777"/>
        </w:tc>
      </w:tr>
      <w:tr w14:paraId="64C006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2FA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3671FF" w14:textId="77777777">
            <w:r>
              <w:t>PV GA DIL OBB 1.0.0</w:t>
            </w:r>
          </w:p>
        </w:tc>
      </w:tr>
    </w:tbl>
    <w:p w14:paraId="35BC8B16" w14:textId="77777777">
      <w:pPr>
        <w:spacing w:after="0" w:line="96" w:lineRule="auto"/>
      </w:pPr>
    </w:p>
    <w:p w14:paraId="1D30898F" w14:textId="77777777">
      <w:pPr>
        <w:spacing w:after="0"/>
      </w:pPr>
      <w:r>
        <w:rPr>
          <w:vanish/>
        </w:rPr>
        <w:t>MLS_DSTW/MDSTW-23590</w:t>
      </w:r>
      <w:r>
        <w:rPr>
          <w:b/>
        </w:rPr>
        <w:t>16.15.0-8 Die Einzelsperrung des Verschubsignals ist nicht vorzusehen.</w:t>
      </w:r>
      <w:r>
        <w:br/>
        <w:t>16.15.0-8 Die Einzelsperrung des Verschubsignals ist nicht vorzusehen.</w:t>
        <w:br/>
        <w:t>​​</w:t>
      </w:r>
    </w:p>
    <w:p w14:paraId="6A1A00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CA59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83A8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3D1F5" w14:textId="77777777">
            <w:r>
              <w:t>MDSTW-23590</w:t>
            </w:r>
          </w:p>
        </w:tc>
      </w:tr>
      <w:tr w14:paraId="4D728A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CFEF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1A711E" w14:textId="77777777">
            <w:r>
              <w:t>05_1149</w:t>
            </w:r>
          </w:p>
        </w:tc>
      </w:tr>
      <w:tr w14:paraId="276B2D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3096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2B1C8" w14:textId="77777777">
            <w:r>
              <w:t>2725</w:t>
            </w:r>
          </w:p>
        </w:tc>
      </w:tr>
      <w:tr w14:paraId="0DCE15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F45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152B1" w14:textId="77777777"/>
        </w:tc>
      </w:tr>
      <w:tr w14:paraId="209BE7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E3B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EF28E" w14:textId="77777777">
            <w:r>
              <w:t>Draft</w:t>
            </w:r>
          </w:p>
        </w:tc>
      </w:tr>
      <w:tr w14:paraId="47187C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6E3D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F1A80" w14:textId="77777777">
            <w:r>
              <w:t>Muss</w:t>
            </w:r>
          </w:p>
        </w:tc>
      </w:tr>
      <w:tr w14:paraId="15646C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620A0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82D72" w14:textId="77777777">
            <w:r>
              <w:t>Funktion wird wie in der ELEKTRA 2 Baseline 29.40 realisiert zur Verfügung gestellt.</w:t>
            </w:r>
          </w:p>
        </w:tc>
      </w:tr>
      <w:tr w14:paraId="571DD8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E390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FE8413" w14:textId="77777777"/>
        </w:tc>
      </w:tr>
      <w:tr w14:paraId="06D65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0742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9E4553" w14:textId="77777777">
            <w:r>
              <w:t>PV GA DIL OBB 1.0.0</w:t>
            </w:r>
          </w:p>
        </w:tc>
      </w:tr>
    </w:tbl>
    <w:p w14:paraId="68DACF07" w14:textId="77777777">
      <w:pPr>
        <w:spacing w:after="0" w:line="96" w:lineRule="auto"/>
      </w:pPr>
    </w:p>
    <w:p w14:paraId="2D453C26" w14:textId="77777777">
      <w:pPr>
        <w:spacing w:after="0"/>
      </w:pPr>
      <w:r>
        <w:rPr>
          <w:vanish/>
        </w:rPr>
        <w:t>MLS_DSTW/MDSTW-23591</w:t>
      </w:r>
      <w:r>
        <w:rPr>
          <w:b/>
        </w:rPr>
        <w:t>16.15.0-9 Das Freistellen des Verschubsignals bei gestörtem Haltbegriff ist mögl...</w:t>
      </w:r>
      <w:r>
        <w:br/>
        <w:t>16.15.0-9 Das Freistellen des Verschubsignals bei gestörtem Haltbegriff ist möglich.</w:t>
        <w:br/>
        <w:t>​​</w:t>
      </w:r>
    </w:p>
    <w:p w14:paraId="54215A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BAD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0C2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2A899" w14:textId="77777777">
            <w:r>
              <w:t>MDSTW-23591</w:t>
            </w:r>
          </w:p>
        </w:tc>
      </w:tr>
      <w:tr w14:paraId="52DFA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DB1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B86AA3" w14:textId="77777777">
            <w:r>
              <w:t>05_1150</w:t>
            </w:r>
          </w:p>
        </w:tc>
      </w:tr>
      <w:tr w14:paraId="3F95B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9C107"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F2686" w14:textId="77777777">
            <w:r>
              <w:t>2726</w:t>
            </w:r>
          </w:p>
        </w:tc>
      </w:tr>
      <w:tr w14:paraId="056D0F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B8D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1CB9C" w14:textId="77777777"/>
        </w:tc>
      </w:tr>
      <w:tr w14:paraId="360ACF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581B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4E6F26" w14:textId="77777777">
            <w:r>
              <w:t>Draft</w:t>
            </w:r>
          </w:p>
        </w:tc>
      </w:tr>
      <w:tr w14:paraId="09688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A6B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F0968" w14:textId="77777777">
            <w:r>
              <w:t>Muss</w:t>
            </w:r>
          </w:p>
        </w:tc>
      </w:tr>
      <w:tr w14:paraId="4C36F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9F5D3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8B790" w14:textId="77777777">
            <w:r>
              <w:t>Funktion wird wie in der ELEKTRA 2 Baseline 29.40 realisiert zur Verfügung gestellt.</w:t>
            </w:r>
          </w:p>
        </w:tc>
      </w:tr>
      <w:tr w14:paraId="27E277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A966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2894D4" w14:textId="77777777"/>
        </w:tc>
      </w:tr>
      <w:tr w14:paraId="54CCFA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1C19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F8AB35" w14:textId="77777777">
            <w:r>
              <w:t>PV GA DIL OBB 1.0.0</w:t>
            </w:r>
          </w:p>
        </w:tc>
      </w:tr>
    </w:tbl>
    <w:p w14:paraId="56B8AFCF" w14:textId="77777777">
      <w:pPr>
        <w:spacing w:after="0" w:line="96" w:lineRule="auto"/>
      </w:pPr>
    </w:p>
    <w:p w14:paraId="063D7B8F" w14:textId="77777777">
      <w:pPr>
        <w:pStyle w:val="Heading4"/>
        <w:divId w:val="396"/>
      </w:pPr>
      <w:bookmarkStart w:name="_Toc242172972" w:id="365"/>
      <w:r>
        <w:t>16.16 Projektierungsmöglichkeiten</w:t>
      </w:r>
      <w:bookmarkEnd w:id="365"/>
    </w:p>
    <w:p w14:paraId="7FB9CAE0" w14:textId="77777777">
      <w:pPr>
        <w:spacing w:after="0"/>
      </w:pPr>
      <w:r>
        <w:rPr>
          <w:vanish/>
        </w:rPr>
        <w:t>MLS_DSTW/MDSTW-23592</w:t>
      </w:r>
      <w:r>
        <w:rPr>
          <w:b/>
        </w:rPr>
        <w:t>16.16.0-1 Durch Projektierung sind bei Schutz- und Hauptsignalen für Zugstraßen...</w:t>
      </w:r>
      <w:r>
        <w:br/>
        <w:t>16.16.0-1 Durch Projektierung sind bei Schutz- und Hauptsignalen für Zugstraßen folgende Möglichkeiten gegeben:</w:t>
        <w:br/>
        <w:t>a) Signal kann nicht gleichzeitig Ziel und Start einer Zugfahrt sein</w:t>
        <w:br/>
        <w:t>b) Zugstraßeneinstellung zu diesem Signal nicht zugelassen</w:t>
        <w:br/>
        <w:t>c) Zugstraßeneinstellung ab diesem Signal nicht zugelassen</w:t>
        <w:br/>
        <w:t>d) Signal ist immer Ziel</w:t>
        <w:br/>
        <w:t>e) Signal ist in besonderen Fällen Ziel.</w:t>
        <w:br/>
        <w:t>zu a) Ein Signal mit dieser Projektierungsvariante erlaubt es nicht, durch eine oder mehrere Bedienungen eine Fahrstraße zu diesem Signal und gleichzeitig eine Fahrstraße von diesem Signal einzustellen.</w:t>
        <w:br/>
        <w:t>zu b) Die Einstellung einer Zugstraße zu diesem Signal ist nicht zulässig.</w:t>
        <w:br/>
        <w:t>zu c) Die Einstellung einer Zugstraße von diesem Signal ist nicht zulässig.</w:t>
        <w:br/>
        <w:t>zu d) Bei der Einstellung einer Zugstraße über ein solches Signal hinweg, kommt es immer zu einer Zieleinstellung bei dem Signal.</w:t>
        <w:b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br/>
        <w:t>Start im Sinne dieses Punktes bedeutet:</w:t>
        <w:br/>
        <w:t>• bedienter Start der Fahrstraße oder</w:t>
        <w:br/>
        <w:t>• ein Signal mit Ziel- und Starteinstellung</w:t>
        <w:br/>
        <w:t>Diese Projektierungsvariante ist bei Hauptsignalen immer anzuwenden. Diese Regel ist immer vom Start der</w:t>
        <w:br/>
        <w:t>Fahrstraße weg anzuwenden.</w:t>
        <w:br/>
        <w:t>​​</w:t>
      </w:r>
    </w:p>
    <w:p w14:paraId="15A900D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851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20F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B46B9" w14:textId="77777777">
            <w:r>
              <w:t>MDSTW-23592</w:t>
            </w:r>
          </w:p>
        </w:tc>
      </w:tr>
      <w:tr w14:paraId="12BE56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89EE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54755" w14:textId="77777777">
            <w:r>
              <w:t>05_1152</w:t>
            </w:r>
          </w:p>
        </w:tc>
      </w:tr>
      <w:tr w14:paraId="3FF7C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B4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08E17" w14:textId="77777777">
            <w:r>
              <w:t>2728</w:t>
            </w:r>
          </w:p>
        </w:tc>
      </w:tr>
      <w:tr w14:paraId="58BBFC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9F8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9E9D1" w14:textId="77777777"/>
        </w:tc>
      </w:tr>
      <w:tr w14:paraId="16A4B0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4B4A6"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31620" w14:textId="77777777">
            <w:r>
              <w:t>Draft</w:t>
            </w:r>
          </w:p>
        </w:tc>
      </w:tr>
      <w:tr w14:paraId="07D6C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546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1334A0" w14:textId="77777777">
            <w:r>
              <w:t>Muss</w:t>
            </w:r>
          </w:p>
        </w:tc>
      </w:tr>
      <w:tr w14:paraId="7221CA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A12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BB954" w14:textId="77777777">
            <w:r>
              <w:t>Funktion wird wie in der ELEKTRA 2 Baseline 29.40 realisiert zur Verfügung gestellt.</w:t>
            </w:r>
          </w:p>
        </w:tc>
      </w:tr>
      <w:tr w14:paraId="40C2DD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68E56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356DD1" w14:textId="77777777"/>
        </w:tc>
      </w:tr>
      <w:tr w14:paraId="512205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A99A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62D3C" w14:textId="77777777">
            <w:r>
              <w:t>PV GA DIL OBB 1.0.0</w:t>
            </w:r>
          </w:p>
        </w:tc>
      </w:tr>
    </w:tbl>
    <w:p w14:paraId="213339A4" w14:textId="77777777">
      <w:pPr>
        <w:spacing w:after="0" w:line="96" w:lineRule="auto"/>
      </w:pPr>
    </w:p>
    <w:p w14:paraId="4536FF0D" w14:textId="77777777">
      <w:pPr>
        <w:spacing w:after="0"/>
      </w:pPr>
      <w:r>
        <w:rPr>
          <w:vanish/>
        </w:rPr>
        <w:t>MLS_DSTW/MDSTW-23593</w:t>
      </w:r>
      <w:r>
        <w:rPr>
          <w:b/>
        </w:rPr>
        <w:t>16.16.0-2 Durch Projektierung sind bei Verschubsignalen für Verschubstraßen folg...</w:t>
      </w:r>
      <w:r>
        <w:br/>
        <w:t>16.16.0-2 Durch Projektierung sind bei Verschubsignalen für Verschubstraßen folgende Möglichkeiten gegeben:</w:t>
        <w:br/>
        <w:t>a) Signal ist immer Ziel</w:t>
        <w:br/>
        <w:t>b) Signal ist kein Ziel</w:t>
        <w:br/>
        <w:t>zu a) Bei der Einstellung einer Verschubstraße über ein solches Signal hinweg, kommt es immer zu einer Zieleinstellung bei dem Signal.</w:t>
        <w:br/>
        <w:t>zu b) Bei der Einstellung einer Verschubstraße über ein solches Signal hinweg, kommt es zu keiner Zieleinstellung bei dem Signal. Diese Projektierungsvariante ist bei Verschubsignalen die Regelprojektierung (z.B. EVA, Abstoßbetrieb).</w:t>
        <w:br/>
        <w:t>​​</w:t>
      </w:r>
    </w:p>
    <w:p w14:paraId="69E371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835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955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A19FFD" w14:textId="77777777">
            <w:r>
              <w:t>MDSTW-23593</w:t>
            </w:r>
          </w:p>
        </w:tc>
      </w:tr>
      <w:tr w14:paraId="7EAE31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C0A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10BCA" w14:textId="77777777">
            <w:r>
              <w:t>05_1153</w:t>
            </w:r>
          </w:p>
        </w:tc>
      </w:tr>
      <w:tr w14:paraId="688225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D18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702C5" w14:textId="77777777">
            <w:r>
              <w:t>2729</w:t>
            </w:r>
          </w:p>
        </w:tc>
      </w:tr>
      <w:tr w14:paraId="57C9D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5E8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3CCE7A" w14:textId="77777777"/>
        </w:tc>
      </w:tr>
      <w:tr w14:paraId="28D91B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722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69FB0" w14:textId="77777777">
            <w:r>
              <w:t>Draft</w:t>
            </w:r>
          </w:p>
        </w:tc>
      </w:tr>
      <w:tr w14:paraId="110220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67A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03AF2" w14:textId="77777777">
            <w:r>
              <w:t>Muss</w:t>
            </w:r>
          </w:p>
        </w:tc>
      </w:tr>
      <w:tr w14:paraId="3B93EA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B5AA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6A20E" w14:textId="77777777">
            <w:r>
              <w:t>Funktion wird wie in der ELEKTRA 2 Baseline 29.40 realisiert zur Verfügung gestellt.</w:t>
            </w:r>
          </w:p>
        </w:tc>
      </w:tr>
      <w:tr w14:paraId="050EE3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D5F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A2735" w14:textId="77777777"/>
        </w:tc>
      </w:tr>
      <w:tr w14:paraId="63951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AE87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4E8D6" w14:textId="77777777">
            <w:r>
              <w:t>PV GA DIL OBB 1.0.0</w:t>
            </w:r>
          </w:p>
        </w:tc>
      </w:tr>
    </w:tbl>
    <w:p w14:paraId="69BE3CC7" w14:textId="77777777">
      <w:pPr>
        <w:spacing w:after="0" w:line="96" w:lineRule="auto"/>
      </w:pPr>
    </w:p>
    <w:p w14:paraId="422E986D" w14:textId="77777777">
      <w:pPr>
        <w:pStyle w:val="Heading4"/>
        <w:divId w:val="397"/>
      </w:pPr>
      <w:bookmarkStart w:name="_Toc242172973" w:id="366"/>
      <w:r>
        <w:t>16.17 Signal - ZUSTIMMUNG -</w:t>
      </w:r>
      <w:bookmarkEnd w:id="366"/>
    </w:p>
    <w:p w14:paraId="109A6A4A" w14:textId="77777777">
      <w:pPr>
        <w:spacing w:after="0"/>
      </w:pPr>
      <w:r>
        <w:rPr>
          <w:vanish/>
        </w:rPr>
        <w:t>MLS_DSTW/MDSTW-23594</w:t>
      </w:r>
      <w:r>
        <w:rPr>
          <w:b/>
        </w:rPr>
        <w:t>16.17.0-1 Die Signale - ZUSTIMMUNG - sind jeweils fest einem Haupt- oder Schutzs...</w:t>
      </w:r>
      <w:r>
        <w:br/>
        <w:t>16.17.0-1 Die Signale - ZUSTIMMUNG - sind jeweils fest einem Haupt- oder Schutzsignal bzw. einem Signal - ETCS STOP MARKER - oder Signal - ETCS LOCATION MARKER - (Startsignale) zugeordnet. Sie leuchten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hat das Signal Zustimmung zu verlöschen.</w:t>
        <w:br/>
        <w:t>​​</w:t>
      </w:r>
    </w:p>
    <w:p w14:paraId="0EEC40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E0C9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712BA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4A87E" w14:textId="77777777">
            <w:r>
              <w:t>MDSTW-23594</w:t>
            </w:r>
          </w:p>
        </w:tc>
      </w:tr>
      <w:tr w14:paraId="28D9E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1E6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6A80E" w14:textId="77777777">
            <w:r>
              <w:t>05_1155</w:t>
            </w:r>
          </w:p>
        </w:tc>
      </w:tr>
      <w:tr w14:paraId="09FF7A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66E2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DBBEE" w14:textId="77777777">
            <w:r>
              <w:t>2731</w:t>
            </w:r>
          </w:p>
        </w:tc>
      </w:tr>
      <w:tr w14:paraId="6AD626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CB6E1"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09163" w14:textId="77777777"/>
        </w:tc>
      </w:tr>
      <w:tr w14:paraId="3A4A80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1FA2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61EDA" w14:textId="77777777">
            <w:r>
              <w:t>Draft</w:t>
            </w:r>
          </w:p>
        </w:tc>
      </w:tr>
      <w:tr w14:paraId="08032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344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66DE7" w14:textId="77777777">
            <w:r>
              <w:t>Muss</w:t>
            </w:r>
          </w:p>
        </w:tc>
      </w:tr>
      <w:tr w14:paraId="7A7BB9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CCF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43BEC" w14:textId="77777777">
            <w:r>
              <w:t>Das Signal ZUSTIMMUNG (ZUML) wird jeweils fest einem Haupt- oder Schutzsignal bzw. einem Signal - ETCS STOP MARKER -  oder Signal - ETCS LOCATION MARKER - (Startsignale) zugeordnet. Es leuchtet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verlischt das Signal Zustimmung.</w:t>
            </w:r>
          </w:p>
        </w:tc>
      </w:tr>
      <w:tr w14:paraId="430807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686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219E3" w14:textId="77777777">
            <w:r>
              <w:t>Diese Funktion ist bereits in der ELEKTRA 2 Baseline 29.20 realisiert!</w:t>
            </w:r>
          </w:p>
        </w:tc>
      </w:tr>
      <w:tr w14:paraId="6EDE4C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0266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EE5AF" w14:textId="77777777">
            <w:r>
              <w:t>PV GA DIL OBB 1.0.0</w:t>
            </w:r>
          </w:p>
        </w:tc>
      </w:tr>
    </w:tbl>
    <w:p w14:paraId="61241A78" w14:textId="77777777">
      <w:pPr>
        <w:spacing w:after="0" w:line="96" w:lineRule="auto"/>
      </w:pPr>
    </w:p>
    <w:p w14:paraId="41185E83" w14:textId="77777777">
      <w:pPr>
        <w:pStyle w:val="Heading3"/>
        <w:divId w:val="398"/>
      </w:pPr>
      <w:bookmarkStart w:name="_Toc242172974" w:id="367"/>
      <w:r>
        <w:t>17 Zentralfunktionen Subsystem Generic IO</w:t>
      </w:r>
      <w:bookmarkEnd w:id="367"/>
    </w:p>
    <w:p w14:paraId="5EEE972A" w14:textId="77777777">
      <w:pPr>
        <w:pStyle w:val="Heading4"/>
        <w:divId w:val="399"/>
      </w:pPr>
      <w:bookmarkStart w:name="_Toc242172975" w:id="368"/>
      <w:r>
        <w:t>17.1 Schnittstellen</w:t>
      </w:r>
      <w:bookmarkEnd w:id="368"/>
    </w:p>
    <w:p w14:paraId="0229FC5B" w14:textId="77777777">
      <w:pPr>
        <w:spacing w:after="0"/>
      </w:pPr>
      <w:r>
        <w:rPr>
          <w:vanish/>
        </w:rPr>
        <w:t>MLS_DSTW/MDSTW-23597</w:t>
      </w:r>
      <w:r>
        <w:rPr>
          <w:b/>
        </w:rPr>
        <w:t>17.1.0-1 Die Schnittstelle zwischen dem Subsystem Electronic Interlocking und de...</w:t>
      </w:r>
      <w:r>
        <w:br/>
        <w:t>17.1.0-1 Die Schnittstelle zwischen dem Subsystem Electronic Interlocking und dem Subsystem Generic IO ist entsprechend der Schnittstelle SCI-IO herzustellen.</w:t>
        <w:br/>
        <w:t>​​</w:t>
      </w:r>
    </w:p>
    <w:p w14:paraId="1FC2D73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50D9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766F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630F4" w14:textId="77777777">
            <w:r>
              <w:t>MDSTW-23597</w:t>
            </w:r>
          </w:p>
        </w:tc>
      </w:tr>
      <w:tr w14:paraId="54BC66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653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750136" w14:textId="77777777">
            <w:r>
              <w:t>05_1158</w:t>
            </w:r>
          </w:p>
        </w:tc>
      </w:tr>
      <w:tr w14:paraId="67920D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846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6B887" w14:textId="77777777">
            <w:r>
              <w:t>2734</w:t>
            </w:r>
          </w:p>
        </w:tc>
      </w:tr>
      <w:tr w14:paraId="40D87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054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4AB32" w14:textId="77777777"/>
        </w:tc>
      </w:tr>
      <w:tr w14:paraId="3AE44C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039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0DEE9" w14:textId="77777777">
            <w:r>
              <w:t>Draft</w:t>
            </w:r>
          </w:p>
        </w:tc>
      </w:tr>
      <w:tr w14:paraId="6D486F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67B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8516B" w14:textId="77777777">
            <w:r>
              <w:t>Muss</w:t>
            </w:r>
          </w:p>
        </w:tc>
      </w:tr>
      <w:tr w14:paraId="2A56FB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AD3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73DB4" w14:textId="77777777">
            <w:r>
              <w:t>Die Schnittstelle zwischen dem Subsystem Electronic Interlocking und dem Subsystem Generic IO wird entsprechend der Schnittstelle SCI-IO hergestellt.</w:t>
            </w:r>
          </w:p>
        </w:tc>
      </w:tr>
      <w:tr w14:paraId="16168D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EC17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3CF1D7" w14:textId="77777777"/>
        </w:tc>
      </w:tr>
      <w:tr w14:paraId="53B15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759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AE008" w14:textId="77777777">
            <w:r>
              <w:t>PV GA DIL OBB 1.0.0</w:t>
            </w:r>
          </w:p>
        </w:tc>
      </w:tr>
    </w:tbl>
    <w:p w14:paraId="5580D145" w14:textId="77777777">
      <w:pPr>
        <w:spacing w:after="0" w:line="96" w:lineRule="auto"/>
      </w:pPr>
    </w:p>
    <w:p w14:paraId="49E92074" w14:textId="77777777">
      <w:pPr>
        <w:pStyle w:val="Heading4"/>
        <w:divId w:val="400"/>
      </w:pPr>
      <w:bookmarkStart w:name="_Toc242172976" w:id="369"/>
      <w:r>
        <w:t>17.2 Schlossgesperrte Weichen</w:t>
      </w:r>
      <w:bookmarkEnd w:id="369"/>
    </w:p>
    <w:p w14:paraId="0F8EDA8F" w14:textId="77777777">
      <w:pPr>
        <w:spacing w:after="0"/>
      </w:pPr>
      <w:r>
        <w:rPr>
          <w:vanish/>
        </w:rPr>
        <w:t>MLS_DSTW/MDSTW-23598</w:t>
      </w:r>
      <w:r>
        <w:rPr>
          <w:b/>
        </w:rPr>
        <w:t>17.2.0-1 Schlossgesperrte Weichen sind mittels Schlüsselsperren vom VSTW abhängi...</w:t>
      </w:r>
      <w:r>
        <w:br/>
        <w:t>17.2.0-1 Schlossgesperrte Weichen sind mittels Schlüsselsperren vom VSTW abhängig zu machen.</w:t>
        <w:br/>
        <w:br/>
        <w:t>Abhängigkeiten der Schlüsselsperre:</w:t>
        <w:br/>
        <w:t>• Einzeln freigebbar, unabhängig von der Freimeldung.</w:t>
        <w:br/>
        <w:t>• Freigabe nur, wenn kein Verschluss, keine Einzelsperrung und keine Störung vorliegen.</w:t>
        <w:br/>
        <w:t>• Freigabe nur von der Stelle aus, der die Bedienung der Schlüsselsperre zugeordnet ist.</w:t>
        <w:br/>
        <w:t>• Keine Rückgabeaufforderung</w:t>
        <w:br/>
        <w:lastRenderedPageBreak/>
        <w:t>• Rücknahme, solange der Schlüssel noch nicht entnommen wurde.</w:t>
        <w:br/>
        <w:t>​​</w:t>
      </w:r>
    </w:p>
    <w:p w14:paraId="766360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6DA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2B80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0AABCD" w14:textId="77777777">
            <w:r>
              <w:t>MDSTW-23598</w:t>
            </w:r>
          </w:p>
        </w:tc>
      </w:tr>
      <w:tr w14:paraId="62228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9CC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7D13A" w14:textId="77777777">
            <w:r>
              <w:t>05_1160</w:t>
            </w:r>
          </w:p>
        </w:tc>
      </w:tr>
      <w:tr w14:paraId="7EA8EE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95D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61F962" w14:textId="77777777">
            <w:r>
              <w:t>2736</w:t>
            </w:r>
          </w:p>
        </w:tc>
      </w:tr>
      <w:tr w14:paraId="179A70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EE26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03BFE" w14:textId="77777777"/>
        </w:tc>
      </w:tr>
      <w:tr w14:paraId="326C10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776F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C91A3" w14:textId="77777777">
            <w:r>
              <w:t>Draft</w:t>
            </w:r>
          </w:p>
        </w:tc>
      </w:tr>
      <w:tr w14:paraId="5093BC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75E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308C1" w14:textId="77777777">
            <w:r>
              <w:t>Muss</w:t>
            </w:r>
          </w:p>
        </w:tc>
      </w:tr>
      <w:tr w14:paraId="79FC3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762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6BC8D" w14:textId="77777777">
            <w:r>
              <w:t>Funktion wird wie in der ELEKTRA 2 Baseline 29.40 realisiert zur Verfügung gestellt.</w:t>
            </w:r>
          </w:p>
        </w:tc>
      </w:tr>
      <w:tr w14:paraId="792BE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0EA7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1AFA3" w14:textId="77777777"/>
        </w:tc>
      </w:tr>
      <w:tr w14:paraId="3CC25B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FA9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FE5DF" w14:textId="77777777">
            <w:r>
              <w:t>PV GA DIL OBB 1.0.0</w:t>
            </w:r>
          </w:p>
        </w:tc>
      </w:tr>
    </w:tbl>
    <w:p w14:paraId="073F0B44" w14:textId="77777777">
      <w:pPr>
        <w:spacing w:after="0" w:line="96" w:lineRule="auto"/>
      </w:pPr>
    </w:p>
    <w:p w14:paraId="189FD76B" w14:textId="77777777">
      <w:pPr>
        <w:spacing w:after="0"/>
      </w:pPr>
      <w:r>
        <w:rPr>
          <w:vanish/>
        </w:rPr>
        <w:t>MLS_DSTW/MDSTW-23599</w:t>
      </w:r>
      <w:r>
        <w:rPr>
          <w:b/>
        </w:rPr>
        <w:t>17.2.0-2 Die Freigabe kann nur einmal ausgenützt werden und wird durch Wiederein...</w:t>
      </w:r>
      <w:r>
        <w:br/>
        <w:t>17.2.0-2 Die Freigabe kann nur einmal ausgenützt werden und wird durch Wiedereinführen und Umsperren des Schlüssels selbsttätig zurückgegeben.</w:t>
        <w:br/>
        <w:t>​​</w:t>
      </w:r>
    </w:p>
    <w:p w14:paraId="4717E1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603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39F1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56BAB" w14:textId="77777777">
            <w:r>
              <w:t>MDSTW-23599</w:t>
            </w:r>
          </w:p>
        </w:tc>
      </w:tr>
      <w:tr w14:paraId="25D84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6E6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82962" w14:textId="77777777">
            <w:r>
              <w:t>05_1161</w:t>
            </w:r>
          </w:p>
        </w:tc>
      </w:tr>
      <w:tr w14:paraId="70C34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D5D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76E67" w14:textId="77777777">
            <w:r>
              <w:t>2737</w:t>
            </w:r>
          </w:p>
        </w:tc>
      </w:tr>
      <w:tr w14:paraId="2DAE6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F80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0DBA" w14:textId="77777777"/>
        </w:tc>
      </w:tr>
      <w:tr w14:paraId="4BBFA0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621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6B44B" w14:textId="77777777">
            <w:r>
              <w:t>Draft</w:t>
            </w:r>
          </w:p>
        </w:tc>
      </w:tr>
      <w:tr w14:paraId="50BA2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A8B9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8C7EA" w14:textId="77777777">
            <w:r>
              <w:t>Muss</w:t>
            </w:r>
          </w:p>
        </w:tc>
      </w:tr>
      <w:tr w14:paraId="39367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1F7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DA096" w14:textId="77777777">
            <w:r>
              <w:t>Funktion wird wie in der ELEKTRA 2 Baseline 29.40 realisiert zur Verfügung gestellt.</w:t>
            </w:r>
          </w:p>
        </w:tc>
      </w:tr>
      <w:tr w14:paraId="69C8C7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9241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19407" w14:textId="77777777"/>
        </w:tc>
      </w:tr>
      <w:tr w14:paraId="3FD5EF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410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CD2F5" w14:textId="77777777">
            <w:r>
              <w:t>PV GA DIL OBB 1.0.0</w:t>
            </w:r>
          </w:p>
        </w:tc>
      </w:tr>
    </w:tbl>
    <w:p w14:paraId="0D3E9F5B" w14:textId="77777777">
      <w:pPr>
        <w:spacing w:after="0" w:line="96" w:lineRule="auto"/>
      </w:pPr>
    </w:p>
    <w:p w14:paraId="36741D0F" w14:textId="77777777">
      <w:pPr>
        <w:spacing w:after="0"/>
      </w:pPr>
      <w:r>
        <w:rPr>
          <w:vanish/>
        </w:rPr>
        <w:t>MLS_DSTW/MDSTW-23600</w:t>
      </w:r>
      <w:r>
        <w:rPr>
          <w:b/>
        </w:rPr>
        <w:t>17.2.0-3 Wenn eine Schlüsselsperre freigegeben ist, muss eine Einzelsperrung aus...</w:t>
      </w:r>
      <w:r>
        <w:br/>
        <w:t>17.2.0-3 Wenn eine Schlüsselsperre freigegeben ist, muss eine Einzelsperrung ausgeschlossen ein.</w:t>
        <w:br/>
        <w:t>​​</w:t>
      </w:r>
    </w:p>
    <w:p w14:paraId="1F8B885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8AD0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B2F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527CCF" w14:textId="77777777">
            <w:r>
              <w:t>MDSTW-23600</w:t>
            </w:r>
          </w:p>
        </w:tc>
      </w:tr>
      <w:tr w14:paraId="22B84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C7D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51DE2" w14:textId="77777777">
            <w:r>
              <w:t>05_1162</w:t>
            </w:r>
          </w:p>
        </w:tc>
      </w:tr>
      <w:tr w14:paraId="31442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99C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F5AEEB" w14:textId="77777777">
            <w:r>
              <w:t>2738</w:t>
            </w:r>
          </w:p>
        </w:tc>
      </w:tr>
      <w:tr w14:paraId="35C94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ECD1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DBE46" w14:textId="77777777"/>
        </w:tc>
      </w:tr>
      <w:tr w14:paraId="6D8A2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7D8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34D989" w14:textId="77777777">
            <w:r>
              <w:t>Draft</w:t>
            </w:r>
          </w:p>
        </w:tc>
      </w:tr>
      <w:tr w14:paraId="3CC9F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76ED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4FB51" w14:textId="77777777">
            <w:r>
              <w:t>Muss</w:t>
            </w:r>
          </w:p>
        </w:tc>
      </w:tr>
      <w:tr w14:paraId="735020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9F0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61CEA" w14:textId="77777777">
            <w:r>
              <w:t>Funktion wird wie in der ELEKTRA 2 Baseline 29.40 realisiert zur Verfügung gestellt.</w:t>
            </w:r>
          </w:p>
        </w:tc>
      </w:tr>
      <w:tr w14:paraId="3F1F9E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AE49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5092E1" w14:textId="77777777"/>
        </w:tc>
      </w:tr>
      <w:tr w14:paraId="758BBD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1629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4ED98" w14:textId="77777777">
            <w:r>
              <w:t>PV GA DIL OBB 1.0.0</w:t>
            </w:r>
          </w:p>
        </w:tc>
      </w:tr>
    </w:tbl>
    <w:p w14:paraId="0CFD5CA9" w14:textId="77777777">
      <w:pPr>
        <w:spacing w:after="0" w:line="96" w:lineRule="auto"/>
      </w:pPr>
    </w:p>
    <w:p w14:paraId="6ED8642F" w14:textId="77777777">
      <w:pPr>
        <w:spacing w:after="0"/>
      </w:pPr>
      <w:r>
        <w:rPr>
          <w:vanish/>
        </w:rPr>
        <w:lastRenderedPageBreak/>
        <w:t>MLS_DSTW/MDSTW-23601</w:t>
      </w:r>
      <w:r>
        <w:rPr>
          <w:b/>
        </w:rPr>
        <w:t>17.2.0-4 Die Einzelsperrung einer Schlüsselsperre muss ohne Bedinungen aufhebbar...</w:t>
      </w:r>
      <w:r>
        <w:br/>
        <w:t>17.2.0-4 Die Einzelsperrung einer Schlüsselsperre muss ohne Bedinungen aufhebbar sein.</w:t>
        <w:br/>
        <w:t>​​</w:t>
      </w:r>
    </w:p>
    <w:p w14:paraId="7E88400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0C9F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D4E8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B0A08" w14:textId="77777777">
            <w:r>
              <w:t>MDSTW-23601</w:t>
            </w:r>
          </w:p>
        </w:tc>
      </w:tr>
      <w:tr w14:paraId="03116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FE2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150B1" w14:textId="77777777">
            <w:r>
              <w:t>05_1163</w:t>
            </w:r>
          </w:p>
        </w:tc>
      </w:tr>
      <w:tr w14:paraId="5E557F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DFD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36063" w14:textId="77777777">
            <w:r>
              <w:t>2739</w:t>
            </w:r>
          </w:p>
        </w:tc>
      </w:tr>
      <w:tr w14:paraId="6C984E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0DBF7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6333B" w14:textId="77777777"/>
        </w:tc>
      </w:tr>
      <w:tr w14:paraId="6B8C3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4E0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8EAFF" w14:textId="77777777">
            <w:r>
              <w:t>Draft</w:t>
            </w:r>
          </w:p>
        </w:tc>
      </w:tr>
      <w:tr w14:paraId="135DE0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20DF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E30AA" w14:textId="77777777">
            <w:r>
              <w:t>Muss</w:t>
            </w:r>
          </w:p>
        </w:tc>
      </w:tr>
      <w:tr w14:paraId="5A9624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0E4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A9294" w14:textId="77777777">
            <w:r>
              <w:t>Funktion wird wie in der ELEKTRA 2 Baseline 29.40 realisiert zur Verfügung gestellt.</w:t>
            </w:r>
          </w:p>
        </w:tc>
      </w:tr>
      <w:tr w14:paraId="54D7AE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F9F8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9CD5A" w14:textId="77777777"/>
        </w:tc>
      </w:tr>
      <w:tr w14:paraId="537E96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F86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092935" w14:textId="77777777">
            <w:r>
              <w:t>PV GA DIL OBB 1.0.0</w:t>
            </w:r>
          </w:p>
        </w:tc>
      </w:tr>
    </w:tbl>
    <w:p w14:paraId="3A7085D8" w14:textId="77777777">
      <w:pPr>
        <w:spacing w:after="0" w:line="96" w:lineRule="auto"/>
      </w:pPr>
    </w:p>
    <w:p w14:paraId="09CB8C75" w14:textId="77777777">
      <w:pPr>
        <w:spacing w:after="0"/>
      </w:pPr>
      <w:r>
        <w:rPr>
          <w:vanish/>
        </w:rPr>
        <w:t>MLS_DSTW/MDSTW-23602</w:t>
      </w:r>
      <w:r>
        <w:rPr>
          <w:b/>
        </w:rPr>
        <w:t>17.2.0-5 Die Störungsmeldungen einer Schlüsselsperre müssen analog der Störungsm...</w:t>
      </w:r>
      <w:r>
        <w:br/>
        <w:t>17.2.0-5 Die Störungsmeldungen einer Schlüsselsperre müssen analog der Störungsmeldungen für das Subsystem Weiche ausgeführt werden.</w:t>
        <w:br/>
        <w:t>​​</w:t>
      </w:r>
    </w:p>
    <w:p w14:paraId="60D827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8186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10E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ECAA8" w14:textId="77777777">
            <w:r>
              <w:t>MDSTW-23602</w:t>
            </w:r>
          </w:p>
        </w:tc>
      </w:tr>
      <w:tr w14:paraId="045A9A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11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90751" w14:textId="77777777">
            <w:r>
              <w:t>05_1164</w:t>
            </w:r>
          </w:p>
        </w:tc>
      </w:tr>
      <w:tr w14:paraId="3975E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7CA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F8B75" w14:textId="77777777">
            <w:r>
              <w:t>2740</w:t>
            </w:r>
          </w:p>
        </w:tc>
      </w:tr>
      <w:tr w14:paraId="3AE2FF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2A807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EA87F" w14:textId="77777777"/>
        </w:tc>
      </w:tr>
      <w:tr w14:paraId="0A4F57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2C8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8F4AD" w14:textId="77777777">
            <w:r>
              <w:t>Draft</w:t>
            </w:r>
          </w:p>
        </w:tc>
      </w:tr>
      <w:tr w14:paraId="08512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B341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96E80" w14:textId="77777777">
            <w:r>
              <w:t>Muss</w:t>
            </w:r>
          </w:p>
        </w:tc>
      </w:tr>
      <w:tr w14:paraId="22A17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40ED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A404B" w14:textId="77777777">
            <w:r>
              <w:t>Funktion wird wie in der ELEKTRA 2 Baseline 29.40 realisiert zur Verfügung gestellt.</w:t>
            </w:r>
          </w:p>
        </w:tc>
      </w:tr>
      <w:tr w14:paraId="35F91E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E026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FC518" w14:textId="77777777"/>
        </w:tc>
      </w:tr>
      <w:tr w14:paraId="0F7C5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3E8E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B3850" w14:textId="77777777">
            <w:r>
              <w:t>PV GA DIL OBB 1.0.0</w:t>
            </w:r>
          </w:p>
        </w:tc>
      </w:tr>
    </w:tbl>
    <w:p w14:paraId="3024E059" w14:textId="77777777">
      <w:pPr>
        <w:spacing w:after="0" w:line="96" w:lineRule="auto"/>
      </w:pPr>
    </w:p>
    <w:p w14:paraId="11BF8084" w14:textId="77777777">
      <w:pPr>
        <w:spacing w:after="0"/>
      </w:pPr>
      <w:r>
        <w:rPr>
          <w:vanish/>
        </w:rPr>
        <w:t>MLS_DSTW/MDSTW-23603</w:t>
      </w:r>
      <w:r>
        <w:rPr>
          <w:b/>
        </w:rPr>
        <w:t>17.2.0-6 Eine Schlüsselsperre zwischen Einfahrsignal und Verschubhalttafel ist m...</w:t>
      </w:r>
      <w:r>
        <w:b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br/>
        <w:t>​​</w:t>
      </w:r>
    </w:p>
    <w:p w14:paraId="7AB1F4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EAE2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4C8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3F216" w14:textId="77777777">
            <w:r>
              <w:t>MDSTW-23603</w:t>
            </w:r>
          </w:p>
        </w:tc>
      </w:tr>
      <w:tr w14:paraId="46587F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01E4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6FC44" w14:textId="77777777">
            <w:r>
              <w:t>05_1165</w:t>
            </w:r>
          </w:p>
        </w:tc>
      </w:tr>
      <w:tr w14:paraId="2B5E86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010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C1A02" w14:textId="77777777">
            <w:r>
              <w:t>2741</w:t>
            </w:r>
          </w:p>
        </w:tc>
      </w:tr>
      <w:tr w14:paraId="14143E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682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C5BA2" w14:textId="77777777"/>
        </w:tc>
      </w:tr>
      <w:tr w14:paraId="2124D9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9D19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BBE6A" w14:textId="77777777">
            <w:r>
              <w:t>Draft</w:t>
            </w:r>
          </w:p>
        </w:tc>
      </w:tr>
      <w:tr w14:paraId="17639E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459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AB5189" w14:textId="77777777">
            <w:r>
              <w:t>Muss</w:t>
            </w:r>
          </w:p>
        </w:tc>
      </w:tr>
      <w:tr w14:paraId="26EE43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01AD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A30B1E" w14:textId="77777777">
            <w:r>
              <w:t>Funktion wird wie in der ELEKTRA 2 Baseline 29.40 realisiert zur Verfügung gestellt.</w:t>
            </w:r>
          </w:p>
        </w:tc>
      </w:tr>
      <w:tr w14:paraId="75C61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802A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A0D1D" w14:textId="77777777"/>
        </w:tc>
      </w:tr>
      <w:tr w14:paraId="7EBC89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14F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D8177" w14:textId="77777777">
            <w:r>
              <w:t>PV GA DIL OBB 1.0.0</w:t>
            </w:r>
          </w:p>
        </w:tc>
      </w:tr>
    </w:tbl>
    <w:p w14:paraId="21EC0500" w14:textId="77777777">
      <w:pPr>
        <w:spacing w:after="0" w:line="96" w:lineRule="auto"/>
      </w:pPr>
    </w:p>
    <w:p w14:paraId="76888320" w14:textId="77777777">
      <w:pPr>
        <w:spacing w:after="0"/>
      </w:pPr>
      <w:r>
        <w:rPr>
          <w:vanish/>
        </w:rPr>
        <w:t>MLS_DSTW/MDSTW-23604</w:t>
      </w:r>
      <w:r>
        <w:rPr>
          <w:b/>
        </w:rPr>
        <w:t>17.2.0-7 Die Funktionen und Bedienung von Schlüsselsperren ist entsprechend RW 4...</w:t>
      </w:r>
      <w:r>
        <w:br/>
        <w:t>17.2.0-7 Die Funktionen und Bedienung von Schlüsselsperren ist entsprechend RW 47.07.10 §§14 und 15 auszuführen.</w:t>
        <w:br/>
        <w:t>​​</w:t>
      </w:r>
    </w:p>
    <w:p w14:paraId="6E1B50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094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530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77E68" w14:textId="77777777">
            <w:r>
              <w:t>MDSTW-23604</w:t>
            </w:r>
          </w:p>
        </w:tc>
      </w:tr>
      <w:tr w14:paraId="171833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9E7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9A554" w14:textId="77777777">
            <w:r>
              <w:t>05_1166</w:t>
            </w:r>
          </w:p>
        </w:tc>
      </w:tr>
      <w:tr w14:paraId="09115F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DC0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F8295" w14:textId="77777777">
            <w:r>
              <w:t>2742</w:t>
            </w:r>
          </w:p>
        </w:tc>
      </w:tr>
      <w:tr w14:paraId="79769C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995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488F4" w14:textId="77777777">
            <w:r>
              <w:t>[25]</w:t>
            </w:r>
          </w:p>
        </w:tc>
      </w:tr>
      <w:tr w14:paraId="02B49D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FE7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FCD52" w14:textId="77777777">
            <w:r>
              <w:t>Draft</w:t>
            </w:r>
          </w:p>
        </w:tc>
      </w:tr>
      <w:tr w14:paraId="543DDC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4BC3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8598A5" w14:textId="77777777">
            <w:r>
              <w:t>Muss</w:t>
            </w:r>
          </w:p>
        </w:tc>
      </w:tr>
      <w:tr w14:paraId="051994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4C0BF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741A16" w14:textId="77777777">
            <w:r>
              <w:t>Funktion wird wie in der ELEKTRA 2 Baseline 29.40 realisiert zur Verfügung gestellt.</w:t>
            </w:r>
          </w:p>
        </w:tc>
      </w:tr>
      <w:tr w14:paraId="7DBCD1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641DB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5D0EC" w14:textId="77777777"/>
        </w:tc>
      </w:tr>
      <w:tr w14:paraId="6CCAC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AF25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07163" w14:textId="77777777">
            <w:r>
              <w:t>PV GA DIL OBB 1.0.0</w:t>
            </w:r>
          </w:p>
        </w:tc>
      </w:tr>
    </w:tbl>
    <w:p w14:paraId="39F90E27" w14:textId="77777777">
      <w:pPr>
        <w:spacing w:after="0" w:line="96" w:lineRule="auto"/>
      </w:pPr>
    </w:p>
    <w:p w14:paraId="22A0CA8F" w14:textId="77777777">
      <w:pPr>
        <w:spacing w:after="0"/>
      </w:pPr>
      <w:r>
        <w:rPr>
          <w:vanish/>
        </w:rPr>
        <w:t>MLS_DSTW/MDSTW-23605</w:t>
      </w:r>
      <w:r>
        <w:rPr>
          <w:b/>
        </w:rPr>
        <w:t>17.2.0-8 Die Störungsmeldungen einer Schlüsselsperre müssen analog der Störungsm...</w:t>
      </w:r>
      <w:r>
        <w:br/>
        <w:t>17.2.0-8 Die Störungsmeldungen einer Schlüsselsperre müssen analog der Störungsmeldungen für das Subsystem Weiche ausgeführt werden.</w:t>
        <w:br/>
        <w:t>​​</w:t>
      </w:r>
    </w:p>
    <w:p w14:paraId="0D8782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AD00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320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B5A8A" w14:textId="77777777">
            <w:r>
              <w:t>MDSTW-23605</w:t>
            </w:r>
          </w:p>
        </w:tc>
      </w:tr>
      <w:tr w14:paraId="1BA767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0779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3C133" w14:textId="77777777">
            <w:r>
              <w:t>05_1167</w:t>
            </w:r>
          </w:p>
        </w:tc>
      </w:tr>
      <w:tr w14:paraId="0BE22F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B41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6A6CF2" w14:textId="77777777">
            <w:r>
              <w:t>2743</w:t>
            </w:r>
          </w:p>
        </w:tc>
      </w:tr>
      <w:tr w14:paraId="6D77D9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23AE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0BB6FD" w14:textId="77777777"/>
        </w:tc>
      </w:tr>
      <w:tr w14:paraId="41C54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A62E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13905" w14:textId="77777777">
            <w:r>
              <w:t>Draft</w:t>
            </w:r>
          </w:p>
        </w:tc>
      </w:tr>
      <w:tr w14:paraId="40E1B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3676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7C4EA3" w14:textId="77777777">
            <w:r>
              <w:t>Muss</w:t>
            </w:r>
          </w:p>
        </w:tc>
      </w:tr>
      <w:tr w14:paraId="78E774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0D09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2EB520" w14:textId="77777777">
            <w:r>
              <w:t>Funktion wird wie in der ELEKTRA 2 Baseline 29.40 realisiert zur Verfügung gestellt.</w:t>
            </w:r>
          </w:p>
        </w:tc>
      </w:tr>
      <w:tr w14:paraId="57CBC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AFD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BB997" w14:textId="77777777"/>
        </w:tc>
      </w:tr>
      <w:tr w14:paraId="19CC6D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7868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0D371" w14:textId="77777777">
            <w:r>
              <w:t>PV GA DIL OBB 1.0.0</w:t>
            </w:r>
          </w:p>
        </w:tc>
      </w:tr>
    </w:tbl>
    <w:p w14:paraId="5285D428" w14:textId="77777777">
      <w:pPr>
        <w:spacing w:after="0" w:line="96" w:lineRule="auto"/>
      </w:pPr>
    </w:p>
    <w:p w14:paraId="7328D6D3" w14:textId="77777777">
      <w:pPr>
        <w:pStyle w:val="Heading3"/>
        <w:divId w:val="401"/>
      </w:pPr>
      <w:bookmarkStart w:name="_Toc242172977" w:id="370"/>
      <w:r>
        <w:t>18 Zentralfunktionen Subsystem TDS</w:t>
      </w:r>
      <w:bookmarkEnd w:id="370"/>
    </w:p>
    <w:p w14:paraId="00C643C2" w14:textId="77777777">
      <w:pPr>
        <w:pStyle w:val="Heading4"/>
        <w:divId w:val="402"/>
      </w:pPr>
      <w:bookmarkStart w:name="_Toc242172978" w:id="371"/>
      <w:r>
        <w:t>18.1 Schnittstellen</w:t>
      </w:r>
      <w:bookmarkEnd w:id="371"/>
    </w:p>
    <w:p w14:paraId="51221A8E" w14:textId="77777777">
      <w:pPr>
        <w:spacing w:after="0"/>
      </w:pPr>
      <w:r>
        <w:rPr>
          <w:vanish/>
        </w:rPr>
        <w:t>MLS_DSTW/MDSTW-23621</w:t>
      </w:r>
      <w:r>
        <w:rPr>
          <w:b/>
        </w:rPr>
        <w:t>18.1.0-1 Die Schnittstelle zwischen Subsystem Electronic Interlocking und Subsys...</w:t>
      </w:r>
      <w:r>
        <w:br/>
        <w:t>18.1.0-1 Die Schnittstelle zwischen Subsystem Electronic Interlocking und Subsystem Train Detection System ist entsprechend der Schnittstelle SCI-TDS herzustellen.</w:t>
        <w:br/>
        <w:t>​​</w:t>
      </w:r>
    </w:p>
    <w:p w14:paraId="246192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4E7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C3B6A"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03216" w14:textId="77777777">
            <w:r>
              <w:t>MDSTW-23621</w:t>
            </w:r>
          </w:p>
        </w:tc>
      </w:tr>
      <w:tr w14:paraId="79D438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F84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ACE96" w14:textId="77777777">
            <w:r>
              <w:t>05_1170</w:t>
            </w:r>
          </w:p>
        </w:tc>
      </w:tr>
      <w:tr w14:paraId="4B16F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AF7F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821D7" w14:textId="77777777">
            <w:r>
              <w:t>2746</w:t>
            </w:r>
          </w:p>
        </w:tc>
      </w:tr>
      <w:tr w14:paraId="077FD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2E9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939EC" w14:textId="77777777"/>
        </w:tc>
      </w:tr>
      <w:tr w14:paraId="3F623A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8A38C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0A978" w14:textId="77777777">
            <w:r>
              <w:t>Draft</w:t>
            </w:r>
          </w:p>
        </w:tc>
      </w:tr>
      <w:tr w14:paraId="318867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6B65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FCAEB" w14:textId="77777777">
            <w:r>
              <w:t>Muss</w:t>
            </w:r>
          </w:p>
        </w:tc>
      </w:tr>
      <w:tr w14:paraId="76A4AD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983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0DD4AC" w14:textId="77777777">
            <w:r>
              <w:t>Die Schnittstelle zwischen Subsystem Electronic Interlocking und Subsystem Train Detection System wird entsprechend der Schnittstelle SCI-TDS hergestellt.</w:t>
            </w:r>
          </w:p>
        </w:tc>
      </w:tr>
      <w:tr w14:paraId="24AA71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96E6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13121C" w14:textId="77777777"/>
        </w:tc>
      </w:tr>
      <w:tr w14:paraId="47CFAE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662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473EB" w14:textId="77777777">
            <w:r>
              <w:t>PV GA DIL OBB 1.0.0</w:t>
            </w:r>
          </w:p>
        </w:tc>
      </w:tr>
    </w:tbl>
    <w:p w14:paraId="0556E9F9" w14:textId="77777777">
      <w:pPr>
        <w:spacing w:after="0" w:line="96" w:lineRule="auto"/>
      </w:pPr>
    </w:p>
    <w:p w14:paraId="725AB6B8" w14:textId="77777777">
      <w:pPr>
        <w:pStyle w:val="Heading4"/>
        <w:divId w:val="403"/>
      </w:pPr>
      <w:bookmarkStart w:name="_Toc242172979" w:id="372"/>
      <w:r>
        <w:t>18.2 Zuordnung der Gleisfreimeldung zur Außenanlage</w:t>
      </w:r>
      <w:bookmarkEnd w:id="372"/>
    </w:p>
    <w:p w14:paraId="1D2092B4" w14:textId="77777777">
      <w:pPr>
        <w:spacing w:after="0"/>
      </w:pPr>
      <w:r>
        <w:rPr>
          <w:vanish/>
        </w:rPr>
        <w:t>MLS_DSTW/MDSTW-23622</w:t>
      </w:r>
      <w:r>
        <w:rPr>
          <w:b/>
        </w:rPr>
        <w:t>18.2.0-1 Eine Weiche ist durch mindestens einen Freimeldeabschnitt zu überwachen...</w:t>
      </w:r>
      <w:r>
        <w:br/>
        <w:t>18.2.0-1 Eine Weiche ist durch mindestens einen Freimeldeabschnitt zu überwachen; es müssen auch mehrere Freimeldeabschnitte je Weiche beherrschbar sein (max. 5).</w:t>
        <w:br/>
        <w:t>​​</w:t>
      </w:r>
    </w:p>
    <w:p w14:paraId="05A8BF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E49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9A5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80280" w14:textId="77777777">
            <w:r>
              <w:t>MDSTW-23622</w:t>
            </w:r>
          </w:p>
        </w:tc>
      </w:tr>
      <w:tr w14:paraId="7C9E55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682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299AC" w14:textId="77777777">
            <w:r>
              <w:t>05_1172</w:t>
            </w:r>
          </w:p>
        </w:tc>
      </w:tr>
      <w:tr w14:paraId="3BFF5F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00AC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A1689" w14:textId="77777777">
            <w:r>
              <w:t>2748</w:t>
            </w:r>
          </w:p>
        </w:tc>
      </w:tr>
      <w:tr w14:paraId="32ED8A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214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0DBD1" w14:textId="77777777"/>
        </w:tc>
      </w:tr>
      <w:tr w14:paraId="68E5DF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D55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556F5" w14:textId="77777777">
            <w:r>
              <w:t>Draft</w:t>
            </w:r>
          </w:p>
        </w:tc>
      </w:tr>
      <w:tr w14:paraId="37207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289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3C244" w14:textId="77777777">
            <w:r>
              <w:t>Muss</w:t>
            </w:r>
          </w:p>
        </w:tc>
      </w:tr>
      <w:tr w14:paraId="1418A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5BF34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FFE39" w14:textId="77777777">
            <w:r>
              <w:t>Funktion wird wie in der ELEKTRA 2 Baseline 29.40 realisiert zur Verfügung gestellt.</w:t>
            </w:r>
          </w:p>
        </w:tc>
      </w:tr>
      <w:tr w14:paraId="577A9C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41B7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E73BB" w14:textId="77777777"/>
        </w:tc>
      </w:tr>
      <w:tr w14:paraId="436E60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1BE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A685F8" w14:textId="77777777">
            <w:r>
              <w:t>PV GA DIL OBB 1.0.0</w:t>
            </w:r>
          </w:p>
        </w:tc>
      </w:tr>
    </w:tbl>
    <w:p w14:paraId="7C77D294" w14:textId="77777777">
      <w:pPr>
        <w:spacing w:after="0" w:line="96" w:lineRule="auto"/>
      </w:pPr>
    </w:p>
    <w:p w14:paraId="1BD662B1" w14:textId="77777777">
      <w:pPr>
        <w:spacing w:after="0"/>
      </w:pPr>
      <w:r>
        <w:rPr>
          <w:vanish/>
        </w:rPr>
        <w:t>MLS_DSTW/MDSTW-23623</w:t>
      </w:r>
      <w:r>
        <w:rPr>
          <w:b/>
        </w:rPr>
        <w:t>18.2.0-2 Es müssen bis zu 7 Freimeldeabschnitte zu einer Teilfahrstraße zusammen...</w:t>
      </w:r>
      <w:r>
        <w:br/>
        <w:t>18.2.0-2 Es müssen bis zu 7 Freimeldeabschnitte zu einer Teilfahrstraße zusammengefasst werden können.</w:t>
        <w:br/>
        <w:t>​​</w:t>
      </w:r>
    </w:p>
    <w:p w14:paraId="0A94DB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8E6B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B83D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CC3C0" w14:textId="77777777">
            <w:r>
              <w:t>MDSTW-23623</w:t>
            </w:r>
          </w:p>
        </w:tc>
      </w:tr>
      <w:tr w14:paraId="3B3E76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1C3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75681" w14:textId="77777777">
            <w:r>
              <w:t>05_1173</w:t>
            </w:r>
          </w:p>
        </w:tc>
      </w:tr>
      <w:tr w14:paraId="059FF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E35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0378D" w14:textId="77777777">
            <w:r>
              <w:t>2749</w:t>
            </w:r>
          </w:p>
        </w:tc>
      </w:tr>
      <w:tr w14:paraId="039E7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835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9CD1D" w14:textId="77777777"/>
        </w:tc>
      </w:tr>
      <w:tr w14:paraId="37ED50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F27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94A8A" w14:textId="77777777">
            <w:r>
              <w:t>Draft</w:t>
            </w:r>
          </w:p>
        </w:tc>
      </w:tr>
      <w:tr w14:paraId="04E2B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033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F1FC6" w14:textId="77777777">
            <w:r>
              <w:t>Muss</w:t>
            </w:r>
          </w:p>
        </w:tc>
      </w:tr>
      <w:tr w14:paraId="14C0F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B49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A8A86" w14:textId="77777777">
            <w:r>
              <w:t>Funktion wird wie in der ELEKTRA 2 Baseline 29.40 realisiert zur Verfügung gestellt.</w:t>
            </w:r>
          </w:p>
        </w:tc>
      </w:tr>
      <w:tr w14:paraId="05C6C0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CB22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A832A" w14:textId="77777777"/>
        </w:tc>
      </w:tr>
      <w:tr w14:paraId="33CC8C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A34DE"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AECD6" w14:textId="77777777">
            <w:r>
              <w:t>PV GA DIL OBB 1.0.0</w:t>
            </w:r>
          </w:p>
        </w:tc>
      </w:tr>
    </w:tbl>
    <w:p w14:paraId="49353F9E" w14:textId="77777777">
      <w:pPr>
        <w:spacing w:after="0" w:line="96" w:lineRule="auto"/>
      </w:pPr>
    </w:p>
    <w:p w14:paraId="1AD66572" w14:textId="77777777">
      <w:pPr>
        <w:spacing w:after="0"/>
      </w:pPr>
      <w:r>
        <w:rPr>
          <w:vanish/>
        </w:rPr>
        <w:t>MLS_DSTW/MDSTW-23624</w:t>
      </w:r>
      <w:r>
        <w:rPr>
          <w:b/>
        </w:rPr>
        <w:t>18.2.0-3 Eine gemeinsame Freimeldung aller Elemente eines Bahnhofskopfs muss mög...</w:t>
      </w:r>
      <w:r>
        <w:br/>
        <w:t>18.2.0-3 Eine gemeinsame Freimeldung aller Elemente eines Bahnhofskopfs muss möglich sein. Die Zuordnung mehrerer Freimeldeabschnitte zu einem Element muss ebenfalls möglich sein.</w:t>
        <w:br/>
        <w:t>​​</w:t>
      </w:r>
    </w:p>
    <w:p w14:paraId="2DFE80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09BD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586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FE9D0" w14:textId="77777777">
            <w:r>
              <w:t>MDSTW-23624</w:t>
            </w:r>
          </w:p>
        </w:tc>
      </w:tr>
      <w:tr w14:paraId="462AE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661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8CE31" w14:textId="77777777">
            <w:r>
              <w:t>05_1174</w:t>
            </w:r>
          </w:p>
        </w:tc>
      </w:tr>
      <w:tr w14:paraId="1034C7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EE9E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12567" w14:textId="77777777">
            <w:r>
              <w:t>2750</w:t>
            </w:r>
          </w:p>
        </w:tc>
      </w:tr>
      <w:tr w14:paraId="27DBFC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430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73153" w14:textId="77777777"/>
        </w:tc>
      </w:tr>
      <w:tr w14:paraId="5B4336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14DB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FB302" w14:textId="77777777">
            <w:r>
              <w:t>Draft</w:t>
            </w:r>
          </w:p>
        </w:tc>
      </w:tr>
      <w:tr w14:paraId="0A43F0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975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B4145" w14:textId="77777777">
            <w:r>
              <w:t>Muss</w:t>
            </w:r>
          </w:p>
        </w:tc>
      </w:tr>
      <w:tr w14:paraId="05B59E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953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3C5BC" w14:textId="77777777">
            <w:r>
              <w:t>Funktion wird wie in der ELEKTRA 2 Baseline 29.40 realisiert zur Verfügung gestellt.</w:t>
            </w:r>
          </w:p>
        </w:tc>
      </w:tr>
      <w:tr w14:paraId="49DC3B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D9EB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E97A5" w14:textId="77777777"/>
        </w:tc>
      </w:tr>
      <w:tr w14:paraId="4C7BC9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639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6313D" w14:textId="77777777">
            <w:r>
              <w:t>PV GA DIL OBB 1.0.0</w:t>
            </w:r>
          </w:p>
        </w:tc>
      </w:tr>
    </w:tbl>
    <w:p w14:paraId="43F992BE" w14:textId="77777777">
      <w:pPr>
        <w:spacing w:after="0" w:line="96" w:lineRule="auto"/>
      </w:pPr>
    </w:p>
    <w:p w14:paraId="587F519F" w14:textId="77777777">
      <w:pPr>
        <w:spacing w:after="0"/>
      </w:pPr>
      <w:r>
        <w:rPr>
          <w:vanish/>
        </w:rPr>
        <w:t>MLS_DSTW/MDSTW-23625</w:t>
      </w:r>
      <w:r>
        <w:rPr>
          <w:b/>
        </w:rPr>
        <w:t>18.2.0-4 Eine gemeinsame Freimeldung aller Elemente eines Bahnhofskopfs muss mög...</w:t>
      </w:r>
      <w:r>
        <w:br/>
        <w:t>18.2.0-4 Eine gemeinsame Freimeldung aller Elemente eines Bahnhofskopfs muss möglich sein. Die Zuordnung mehrerer Freimeldeabschnitte zu einem Element muss ebenfalls möglich sein.</w:t>
        <w:br/>
        <w:t>​​</w:t>
      </w:r>
    </w:p>
    <w:p w14:paraId="276B2F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8DD8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493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6B581" w14:textId="77777777">
            <w:r>
              <w:t>MDSTW-23625</w:t>
            </w:r>
          </w:p>
        </w:tc>
      </w:tr>
      <w:tr w14:paraId="425BA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205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F12AA" w14:textId="77777777">
            <w:r>
              <w:t>05_1175</w:t>
            </w:r>
          </w:p>
        </w:tc>
      </w:tr>
      <w:tr w14:paraId="342801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4FD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71546" w14:textId="77777777">
            <w:r>
              <w:t>2751</w:t>
            </w:r>
          </w:p>
        </w:tc>
      </w:tr>
      <w:tr w14:paraId="0AC0D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0B0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7B67E" w14:textId="77777777"/>
        </w:tc>
      </w:tr>
      <w:tr w14:paraId="56A4BA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4F3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44B2C" w14:textId="77777777">
            <w:r>
              <w:t>Draft</w:t>
            </w:r>
          </w:p>
        </w:tc>
      </w:tr>
      <w:tr w14:paraId="764E51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D6F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AB1A8" w14:textId="77777777">
            <w:r>
              <w:t>Muss</w:t>
            </w:r>
          </w:p>
        </w:tc>
      </w:tr>
      <w:tr w14:paraId="0283D0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867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3CD9D" w14:textId="77777777">
            <w:r>
              <w:t>Funktion wird wie in der ELEKTRA 2 Baseline 29.40 realisiert zur Verfügung gestellt.</w:t>
            </w:r>
          </w:p>
        </w:tc>
      </w:tr>
      <w:tr w14:paraId="4F232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768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9A1DC" w14:textId="77777777"/>
        </w:tc>
      </w:tr>
      <w:tr w14:paraId="2C28A9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0840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66EE2" w14:textId="77777777">
            <w:r>
              <w:t>PV GA DIL OBB 1.0.0</w:t>
            </w:r>
          </w:p>
        </w:tc>
      </w:tr>
    </w:tbl>
    <w:p w14:paraId="2EF94FFC" w14:textId="77777777">
      <w:pPr>
        <w:spacing w:after="0" w:line="96" w:lineRule="auto"/>
      </w:pPr>
    </w:p>
    <w:p w14:paraId="2D7E3AA8" w14:textId="77777777">
      <w:pPr>
        <w:spacing w:after="0"/>
      </w:pPr>
      <w:r>
        <w:rPr>
          <w:vanish/>
        </w:rPr>
        <w:t>MLS_DSTW/MDSTW-23626</w:t>
      </w:r>
      <w:r>
        <w:rPr>
          <w:b/>
        </w:rPr>
        <w:t>18.2.0-5 Die Stellung und Überwachung nicht grenzfrei freigemeldeter Weichen mus...</w:t>
      </w:r>
      <w:r>
        <w:br/>
        <w:t>18.2.0-5 Die Stellung und Überwachung nicht grenzfrei freigemeldeter Weichen muss beherrschbar sein ("WIG"-Fall). Die Behandlung von WIG - Fällen ist im Punkt WIG-Fälle des gegenständlichen Abschnittes 5 enthalten.</w:t>
        <w:br/>
        <w:t>​​</w:t>
      </w:r>
    </w:p>
    <w:p w14:paraId="5E9D1D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77CB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3CD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84ABC" w14:textId="77777777">
            <w:r>
              <w:t>MDSTW-23626</w:t>
            </w:r>
          </w:p>
        </w:tc>
      </w:tr>
      <w:tr w14:paraId="14D96E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C749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66A51E" w14:textId="77777777">
            <w:r>
              <w:t>05_1176</w:t>
            </w:r>
          </w:p>
        </w:tc>
      </w:tr>
      <w:tr w14:paraId="59B91B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D94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4673C" w14:textId="77777777">
            <w:r>
              <w:t>2752</w:t>
            </w:r>
          </w:p>
        </w:tc>
      </w:tr>
      <w:tr w14:paraId="3D6238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72FB9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BC646" w14:textId="77777777"/>
        </w:tc>
      </w:tr>
      <w:tr w14:paraId="61EAAA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130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797E2F" w14:textId="77777777">
            <w:r>
              <w:t>Draft</w:t>
            </w:r>
          </w:p>
        </w:tc>
      </w:tr>
      <w:tr w14:paraId="5EF62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0253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BFD909" w14:textId="77777777">
            <w:r>
              <w:t>Muss</w:t>
            </w:r>
          </w:p>
        </w:tc>
      </w:tr>
      <w:tr w14:paraId="7C4BD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AB7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05744F" w14:textId="77777777">
            <w:r>
              <w:t>Funktion wird wie in der ELEKTRA 2 Baseline 29.40 realisiert zur Verfügung gestellt.</w:t>
            </w:r>
          </w:p>
        </w:tc>
      </w:tr>
      <w:tr w14:paraId="37F2A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3E32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E60C1" w14:textId="77777777"/>
        </w:tc>
      </w:tr>
      <w:tr w14:paraId="3DA58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AF8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BCAF80" w14:textId="77777777">
            <w:r>
              <w:t>PV GA DIL OBB 1.0.0</w:t>
            </w:r>
          </w:p>
        </w:tc>
      </w:tr>
    </w:tbl>
    <w:p w14:paraId="1173D640" w14:textId="77777777">
      <w:pPr>
        <w:spacing w:after="0" w:line="96" w:lineRule="auto"/>
      </w:pPr>
    </w:p>
    <w:p w14:paraId="23EF1C5C" w14:textId="77777777">
      <w:pPr>
        <w:spacing w:after="0"/>
      </w:pPr>
      <w:r>
        <w:rPr>
          <w:vanish/>
        </w:rPr>
        <w:t>MLS_DSTW/MDSTW-23627</w:t>
      </w:r>
      <w:r>
        <w:rPr>
          <w:b/>
        </w:rPr>
        <w:t>18.2.0-6 Ein Abschnitt des Stellwerks kann auch für die Auflösung der EKSA mitve...</w:t>
      </w:r>
      <w:r>
        <w:br/>
        <w:t>18.2.0-6 Ein Abschnitt des Stellwerks kann auch für die Auflösung der EKSA mitverwendet werden (Auflöseabschnitt für EKSA, mitverwendeter Abschnitt einer Teilfahrstraße).</w:t>
        <w:br/>
        <w:t>​​</w:t>
      </w:r>
    </w:p>
    <w:p w14:paraId="271FB7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D9AF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A184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1CC5C" w14:textId="77777777">
            <w:r>
              <w:t>MDSTW-23627</w:t>
            </w:r>
          </w:p>
        </w:tc>
      </w:tr>
      <w:tr w14:paraId="094844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41A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0AAE1" w14:textId="77777777">
            <w:r>
              <w:t>05_1177</w:t>
            </w:r>
          </w:p>
        </w:tc>
      </w:tr>
      <w:tr w14:paraId="453FD4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C40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BB5F2" w14:textId="77777777">
            <w:r>
              <w:t>2753</w:t>
            </w:r>
          </w:p>
        </w:tc>
      </w:tr>
      <w:tr w14:paraId="0B795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8D4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5BFBB" w14:textId="77777777"/>
        </w:tc>
      </w:tr>
      <w:tr w14:paraId="5EB344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A9B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CACF0" w14:textId="77777777">
            <w:r>
              <w:t>Draft</w:t>
            </w:r>
          </w:p>
        </w:tc>
      </w:tr>
      <w:tr w14:paraId="2D220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585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81C4A" w14:textId="77777777">
            <w:r>
              <w:t>Muss</w:t>
            </w:r>
          </w:p>
        </w:tc>
      </w:tr>
      <w:tr w14:paraId="4AB86D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84F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2EBB0" w14:textId="77777777">
            <w:r>
              <w:t>Funktion wird wie in der ELEKTRA 2 Baseline 29.40 realisiert zur Verfügung gestellt.</w:t>
            </w:r>
          </w:p>
        </w:tc>
      </w:tr>
      <w:tr w14:paraId="405E0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E07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D45DE" w14:textId="77777777"/>
        </w:tc>
      </w:tr>
      <w:tr w14:paraId="1B1D09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6A2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32AC8" w14:textId="77777777">
            <w:r>
              <w:t>PV GA DIL OBB 1.0.0</w:t>
            </w:r>
          </w:p>
        </w:tc>
      </w:tr>
    </w:tbl>
    <w:p w14:paraId="440A306E" w14:textId="77777777">
      <w:pPr>
        <w:spacing w:after="0" w:line="96" w:lineRule="auto"/>
      </w:pPr>
    </w:p>
    <w:p w14:paraId="55F0D755" w14:textId="77777777">
      <w:pPr>
        <w:spacing w:after="0"/>
      </w:pPr>
      <w:r>
        <w:rPr>
          <w:vanish/>
        </w:rPr>
        <w:t>MLS_DSTW/MDSTW-23628</w:t>
      </w:r>
      <w:r>
        <w:rPr>
          <w:b/>
        </w:rPr>
        <w:t>18.2.0-7 Es müssen Auflöseabschnitte für EKSA als überlagerter Abschnitt verwend...</w:t>
      </w:r>
      <w:r>
        <w:br/>
        <w:t>18.2.0-7 Es müssen Auflöseabschnitte für EKSA als überlagerter Abschnitt verwendet werden können.</w:t>
        <w:br/>
        <w:t>​​</w:t>
      </w:r>
    </w:p>
    <w:p w14:paraId="1381BCE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A02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7FE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1900D" w14:textId="77777777">
            <w:r>
              <w:t>MDSTW-23628</w:t>
            </w:r>
          </w:p>
        </w:tc>
      </w:tr>
      <w:tr w14:paraId="12275A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A87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26131" w14:textId="77777777">
            <w:r>
              <w:t>05_1178</w:t>
            </w:r>
          </w:p>
        </w:tc>
      </w:tr>
      <w:tr w14:paraId="6FF6DE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CDD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50ED4" w14:textId="77777777">
            <w:r>
              <w:t>2754</w:t>
            </w:r>
          </w:p>
        </w:tc>
      </w:tr>
      <w:tr w14:paraId="366AF6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8FF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F0EAC1" w14:textId="77777777"/>
        </w:tc>
      </w:tr>
      <w:tr w14:paraId="0F784C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D1C6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87EE2" w14:textId="77777777">
            <w:r>
              <w:t>Draft</w:t>
            </w:r>
          </w:p>
        </w:tc>
      </w:tr>
      <w:tr w14:paraId="53582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FAE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6C033" w14:textId="77777777">
            <w:r>
              <w:t>Muss</w:t>
            </w:r>
          </w:p>
        </w:tc>
      </w:tr>
      <w:tr w14:paraId="4AC051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8F8A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81667" w14:textId="77777777">
            <w:r>
              <w:t>Funktion wird wie in der ELEKTRA 2 Baseline 29.40 realisiert zur Verfügung gestellt.</w:t>
            </w:r>
          </w:p>
        </w:tc>
      </w:tr>
      <w:tr w14:paraId="178ACB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16F0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0E7AD4" w14:textId="77777777"/>
        </w:tc>
      </w:tr>
      <w:tr w14:paraId="32CFB2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C73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1F061" w14:textId="77777777">
            <w:r>
              <w:t>PV GA DIL OBB 1.0.0</w:t>
            </w:r>
          </w:p>
        </w:tc>
      </w:tr>
    </w:tbl>
    <w:p w14:paraId="6507416F" w14:textId="77777777">
      <w:pPr>
        <w:spacing w:after="0" w:line="96" w:lineRule="auto"/>
      </w:pPr>
    </w:p>
    <w:p w14:paraId="6266394E" w14:textId="77777777">
      <w:pPr>
        <w:spacing w:after="0"/>
      </w:pPr>
      <w:r>
        <w:rPr>
          <w:vanish/>
        </w:rPr>
        <w:t>MLS_DSTW/MDSTW-23629</w:t>
      </w:r>
      <w:r>
        <w:rPr>
          <w:b/>
        </w:rPr>
        <w:t>18.2.0-8 Ein Gleis- oder Weichenabschnitt muss aus mehreren Gleisfreimeldeabschn...</w:t>
      </w:r>
      <w:r>
        <w:br/>
        <w:t>18.2.0-8 Ein Gleis- oder Weichenabschnitt muss aus mehreren Gleisfreimeldeabschnitten bestehen können. Der Gleisabschnitt muss frei gemeldet sein, wenn alle Freimeldeabschnitte frei sind und muss besetzt sein, wenn zumindest ein Freimeldeabschnitt besetzt ist.</w:t>
        <w:br/>
        <w:t>​​</w:t>
      </w:r>
    </w:p>
    <w:p w14:paraId="06B15A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97A9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7C3F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4F068" w14:textId="77777777">
            <w:r>
              <w:t>MDSTW-23629</w:t>
            </w:r>
          </w:p>
        </w:tc>
      </w:tr>
      <w:tr w14:paraId="0658FB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637C1"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59F9D" w14:textId="77777777">
            <w:r>
              <w:t>05_1179</w:t>
            </w:r>
          </w:p>
        </w:tc>
      </w:tr>
      <w:tr w14:paraId="4A62A2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C31F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D3623" w14:textId="77777777">
            <w:r>
              <w:t>2755</w:t>
            </w:r>
          </w:p>
        </w:tc>
      </w:tr>
      <w:tr w14:paraId="1DC4B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879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2B1B56" w14:textId="77777777"/>
        </w:tc>
      </w:tr>
      <w:tr w14:paraId="295BBD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F89E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ADC21" w14:textId="77777777">
            <w:r>
              <w:t>Draft</w:t>
            </w:r>
          </w:p>
        </w:tc>
      </w:tr>
      <w:tr w14:paraId="272F60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148A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C5AAC" w14:textId="77777777">
            <w:r>
              <w:t>Muss</w:t>
            </w:r>
          </w:p>
        </w:tc>
      </w:tr>
      <w:tr w14:paraId="30819A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692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8DF77" w14:textId="77777777">
            <w:r>
              <w:t>Funktion wird wie in der ELEKTRA 2 Baseline 29.40 realisiert zur Verfügung gestellt.</w:t>
            </w:r>
          </w:p>
        </w:tc>
      </w:tr>
      <w:tr w14:paraId="2D0F6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296D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0C557" w14:textId="77777777"/>
        </w:tc>
      </w:tr>
      <w:tr w14:paraId="305EAB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6A36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760F0" w14:textId="77777777">
            <w:r>
              <w:t>PV GA DIL OBB 1.0.0</w:t>
            </w:r>
          </w:p>
        </w:tc>
      </w:tr>
    </w:tbl>
    <w:p w14:paraId="3AEE1466" w14:textId="77777777">
      <w:pPr>
        <w:spacing w:after="0" w:line="96" w:lineRule="auto"/>
      </w:pPr>
    </w:p>
    <w:p w14:paraId="5A915822" w14:textId="77777777">
      <w:pPr>
        <w:spacing w:after="0"/>
      </w:pPr>
      <w:r>
        <w:rPr>
          <w:vanish/>
        </w:rPr>
        <w:t>MLS_DSTW/MDSTW-23630</w:t>
      </w:r>
      <w:r>
        <w:rPr>
          <w:b/>
        </w:rPr>
        <w:t>18.2.0-9 Pro Gleisabschnitt sind maximal drei Freimeldeabschnitte vorzusehen.</w:t>
      </w:r>
      <w:r>
        <w:br/>
        <w:t>18.2.0-9 Pro Gleisabschnitt sind maximal drei Freimeldeabschnitte vorzusehen.</w:t>
        <w:br/>
        <w:t>​​</w:t>
      </w:r>
    </w:p>
    <w:p w14:paraId="14EEEA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C9B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A0EB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C6E21" w14:textId="77777777">
            <w:r>
              <w:t>MDSTW-23630</w:t>
            </w:r>
          </w:p>
        </w:tc>
      </w:tr>
      <w:tr w14:paraId="030E3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CE6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A1462E" w14:textId="77777777">
            <w:r>
              <w:t>05_1180</w:t>
            </w:r>
          </w:p>
        </w:tc>
      </w:tr>
      <w:tr w14:paraId="27667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DDC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A830D7" w14:textId="77777777">
            <w:r>
              <w:t>2756</w:t>
            </w:r>
          </w:p>
        </w:tc>
      </w:tr>
      <w:tr w14:paraId="2DD936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F06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F5E81" w14:textId="77777777"/>
        </w:tc>
      </w:tr>
      <w:tr w14:paraId="14D241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CE3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44043" w14:textId="77777777">
            <w:r>
              <w:t>Draft</w:t>
            </w:r>
          </w:p>
        </w:tc>
      </w:tr>
      <w:tr w14:paraId="52CD58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3E3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80890" w14:textId="77777777">
            <w:r>
              <w:t>Muss</w:t>
            </w:r>
          </w:p>
        </w:tc>
      </w:tr>
      <w:tr w14:paraId="2C5EA9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663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7E08E" w14:textId="77777777">
            <w:r>
              <w:t>Funktion wird wie in der ELEKTRA 2 Baseline 29.40 realisiert zur Verfügung gestellt.</w:t>
            </w:r>
          </w:p>
        </w:tc>
      </w:tr>
      <w:tr w14:paraId="3D0E27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F9E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CC3BD" w14:textId="77777777"/>
        </w:tc>
      </w:tr>
      <w:tr w14:paraId="00A4B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298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810B8B" w14:textId="77777777">
            <w:r>
              <w:t>PV GA DIL OBB 1.0.0</w:t>
            </w:r>
          </w:p>
        </w:tc>
      </w:tr>
    </w:tbl>
    <w:p w14:paraId="4A4F7A42" w14:textId="77777777">
      <w:pPr>
        <w:spacing w:after="0" w:line="96" w:lineRule="auto"/>
      </w:pPr>
    </w:p>
    <w:p w14:paraId="661202C7" w14:textId="77777777">
      <w:pPr>
        <w:spacing w:after="0"/>
      </w:pPr>
      <w:r>
        <w:rPr>
          <w:vanish/>
        </w:rPr>
        <w:t>MLS_DSTW/MDSTW-23631</w:t>
      </w:r>
      <w:r>
        <w:rPr>
          <w:b/>
        </w:rPr>
        <w:t>18.2.0-10 Ein Bahnhofsgleis kann aus mehreren Bahnhofsgleisabschnitten (max. 4)...</w:t>
      </w:r>
      <w:r>
        <w:br/>
        <w:t>18.2.0-10 Ein Bahnhofsgleis kann aus mehreren Bahnhofsgleisabschnitten (max. 4) bestehen, welche selbst mehrere Freimeldeabschnitte umfassen können. In Summe kann ein Bahnhofsgleis aus max. 6 Freimeldeabschnitten bestehen.</w:t>
        <w:br/>
        <w:t>​​</w:t>
      </w:r>
    </w:p>
    <w:p w14:paraId="5C0178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59D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B18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C98AB" w14:textId="77777777">
            <w:r>
              <w:t>MDSTW-23631</w:t>
            </w:r>
          </w:p>
        </w:tc>
      </w:tr>
      <w:tr w14:paraId="15191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F53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E8535" w14:textId="77777777">
            <w:r>
              <w:t>05_1181</w:t>
            </w:r>
          </w:p>
        </w:tc>
      </w:tr>
      <w:tr w14:paraId="046A6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AD7A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130D0" w14:textId="77777777">
            <w:r>
              <w:t>2757</w:t>
            </w:r>
          </w:p>
        </w:tc>
      </w:tr>
      <w:tr w14:paraId="0F0F1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C5C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4640D" w14:textId="77777777"/>
        </w:tc>
      </w:tr>
      <w:tr w14:paraId="36CE8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F05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03498" w14:textId="77777777">
            <w:r>
              <w:t>Draft</w:t>
            </w:r>
          </w:p>
        </w:tc>
      </w:tr>
      <w:tr w14:paraId="27FFD5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972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351A4" w14:textId="77777777">
            <w:r>
              <w:t>Muss</w:t>
            </w:r>
          </w:p>
        </w:tc>
      </w:tr>
      <w:tr w14:paraId="1D8A8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C15D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F41C2" w14:textId="77777777">
            <w:r>
              <w:t>Funktion wird wie in der ELEKTRA 2 Baseline 29.40 realisiert zur Verfügung gestellt.</w:t>
            </w:r>
          </w:p>
        </w:tc>
      </w:tr>
      <w:tr w14:paraId="15074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A1A7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6ECCE" w14:textId="77777777"/>
        </w:tc>
      </w:tr>
      <w:tr w14:paraId="0FC300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6B7A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FC847" w14:textId="77777777">
            <w:r>
              <w:t>PV GA DIL OBB 1.0.0</w:t>
            </w:r>
          </w:p>
        </w:tc>
      </w:tr>
    </w:tbl>
    <w:p w14:paraId="46FE6948" w14:textId="77777777">
      <w:pPr>
        <w:spacing w:after="0" w:line="96" w:lineRule="auto"/>
      </w:pPr>
    </w:p>
    <w:p w14:paraId="2919D557" w14:textId="77777777">
      <w:r>
        <w:rPr>
          <w:vanish/>
        </w:rPr>
        <w:t>MLS_DSTW/MDSTW-23632</w:t>
      </w:r>
      <w:r>
        <w:t>18.2.0-11 &lt;Bild&gt;</w:t>
        <w:br/>
        <w:t>​​</w:t>
      </w:r>
    </w:p>
    <w:p w14:paraId="5F1A43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75A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9FD8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09877" w14:textId="77777777">
            <w:r>
              <w:t>1839</w:t>
            </w:r>
          </w:p>
        </w:tc>
      </w:tr>
      <w:tr w14:paraId="15228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011C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62A53" w14:textId="77777777">
            <w:r>
              <w:t>MDSTW-23632</w:t>
            </w:r>
          </w:p>
        </w:tc>
      </w:tr>
      <w:tr w14:paraId="288D8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E1F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12036" w14:textId="77777777">
            <w:r>
              <w:t>2758</w:t>
            </w:r>
          </w:p>
        </w:tc>
      </w:tr>
      <w:tr w14:paraId="3FB69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434C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8B438" w14:textId="77777777">
            <w:r>
              <w:t>05_1255</w:t>
            </w:r>
          </w:p>
        </w:tc>
      </w:tr>
    </w:tbl>
    <w:p w14:paraId="5A95CC79" w14:textId="77777777">
      <w:pPr>
        <w:spacing w:after="0" w:line="96" w:lineRule="auto"/>
      </w:pPr>
    </w:p>
    <w:p w14:paraId="3FD21925" w14:textId="77777777">
      <w:pPr>
        <w:spacing w:after="0"/>
      </w:pPr>
      <w:r>
        <w:rPr>
          <w:vanish/>
        </w:rPr>
        <w:t>MLS_DSTW/MDSTW-23633</w:t>
      </w:r>
      <w:r>
        <w:rPr>
          <w:b/>
        </w:rPr>
        <w:t>18.2.0-12 Wenn ein Gleis- oder Weichenabschnitt aus mehreren Gleisfreimeldeabsch...</w:t>
      </w:r>
      <w:r>
        <w:br/>
        <w:t>18.2.0-12 Wenn ein Gleis- oder Weichenabschnitt aus mehreren Gleisfreimeldeabschnitten besteht, müssen bei Grundstellung dieses Gleis- oder Weichenabschnitts alle Gleisfreimeldeabschnitte grundgestellt werden.</w:t>
        <w:br/>
        <w:t>​​</w:t>
      </w:r>
    </w:p>
    <w:p w14:paraId="7A1B7C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3ED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24A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0B650" w14:textId="77777777">
            <w:r>
              <w:t>MDSTW-23633</w:t>
            </w:r>
          </w:p>
        </w:tc>
      </w:tr>
      <w:tr w14:paraId="4B3F15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4EB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AEE27" w14:textId="77777777">
            <w:r>
              <w:t>05_1183</w:t>
            </w:r>
          </w:p>
        </w:tc>
      </w:tr>
      <w:tr w14:paraId="7831A0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A46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233FF" w14:textId="77777777">
            <w:r>
              <w:t>2759</w:t>
            </w:r>
          </w:p>
        </w:tc>
      </w:tr>
      <w:tr w14:paraId="0E1F49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8C5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79A82" w14:textId="77777777"/>
        </w:tc>
      </w:tr>
      <w:tr w14:paraId="518F9D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F44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0B8D5" w14:textId="77777777">
            <w:r>
              <w:t>Draft</w:t>
            </w:r>
          </w:p>
        </w:tc>
      </w:tr>
      <w:tr w14:paraId="55F70D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F3F0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155D8" w14:textId="77777777">
            <w:r>
              <w:t>Muss</w:t>
            </w:r>
          </w:p>
        </w:tc>
      </w:tr>
      <w:tr w14:paraId="20AEE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5316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5A1D9" w14:textId="77777777">
            <w:r>
              <w:t>Es können bis zu 3 Achszählabschnitte zu einem Abschnitt zusammengefasst werden. Diese können mit einer Achszählgrundstellungsbedienung grundgestellt werden.</w:t>
            </w:r>
          </w:p>
        </w:tc>
      </w:tr>
      <w:tr w14:paraId="287055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C72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E5CF0" w14:textId="77777777"/>
        </w:tc>
      </w:tr>
      <w:tr w14:paraId="2A97A7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0DCC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34E81" w14:textId="77777777">
            <w:r>
              <w:t>PV GA DIL OBB 2.0.0</w:t>
            </w:r>
          </w:p>
        </w:tc>
      </w:tr>
    </w:tbl>
    <w:p w14:paraId="16FAC351" w14:textId="77777777">
      <w:pPr>
        <w:spacing w:after="0" w:line="96" w:lineRule="auto"/>
      </w:pPr>
    </w:p>
    <w:p w14:paraId="2D23BBB1" w14:textId="77777777">
      <w:pPr>
        <w:spacing w:after="0"/>
      </w:pPr>
      <w:r>
        <w:rPr>
          <w:vanish/>
        </w:rPr>
        <w:t>MLS_DSTW/MDSTW-23634</w:t>
      </w:r>
      <w:r>
        <w:rPr>
          <w:b/>
        </w:rPr>
        <w:t>18.2.0-13 Jeder einzelnen Weiche der EKW sind ihre Freimeldeabschnitte zuzuordne...</w:t>
      </w:r>
      <w:r>
        <w:br/>
        <w:t>18.2.0-13 Jeder einzelnen Weiche der EKW sind ihre Freimeldeabschnitte zuzuordnen und die Weichen getrennt auszuleuchten.</w:t>
        <w:br/>
        <w:t>​​</w:t>
      </w:r>
    </w:p>
    <w:p w14:paraId="4EE430C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6805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0BE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ABE6C" w14:textId="77777777">
            <w:r>
              <w:t>MDSTW-23634</w:t>
            </w:r>
          </w:p>
        </w:tc>
      </w:tr>
      <w:tr w14:paraId="7651C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BAE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7D05F" w14:textId="77777777">
            <w:r>
              <w:t>05_1184</w:t>
            </w:r>
          </w:p>
        </w:tc>
      </w:tr>
      <w:tr w14:paraId="37393F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709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1BE2B" w14:textId="77777777">
            <w:r>
              <w:t>2760</w:t>
            </w:r>
          </w:p>
        </w:tc>
      </w:tr>
      <w:tr w14:paraId="36294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6AD3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04950" w14:textId="77777777"/>
        </w:tc>
      </w:tr>
      <w:tr w14:paraId="320DF6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82CA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4FF2C" w14:textId="77777777">
            <w:r>
              <w:t>Draft</w:t>
            </w:r>
          </w:p>
        </w:tc>
      </w:tr>
      <w:tr w14:paraId="3AB07A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6C7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0A32B" w14:textId="77777777">
            <w:r>
              <w:t>Muss</w:t>
            </w:r>
          </w:p>
        </w:tc>
      </w:tr>
      <w:tr w14:paraId="20660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487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B7E8AC" w14:textId="77777777">
            <w:r>
              <w:t>Funktion wird wie in der ELEKTRA 2 Baseline 29.40 realisiert zur Verfügung gestellt.</w:t>
            </w:r>
          </w:p>
        </w:tc>
      </w:tr>
      <w:tr w14:paraId="72A5E9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67B8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E7B89" w14:textId="77777777"/>
        </w:tc>
      </w:tr>
      <w:tr w14:paraId="248F25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705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47FFF" w14:textId="77777777">
            <w:r>
              <w:t>PV GA DIL OBB 1.0.0</w:t>
            </w:r>
          </w:p>
        </w:tc>
      </w:tr>
    </w:tbl>
    <w:p w14:paraId="22A2D8EB" w14:textId="77777777">
      <w:pPr>
        <w:spacing w:after="0" w:line="96" w:lineRule="auto"/>
      </w:pPr>
    </w:p>
    <w:p w14:paraId="5C6883E4" w14:textId="77777777">
      <w:pPr>
        <w:pStyle w:val="Heading4"/>
        <w:divId w:val="404"/>
      </w:pPr>
      <w:bookmarkStart w:name="_Toc242172980" w:id="373"/>
      <w:r>
        <w:t>18.3 WIG-Fall: Allgemeines</w:t>
      </w:r>
      <w:bookmarkEnd w:id="373"/>
    </w:p>
    <w:p w14:paraId="30989779" w14:textId="77777777">
      <w:pPr>
        <w:spacing w:after="0"/>
      </w:pPr>
      <w:r>
        <w:rPr>
          <w:vanish/>
        </w:rPr>
        <w:t>MLS_DSTW/MDSTW-23635</w:t>
      </w:r>
      <w:r>
        <w:rPr>
          <w:b/>
        </w:rPr>
        <w:t>18.3.0-1 Ein WIG-Fall tritt nur in der Gleisverbindung zwischen zwei parallel la...</w:t>
      </w:r>
      <w:r>
        <w:br/>
        <w:t>18.3.0-1 Ein WIG-Fall tritt nur in der Gleisverbindung zwischen zwei parallel laufenden Gleisen auf.</w:t>
        <w:br/>
        <w:t>​​</w:t>
      </w:r>
    </w:p>
    <w:p w14:paraId="68F7C80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3E15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1DB4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55296" w14:textId="77777777">
            <w:r>
              <w:t>MDSTW-23635</w:t>
            </w:r>
          </w:p>
        </w:tc>
      </w:tr>
      <w:tr w14:paraId="3B90E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D103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2234C" w14:textId="77777777">
            <w:r>
              <w:t>05_1186</w:t>
            </w:r>
          </w:p>
        </w:tc>
      </w:tr>
      <w:tr w14:paraId="3E4AFC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DAE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94248D" w14:textId="77777777">
            <w:r>
              <w:t>2762</w:t>
            </w:r>
          </w:p>
        </w:tc>
      </w:tr>
      <w:tr w14:paraId="3043F5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A8A4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86F55" w14:textId="77777777"/>
        </w:tc>
      </w:tr>
      <w:tr w14:paraId="0AC3DA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C15F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45BD5" w14:textId="77777777">
            <w:r>
              <w:t>Draft</w:t>
            </w:r>
          </w:p>
        </w:tc>
      </w:tr>
      <w:tr w14:paraId="362FB2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E2EA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FEB39" w14:textId="77777777">
            <w:r>
              <w:t>Muss</w:t>
            </w:r>
          </w:p>
        </w:tc>
      </w:tr>
      <w:tr w14:paraId="059A4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120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B78C9D" w14:textId="77777777">
            <w:r>
              <w:t>Funktion wird wie in der ELEKTRA 2 Baseline 29.40 realisiert zur Verfügung gestellt.</w:t>
            </w:r>
          </w:p>
        </w:tc>
      </w:tr>
      <w:tr w14:paraId="37FAE7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14F5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C59B9" w14:textId="77777777"/>
        </w:tc>
      </w:tr>
      <w:tr w14:paraId="380FE3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9668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FF2BC" w14:textId="77777777">
            <w:r>
              <w:t>PV GA DIL OBB 1.0.0</w:t>
            </w:r>
          </w:p>
        </w:tc>
      </w:tr>
    </w:tbl>
    <w:p w14:paraId="54853705" w14:textId="77777777">
      <w:pPr>
        <w:spacing w:after="0" w:line="96" w:lineRule="auto"/>
      </w:pPr>
    </w:p>
    <w:p w14:paraId="159C8C7E" w14:textId="77777777">
      <w:pPr>
        <w:spacing w:after="0"/>
      </w:pPr>
      <w:r>
        <w:rPr>
          <w:vanish/>
        </w:rPr>
        <w:t>MLS_DSTW/MDSTW-23636</w:t>
      </w:r>
      <w:r>
        <w:rPr>
          <w:b/>
        </w:rPr>
        <w:t>18.3.0-2 Ein WIG-Fall bezieht sich jeweils auf eine Gleisverbindung (d.h. beim u...</w:t>
      </w:r>
      <w:r>
        <w:br/>
        <w:t>18.3.0-2 Ein WIG-Fall bezieht sich jeweils auf eine Gleisverbindung (d.h. beim untenstehenden Anordnungsbeispiel 1 (Bild 5.7.1-1) wären zwei WIG-Fälle, u.zw. die WIG-Fälle 1/Kr und Kr/2 möglich).</w:t>
        <w:br/>
        <w:t>​​</w:t>
      </w:r>
    </w:p>
    <w:p w14:paraId="31C670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7D90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236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93CC8" w14:textId="77777777">
            <w:r>
              <w:t>MDSTW-23636</w:t>
            </w:r>
          </w:p>
        </w:tc>
      </w:tr>
      <w:tr w14:paraId="37FB96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277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83BD1" w14:textId="77777777">
            <w:r>
              <w:t>05_1187</w:t>
            </w:r>
          </w:p>
        </w:tc>
      </w:tr>
      <w:tr w14:paraId="05DAD6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C2A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89AE3" w14:textId="77777777">
            <w:r>
              <w:t>2763</w:t>
            </w:r>
          </w:p>
        </w:tc>
      </w:tr>
      <w:tr w14:paraId="3C6E5C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368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B89B3" w14:textId="77777777"/>
        </w:tc>
      </w:tr>
      <w:tr w14:paraId="6D348B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887C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E3503" w14:textId="77777777">
            <w:r>
              <w:t>Draft</w:t>
            </w:r>
          </w:p>
        </w:tc>
      </w:tr>
      <w:tr w14:paraId="4DECEB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E538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F1DF3" w14:textId="77777777">
            <w:r>
              <w:t>Muss</w:t>
            </w:r>
          </w:p>
        </w:tc>
      </w:tr>
      <w:tr w14:paraId="04E8EE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C35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B715E" w14:textId="77777777">
            <w:r>
              <w:t>Funktion wird wie in der ELEKTRA 2 Baseline 29.40 realisiert zur Verfügung gestellt.</w:t>
            </w:r>
          </w:p>
        </w:tc>
      </w:tr>
      <w:tr w14:paraId="68DBEE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1DF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73512" w14:textId="77777777"/>
        </w:tc>
      </w:tr>
      <w:tr w14:paraId="1FA18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95A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B3EB4" w14:textId="77777777">
            <w:r>
              <w:t>PV GA DIL OBB 1.0.0</w:t>
            </w:r>
          </w:p>
        </w:tc>
      </w:tr>
    </w:tbl>
    <w:p w14:paraId="11BCDB23" w14:textId="77777777">
      <w:pPr>
        <w:spacing w:after="0" w:line="96" w:lineRule="auto"/>
      </w:pPr>
    </w:p>
    <w:p w14:paraId="152F9832" w14:textId="77777777">
      <w:pPr>
        <w:spacing w:after="0"/>
      </w:pPr>
      <w:r>
        <w:rPr>
          <w:vanish/>
        </w:rPr>
        <w:t>MLS_DSTW/MDSTW-23637</w:t>
      </w:r>
      <w:r>
        <w:rPr>
          <w:b/>
        </w:rPr>
        <w:t>18.3.0-3 Die an den beiden Enden dieser Gleisverbindung liegenden Elemente sind...</w:t>
      </w:r>
      <w:r>
        <w:br/>
        <w:t>18.3.0-3 Die an den beiden Enden dieser Gleisverbindung liegenden Elemente sind die am WIG-Fall beteiligten Elemente. Ein beteiligtes Element kann eine Weiche, eine Flachkreuzung, eine Kreuzung, eine Doppelkreuzungsweiche (DKW) oder eine Einfachkreuzungsweiche (EKW) sein.</w:t>
        <w:br/>
        <w:t>​​</w:t>
      </w:r>
    </w:p>
    <w:p w14:paraId="5DEE7E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99C4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225C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037CF" w14:textId="77777777">
            <w:r>
              <w:t>MDSTW-23637</w:t>
            </w:r>
          </w:p>
        </w:tc>
      </w:tr>
      <w:tr w14:paraId="350044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6C7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5E574" w14:textId="77777777">
            <w:r>
              <w:t>05_1188</w:t>
            </w:r>
          </w:p>
        </w:tc>
      </w:tr>
      <w:tr w14:paraId="636C87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CF02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6B78E" w14:textId="77777777">
            <w:r>
              <w:t>2764</w:t>
            </w:r>
          </w:p>
        </w:tc>
      </w:tr>
      <w:tr w14:paraId="205E49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356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71785" w14:textId="77777777"/>
        </w:tc>
      </w:tr>
      <w:tr w14:paraId="7823DE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8844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7D283" w14:textId="77777777">
            <w:r>
              <w:t>Draft</w:t>
            </w:r>
          </w:p>
        </w:tc>
      </w:tr>
      <w:tr w14:paraId="49C5C9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433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01A18" w14:textId="77777777">
            <w:r>
              <w:t>Muss</w:t>
            </w:r>
          </w:p>
        </w:tc>
      </w:tr>
      <w:tr w14:paraId="5E0B92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BE1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71E92F" w14:textId="77777777">
            <w:r>
              <w:t>Funktion wird wie in der ELEKTRA 2 Baseline 29.40 realisiert zur Verfügung gestellt.</w:t>
            </w:r>
          </w:p>
        </w:tc>
      </w:tr>
      <w:tr w14:paraId="38359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D19B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043CB" w14:textId="77777777"/>
        </w:tc>
      </w:tr>
      <w:tr w14:paraId="49A10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AC8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91E6D" w14:textId="77777777">
            <w:r>
              <w:t>PV GA DIL OBB 1.0.0</w:t>
            </w:r>
          </w:p>
        </w:tc>
      </w:tr>
    </w:tbl>
    <w:p w14:paraId="40B25E89" w14:textId="77777777">
      <w:pPr>
        <w:spacing w:after="0" w:line="96" w:lineRule="auto"/>
      </w:pPr>
    </w:p>
    <w:p w14:paraId="15E18F8E" w14:textId="77777777">
      <w:r>
        <w:rPr>
          <w:vanish/>
        </w:rPr>
        <w:t>MLS_DSTW/MDSTW-23638</w:t>
      </w:r>
      <w:r>
        <w:t>18.3.0-4 Im Zusammenhang mit der WIG-Fall-Bearbeitung gibt es keinen Unterschied in den Bedingungen zwischen einer Kreuzung und einer Flachkreuzung. In weiterer Folge wird deshalb nur mehr von der Kreuzung gesprochen.</w:t>
        <w:br/>
        <w:t>​​</w:t>
      </w:r>
    </w:p>
    <w:p w14:paraId="094CEFA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B1CF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920AC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3F723" w14:textId="77777777">
            <w:r>
              <w:t>1846</w:t>
            </w:r>
          </w:p>
        </w:tc>
      </w:tr>
      <w:tr w14:paraId="1CC70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CC48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AB96DA" w14:textId="77777777">
            <w:r>
              <w:t>MDSTW-23638</w:t>
            </w:r>
          </w:p>
        </w:tc>
      </w:tr>
      <w:tr w14:paraId="15D521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FFDF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0A274" w14:textId="77777777">
            <w:r>
              <w:t>2765</w:t>
            </w:r>
          </w:p>
        </w:tc>
      </w:tr>
      <w:tr w14:paraId="2430F1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C5B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10EC8" w14:textId="77777777">
            <w:r>
              <w:t>05_1189</w:t>
            </w:r>
          </w:p>
        </w:tc>
      </w:tr>
    </w:tbl>
    <w:p w14:paraId="04A7528D" w14:textId="77777777">
      <w:pPr>
        <w:spacing w:after="0" w:line="96" w:lineRule="auto"/>
      </w:pPr>
    </w:p>
    <w:p w14:paraId="2216AAB0" w14:textId="77777777">
      <w:pPr>
        <w:spacing w:after="0"/>
      </w:pPr>
      <w:r>
        <w:rPr>
          <w:vanish/>
        </w:rPr>
        <w:t>MLS_DSTW/MDSTW-23639</w:t>
      </w:r>
      <w:r>
        <w:rPr>
          <w:b/>
        </w:rPr>
        <w:t>18.3.0-5 Eine DKW ist auch im Zusammenhang mit dem WIG-Fall wie zwei einfache, S...</w:t>
      </w:r>
      <w:r>
        <w:br/>
        <w:t>18.3.0-5 Eine DKW ist auch im Zusammenhang mit dem WIG-Fall wie zwei einfache, Spitze an Spitze liegende, Weichen zu behandeln.</w:t>
        <w:br/>
        <w:t>​​</w:t>
      </w:r>
    </w:p>
    <w:p w14:paraId="5A9EF6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0C7E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07C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54D89" w14:textId="77777777">
            <w:r>
              <w:t>MDSTW-23639</w:t>
            </w:r>
          </w:p>
        </w:tc>
      </w:tr>
      <w:tr w14:paraId="7D56EC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C25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3F04F" w14:textId="77777777">
            <w:r>
              <w:t>05_1190</w:t>
            </w:r>
          </w:p>
        </w:tc>
      </w:tr>
      <w:tr w14:paraId="48542F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28A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55BD83" w14:textId="77777777">
            <w:r>
              <w:t>2766</w:t>
            </w:r>
          </w:p>
        </w:tc>
      </w:tr>
      <w:tr w14:paraId="0292AE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16F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1839B" w14:textId="77777777"/>
        </w:tc>
      </w:tr>
      <w:tr w14:paraId="6F6164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69C4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5D677" w14:textId="77777777">
            <w:r>
              <w:t>Draft</w:t>
            </w:r>
          </w:p>
        </w:tc>
      </w:tr>
      <w:tr w14:paraId="52609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492C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5D747" w14:textId="77777777">
            <w:r>
              <w:t>Muss</w:t>
            </w:r>
          </w:p>
        </w:tc>
      </w:tr>
      <w:tr w14:paraId="12D6EB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877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C6A4D" w14:textId="77777777">
            <w:r>
              <w:t>Funktion wird wie in der ELEKTRA 2 Baseline 29.40 realisiert zur Verfügung gestellt.</w:t>
            </w:r>
          </w:p>
        </w:tc>
      </w:tr>
      <w:tr w14:paraId="2FD0C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A24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375550" w14:textId="77777777"/>
        </w:tc>
      </w:tr>
      <w:tr w14:paraId="606E84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79301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647D4" w14:textId="77777777">
            <w:r>
              <w:t>PV GA DIL OBB 1.0.0</w:t>
            </w:r>
          </w:p>
        </w:tc>
      </w:tr>
    </w:tbl>
    <w:p w14:paraId="0AEA99C0" w14:textId="77777777">
      <w:pPr>
        <w:spacing w:after="0" w:line="96" w:lineRule="auto"/>
      </w:pPr>
    </w:p>
    <w:p w14:paraId="65192155" w14:textId="77777777">
      <w:pPr>
        <w:spacing w:after="0"/>
      </w:pPr>
      <w:r>
        <w:rPr>
          <w:vanish/>
        </w:rPr>
        <w:t>MLS_DSTW/MDSTW-23640</w:t>
      </w:r>
      <w:r>
        <w:rPr>
          <w:b/>
        </w:rPr>
        <w:t>18.3.0-6 Eine an einem WIG-Fall beteiligte Weiche kann auch in ihrem jeweils and...</w:t>
      </w:r>
      <w:r>
        <w:br/>
        <w:t>18.3.0-6 Eine an einem WIG-Fall beteiligte Weiche kann auch in ihrem jeweils anderen Strang, eine Kreuzung oder EKW kann auch in ihren jeweils andere Strängen an einem anderen WIG-Fall, bzw. an mehreren anderen WIG-Fällen beteiligt sein. Als jeweils andere Stränge gelten bei dem nachfolgend dargestellten Anordnungsbeispiel 1 in ID 05_1256 jeweils die parallelführenden (waagrecht dargestellten) Stränge. Die Bearbeitung der einzelnen WIG-Fälle erfolgt unabhängig voneinander.</w:t>
        <w:br/>
        <w:t>​​</w:t>
      </w:r>
    </w:p>
    <w:p w14:paraId="102097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F8C9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B04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9B671" w14:textId="77777777">
            <w:r>
              <w:t>MDSTW-23640</w:t>
            </w:r>
          </w:p>
        </w:tc>
      </w:tr>
      <w:tr w14:paraId="0BFF7D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95D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1F34C" w14:textId="77777777">
            <w:r>
              <w:t>05_1191</w:t>
            </w:r>
          </w:p>
        </w:tc>
      </w:tr>
      <w:tr w14:paraId="1100D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08D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B643A" w14:textId="77777777">
            <w:r>
              <w:t>2767</w:t>
            </w:r>
          </w:p>
        </w:tc>
      </w:tr>
      <w:tr w14:paraId="2BAE59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C4F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7FC13" w14:textId="77777777"/>
        </w:tc>
      </w:tr>
      <w:tr w14:paraId="7FB9C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362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68359" w14:textId="77777777">
            <w:r>
              <w:t>Draft</w:t>
            </w:r>
          </w:p>
        </w:tc>
      </w:tr>
      <w:tr w14:paraId="363C1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DCA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C17DC" w14:textId="77777777">
            <w:r>
              <w:t>Muss</w:t>
            </w:r>
          </w:p>
        </w:tc>
      </w:tr>
      <w:tr w14:paraId="22AF5F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B7D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09E8C" w14:textId="77777777">
            <w:r>
              <w:t>Funktion wird wie in der ELEKTRA 2 Baseline 29.40 realisiert zur Verfügung gestellt.</w:t>
            </w:r>
          </w:p>
        </w:tc>
      </w:tr>
      <w:tr w14:paraId="6024E5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0B7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CB127" w14:textId="77777777"/>
        </w:tc>
      </w:tr>
      <w:tr w14:paraId="036B41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866D60"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E9C9E" w14:textId="77777777">
            <w:r>
              <w:t>PV GA DIL OBB 1.0.0</w:t>
            </w:r>
          </w:p>
        </w:tc>
      </w:tr>
    </w:tbl>
    <w:p w14:paraId="44C45AF3" w14:textId="77777777">
      <w:pPr>
        <w:spacing w:after="0" w:line="96" w:lineRule="auto"/>
      </w:pPr>
    </w:p>
    <w:p w14:paraId="3BE1FDD6" w14:textId="77777777">
      <w:r>
        <w:rPr>
          <w:vanish/>
        </w:rPr>
        <w:t>MLS_DSTW/MDSTW-23641</w:t>
      </w:r>
      <w:r>
        <w:t>18.3.0-7 Anordnungsbeispiel 1:</w:t>
        <w:br/>
        <w:t>​​</w:t>
      </w:r>
    </w:p>
    <w:p w14:paraId="67D3C1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B4AF6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98B2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CBF13" w14:textId="77777777">
            <w:r>
              <w:t>1849</w:t>
            </w:r>
          </w:p>
        </w:tc>
      </w:tr>
      <w:tr w14:paraId="0EBB32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3C22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BC115" w14:textId="77777777">
            <w:r>
              <w:t>MDSTW-23641</w:t>
            </w:r>
          </w:p>
        </w:tc>
      </w:tr>
      <w:tr w14:paraId="426886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E52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E964A" w14:textId="77777777">
            <w:r>
              <w:t>2768</w:t>
            </w:r>
          </w:p>
        </w:tc>
      </w:tr>
      <w:tr w14:paraId="49E37E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737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3D809" w14:textId="77777777">
            <w:r>
              <w:t>05_1192</w:t>
            </w:r>
          </w:p>
        </w:tc>
      </w:tr>
    </w:tbl>
    <w:p w14:paraId="3771302E" w14:textId="77777777">
      <w:pPr>
        <w:spacing w:after="0" w:line="96" w:lineRule="auto"/>
      </w:pPr>
    </w:p>
    <w:p w14:paraId="0C52373F" w14:textId="77777777">
      <w:r>
        <w:rPr>
          <w:vanish/>
        </w:rPr>
        <w:t>MLS_DSTW/MDSTW-23642</w:t>
      </w:r>
      <w:r>
        <w:t>18.3.0-8 &lt;Bild 5.7.1-1&gt;</w:t>
        <w:br/>
        <w:t>​​</w:t>
      </w:r>
    </w:p>
    <w:p w14:paraId="491E19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128A1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42DE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1A3E0" w14:textId="77777777">
            <w:r>
              <w:t>1850</w:t>
            </w:r>
          </w:p>
        </w:tc>
      </w:tr>
      <w:tr w14:paraId="17A5D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CEA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435EE" w14:textId="77777777">
            <w:r>
              <w:t>MDSTW-23642</w:t>
            </w:r>
          </w:p>
        </w:tc>
      </w:tr>
      <w:tr w14:paraId="1E848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1E23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A6EAD" w14:textId="77777777">
            <w:r>
              <w:t>2769</w:t>
            </w:r>
          </w:p>
        </w:tc>
      </w:tr>
      <w:tr w14:paraId="7104C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70D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F02A2" w14:textId="77777777">
            <w:r>
              <w:t>05_1256</w:t>
            </w:r>
          </w:p>
        </w:tc>
      </w:tr>
    </w:tbl>
    <w:p w14:paraId="60554058" w14:textId="77777777">
      <w:pPr>
        <w:spacing w:after="0" w:line="96" w:lineRule="auto"/>
      </w:pPr>
    </w:p>
    <w:p w14:paraId="41925FD6" w14:textId="77777777">
      <w:pPr>
        <w:spacing w:after="0"/>
      </w:pPr>
      <w:r>
        <w:rPr>
          <w:vanish/>
        </w:rPr>
        <w:t>MLS_DSTW/MDSTW-23643</w:t>
      </w:r>
      <w:r>
        <w:rPr>
          <w:b/>
        </w:rPr>
        <w:t>18.3.0-9 Bei einer Gleisverbindung ist der WIG-Fall in der Regel nur dann vorzus...</w:t>
      </w:r>
      <w:r>
        <w:br/>
        <w:t>18.3.0-9 Bei einer Gleisverbindung ist der WIG-Fall in der Regel nur dann vorzusehen (zu projektieren), wenn zumindest eines der beiden beteiligten Elemente nicht grenzfrei isoliert ist (Ausnahme siehe Abschnitt "WIG-Zwang"). Als grenzfrei isoliert gilt ein Element dann, wenn auf der Gleisverbindung innerhalb seiner Grenzmarke nur diesem Element zugeordnete Freimeldeabschnitte angeordnet sind. "Dem Element zugeordnet" sind alle jene Freimeldeabschnitte, deren Zustände für den Freimeldezustand des betreffenden Elements direkt (d.h. ohne WIG-Abhängigkeiten) maßgebend sind. Siehe hierzu Anordnungsbeispiel 2.</w:t>
        <w:br/>
        <w:t>​​</w:t>
      </w:r>
    </w:p>
    <w:p w14:paraId="277375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8C30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CEF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38042" w14:textId="77777777">
            <w:r>
              <w:t>MDSTW-23643</w:t>
            </w:r>
          </w:p>
        </w:tc>
      </w:tr>
      <w:tr w14:paraId="2237B3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124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41AE0" w14:textId="77777777">
            <w:r>
              <w:t>05_1194</w:t>
            </w:r>
          </w:p>
        </w:tc>
      </w:tr>
      <w:tr w14:paraId="6E9345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8C0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11A85" w14:textId="77777777">
            <w:r>
              <w:t>2770</w:t>
            </w:r>
          </w:p>
        </w:tc>
      </w:tr>
      <w:tr w14:paraId="48C9F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FCE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039DCF" w14:textId="77777777"/>
        </w:tc>
      </w:tr>
      <w:tr w14:paraId="2C5CD0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995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445F7" w14:textId="77777777">
            <w:r>
              <w:t>Draft</w:t>
            </w:r>
          </w:p>
        </w:tc>
      </w:tr>
      <w:tr w14:paraId="0DAEC2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A1D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FB7E6" w14:textId="77777777">
            <w:r>
              <w:t>Muss</w:t>
            </w:r>
          </w:p>
        </w:tc>
      </w:tr>
      <w:tr w14:paraId="1CFA8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5D21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C580C" w14:textId="77777777">
            <w:r>
              <w:t>Funktion wird wie in der ELEKTRA 2 Baseline 29.40 realisiert zur Verfügung gestellt.</w:t>
            </w:r>
          </w:p>
        </w:tc>
      </w:tr>
      <w:tr w14:paraId="5169F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365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BCF3D" w14:textId="77777777"/>
        </w:tc>
      </w:tr>
      <w:tr w14:paraId="2BDE45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863F2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17EE7" w14:textId="77777777">
            <w:r>
              <w:t>PV GA DIL OBB 1.0.0</w:t>
            </w:r>
          </w:p>
        </w:tc>
      </w:tr>
    </w:tbl>
    <w:p w14:paraId="091EFFB4" w14:textId="77777777">
      <w:pPr>
        <w:spacing w:after="0" w:line="96" w:lineRule="auto"/>
      </w:pPr>
    </w:p>
    <w:p w14:paraId="054448D4" w14:textId="77777777">
      <w:pPr>
        <w:spacing w:after="0"/>
      </w:pPr>
      <w:r>
        <w:rPr>
          <w:vanish/>
        </w:rPr>
        <w:t>MLS_DSTW/MDSTW-23644</w:t>
      </w:r>
      <w:r>
        <w:rPr>
          <w:b/>
        </w:rPr>
        <w:t>18.3.0-10 Bei einem WIG-Fall ist sicherzustellen, dass trotz der nicht grenzfrei...</w:t>
      </w:r>
      <w:r>
        <w:br/>
        <w:t xml:space="preserve">18.3.0-10 Bei einem WIG-Fall ist sicherzustellen, dass trotz der nicht grenzfreien Isolierung zwischen den beiden beteiligten Elementen kein Fahrzeug eingeschlossen werden kann. Muss aufgrund bestimmter Zustände an einem der beteiligten Elemente angenommen werden, dass sich zwischen den beiden beteiligten Elementen ein Fahrzeug befindet, ist dieser Zustand solange zu vermerken, </w:t>
        <w:lastRenderedPageBreak/>
        <w:t>bis sichergestellt ist, dass der Bereich zwischen den beiden beteiligten Elementen</w:t>
        <w:br/>
        <w:t>wieder frei von Fahrzeugen ist. Dieser Vermerk wird in weiterer Folge im Rahmen des gegenständlichen Lastenheftes "WIG-Eintrag" genannt. Siehe hierzu Anordnungsbeispiel 2.</w:t>
        <w:br/>
        <w:t>​​</w:t>
      </w:r>
    </w:p>
    <w:p w14:paraId="27AA95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ECC0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546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CC7E0" w14:textId="77777777">
            <w:r>
              <w:t>MDSTW-23644</w:t>
            </w:r>
          </w:p>
        </w:tc>
      </w:tr>
      <w:tr w14:paraId="4A6EBD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85C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1AA668" w14:textId="77777777">
            <w:r>
              <w:t>05_1195</w:t>
            </w:r>
          </w:p>
        </w:tc>
      </w:tr>
      <w:tr w14:paraId="19B968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8CD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07946" w14:textId="77777777">
            <w:r>
              <w:t>2771</w:t>
            </w:r>
          </w:p>
        </w:tc>
      </w:tr>
      <w:tr w14:paraId="0EA2B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B73F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D50D4" w14:textId="77777777"/>
        </w:tc>
      </w:tr>
      <w:tr w14:paraId="0F2A8F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E3FF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87844" w14:textId="77777777">
            <w:r>
              <w:t>Draft</w:t>
            </w:r>
          </w:p>
        </w:tc>
      </w:tr>
      <w:tr w14:paraId="27D86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0610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6BAC8" w14:textId="77777777">
            <w:r>
              <w:t>Muss</w:t>
            </w:r>
          </w:p>
        </w:tc>
      </w:tr>
      <w:tr w14:paraId="65FA80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61F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C8B59" w14:textId="77777777">
            <w:r>
              <w:t>Funktion wird wie in der ELEKTRA 2 Baseline 29.40 realisiert zur Verfügung gestellt.</w:t>
            </w:r>
          </w:p>
        </w:tc>
      </w:tr>
      <w:tr w14:paraId="24AB19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BAC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D8819" w14:textId="77777777"/>
        </w:tc>
      </w:tr>
      <w:tr w14:paraId="46514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F44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8A9A8" w14:textId="77777777">
            <w:r>
              <w:t>PV GA DIL OBB 1.0.0</w:t>
            </w:r>
          </w:p>
        </w:tc>
      </w:tr>
    </w:tbl>
    <w:p w14:paraId="36A8009D" w14:textId="77777777">
      <w:pPr>
        <w:spacing w:after="0" w:line="96" w:lineRule="auto"/>
      </w:pPr>
    </w:p>
    <w:p w14:paraId="662C6A3D" w14:textId="77777777">
      <w:pPr>
        <w:spacing w:after="0"/>
      </w:pPr>
      <w:r>
        <w:rPr>
          <w:vanish/>
        </w:rPr>
        <w:t>MLS_DSTW/MDSTW-23645</w:t>
      </w:r>
      <w:r>
        <w:rPr>
          <w:b/>
        </w:rPr>
        <w:t>18.3.0-11 Im Zusammenhang mit den nachstehenden Regeln der WIG-Fall-Bearbeitung...</w:t>
      </w:r>
      <w:r>
        <w:br/>
        <w:t>18.3.0-11 Im Zusammenhang mit den nachstehenden Regeln der WIG-Fall-Bearbeitung haben den beteiligten Elementen zugeordnete Freimeldeabschnitte, die bei einer Fahrt über die Gleisverbindung aufgrund ihrer topografischen Anordnung nicht befahren werden, keine Auswirkung (nicht maßgebliche Freimeldeabschnitte). Siehe hierzu Anordnungsbeispiel 2.</w:t>
        <w:br/>
        <w:t>​​</w:t>
      </w:r>
    </w:p>
    <w:p w14:paraId="50F492E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12A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3B1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D4951" w14:textId="77777777">
            <w:r>
              <w:t>MDSTW-23645</w:t>
            </w:r>
          </w:p>
        </w:tc>
      </w:tr>
      <w:tr w14:paraId="6420AF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4CF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0516E" w14:textId="77777777">
            <w:r>
              <w:t>05_1196</w:t>
            </w:r>
          </w:p>
        </w:tc>
      </w:tr>
      <w:tr w14:paraId="2DDE1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CE6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1797B" w14:textId="77777777">
            <w:r>
              <w:t>2772</w:t>
            </w:r>
          </w:p>
        </w:tc>
      </w:tr>
      <w:tr w14:paraId="2A90F5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768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C5F4D" w14:textId="77777777"/>
        </w:tc>
      </w:tr>
      <w:tr w14:paraId="5EA950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271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6F031" w14:textId="77777777">
            <w:r>
              <w:t>Draft</w:t>
            </w:r>
          </w:p>
        </w:tc>
      </w:tr>
      <w:tr w14:paraId="2A2EF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300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78039" w14:textId="77777777">
            <w:r>
              <w:t>Muss</w:t>
            </w:r>
          </w:p>
        </w:tc>
      </w:tr>
      <w:tr w14:paraId="4F7C0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61256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46178" w14:textId="77777777">
            <w:r>
              <w:t>Funktion wird wie in der ELEKTRA 2 Baseline 29.40 realisiert zur Verfügung gestellt.</w:t>
            </w:r>
          </w:p>
        </w:tc>
      </w:tr>
      <w:tr w14:paraId="33BC0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B5C4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F2E9C" w14:textId="77777777"/>
        </w:tc>
      </w:tr>
      <w:tr w14:paraId="212B34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528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C12167" w14:textId="77777777">
            <w:r>
              <w:t>PV GA DIL OBB 1.0.0</w:t>
            </w:r>
          </w:p>
        </w:tc>
      </w:tr>
    </w:tbl>
    <w:p w14:paraId="119281EA" w14:textId="77777777">
      <w:pPr>
        <w:spacing w:after="0" w:line="96" w:lineRule="auto"/>
      </w:pPr>
    </w:p>
    <w:p w14:paraId="3C8EA648" w14:textId="77777777">
      <w:r>
        <w:rPr>
          <w:vanish/>
        </w:rPr>
        <w:t>MLS_DSTW/MDSTW-23646</w:t>
      </w:r>
      <w:r>
        <w:t>18.3.0-12 Anordnungsbeispiel 2:</w:t>
        <w:br/>
        <w:t>​​</w:t>
      </w:r>
    </w:p>
    <w:p w14:paraId="478DDB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974E0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85C3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75000" w14:textId="77777777">
            <w:r>
              <w:t>1854</w:t>
            </w:r>
          </w:p>
        </w:tc>
      </w:tr>
      <w:tr w14:paraId="3363EB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73ED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1973D" w14:textId="77777777">
            <w:r>
              <w:t>MDSTW-23646</w:t>
            </w:r>
          </w:p>
        </w:tc>
      </w:tr>
      <w:tr w14:paraId="68E27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466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BECA7" w14:textId="77777777">
            <w:r>
              <w:t>2773</w:t>
            </w:r>
          </w:p>
        </w:tc>
      </w:tr>
      <w:tr w14:paraId="45121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98F2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EEDB6" w14:textId="77777777">
            <w:r>
              <w:t>05_1197</w:t>
            </w:r>
          </w:p>
        </w:tc>
      </w:tr>
    </w:tbl>
    <w:p w14:paraId="63572C42" w14:textId="77777777">
      <w:pPr>
        <w:spacing w:after="0" w:line="96" w:lineRule="auto"/>
      </w:pPr>
    </w:p>
    <w:p w14:paraId="2249C116" w14:textId="77777777">
      <w:r>
        <w:rPr>
          <w:vanish/>
        </w:rPr>
        <w:t>MLS_DSTW/MDSTW-23647</w:t>
      </w:r>
      <w:r>
        <w:t>18.3.0-13 &lt;Bild 5.7.1-2&gt;</w:t>
        <w:br/>
        <w:t>​​</w:t>
      </w:r>
    </w:p>
    <w:p w14:paraId="02812C0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5D9CB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3DE5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F6885A" w14:textId="77777777">
            <w:r>
              <w:t>1855</w:t>
            </w:r>
          </w:p>
        </w:tc>
      </w:tr>
      <w:tr w14:paraId="31489E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249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2C912" w14:textId="77777777">
            <w:r>
              <w:t>MDSTW-23647</w:t>
            </w:r>
          </w:p>
        </w:tc>
      </w:tr>
      <w:tr w14:paraId="17B10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F518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7DE1E" w14:textId="77777777">
            <w:r>
              <w:t>2774</w:t>
            </w:r>
          </w:p>
        </w:tc>
      </w:tr>
      <w:tr w14:paraId="60B94F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290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9DE7E" w14:textId="77777777">
            <w:r>
              <w:t>05_1257</w:t>
            </w:r>
          </w:p>
        </w:tc>
      </w:tr>
    </w:tbl>
    <w:p w14:paraId="40253543" w14:textId="77777777">
      <w:pPr>
        <w:spacing w:after="0" w:line="96" w:lineRule="auto"/>
      </w:pPr>
    </w:p>
    <w:p w14:paraId="6E792CD2" w14:textId="77777777">
      <w:r>
        <w:rPr>
          <w:vanish/>
        </w:rPr>
        <w:t>MLS_DSTW/MDSTW-23648</w:t>
      </w:r>
      <w:r>
        <w:t>18.3.0-14 In weiterer Folge werden die bei einer Fahrt über die Verbindung befahrenen Freimeldeabschnitte "maßgebliche Freimeldeabschnitte" genannt.</w:t>
        <w:br/>
        <w:t>​​</w:t>
      </w:r>
    </w:p>
    <w:p w14:paraId="39B95A3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006FA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C5E4D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E8DA2E" w14:textId="77777777">
            <w:r>
              <w:t>1856</w:t>
            </w:r>
          </w:p>
        </w:tc>
      </w:tr>
      <w:tr w14:paraId="299852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D3D1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7997E" w14:textId="77777777">
            <w:r>
              <w:t>MDSTW-23648</w:t>
            </w:r>
          </w:p>
        </w:tc>
      </w:tr>
      <w:tr w14:paraId="3E63A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9B85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644A2" w14:textId="77777777">
            <w:r>
              <w:t>2775</w:t>
            </w:r>
          </w:p>
        </w:tc>
      </w:tr>
      <w:tr w14:paraId="09A0B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0A3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7E533" w14:textId="77777777">
            <w:r>
              <w:t>05_1199</w:t>
            </w:r>
          </w:p>
        </w:tc>
      </w:tr>
    </w:tbl>
    <w:p w14:paraId="7637C683" w14:textId="77777777">
      <w:pPr>
        <w:spacing w:after="0" w:line="96" w:lineRule="auto"/>
      </w:pPr>
    </w:p>
    <w:p w14:paraId="54C79483" w14:textId="77777777">
      <w:pPr>
        <w:spacing w:after="0"/>
      </w:pPr>
      <w:r>
        <w:rPr>
          <w:vanish/>
        </w:rPr>
        <w:t>MLS_DSTW/MDSTW-23649</w:t>
      </w:r>
      <w:r>
        <w:rPr>
          <w:b/>
        </w:rPr>
        <w:t>18.3.0-15 Bei den nachfolgenden Regeln wird von folgenden grundlegenden Annahmen...</w:t>
      </w:r>
      <w:r>
        <w:br/>
        <w:t>18.3.0-15 Bei den nachfolgenden Regeln wird von folgenden grundlegenden Annahmen ausgegangen:</w:t>
        <w:br/>
        <w:t>1) Aufgrund der Auswertung der Zustände der einzelnen Freimeldeabschnitte ist sichergestellt, dass auch bei einem schnellfahrenden alleinverkehrenden kurzen Fahrzeug bei Befahren einer Abschnittgrenze die Freimeldung des soeben verlassenen Abschnittes erst erfolgt, wenn der Zustand "freigemeldet" des soeben besetzten Abschnittes bereits nicht mehr vorliegt.</w:t>
        <w:br/>
        <w:t>2) Die Fahrzeuge beeinflussen die Gleisfreimeldeanlage zuverlässig. Eine allfällige mangelhafte Beeinflussung durch Nebenfahrzeuge wird in der WIG-Fall-Bearbeitung nicht berücksichtigt, d.h. ein unerkanntes Einschließen derartiger Fahrzeuge zwischen zwei beteiligten Elementen ist nicht ausgeschlossen.</w:t>
        <w:br/>
        <w:t>3) Ein WIG-Fall betrifft im Regelfall nur zwei beteiligte Elemente. D.h., ein Anordnungsfall wie im Bild 5.7.1-3 in ID 05_1258 dargestellt wird durch entsprechende Anordnung der Gleisfreimeldeabschnitte vermieden (keine gemeinsame Isolierung von Weiche 2 und 3) oder die betrieblichen Einschränkungen im Bereich der Weiche 1 bei nicht ordnungsgemäßer Rechtslage von Weiche 2 und Besetzung von Weiche 3 in Rechtslage werden in Kauf genommen (Projektierungsrichtlinie - dient hier nur der näheren Erläuterung der Funktionalität).</w:t>
        <w:br/>
        <w:t>4) Wenn in Einzelfällen ein Element (z.B. Weiche, Kreuzung, Gleisabschnitt,. zwischen den beiden am WIG Fall beteiligten Elementen (im Bild 5.7.1-3 sind dies Weiche 1 und 3) angeordnet ist, so ist wie unter &lt;05 Lastenheft Teilsystem DSTW-ZE&gt; 18.15 vorzugehen.</w:t>
      </w:r>
    </w:p>
    <w:p w14:paraId="079948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2901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C21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F3320" w14:textId="77777777">
            <w:r>
              <w:t>MDSTW-23649</w:t>
            </w:r>
          </w:p>
        </w:tc>
      </w:tr>
      <w:tr w14:paraId="3B33AC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B4D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3D29C" w14:textId="77777777">
            <w:r>
              <w:t>05_1200</w:t>
            </w:r>
          </w:p>
        </w:tc>
      </w:tr>
      <w:tr w14:paraId="6923E0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E62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D1037" w14:textId="77777777">
            <w:r>
              <w:t>2776</w:t>
            </w:r>
          </w:p>
        </w:tc>
      </w:tr>
      <w:tr w14:paraId="11437E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61C1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83DB0" w14:textId="77777777"/>
        </w:tc>
      </w:tr>
      <w:tr w14:paraId="50AE3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5EE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1A7C7" w14:textId="77777777">
            <w:r>
              <w:t>Draft</w:t>
            </w:r>
          </w:p>
        </w:tc>
      </w:tr>
      <w:tr w14:paraId="69F556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4C735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0FBB6" w14:textId="77777777">
            <w:r>
              <w:t>Muss</w:t>
            </w:r>
          </w:p>
        </w:tc>
      </w:tr>
      <w:tr w14:paraId="714A73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AF1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A06FA" w14:textId="77777777">
            <w:r>
              <w:t>Funktion wird wie in der ELEKTRA 2 Baseline 29.40 realisiert zur Verfügung gestellt.</w:t>
            </w:r>
          </w:p>
        </w:tc>
      </w:tr>
      <w:tr w14:paraId="1B96DD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4FEB9"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CE556" w14:textId="77777777"/>
        </w:tc>
      </w:tr>
      <w:tr w14:paraId="35BF4E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8A9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63A16" w14:textId="77777777">
            <w:r>
              <w:t>PV GA DIL OBB 1.0.0</w:t>
            </w:r>
          </w:p>
        </w:tc>
      </w:tr>
    </w:tbl>
    <w:p w14:paraId="072091D9" w14:textId="77777777">
      <w:pPr>
        <w:spacing w:after="0" w:line="96" w:lineRule="auto"/>
      </w:pPr>
    </w:p>
    <w:p w14:paraId="0787F39F" w14:textId="77777777">
      <w:r>
        <w:rPr>
          <w:vanish/>
        </w:rPr>
        <w:t>MLS_DSTW/MDSTW-23650</w:t>
      </w:r>
      <w:r>
        <w:t>18.3.0-16 &lt;Bild 5.7.1-3&gt;</w:t>
        <w:br/>
        <w:t>​​</w:t>
      </w:r>
    </w:p>
    <w:p w14:paraId="0599E0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EE9FC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CEC0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744DF" w14:textId="77777777">
            <w:r>
              <w:t>1858</w:t>
            </w:r>
          </w:p>
        </w:tc>
      </w:tr>
      <w:tr w14:paraId="3A57B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20E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5645B" w14:textId="77777777">
            <w:r>
              <w:t>MDSTW-23650</w:t>
            </w:r>
          </w:p>
        </w:tc>
      </w:tr>
      <w:tr w14:paraId="4C567D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3ED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905F7" w14:textId="77777777">
            <w:r>
              <w:t>2777</w:t>
            </w:r>
          </w:p>
        </w:tc>
      </w:tr>
      <w:tr w14:paraId="5B599C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BFD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0EE7B" w14:textId="77777777">
            <w:r>
              <w:t>05_1258</w:t>
            </w:r>
          </w:p>
        </w:tc>
      </w:tr>
    </w:tbl>
    <w:p w14:paraId="17C4A7D8" w14:textId="77777777">
      <w:pPr>
        <w:spacing w:after="0" w:line="96" w:lineRule="auto"/>
      </w:pPr>
    </w:p>
    <w:p w14:paraId="6E67CC61" w14:textId="77777777">
      <w:pPr>
        <w:pStyle w:val="Heading4"/>
        <w:divId w:val="405"/>
      </w:pPr>
      <w:bookmarkStart w:name="_Toc242172981" w:id="374"/>
      <w:r>
        <w:t>18.4 WIG-Fall: Besonderheiten bei EKW</w:t>
      </w:r>
      <w:bookmarkEnd w:id="374"/>
    </w:p>
    <w:p w14:paraId="1F1886F2" w14:textId="77777777">
      <w:r>
        <w:rPr>
          <w:vanish/>
        </w:rPr>
        <w:t>MLS_DSTW/MDSTW-23651</w:t>
      </w:r>
      <w:r>
        <w:t>18.4.0-1 Eine EKW besteht aus zwei Weichen und einer Kreuzung (=Teilelemente).</w:t>
        <w:br/>
        <w:t>​​</w:t>
      </w:r>
    </w:p>
    <w:p w14:paraId="0AFDC6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2ED6F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F861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83C49" w14:textId="77777777">
            <w:r>
              <w:t>1860</w:t>
            </w:r>
          </w:p>
        </w:tc>
      </w:tr>
      <w:tr w14:paraId="7D97B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5BB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E816C" w14:textId="77777777">
            <w:r>
              <w:t>MDSTW-23651</w:t>
            </w:r>
          </w:p>
        </w:tc>
      </w:tr>
      <w:tr w14:paraId="323EE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9D0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B1F5C" w14:textId="77777777">
            <w:r>
              <w:t>2779</w:t>
            </w:r>
          </w:p>
        </w:tc>
      </w:tr>
      <w:tr w14:paraId="212F06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B07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DAA68" w14:textId="77777777">
            <w:r>
              <w:t>05_1203</w:t>
            </w:r>
          </w:p>
        </w:tc>
      </w:tr>
    </w:tbl>
    <w:p w14:paraId="24233C69" w14:textId="77777777">
      <w:pPr>
        <w:spacing w:after="0" w:line="96" w:lineRule="auto"/>
      </w:pPr>
    </w:p>
    <w:p w14:paraId="76D14C40" w14:textId="77777777">
      <w:r>
        <w:rPr>
          <w:vanish/>
        </w:rPr>
        <w:t>MLS_DSTW/MDSTW-23652</w:t>
      </w:r>
      <w:r>
        <w:t>18.4.0-2 &lt;Bild 5.7.2-1&gt;</w:t>
        <w:br/>
        <w:t>​​</w:t>
      </w:r>
    </w:p>
    <w:p w14:paraId="566737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FDB8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1937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22AB9" w14:textId="77777777">
            <w:r>
              <w:t>1861</w:t>
            </w:r>
          </w:p>
        </w:tc>
      </w:tr>
      <w:tr w14:paraId="08981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8F0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CAD10" w14:textId="77777777">
            <w:r>
              <w:t>MDSTW-23652</w:t>
            </w:r>
          </w:p>
        </w:tc>
      </w:tr>
      <w:tr w14:paraId="41FBD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5B2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F2ADB" w14:textId="77777777">
            <w:r>
              <w:t>2780</w:t>
            </w:r>
          </w:p>
        </w:tc>
      </w:tr>
      <w:tr w14:paraId="4D175E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D52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CFA33" w14:textId="77777777">
            <w:r>
              <w:t>05_1259</w:t>
            </w:r>
          </w:p>
        </w:tc>
      </w:tr>
    </w:tbl>
    <w:p w14:paraId="147E2049" w14:textId="77777777">
      <w:pPr>
        <w:spacing w:after="0" w:line="96" w:lineRule="auto"/>
      </w:pPr>
    </w:p>
    <w:p w14:paraId="45A954C7" w14:textId="77777777">
      <w:pPr>
        <w:spacing w:after="0"/>
      </w:pPr>
      <w:r>
        <w:rPr>
          <w:vanish/>
        </w:rPr>
        <w:t>MLS_DSTW/MDSTW-23653</w:t>
      </w:r>
      <w:r>
        <w:rPr>
          <w:b/>
        </w:rPr>
        <w:t>18.4.0-3 Die im Bereich einer EKW liegenden Freimeldeabschnitte sind jedem Teile...</w:t>
      </w:r>
      <w:r>
        <w:br/>
        <w:t>18.4.0-3 Die im Bereich einer EKW liegenden Freimeldeabschnitte sind jedem Teilelement der EKW gesondert zugeordnet.</w:t>
        <w:br/>
        <w:t>​​</w:t>
      </w:r>
    </w:p>
    <w:p w14:paraId="0C2642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FCDD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BDA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DF500" w14:textId="77777777">
            <w:r>
              <w:t>MDSTW-23653</w:t>
            </w:r>
          </w:p>
        </w:tc>
      </w:tr>
      <w:tr w14:paraId="5105C1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BB7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CFEBF" w14:textId="77777777">
            <w:r>
              <w:t>05_1205</w:t>
            </w:r>
          </w:p>
        </w:tc>
      </w:tr>
      <w:tr w14:paraId="133D6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0A2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24492" w14:textId="77777777">
            <w:r>
              <w:t>2781</w:t>
            </w:r>
          </w:p>
        </w:tc>
      </w:tr>
      <w:tr w14:paraId="51FF58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BA2A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B6145" w14:textId="77777777"/>
        </w:tc>
      </w:tr>
      <w:tr w14:paraId="58C7E8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353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A4EA5" w14:textId="77777777">
            <w:r>
              <w:t>Draft</w:t>
            </w:r>
          </w:p>
        </w:tc>
      </w:tr>
      <w:tr w14:paraId="11E718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9D1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1E6FB" w14:textId="77777777">
            <w:r>
              <w:t>Muss</w:t>
            </w:r>
          </w:p>
        </w:tc>
      </w:tr>
      <w:tr w14:paraId="77A91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9A6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774BF1" w14:textId="77777777">
            <w:r>
              <w:t>Funktion wird wie in der ELEKTRA 2 Baseline 29.40 realisiert zur Verfügung gestellt.</w:t>
            </w:r>
          </w:p>
        </w:tc>
      </w:tr>
      <w:tr w14:paraId="7AD4EE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13D4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87D20" w14:textId="77777777"/>
        </w:tc>
      </w:tr>
      <w:tr w14:paraId="224054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1D4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77C83" w14:textId="77777777">
            <w:r>
              <w:t>PV GA DIL OBB 1.0.0</w:t>
            </w:r>
          </w:p>
        </w:tc>
      </w:tr>
    </w:tbl>
    <w:p w14:paraId="18F2D0B5" w14:textId="77777777">
      <w:pPr>
        <w:spacing w:after="0" w:line="96" w:lineRule="auto"/>
      </w:pPr>
    </w:p>
    <w:p w14:paraId="363D68B3" w14:textId="77777777">
      <w:pPr>
        <w:spacing w:after="0"/>
      </w:pPr>
      <w:r>
        <w:rPr>
          <w:vanish/>
        </w:rPr>
        <w:lastRenderedPageBreak/>
        <w:t>MLS_DSTW/MDSTW-23654</w:t>
      </w:r>
      <w:r>
        <w:rPr>
          <w:b/>
        </w:rPr>
        <w:t>18.4.0-4 Bei den nachfolgend festgehaltenen Regeln für die Bearbeitung eines WIG...</w:t>
      </w:r>
      <w:r>
        <w:br/>
        <w:t>18.4.0-4 Bei den nachfolgend festgehaltenen Regeln für die Bearbeitung eines WIG-Falles werden bezogen auf die jeweils betrachtete EKW folgende Begriffe verwendet:</w:t>
        <w:br/>
        <w:t>• "weichenseitige Verbindung". Gleisverbindung zwischen der Spitze einer Weiche der EKW und dem zweiten am WIG-Fall beteiligten Element (im nachfolgenden Anordnungsbeispiel die Verbindung EKW/4)</w:t>
        <w:br/>
        <w:t>• "kreuzungsseitige Verbindung" Gleisverbindung zwischen der Kreuzung der EKW und dem zweiten am WIG-Fall beteiligten Element (im nachfolgenden Anordnungsbeispiel die Verbindung 1/EKW).</w:t>
        <w:br/>
        <w:t>• "verbindungsseitige Weiche". Jene Weiche der EKW, an deren Spitze die Gleisverbindung zum zweiten am WIG-Fall beteiligten Element anschließt (im nachfolgenden Anordnungsbeispiel die Weiche 2).</w:t>
        <w:br/>
        <w:t>• "parallelliegende Weiche". Jene Weiche der EKW, die in einem Strang ohne Benützung der Gleisverbindung zum zweiten am WIG-Fall beteiligten Element befahren werden kann (im nachfolgenden Anordnungsbeispiel 3 die Weiche 3).</w:t>
        <w:br/>
        <w:t>​​</w:t>
      </w:r>
    </w:p>
    <w:p w14:paraId="6CE676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223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337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A22B4" w14:textId="77777777">
            <w:r>
              <w:t>MDSTW-23654</w:t>
            </w:r>
          </w:p>
        </w:tc>
      </w:tr>
      <w:tr w14:paraId="43D28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00E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C14B1" w14:textId="77777777">
            <w:r>
              <w:t>05_1206</w:t>
            </w:r>
          </w:p>
        </w:tc>
      </w:tr>
      <w:tr w14:paraId="3CCDBA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D01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29F80" w14:textId="77777777">
            <w:r>
              <w:t>2782</w:t>
            </w:r>
          </w:p>
        </w:tc>
      </w:tr>
      <w:tr w14:paraId="10645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4F7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7F3E5" w14:textId="77777777"/>
        </w:tc>
      </w:tr>
      <w:tr w14:paraId="2103F0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8930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007B2" w14:textId="77777777">
            <w:r>
              <w:t>Draft</w:t>
            </w:r>
          </w:p>
        </w:tc>
      </w:tr>
      <w:tr w14:paraId="0448C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3B0B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52FD5" w14:textId="77777777">
            <w:r>
              <w:t>Muss</w:t>
            </w:r>
          </w:p>
        </w:tc>
      </w:tr>
      <w:tr w14:paraId="781F4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2B3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EF239" w14:textId="77777777">
            <w:r>
              <w:t>Funktion wird wie in der ELEKTRA 2 Baseline 29.40 realisiert zur Verfügung gestellt.</w:t>
            </w:r>
          </w:p>
        </w:tc>
      </w:tr>
      <w:tr w14:paraId="46109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FA9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D12A2" w14:textId="77777777"/>
        </w:tc>
      </w:tr>
      <w:tr w14:paraId="427A1A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ED7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185E2" w14:textId="77777777">
            <w:r>
              <w:t>PV GA DIL OBB 1.0.0</w:t>
            </w:r>
          </w:p>
        </w:tc>
      </w:tr>
    </w:tbl>
    <w:p w14:paraId="615C38B3" w14:textId="77777777">
      <w:pPr>
        <w:spacing w:after="0" w:line="96" w:lineRule="auto"/>
      </w:pPr>
    </w:p>
    <w:p w14:paraId="29F81D4B" w14:textId="77777777">
      <w:r>
        <w:rPr>
          <w:vanish/>
        </w:rPr>
        <w:t>MLS_DSTW/MDSTW-23655</w:t>
      </w:r>
      <w:r>
        <w:t>18.4.0-5 Anordnungsbeispiel 3:</w:t>
        <w:br/>
        <w:t>​​</w:t>
      </w:r>
    </w:p>
    <w:p w14:paraId="2E88A0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957DC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51D8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FAE60B" w14:textId="77777777">
            <w:r>
              <w:t>1864</w:t>
            </w:r>
          </w:p>
        </w:tc>
      </w:tr>
      <w:tr w14:paraId="67BF4A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8B2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29446" w14:textId="77777777">
            <w:r>
              <w:t>MDSTW-23655</w:t>
            </w:r>
          </w:p>
        </w:tc>
      </w:tr>
      <w:tr w14:paraId="5DBC2F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9BC6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2A7CC" w14:textId="77777777">
            <w:r>
              <w:t>2783</w:t>
            </w:r>
          </w:p>
        </w:tc>
      </w:tr>
      <w:tr w14:paraId="2B6FE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DCF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57896" w14:textId="77777777">
            <w:r>
              <w:t>05_1207</w:t>
            </w:r>
          </w:p>
        </w:tc>
      </w:tr>
    </w:tbl>
    <w:p w14:paraId="7F546FD9" w14:textId="77777777">
      <w:pPr>
        <w:spacing w:after="0" w:line="96" w:lineRule="auto"/>
      </w:pPr>
    </w:p>
    <w:p w14:paraId="6553E718" w14:textId="77777777">
      <w:r>
        <w:rPr>
          <w:vanish/>
        </w:rPr>
        <w:t>MLS_DSTW/MDSTW-23656</w:t>
      </w:r>
      <w:r>
        <w:t>18.4.0-6 &lt;Bild 5.7.2-2&gt;</w:t>
        <w:br/>
        <w:t>​​</w:t>
      </w:r>
    </w:p>
    <w:p w14:paraId="5ED568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9C6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7F4F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D7488" w14:textId="77777777">
            <w:r>
              <w:t>1865</w:t>
            </w:r>
          </w:p>
        </w:tc>
      </w:tr>
      <w:tr w14:paraId="6E4A72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0A19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82502C" w14:textId="77777777">
            <w:r>
              <w:t>MDSTW-23656</w:t>
            </w:r>
          </w:p>
        </w:tc>
      </w:tr>
      <w:tr w14:paraId="7DC053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EA7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AB4A0" w14:textId="77777777">
            <w:r>
              <w:t>2784</w:t>
            </w:r>
          </w:p>
        </w:tc>
      </w:tr>
      <w:tr w14:paraId="72D76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A40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664E51" w14:textId="77777777">
            <w:r>
              <w:t>05_1260</w:t>
            </w:r>
          </w:p>
        </w:tc>
      </w:tr>
    </w:tbl>
    <w:p w14:paraId="4C84E823" w14:textId="77777777">
      <w:pPr>
        <w:spacing w:after="0" w:line="96" w:lineRule="auto"/>
      </w:pPr>
    </w:p>
    <w:p w14:paraId="21CA6F3E" w14:textId="77777777">
      <w:pPr>
        <w:spacing w:after="0"/>
      </w:pPr>
      <w:r>
        <w:rPr>
          <w:vanish/>
        </w:rPr>
        <w:lastRenderedPageBreak/>
        <w:t>MLS_DSTW/MDSTW-23657</w:t>
      </w:r>
      <w:r>
        <w:rPr>
          <w:b/>
        </w:rPr>
        <w:t>18.4.0-7 Da sich die obenstehenden Begriffe jeweils auf eine bestimmte EKW bezie...</w:t>
      </w:r>
      <w:r>
        <w:br/>
        <w:t>18.4.0-7 Da sich die obenstehenden Begriffe jeweils auf eine bestimmte EKW beziehen, ergibt sich bei der Anordnung von Gleisverbindungen zwischen zwei EKW, dass je nach Anordnungsfall die Gleisverbindung für beide EKW die weichenseitige (Anordnungsfall A) oder die kreuzungsseitige (Anordnungsfall B) Verbindung bzw. für die eine EKW die weichenseitige und für die andere EKW die kreuzungsseitige Verbindung (Anordnungsfall C) darstellt.</w:t>
        <w:br/>
        <w:t>​​</w:t>
      </w:r>
    </w:p>
    <w:p w14:paraId="6E1A5F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4E08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E44F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077630" w14:textId="77777777">
            <w:r>
              <w:t>MDSTW-23657</w:t>
            </w:r>
          </w:p>
        </w:tc>
      </w:tr>
      <w:tr w14:paraId="16F727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5440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F4496" w14:textId="77777777">
            <w:r>
              <w:t>05_1209</w:t>
            </w:r>
          </w:p>
        </w:tc>
      </w:tr>
      <w:tr w14:paraId="6541EB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D81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3DF737" w14:textId="77777777">
            <w:r>
              <w:t>2785</w:t>
            </w:r>
          </w:p>
        </w:tc>
      </w:tr>
      <w:tr w14:paraId="731C55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4EA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70233" w14:textId="77777777"/>
        </w:tc>
      </w:tr>
      <w:tr w14:paraId="784EB3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0CD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7DE7A" w14:textId="77777777">
            <w:r>
              <w:t>Draft</w:t>
            </w:r>
          </w:p>
        </w:tc>
      </w:tr>
      <w:tr w14:paraId="1D838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50E1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60DFC" w14:textId="77777777">
            <w:r>
              <w:t>Muss</w:t>
            </w:r>
          </w:p>
        </w:tc>
      </w:tr>
      <w:tr w14:paraId="4E858B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91D5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F9F78" w14:textId="77777777">
            <w:r>
              <w:t>Funktion wird wie in der ELEKTRA 2 Baseline 29.40 realisiert zur Verfügung gestellt.</w:t>
            </w:r>
          </w:p>
        </w:tc>
      </w:tr>
      <w:tr w14:paraId="5E170A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742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C509D4" w14:textId="77777777"/>
        </w:tc>
      </w:tr>
      <w:tr w14:paraId="4805BA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C96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1ED9F" w14:textId="77777777">
            <w:r>
              <w:t>PV GA DIL OBB 1.0.0</w:t>
            </w:r>
          </w:p>
        </w:tc>
      </w:tr>
    </w:tbl>
    <w:p w14:paraId="1ED4E850" w14:textId="77777777">
      <w:pPr>
        <w:spacing w:after="0" w:line="96" w:lineRule="auto"/>
      </w:pPr>
    </w:p>
    <w:p w14:paraId="68E0FF48" w14:textId="77777777">
      <w:r>
        <w:rPr>
          <w:vanish/>
        </w:rPr>
        <w:t>MLS_DSTW/MDSTW-23658</w:t>
      </w:r>
      <w:r>
        <w:t>18.4.0-8 Anordnungsfall A:</w:t>
        <w:br/>
        <w:t>​​</w:t>
      </w:r>
    </w:p>
    <w:p w14:paraId="1AAE4C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ECA74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CCD6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0188C" w14:textId="77777777">
            <w:r>
              <w:t>1867</w:t>
            </w:r>
          </w:p>
        </w:tc>
      </w:tr>
      <w:tr w14:paraId="2399F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6EA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8FBA0" w14:textId="77777777">
            <w:r>
              <w:t>MDSTW-23658</w:t>
            </w:r>
          </w:p>
        </w:tc>
      </w:tr>
      <w:tr w14:paraId="6CD183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E4D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3D82D8" w14:textId="77777777">
            <w:r>
              <w:t>2786</w:t>
            </w:r>
          </w:p>
        </w:tc>
      </w:tr>
      <w:tr w14:paraId="0D0ED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173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63E3F" w14:textId="77777777">
            <w:r>
              <w:t>05_1210</w:t>
            </w:r>
          </w:p>
        </w:tc>
      </w:tr>
    </w:tbl>
    <w:p w14:paraId="0E83C910" w14:textId="77777777">
      <w:pPr>
        <w:spacing w:after="0" w:line="96" w:lineRule="auto"/>
      </w:pPr>
    </w:p>
    <w:p w14:paraId="70C51A77" w14:textId="77777777">
      <w:r>
        <w:rPr>
          <w:vanish/>
        </w:rPr>
        <w:t>MLS_DSTW/MDSTW-23659</w:t>
      </w:r>
      <w:r>
        <w:t>18.4.0-9 &lt;Bild 5.7.2-3&gt;</w:t>
        <w:br/>
        <w:t>​​</w:t>
      </w:r>
    </w:p>
    <w:p w14:paraId="549535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AED51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4DEA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D8893" w14:textId="77777777">
            <w:r>
              <w:t>1868</w:t>
            </w:r>
          </w:p>
        </w:tc>
      </w:tr>
      <w:tr w14:paraId="4859AF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613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C80E5" w14:textId="77777777">
            <w:r>
              <w:t>MDSTW-23659</w:t>
            </w:r>
          </w:p>
        </w:tc>
      </w:tr>
      <w:tr w14:paraId="6B069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F9B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98F98" w14:textId="77777777">
            <w:r>
              <w:t>2787</w:t>
            </w:r>
          </w:p>
        </w:tc>
      </w:tr>
      <w:tr w14:paraId="2B9325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BA2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0D9DF" w14:textId="77777777">
            <w:r>
              <w:t>05_1261</w:t>
            </w:r>
          </w:p>
        </w:tc>
      </w:tr>
    </w:tbl>
    <w:p w14:paraId="47087E49" w14:textId="77777777">
      <w:pPr>
        <w:spacing w:after="0" w:line="96" w:lineRule="auto"/>
      </w:pPr>
    </w:p>
    <w:p w14:paraId="2BE18A4A" w14:textId="77777777">
      <w:r>
        <w:rPr>
          <w:vanish/>
        </w:rPr>
        <w:t>MLS_DSTW/MDSTW-23660</w:t>
      </w:r>
      <w:r>
        <w:t>18.4.0-10 Anordnungsfall B:</w:t>
        <w:br/>
        <w:t>​​</w:t>
      </w:r>
    </w:p>
    <w:p w14:paraId="068315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52C08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F4FF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B8CF9" w14:textId="77777777">
            <w:r>
              <w:t>1869</w:t>
            </w:r>
          </w:p>
        </w:tc>
      </w:tr>
      <w:tr w14:paraId="3C59C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1DE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67EC3" w14:textId="77777777">
            <w:r>
              <w:t>MDSTW-23660</w:t>
            </w:r>
          </w:p>
        </w:tc>
      </w:tr>
      <w:tr w14:paraId="13E619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923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FA266" w14:textId="77777777">
            <w:r>
              <w:t>2788</w:t>
            </w:r>
          </w:p>
        </w:tc>
      </w:tr>
      <w:tr w14:paraId="01ED0C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EFC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38B20" w14:textId="77777777">
            <w:r>
              <w:t>05_1212</w:t>
            </w:r>
          </w:p>
        </w:tc>
      </w:tr>
    </w:tbl>
    <w:p w14:paraId="7E1063C4" w14:textId="77777777">
      <w:pPr>
        <w:spacing w:after="0" w:line="96" w:lineRule="auto"/>
      </w:pPr>
    </w:p>
    <w:p w14:paraId="55D053DC" w14:textId="77777777">
      <w:r>
        <w:rPr>
          <w:vanish/>
        </w:rPr>
        <w:lastRenderedPageBreak/>
        <w:t>MLS_DSTW/MDSTW-23661</w:t>
      </w:r>
      <w:r>
        <w:t>18.4.0-11 &lt;Bild 5.7.2-4&gt;</w:t>
        <w:br/>
        <w:t>​​</w:t>
      </w:r>
    </w:p>
    <w:p w14:paraId="342E00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5645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3948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6812C" w14:textId="77777777">
            <w:r>
              <w:t>1870</w:t>
            </w:r>
          </w:p>
        </w:tc>
      </w:tr>
      <w:tr w14:paraId="2C7ED3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DB6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8AF6E" w14:textId="77777777">
            <w:r>
              <w:t>MDSTW-23661</w:t>
            </w:r>
          </w:p>
        </w:tc>
      </w:tr>
      <w:tr w14:paraId="429FD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6B6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4B139" w14:textId="77777777">
            <w:r>
              <w:t>2789</w:t>
            </w:r>
          </w:p>
        </w:tc>
      </w:tr>
      <w:tr w14:paraId="4756A9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0F8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95ECC" w14:textId="77777777">
            <w:r>
              <w:t>05_1262</w:t>
            </w:r>
          </w:p>
        </w:tc>
      </w:tr>
    </w:tbl>
    <w:p w14:paraId="62AAC0AC" w14:textId="77777777">
      <w:pPr>
        <w:spacing w:after="0" w:line="96" w:lineRule="auto"/>
      </w:pPr>
    </w:p>
    <w:p w14:paraId="4BAE796D" w14:textId="77777777">
      <w:r>
        <w:rPr>
          <w:vanish/>
        </w:rPr>
        <w:t>MLS_DSTW/MDSTW-23662</w:t>
      </w:r>
      <w:r>
        <w:t>18.4.0-12 Anordnungsfall C:</w:t>
        <w:br/>
        <w:t>​​</w:t>
      </w:r>
    </w:p>
    <w:p w14:paraId="7F7516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CC2C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D066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BE926" w14:textId="77777777">
            <w:r>
              <w:t>1871</w:t>
            </w:r>
          </w:p>
        </w:tc>
      </w:tr>
      <w:tr w14:paraId="0CFAFA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3A3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45417" w14:textId="77777777">
            <w:r>
              <w:t>MDSTW-23662</w:t>
            </w:r>
          </w:p>
        </w:tc>
      </w:tr>
      <w:tr w14:paraId="2D5778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716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91855" w14:textId="77777777">
            <w:r>
              <w:t>2790</w:t>
            </w:r>
          </w:p>
        </w:tc>
      </w:tr>
      <w:tr w14:paraId="1BD801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331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E89C4" w14:textId="77777777">
            <w:r>
              <w:t>05_1214</w:t>
            </w:r>
          </w:p>
        </w:tc>
      </w:tr>
    </w:tbl>
    <w:p w14:paraId="48ACB87F" w14:textId="77777777">
      <w:pPr>
        <w:spacing w:after="0" w:line="96" w:lineRule="auto"/>
      </w:pPr>
    </w:p>
    <w:p w14:paraId="252EAE24" w14:textId="77777777">
      <w:r>
        <w:rPr>
          <w:vanish/>
        </w:rPr>
        <w:t>MLS_DSTW/MDSTW-23663</w:t>
      </w:r>
      <w:r>
        <w:t>18.4.0-13 &lt;Bild 5.7.2-5&gt;</w:t>
        <w:br/>
        <w:t>​​</w:t>
      </w:r>
    </w:p>
    <w:p w14:paraId="0ADB51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D48C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E2C97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56AD73" w14:textId="77777777">
            <w:r>
              <w:t>1872</w:t>
            </w:r>
          </w:p>
        </w:tc>
      </w:tr>
      <w:tr w14:paraId="057CD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06E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1B942" w14:textId="77777777">
            <w:r>
              <w:t>MDSTW-23663</w:t>
            </w:r>
          </w:p>
        </w:tc>
      </w:tr>
      <w:tr w14:paraId="6814F1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CD6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F160A2" w14:textId="77777777">
            <w:r>
              <w:t>2791</w:t>
            </w:r>
          </w:p>
        </w:tc>
      </w:tr>
      <w:tr w14:paraId="04339D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DF25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76327" w14:textId="77777777">
            <w:r>
              <w:t>05_1263</w:t>
            </w:r>
          </w:p>
        </w:tc>
      </w:tr>
    </w:tbl>
    <w:p w14:paraId="4B3576ED" w14:textId="77777777">
      <w:pPr>
        <w:spacing w:after="0" w:line="96" w:lineRule="auto"/>
      </w:pPr>
    </w:p>
    <w:p w14:paraId="5D2043F4" w14:textId="77777777">
      <w:pPr>
        <w:pStyle w:val="Heading4"/>
        <w:divId w:val="406"/>
      </w:pPr>
      <w:bookmarkStart w:name="_Toc242172982" w:id="375"/>
      <w:r>
        <w:t>18.5 Besonderheiten bei Kreuzungen</w:t>
      </w:r>
      <w:bookmarkEnd w:id="375"/>
    </w:p>
    <w:p w14:paraId="39DBCA06" w14:textId="77777777">
      <w:pPr>
        <w:spacing w:after="0"/>
      </w:pPr>
      <w:r>
        <w:rPr>
          <w:vanish/>
        </w:rPr>
        <w:t>MLS_DSTW/MDSTW-23664</w:t>
      </w:r>
      <w:r>
        <w:rPr>
          <w:b/>
        </w:rPr>
        <w:t>18.5.0-1 Einer Gleiskreuzung müssen jedem Gleisstrang getrennte Gleisfreimeldeab...</w:t>
      </w:r>
      <w:r>
        <w:br/>
        <w:t>18.5.0-1 Einer Gleiskreuzung müssen jedem Gleisstrang getrennte Gleisfreimeldeabschnitte zugeordnet sein können, die durch die WIG-Logik beherrscht werden.</w:t>
        <w:br/>
        <w:t>​​</w:t>
      </w:r>
    </w:p>
    <w:p w14:paraId="3FE20E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15A9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76C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CD21E" w14:textId="77777777">
            <w:r>
              <w:t>MDSTW-23664</w:t>
            </w:r>
          </w:p>
        </w:tc>
      </w:tr>
      <w:tr w14:paraId="472702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833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A16EDE" w14:textId="77777777">
            <w:r>
              <w:t>05_1217</w:t>
            </w:r>
          </w:p>
        </w:tc>
      </w:tr>
      <w:tr w14:paraId="73530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08F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6E3EF" w14:textId="77777777">
            <w:r>
              <w:t>2793</w:t>
            </w:r>
          </w:p>
        </w:tc>
      </w:tr>
      <w:tr w14:paraId="2E0A7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B2F14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FC80E" w14:textId="77777777"/>
        </w:tc>
      </w:tr>
      <w:tr w14:paraId="0F41EF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12B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5015B" w14:textId="77777777">
            <w:r>
              <w:t>Draft</w:t>
            </w:r>
          </w:p>
        </w:tc>
      </w:tr>
      <w:tr w14:paraId="384FA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878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23889" w14:textId="77777777">
            <w:r>
              <w:t>Muss</w:t>
            </w:r>
          </w:p>
        </w:tc>
      </w:tr>
      <w:tr w14:paraId="0DC1AD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B451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965181" w14:textId="77777777">
            <w:r>
              <w:t>Funktion wird wie in der ELEKTRA 2 Baseline 29.40 realisiert zur Verfügung gestellt.</w:t>
            </w:r>
          </w:p>
        </w:tc>
      </w:tr>
      <w:tr w14:paraId="1BD244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71C3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13DF2" w14:textId="77777777"/>
        </w:tc>
      </w:tr>
      <w:tr w14:paraId="367AE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C2E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FAA09" w14:textId="77777777">
            <w:r>
              <w:t>PV GA DIL OBB 1.0.0</w:t>
            </w:r>
          </w:p>
        </w:tc>
      </w:tr>
    </w:tbl>
    <w:p w14:paraId="23066848" w14:textId="77777777">
      <w:pPr>
        <w:spacing w:after="0" w:line="96" w:lineRule="auto"/>
      </w:pPr>
    </w:p>
    <w:p w14:paraId="47DB55D1" w14:textId="77777777">
      <w:pPr>
        <w:pStyle w:val="Heading4"/>
        <w:divId w:val="407"/>
      </w:pPr>
      <w:bookmarkStart w:name="_Toc242172983" w:id="376"/>
      <w:r>
        <w:lastRenderedPageBreak/>
        <w:t>18.6 WIG-Zwang</w:t>
      </w:r>
      <w:bookmarkEnd w:id="376"/>
    </w:p>
    <w:p w14:paraId="44780D97" w14:textId="77777777">
      <w:r>
        <w:rPr>
          <w:vanish/>
        </w:rPr>
        <w:t>MLS_DSTW/MDSTW-23665</w:t>
      </w:r>
      <w:r>
        <w:t>18.6.0-1 Die in diesem Abschnitt enthaltenen Projektierungsrichtlinien dienen hier der näheren Erläuterung der Funktionalität.</w:t>
        <w:br/>
        <w:t>​​</w:t>
      </w:r>
    </w:p>
    <w:p w14:paraId="4CAE2B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6E2D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C5D39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520DA8" w14:textId="77777777">
            <w:r>
              <w:t>1876</w:t>
            </w:r>
          </w:p>
        </w:tc>
      </w:tr>
      <w:tr w14:paraId="036903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7C96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3C92A" w14:textId="77777777">
            <w:r>
              <w:t>MDSTW-23665</w:t>
            </w:r>
          </w:p>
        </w:tc>
      </w:tr>
      <w:tr w14:paraId="51399C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B55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17F33" w14:textId="77777777">
            <w:r>
              <w:t>2795</w:t>
            </w:r>
          </w:p>
        </w:tc>
      </w:tr>
      <w:tr w14:paraId="73FAE4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72DE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7B155" w14:textId="77777777">
            <w:r>
              <w:t>05_1219</w:t>
            </w:r>
          </w:p>
        </w:tc>
      </w:tr>
    </w:tbl>
    <w:p w14:paraId="7B12FA9B" w14:textId="77777777">
      <w:pPr>
        <w:spacing w:after="0" w:line="96" w:lineRule="auto"/>
      </w:pPr>
    </w:p>
    <w:p w14:paraId="222515A8" w14:textId="77777777">
      <w:pPr>
        <w:spacing w:after="0"/>
      </w:pPr>
      <w:r>
        <w:rPr>
          <w:vanish/>
        </w:rPr>
        <w:t>MLS_DSTW/MDSTW-23666</w:t>
      </w:r>
      <w:r>
        <w:rPr>
          <w:b/>
        </w:rPr>
        <w:t>18.6.0-2 Ist das an einem WIG-Fall beteiligte Element eine Kreuzung bzw. liegt d...</w:t>
      </w:r>
      <w:r>
        <w:br/>
        <w:t>18.6.0-2 Ist das an einem WIG-Fall beteiligte Element eine Kreuzung bzw. liegt der WIG-Fall an der weichen- oder kreuzungsseitigen Verbindung einer EKW, so ist auszuwerten, ob bei Fehlen des Zustandes "freigemeldet" der beteiligten Kreuzung bzw. des Teilelements Kreuzung der EKW ein Fahrzeug in die mit einem WIG-Fall versehene Verbindung gelangen kann oder nicht.</w:t>
        <w:br/>
        <w:t>​​</w:t>
      </w:r>
    </w:p>
    <w:p w14:paraId="03BC7F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6F2D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766D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A74C9" w14:textId="77777777">
            <w:r>
              <w:t>MDSTW-23666</w:t>
            </w:r>
          </w:p>
        </w:tc>
      </w:tr>
      <w:tr w14:paraId="16301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258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AF0AE" w14:textId="77777777">
            <w:r>
              <w:t>05_1220</w:t>
            </w:r>
          </w:p>
        </w:tc>
      </w:tr>
      <w:tr w14:paraId="6C330D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A12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D3D3C" w14:textId="77777777">
            <w:r>
              <w:t>2796</w:t>
            </w:r>
          </w:p>
        </w:tc>
      </w:tr>
      <w:tr w14:paraId="1CCFC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C49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477AC" w14:textId="77777777"/>
        </w:tc>
      </w:tr>
      <w:tr w14:paraId="3A780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F31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1D9F5F" w14:textId="77777777">
            <w:r>
              <w:t>Draft</w:t>
            </w:r>
          </w:p>
        </w:tc>
      </w:tr>
      <w:tr w14:paraId="1EBB10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2705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D5DFA" w14:textId="77777777">
            <w:r>
              <w:t>Muss</w:t>
            </w:r>
          </w:p>
        </w:tc>
      </w:tr>
      <w:tr w14:paraId="1BCD8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589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600E7" w14:textId="77777777">
            <w:r>
              <w:t>Funktion wird wie in der ELEKTRA 2 Baseline 29.40 realisiert zur Verfügung gestellt.</w:t>
            </w:r>
          </w:p>
        </w:tc>
      </w:tr>
      <w:tr w14:paraId="66681A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609D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2AF9F" w14:textId="77777777"/>
        </w:tc>
      </w:tr>
      <w:tr w14:paraId="3AC648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4A7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9AB1C" w14:textId="77777777">
            <w:r>
              <w:t>PV GA DIL OBB 1.0.0</w:t>
            </w:r>
          </w:p>
        </w:tc>
      </w:tr>
    </w:tbl>
    <w:p w14:paraId="63C551DC" w14:textId="77777777">
      <w:pPr>
        <w:spacing w:after="0" w:line="96" w:lineRule="auto"/>
      </w:pPr>
    </w:p>
    <w:p w14:paraId="23E25CA9" w14:textId="77777777">
      <w:pPr>
        <w:spacing w:after="0"/>
      </w:pPr>
      <w:r>
        <w:rPr>
          <w:vanish/>
        </w:rPr>
        <w:t>MLS_DSTW/MDSTW-23667</w:t>
      </w:r>
      <w:r>
        <w:rPr>
          <w:b/>
        </w:rPr>
        <w:t>18.6.0-3 Zu diesem Zweck ist auch dann, wenn es aufgrund der Isolierung nicht er...</w:t>
      </w:r>
      <w:r>
        <w:br/>
        <w:t>18.6.0-3 Zu diesem Zweck ist auch dann, wenn es aufgrund der Isolierung nicht erforderlich ist, in bestimmten Fällen in einer Gleisverbindung ein WIG-Fall zu projektieren und zwar</w:t>
        <w:br/>
        <w:t>• in der weichenseitigen Verbindung einer EKW, wenn in der gegenüberliegenden kreuzungsseitigen Verbindung ein WIG-Fall projektiert ist, und</w:t>
        <w:br/>
        <w:t>• in der kreuzungsseitigen Verbindung einer EKW, wenn in der gegenüberliegenden weichenseitigen Verbindung ein WIG-Fall projektiert ist und aufgrund der Isolierung der EKW nicht eindeutig erkannt werden kann, ob das Fahrzeug in diese Verbindung gelangen kann oder nicht, sowie</w:t>
        <w:br/>
        <w:t>• bei einer Kreuzung, wenn in deren gegenüberliegenden Verbindung ein WIG-Fall projektiert ist.</w:t>
        <w:br/>
        <w:t>​​</w:t>
      </w:r>
    </w:p>
    <w:p w14:paraId="3E097CE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D9A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9D5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ACE50" w14:textId="77777777">
            <w:r>
              <w:t>MDSTW-23667</w:t>
            </w:r>
          </w:p>
        </w:tc>
      </w:tr>
      <w:tr w14:paraId="36CC04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D38B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016EA" w14:textId="77777777">
            <w:r>
              <w:t>05_1221</w:t>
            </w:r>
          </w:p>
        </w:tc>
      </w:tr>
      <w:tr w14:paraId="17D1DB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DDEE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F7395" w14:textId="77777777">
            <w:r>
              <w:t>2797</w:t>
            </w:r>
          </w:p>
        </w:tc>
      </w:tr>
      <w:tr w14:paraId="71D14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5AC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91B18" w14:textId="77777777"/>
        </w:tc>
      </w:tr>
      <w:tr w14:paraId="1267FF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C859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E39B1" w14:textId="77777777">
            <w:r>
              <w:t>Draft</w:t>
            </w:r>
          </w:p>
        </w:tc>
      </w:tr>
      <w:tr w14:paraId="663F3A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11D2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72FBD" w14:textId="77777777">
            <w:r>
              <w:t>Muss</w:t>
            </w:r>
          </w:p>
        </w:tc>
      </w:tr>
      <w:tr w14:paraId="42716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BEB7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46F60" w14:textId="77777777">
            <w:r>
              <w:t>Funktion wird wie in der ELEKTRA 2 Baseline 29.40 realisiert zur Verfügung gestellt.</w:t>
            </w:r>
          </w:p>
        </w:tc>
      </w:tr>
      <w:tr w14:paraId="43E83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DCE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B047F" w14:textId="77777777"/>
        </w:tc>
      </w:tr>
      <w:tr w14:paraId="0C413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CDA7D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C40DE" w14:textId="77777777">
            <w:r>
              <w:t>PV GA DIL OBB 1.0.0</w:t>
            </w:r>
          </w:p>
        </w:tc>
      </w:tr>
    </w:tbl>
    <w:p w14:paraId="3D0495F2" w14:textId="77777777">
      <w:pPr>
        <w:spacing w:after="0" w:line="96" w:lineRule="auto"/>
      </w:pPr>
    </w:p>
    <w:p w14:paraId="73F92C8B" w14:textId="77777777">
      <w:pPr>
        <w:spacing w:after="0"/>
      </w:pPr>
      <w:r>
        <w:rPr>
          <w:vanish/>
        </w:rPr>
        <w:t>MLS_DSTW/MDSTW-23668</w:t>
      </w:r>
      <w:r>
        <w:rPr>
          <w:b/>
        </w:rPr>
        <w:t>18.6.0-4 Im WIG-Zwangs-Fall gibt es durch einen allfälligen WIG-Eintrag weder ei...</w:t>
      </w:r>
      <w:r>
        <w:br/>
        <w:t>18.6.0-4 Im WIG-Zwangs-Fall gibt es durch einen allfälligen WIG-Eintrag weder eine Beeinflussung der betreffenden EKW bzw. Kreuzung noch des zweiten beteiligten Elements. Dieser WIG-Eintrag dient lediglich als Vermerk, dass sich u.U. ein Fahrzeug in jenem Strang der Kreuzung bzw. EKW befindet, von dem aus es in die mit dem WIG-Fall versehene gegenüberliegende Verbindung gelangen kann, und wird zum Setzen des WIG-Eintrages in dieser gegenüberliegenden Verbindung bei Vorliegen der im Abschnitt "Regeln für die WIG-Fall-Bearbeitung" festgehaltenen Bedingungen verwendet.</w:t>
        <w:br/>
        <w:t>​​</w:t>
      </w:r>
    </w:p>
    <w:p w14:paraId="392EC33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4A2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3CC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7FBF7" w14:textId="77777777">
            <w:r>
              <w:t>MDSTW-23668</w:t>
            </w:r>
          </w:p>
        </w:tc>
      </w:tr>
      <w:tr w14:paraId="080B6A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997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D4ACD" w14:textId="77777777">
            <w:r>
              <w:t>05_1222</w:t>
            </w:r>
          </w:p>
        </w:tc>
      </w:tr>
      <w:tr w14:paraId="690CE7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A03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CFDAE" w14:textId="77777777">
            <w:r>
              <w:t>2798</w:t>
            </w:r>
          </w:p>
        </w:tc>
      </w:tr>
      <w:tr w14:paraId="66A250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0EC4C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FEF0A" w14:textId="77777777"/>
        </w:tc>
      </w:tr>
      <w:tr w14:paraId="064F62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EF1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F849E" w14:textId="77777777">
            <w:r>
              <w:t>Draft</w:t>
            </w:r>
          </w:p>
        </w:tc>
      </w:tr>
      <w:tr w14:paraId="50B3CA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44E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D5432" w14:textId="77777777">
            <w:r>
              <w:t>Muss</w:t>
            </w:r>
          </w:p>
        </w:tc>
      </w:tr>
      <w:tr w14:paraId="3A256F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5CE2F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B2ACB" w14:textId="77777777">
            <w:r>
              <w:t>Funktion wird wie in der ELEKTRA 2 Baseline 29.40 realisiert zur Verfügung gestellt.</w:t>
            </w:r>
          </w:p>
        </w:tc>
      </w:tr>
      <w:tr w14:paraId="6049E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6415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4E74A" w14:textId="77777777"/>
        </w:tc>
      </w:tr>
      <w:tr w14:paraId="142873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317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76F5F" w14:textId="77777777">
            <w:r>
              <w:t>PV GA DIL OBB 1.0.0</w:t>
            </w:r>
          </w:p>
        </w:tc>
      </w:tr>
    </w:tbl>
    <w:p w14:paraId="6EE561C7" w14:textId="77777777">
      <w:pPr>
        <w:spacing w:after="0" w:line="96" w:lineRule="auto"/>
      </w:pPr>
    </w:p>
    <w:p w14:paraId="70E4F7AA" w14:textId="77777777">
      <w:pPr>
        <w:spacing w:after="0"/>
      </w:pPr>
      <w:r>
        <w:rPr>
          <w:vanish/>
        </w:rPr>
        <w:t>MLS_DSTW/MDSTW-23669</w:t>
      </w:r>
      <w:r>
        <w:rPr>
          <w:b/>
        </w:rPr>
        <w:t>18.6.0-5 Ein WIG-Fall kann jedoch nur dann projektiert werden, wenn an der betre...</w:t>
      </w:r>
      <w:r>
        <w:br/>
        <w:t>18.6.0-5 Ein WIG-Fall kann jedoch nur dann projektiert werden, wenn an der betreffenden Verbindung ein weiteres beteiligbares Element (Weiche, Kreuzung, EKW oder DKW) anschließt. Ist dies nicht der Fall, sondern schließt lediglich der Anschlussabschnitt an, ist die Projektierung eines WIG-Falles nicht möglich.</w:t>
        <w:br/>
        <w:t>​​</w:t>
      </w:r>
    </w:p>
    <w:p w14:paraId="1AFE36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B941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6AD1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C6A5E" w14:textId="77777777">
            <w:r>
              <w:t>MDSTW-23669</w:t>
            </w:r>
          </w:p>
        </w:tc>
      </w:tr>
      <w:tr w14:paraId="6904D9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049C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424CD" w14:textId="77777777">
            <w:r>
              <w:t>05_1223</w:t>
            </w:r>
          </w:p>
        </w:tc>
      </w:tr>
      <w:tr w14:paraId="10B70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584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8D2AFE" w14:textId="77777777">
            <w:r>
              <w:t>2799</w:t>
            </w:r>
          </w:p>
        </w:tc>
      </w:tr>
      <w:tr w14:paraId="09A67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457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3BC2A1" w14:textId="77777777"/>
        </w:tc>
      </w:tr>
      <w:tr w14:paraId="097EAB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BEF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6BBC8" w14:textId="77777777">
            <w:r>
              <w:t>Draft</w:t>
            </w:r>
          </w:p>
        </w:tc>
      </w:tr>
      <w:tr w14:paraId="400C6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05C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2484C" w14:textId="77777777">
            <w:r>
              <w:t>Muss</w:t>
            </w:r>
          </w:p>
        </w:tc>
      </w:tr>
      <w:tr w14:paraId="63E470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667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890B5" w14:textId="77777777">
            <w:r>
              <w:t>Funktion wird wie in der ELEKTRA 2 Baseline 29.40 realisiert zur Verfügung gestellt.</w:t>
            </w:r>
          </w:p>
        </w:tc>
      </w:tr>
      <w:tr w14:paraId="19E3FF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A5A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32BCB" w14:textId="77777777"/>
        </w:tc>
      </w:tr>
      <w:tr w14:paraId="7BC14B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D5B1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18111" w14:textId="77777777">
            <w:r>
              <w:t>PV GA DIL OBB 1.0.0</w:t>
            </w:r>
          </w:p>
        </w:tc>
      </w:tr>
    </w:tbl>
    <w:p w14:paraId="418AD2BC" w14:textId="77777777">
      <w:pPr>
        <w:spacing w:after="0" w:line="96" w:lineRule="auto"/>
      </w:pPr>
    </w:p>
    <w:p w14:paraId="05C35815" w14:textId="77777777">
      <w:pPr>
        <w:spacing w:after="0"/>
      </w:pPr>
      <w:r>
        <w:rPr>
          <w:vanish/>
        </w:rPr>
        <w:lastRenderedPageBreak/>
        <w:t>MLS_DSTW/MDSTW-23670</w:t>
      </w:r>
      <w:r>
        <w:rPr>
          <w:b/>
        </w:rPr>
        <w:t>18.6.0-6 Kann bei gegebenem WIG-Zwang der WIG-Fall nicht projektiert werden, ist</w:t>
      </w:r>
      <w:r>
        <w:br/>
        <w:t>18.6.0-6 Kann bei gegebenem WIG-Zwang der WIG-Fall nicht projektiert werden, ist</w:t>
        <w:br/>
        <w:t>• in der weichenseitigen Verbindung der EKW ein WIG-Hilfsfall zu projektieren und</w:t>
        <w:br/>
        <w:t>• sowohl bei der EKW als auch bei der Kreuzung entsprechend den im Abschnitt "Regeln für die WIG-Fall-Bearbeitung" beschriebenen Bedingungen auszuwerten, ob der Anschlussabschnitt mit einer Freimeldeanlage ausgestattet ist oder nicht (Anschlussabschnitt "isoliert" oder "nicht isoliert") bzw. welchen Zustand allenfalls vorhandene, dem Anschlussabschnitt zugeordnete Freimeldeabschnitte gerade aufweisen (Anschlussabschnitt "freigemeldet" oder "nicht freigemeldet").</w:t>
        <w:br/>
        <w:t>​​</w:t>
      </w:r>
    </w:p>
    <w:p w14:paraId="3216D2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7FF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9D27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0B59C8" w14:textId="77777777">
            <w:r>
              <w:t>MDSTW-23670</w:t>
            </w:r>
          </w:p>
        </w:tc>
      </w:tr>
      <w:tr w14:paraId="59AE27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88D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8DC09" w14:textId="77777777">
            <w:r>
              <w:t>05_1224</w:t>
            </w:r>
          </w:p>
        </w:tc>
      </w:tr>
      <w:tr w14:paraId="77278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2B8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B520E" w14:textId="77777777">
            <w:r>
              <w:t>2800</w:t>
            </w:r>
          </w:p>
        </w:tc>
      </w:tr>
      <w:tr w14:paraId="4D6AC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AD46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38BE6" w14:textId="77777777"/>
        </w:tc>
      </w:tr>
      <w:tr w14:paraId="692B40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5BC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53767" w14:textId="77777777">
            <w:r>
              <w:t>Draft</w:t>
            </w:r>
          </w:p>
        </w:tc>
      </w:tr>
      <w:tr w14:paraId="530D95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4570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8B4D0" w14:textId="77777777">
            <w:r>
              <w:t>Muss</w:t>
            </w:r>
          </w:p>
        </w:tc>
      </w:tr>
      <w:tr w14:paraId="3A424A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E79E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7FB58" w14:textId="77777777">
            <w:r>
              <w:t>Funktion wird wie in der ELEKTRA 2 Baseline 29.40 realisiert zur Verfügung gestellt.</w:t>
            </w:r>
          </w:p>
        </w:tc>
      </w:tr>
      <w:tr w14:paraId="33071E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F512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781D40" w14:textId="77777777"/>
        </w:tc>
      </w:tr>
      <w:tr w14:paraId="132F3B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177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A6CDE" w14:textId="77777777">
            <w:r>
              <w:t>PV GA DIL OBB 1.0.0</w:t>
            </w:r>
          </w:p>
        </w:tc>
      </w:tr>
    </w:tbl>
    <w:p w14:paraId="1614B41C" w14:textId="77777777">
      <w:pPr>
        <w:spacing w:after="0" w:line="96" w:lineRule="auto"/>
      </w:pPr>
    </w:p>
    <w:p w14:paraId="334E4AD9" w14:textId="77777777">
      <w:pPr>
        <w:spacing w:after="0"/>
      </w:pPr>
      <w:r>
        <w:rPr>
          <w:vanish/>
        </w:rPr>
        <w:t>MLS_DSTW/MDSTW-23671</w:t>
      </w:r>
      <w:r>
        <w:rPr>
          <w:b/>
        </w:rPr>
        <w:t>18.6.0-7 Der Begriff Anschlussabschnitt wird nur in Verbindung mit der WIG-Fall-...</w:t>
      </w:r>
      <w:r>
        <w:br/>
        <w:t>18.6.0-7 Der Begriff Anschlussabschnitt wird nur in Verbindung mit der WIG-Fall-Bearbeitung bei EKW bzw. Kreuzungen verwendet und kennzeichnet jenen Gleisabschnitt bzw. jenes aktive Element, das unmittelbar an den letzten der EKW oder Kreuzung zugeordneten Freimeldeabschnitt anschließt. Siehe hierzu Anordnungsbeispiel 4.</w:t>
        <w:br/>
        <w:t>​​</w:t>
      </w:r>
    </w:p>
    <w:p w14:paraId="5D9A34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ADAF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EC8C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D55F16" w14:textId="77777777">
            <w:r>
              <w:t>MDSTW-23671</w:t>
            </w:r>
          </w:p>
        </w:tc>
      </w:tr>
      <w:tr w14:paraId="521140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43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91BEE" w14:textId="77777777">
            <w:r>
              <w:t>05_1225</w:t>
            </w:r>
          </w:p>
        </w:tc>
      </w:tr>
      <w:tr w14:paraId="0F6DA2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F82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1A256" w14:textId="77777777">
            <w:r>
              <w:t>2801</w:t>
            </w:r>
          </w:p>
        </w:tc>
      </w:tr>
      <w:tr w14:paraId="2BC6F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33F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CAE52E" w14:textId="77777777"/>
        </w:tc>
      </w:tr>
      <w:tr w14:paraId="1D7C4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57C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F577D" w14:textId="77777777">
            <w:r>
              <w:t>Draft</w:t>
            </w:r>
          </w:p>
        </w:tc>
      </w:tr>
      <w:tr w14:paraId="55B05C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DDD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E5D5D" w14:textId="77777777">
            <w:r>
              <w:t>Muss</w:t>
            </w:r>
          </w:p>
        </w:tc>
      </w:tr>
      <w:tr w14:paraId="74A1A5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EF3A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77FE1" w14:textId="77777777">
            <w:r>
              <w:t>Funktion wird wie in der ELEKTRA 2 Baseline 29.40 realisiert zur Verfügung gestellt.</w:t>
            </w:r>
          </w:p>
        </w:tc>
      </w:tr>
      <w:tr w14:paraId="217D4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79D6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F7521" w14:textId="77777777"/>
        </w:tc>
      </w:tr>
      <w:tr w14:paraId="19DC3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078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D03EC" w14:textId="77777777">
            <w:r>
              <w:t>PV GA DIL OBB 1.0.0</w:t>
            </w:r>
          </w:p>
        </w:tc>
      </w:tr>
    </w:tbl>
    <w:p w14:paraId="2FA5FE48" w14:textId="77777777">
      <w:pPr>
        <w:spacing w:after="0" w:line="96" w:lineRule="auto"/>
      </w:pPr>
    </w:p>
    <w:p w14:paraId="0E18D6B4" w14:textId="77777777">
      <w:r>
        <w:rPr>
          <w:vanish/>
        </w:rPr>
        <w:t>MLS_DSTW/MDSTW-23672</w:t>
      </w:r>
      <w:r>
        <w:t>18.6.0-8 Anordnungsbeispiel 4:</w:t>
        <w:br/>
        <w:t>​​</w:t>
      </w:r>
    </w:p>
    <w:p w14:paraId="69F17E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566DF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93063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35954" w14:textId="77777777">
            <w:r>
              <w:t>1883</w:t>
            </w:r>
          </w:p>
        </w:tc>
      </w:tr>
      <w:tr w14:paraId="451C35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658B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6A247" w14:textId="77777777">
            <w:r>
              <w:t>MDSTW-23672</w:t>
            </w:r>
          </w:p>
        </w:tc>
      </w:tr>
      <w:tr w14:paraId="34B690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AAF45"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2E70D" w14:textId="77777777">
            <w:r>
              <w:t>2802</w:t>
            </w:r>
          </w:p>
        </w:tc>
      </w:tr>
      <w:tr w14:paraId="68A32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AA4C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F3E3B" w14:textId="77777777">
            <w:r>
              <w:t>05_1226</w:t>
            </w:r>
          </w:p>
        </w:tc>
      </w:tr>
    </w:tbl>
    <w:p w14:paraId="562245E8" w14:textId="77777777">
      <w:pPr>
        <w:spacing w:after="0" w:line="96" w:lineRule="auto"/>
      </w:pPr>
    </w:p>
    <w:p w14:paraId="7BE0B257" w14:textId="77777777">
      <w:r>
        <w:rPr>
          <w:vanish/>
        </w:rPr>
        <w:t>MLS_DSTW/MDSTW-23673</w:t>
      </w:r>
      <w:r>
        <w:t>18.6.0-9 &lt;Bild 5.7.3&gt;</w:t>
        <w:br/>
        <w:t>​​</w:t>
      </w:r>
    </w:p>
    <w:p w14:paraId="7626A4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FE636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7CB89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237DF" w14:textId="77777777">
            <w:r>
              <w:t>1884</w:t>
            </w:r>
          </w:p>
        </w:tc>
      </w:tr>
      <w:tr w14:paraId="4A9241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CACF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1C07D" w14:textId="77777777">
            <w:r>
              <w:t>MDSTW-23673</w:t>
            </w:r>
          </w:p>
        </w:tc>
      </w:tr>
      <w:tr w14:paraId="0E7A11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7AB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30456" w14:textId="77777777">
            <w:r>
              <w:t>2803</w:t>
            </w:r>
          </w:p>
        </w:tc>
      </w:tr>
      <w:tr w14:paraId="18B7B3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F9A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07365" w14:textId="77777777">
            <w:r>
              <w:t>05_1264</w:t>
            </w:r>
          </w:p>
        </w:tc>
      </w:tr>
    </w:tbl>
    <w:p w14:paraId="5A73A57E" w14:textId="77777777">
      <w:pPr>
        <w:spacing w:after="0" w:line="96" w:lineRule="auto"/>
      </w:pPr>
    </w:p>
    <w:p w14:paraId="21A0C9D6" w14:textId="77777777">
      <w:pPr>
        <w:spacing w:after="0"/>
      </w:pPr>
      <w:r>
        <w:rPr>
          <w:vanish/>
        </w:rPr>
        <w:t>MLS_DSTW/MDSTW-23674</w:t>
      </w:r>
      <w:r>
        <w:rPr>
          <w:b/>
        </w:rPr>
        <w:t>18.6.0-10 Der im Zusammenhang mit einem projektierten WIG-Hilfsfall erforderlich...</w:t>
      </w:r>
      <w:r>
        <w:br/>
        <w:t>18.6.0-10 Der im Zusammenhang mit einem projektierten WIG-Hilfsfall erforderliche Vermerk, dass sich ein Fahrzeug im betreffenden Strang befinden kann, wird in weiterer Folge im gegenständlichen Lastenheft "WIG-Hilfseintrag" genannt.</w:t>
        <w:br/>
        <w:t>​​</w:t>
      </w:r>
    </w:p>
    <w:p w14:paraId="306BE2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1C7F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44E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471BF" w14:textId="77777777">
            <w:r>
              <w:t>MDSTW-23674</w:t>
            </w:r>
          </w:p>
        </w:tc>
      </w:tr>
      <w:tr w14:paraId="7EC439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EFBD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12FD1" w14:textId="77777777">
            <w:r>
              <w:t>05_1228</w:t>
            </w:r>
          </w:p>
        </w:tc>
      </w:tr>
      <w:tr w14:paraId="1F26C6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D9C0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EC0C9" w14:textId="77777777">
            <w:r>
              <w:t>2804</w:t>
            </w:r>
          </w:p>
        </w:tc>
      </w:tr>
      <w:tr w14:paraId="3B3C0D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CA9E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2FCF99" w14:textId="77777777"/>
        </w:tc>
      </w:tr>
      <w:tr w14:paraId="71359B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CBB2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B5C6C" w14:textId="77777777">
            <w:r>
              <w:t>Draft</w:t>
            </w:r>
          </w:p>
        </w:tc>
      </w:tr>
      <w:tr w14:paraId="5EC2A6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A28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3C329" w14:textId="77777777">
            <w:r>
              <w:t>Muss</w:t>
            </w:r>
          </w:p>
        </w:tc>
      </w:tr>
      <w:tr w14:paraId="2C06B7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751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8AD21" w14:textId="77777777">
            <w:r>
              <w:t>Funktion wird wie in der ELEKTRA 2 Baseline 29.40 realisiert zur Verfügung gestellt.</w:t>
            </w:r>
          </w:p>
        </w:tc>
      </w:tr>
      <w:tr w14:paraId="528C8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B8B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568A7" w14:textId="77777777"/>
        </w:tc>
      </w:tr>
      <w:tr w14:paraId="405086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F71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E0271" w14:textId="77777777">
            <w:r>
              <w:t>PV GA DIL OBB 1.0.0</w:t>
            </w:r>
          </w:p>
        </w:tc>
      </w:tr>
    </w:tbl>
    <w:p w14:paraId="6C4FAFC6" w14:textId="77777777">
      <w:pPr>
        <w:spacing w:after="0" w:line="96" w:lineRule="auto"/>
      </w:pPr>
    </w:p>
    <w:p w14:paraId="48172834" w14:textId="77777777">
      <w:pPr>
        <w:pStyle w:val="Heading4"/>
        <w:divId w:val="408"/>
      </w:pPr>
      <w:bookmarkStart w:name="_Toc242172984" w:id="377"/>
      <w:r>
        <w:t>18.7 Allgemeine Regeln für die WIG-Bearbeitung</w:t>
      </w:r>
      <w:bookmarkEnd w:id="377"/>
    </w:p>
    <w:p w14:paraId="3B6E34AC" w14:textId="77777777">
      <w:pPr>
        <w:spacing w:after="0"/>
      </w:pPr>
      <w:r>
        <w:rPr>
          <w:vanish/>
        </w:rPr>
        <w:t>MLS_DSTW/MDSTW-23675</w:t>
      </w:r>
      <w:r>
        <w:rPr>
          <w:b/>
        </w:rPr>
        <w:t>18.7.0-1 Ein WIG-Eintrag bezieht sich jeweils auf einen WIG-Fall (d.h., beim obi...</w:t>
      </w:r>
      <w:r>
        <w:br/>
        <w:t>18.7.0-1 Ein WIG-Eintrag bezieht sich jeweils auf einen WIG-Fall (d.h., beim obigen Anordnungsbeispiel 1 (Bild 5.7.1-1) wären zwei WIG-Einträge, u.zw. die Einträge 1/Kr und Kr/2 möglich).</w:t>
        <w:br/>
        <w:t>​​</w:t>
      </w:r>
    </w:p>
    <w:p w14:paraId="0DE785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BF3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893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068C0" w14:textId="77777777">
            <w:r>
              <w:t>MDSTW-23675</w:t>
            </w:r>
          </w:p>
        </w:tc>
      </w:tr>
      <w:tr w14:paraId="1EC527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666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BE6E1" w14:textId="77777777">
            <w:r>
              <w:t>05_1230</w:t>
            </w:r>
          </w:p>
        </w:tc>
      </w:tr>
      <w:tr w14:paraId="4893FF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CD4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4DE62" w14:textId="77777777">
            <w:r>
              <w:t>2806</w:t>
            </w:r>
          </w:p>
        </w:tc>
      </w:tr>
      <w:tr w14:paraId="204BAE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1A70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0D802" w14:textId="77777777"/>
        </w:tc>
      </w:tr>
      <w:tr w14:paraId="3DA56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A97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6F6C3" w14:textId="77777777">
            <w:r>
              <w:t>Draft</w:t>
            </w:r>
          </w:p>
        </w:tc>
      </w:tr>
      <w:tr w14:paraId="2865F4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DC5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11F98" w14:textId="77777777">
            <w:r>
              <w:t>Muss</w:t>
            </w:r>
          </w:p>
        </w:tc>
      </w:tr>
      <w:tr w14:paraId="497995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EC8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15729" w14:textId="77777777">
            <w:r>
              <w:t>Funktion wird wie in der ELEKTRA 2 Baseline 29.40 realisiert zur Verfügung gestellt.</w:t>
            </w:r>
          </w:p>
        </w:tc>
      </w:tr>
      <w:tr w14:paraId="0905A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1FA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7A5EF" w14:textId="77777777"/>
        </w:tc>
      </w:tr>
      <w:tr w14:paraId="767F82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3D26A"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BEC92" w14:textId="77777777">
            <w:r>
              <w:t>PV GA DIL OBB 1.0.0</w:t>
            </w:r>
          </w:p>
        </w:tc>
      </w:tr>
    </w:tbl>
    <w:p w14:paraId="14BDF35E" w14:textId="77777777">
      <w:pPr>
        <w:spacing w:after="0" w:line="96" w:lineRule="auto"/>
      </w:pPr>
    </w:p>
    <w:p w14:paraId="562E1DA9" w14:textId="77777777">
      <w:pPr>
        <w:pStyle w:val="Heading4"/>
        <w:divId w:val="409"/>
      </w:pPr>
      <w:bookmarkStart w:name="_Toc242172985" w:id="378"/>
      <w:r>
        <w:t>18.8 WIG-Eintrag in Abhängigkeit von einem beteiligten Element Weiche</w:t>
      </w:r>
      <w:bookmarkEnd w:id="378"/>
    </w:p>
    <w:p w14:paraId="4234C54B" w14:textId="77777777">
      <w:pPr>
        <w:spacing w:after="0"/>
      </w:pPr>
      <w:r>
        <w:rPr>
          <w:vanish/>
        </w:rPr>
        <w:t>MLS_DSTW/MDSTW-23676</w:t>
      </w:r>
      <w:r>
        <w:rPr>
          <w:b/>
        </w:rPr>
        <w:t>18.8.0-1 In Abhängigkeit von einem beteiligten Element Weiche ist der WIG-Eintra...</w:t>
      </w:r>
      <w:r>
        <w:br/>
        <w:t>18.8.0-1 In Abhängigkeit von einem beteiligten Element Weiche ist der WIG-Eintrag zu setzen, sobald</w:t>
        <w:br/>
        <w:t>• bei Fehlen des Zustandes "freigemeldet" bei zumindest einem der dieser Weiche zugeordneten maßgeblichen Freimeldeabschnitte die Weiche die Überwachung der abweisenden (nicht in die Gleisverbindung führenden) Lage verliert, oder</w:t>
        <w:br/>
        <w:t>• bei Fehlen der Überwachung der abweisenden Lage der Weiche einer der dieser Weiche zugeordneten maßgeblichen Freimeldeabschnitte den Zustand "freigemeldet" verliert.</w:t>
        <w:br/>
        <w:t>​​</w:t>
      </w:r>
    </w:p>
    <w:p w14:paraId="7D81B3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7E12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F12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2A3AD" w14:textId="77777777">
            <w:r>
              <w:t>MDSTW-23676</w:t>
            </w:r>
          </w:p>
        </w:tc>
      </w:tr>
      <w:tr w14:paraId="465C6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EF6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F7D73" w14:textId="77777777">
            <w:r>
              <w:t>05_1232</w:t>
            </w:r>
          </w:p>
        </w:tc>
      </w:tr>
      <w:tr w14:paraId="7D61F9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DCA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63EC0" w14:textId="77777777">
            <w:r>
              <w:t>2808</w:t>
            </w:r>
          </w:p>
        </w:tc>
      </w:tr>
      <w:tr w14:paraId="793B5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46F5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F2781" w14:textId="77777777"/>
        </w:tc>
      </w:tr>
      <w:tr w14:paraId="46E96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7C1B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07EB3" w14:textId="77777777">
            <w:r>
              <w:t>Draft</w:t>
            </w:r>
          </w:p>
        </w:tc>
      </w:tr>
      <w:tr w14:paraId="0FE470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E509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E784F5" w14:textId="77777777">
            <w:r>
              <w:t>Muss</w:t>
            </w:r>
          </w:p>
        </w:tc>
      </w:tr>
      <w:tr w14:paraId="47130C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867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56651" w14:textId="77777777">
            <w:r>
              <w:t>Funktion wird wie in der ELEKTRA 2 Baseline 29.40 realisiert zur Verfügung gestellt.</w:t>
            </w:r>
          </w:p>
        </w:tc>
      </w:tr>
      <w:tr w14:paraId="482A97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1FF4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3C3784" w14:textId="77777777"/>
        </w:tc>
      </w:tr>
      <w:tr w14:paraId="51766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653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F8177" w14:textId="77777777">
            <w:r>
              <w:t>PV GA DIL OBB 1.0.0</w:t>
            </w:r>
          </w:p>
        </w:tc>
      </w:tr>
    </w:tbl>
    <w:p w14:paraId="45F4E4C1" w14:textId="77777777">
      <w:pPr>
        <w:spacing w:after="0" w:line="96" w:lineRule="auto"/>
      </w:pPr>
    </w:p>
    <w:p w14:paraId="5EF896F4" w14:textId="77777777">
      <w:pPr>
        <w:pStyle w:val="Heading4"/>
        <w:divId w:val="410"/>
      </w:pPr>
      <w:bookmarkStart w:name="_Toc242172986" w:id="379"/>
      <w:r>
        <w:t>18.9 WIG-Eintrag in Abhängigkeit von einem beteiligten Element Kreuzung</w:t>
      </w:r>
      <w:bookmarkEnd w:id="379"/>
    </w:p>
    <w:p w14:paraId="01C3FC7D" w14:textId="77777777">
      <w:pPr>
        <w:spacing w:after="0"/>
      </w:pPr>
      <w:r>
        <w:rPr>
          <w:vanish/>
        </w:rPr>
        <w:t>MLS_DSTW/MDSTW-23677</w:t>
      </w:r>
      <w:r>
        <w:rPr>
          <w:b/>
        </w:rPr>
        <w:t>18.9.0-1 In Abhängigkeit von einem beteiligten Element Kreuzung ist der WIG-Eint...</w:t>
      </w:r>
      <w:r>
        <w:br/>
        <w:t>18.9.0-1 In Abhängigkeit von einem beteiligten Element Kreuzung ist der WIG-Eintrag zu setzen, sobald</w:t>
        <w:br/>
        <w:t>• bei Fehlen des Zustandes "freigemeldet" bei zumindest einem der dieser Kreuzung zugeordneten maßgeblichen Freimeldeabschnitte, wenn am gegenüberliegenden Strang der Kreuzung</w:t>
        <w:br/>
        <w:t>• ein WIG-Eintrag gesetzt wird, oder</w:t>
        <w:br/>
        <w:t>• bei nicht projektiertem WIG-Fall der Anschlussabschnitt den Zustand "freigemeldet" verliert, oder</w:t>
        <w:br/>
        <w:t>• bei vorhandenem WIG-Eintrag am gegenüberliegenden Strang der Kreuzung einer der dieser Kreuzung zugeordneten maßgeblichen Freimeldeabschnitte den Zustand "freigemeldet" verliert oder</w:t>
        <w:br/>
        <w:t>• bei nicht projektiertem WIG-Fall bei Fehlen des Zustandes "freigemeldet" des Anschlussabschnittes bzw. bei nicht isoliertem Anschlussabschnitt einer der dieser Kreuzung zugeordneten maßgeblichen Freimeldeabschnitte den Zustand "freigemeldet" verliert.</w:t>
        <w:br/>
        <w:t>​​</w:t>
      </w:r>
    </w:p>
    <w:p w14:paraId="56BA05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E1A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7E55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99B25" w14:textId="77777777">
            <w:r>
              <w:t>MDSTW-23677</w:t>
            </w:r>
          </w:p>
        </w:tc>
      </w:tr>
      <w:tr w14:paraId="207BD5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7475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843C0" w14:textId="77777777">
            <w:r>
              <w:t>05_1234</w:t>
            </w:r>
          </w:p>
        </w:tc>
      </w:tr>
      <w:tr w14:paraId="680C9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0AA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99317" w14:textId="77777777">
            <w:r>
              <w:t>2810</w:t>
            </w:r>
          </w:p>
        </w:tc>
      </w:tr>
      <w:tr w14:paraId="0DA9C8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901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5D56F" w14:textId="77777777"/>
        </w:tc>
      </w:tr>
      <w:tr w14:paraId="78B9F4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46A03"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3CD5C" w14:textId="77777777">
            <w:r>
              <w:t>Draft</w:t>
            </w:r>
          </w:p>
        </w:tc>
      </w:tr>
      <w:tr w14:paraId="405056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30C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1A1FD" w14:textId="77777777">
            <w:r>
              <w:t>Muss</w:t>
            </w:r>
          </w:p>
        </w:tc>
      </w:tr>
      <w:tr w14:paraId="5B226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9D24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D5DA3F" w14:textId="77777777">
            <w:r>
              <w:t>Funktion wird wie in der ELEKTRA 2 Baseline 29.40 realisiert zur Verfügung gestellt.</w:t>
            </w:r>
          </w:p>
        </w:tc>
      </w:tr>
      <w:tr w14:paraId="4848C7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7DE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9E8E7" w14:textId="77777777"/>
        </w:tc>
      </w:tr>
      <w:tr w14:paraId="076A2E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39A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B1D27" w14:textId="77777777">
            <w:r>
              <w:t>PV GA DIL OBB 1.0.0</w:t>
            </w:r>
          </w:p>
        </w:tc>
      </w:tr>
    </w:tbl>
    <w:p w14:paraId="0F94E25A" w14:textId="77777777">
      <w:pPr>
        <w:spacing w:after="0" w:line="96" w:lineRule="auto"/>
      </w:pPr>
    </w:p>
    <w:p w14:paraId="5DBC5928" w14:textId="77777777">
      <w:pPr>
        <w:pStyle w:val="Heading4"/>
        <w:divId w:val="411"/>
      </w:pPr>
      <w:bookmarkStart w:name="_Toc242172987" w:id="380"/>
      <w:r>
        <w:t>18.10 WIG-Eintrag bzw. WIG-Hilfseintrag in Abhängigkeit von einem beteiligten Element EKW</w:t>
      </w:r>
      <w:bookmarkEnd w:id="380"/>
    </w:p>
    <w:p w14:paraId="1DB531CB" w14:textId="77777777">
      <w:pPr>
        <w:spacing w:after="0"/>
      </w:pPr>
      <w:r>
        <w:rPr>
          <w:vanish/>
        </w:rPr>
        <w:t>MLS_DSTW/MDSTW-23678</w:t>
      </w:r>
      <w:r>
        <w:rPr>
          <w:b/>
        </w:rPr>
        <w:t>18.10.0-1 In Abhängigkeit von einem beteiligten Element EKW ist an der weichense...</w:t>
      </w:r>
      <w:r>
        <w:br/>
        <w:t>18.10.0-1 In Abhängigkeit von einem beteiligten Element EKW ist an der weichenseitigen Verbindung bei einem projektierten WIG-Fall ein WIG-Eintrag zu setzen, sobald</w:t>
        <w:br/>
        <w:t>• bei Fehlen des Zustandes "freigemeldet" bei zumindest einem der - der EKW zugeordneten - maßgeblichen Freimeldeabschnitte,</w:t>
        <w:br/>
        <w:t>• die parallelliegende Weiche die Überwachung der abweisenden (nicht in die Gleisverbindung führenden) Lage verliert, oder</w:t>
        <w:br/>
        <w:t>• an der kreuzungsseitigen Verbindung ein WIG-Eintrag gesetzt wird oder bei nicht projektiertem WIG-Fall der Anschlussabschnitt den Zustand "freigemeldet" verliert, oder</w:t>
        <w:br/>
        <w:t>• bei Fehlen der Überwachung der abweisenden Lage der parallelliegenden Weiche einer der - der EKW zugeordneten - maßgeblichen Freimeldeabschnitte den Zustand "freigemeldet" verliert oder</w:t>
        <w:br/>
        <w:t>• bei vorhandenem WIG-Eintrag an der kreuzungsseitigen Verbindung mit projektiertem WIG-Fall einer der - der EKW zugeordneten - maßgeblichen Freimeldeabschnitte den Zustand "freigemeldet" verliert oder</w:t>
        <w:br/>
        <w:t>• bei nicht freigemeldetem bzw. nicht isoliertem Anschlussabschnitt an der kreuzungsseitigen Verbindung ohne projektiertem WIG-Fall einer der - der EKW zugeordneten - maßgeblichen Freimeldeabschnitte den Zustand "freigemeldet" verliert.</w:t>
        <w:br/>
        <w:t>​​</w:t>
      </w:r>
    </w:p>
    <w:p w14:paraId="4B43FF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F13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FB7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CD26C" w14:textId="77777777">
            <w:r>
              <w:t>MDSTW-23678</w:t>
            </w:r>
          </w:p>
        </w:tc>
      </w:tr>
      <w:tr w14:paraId="65EA11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C25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4EFA2" w14:textId="77777777">
            <w:r>
              <w:t>05_1236</w:t>
            </w:r>
          </w:p>
        </w:tc>
      </w:tr>
      <w:tr w14:paraId="56880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46B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85E3FC" w14:textId="77777777">
            <w:r>
              <w:t>2812</w:t>
            </w:r>
          </w:p>
        </w:tc>
      </w:tr>
      <w:tr w14:paraId="75732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D4D0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FEDD0" w14:textId="77777777"/>
        </w:tc>
      </w:tr>
      <w:tr w14:paraId="2035A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7BB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A1ADE" w14:textId="77777777">
            <w:r>
              <w:t>Draft</w:t>
            </w:r>
          </w:p>
        </w:tc>
      </w:tr>
      <w:tr w14:paraId="5348D5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E8A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AD70D" w14:textId="77777777">
            <w:r>
              <w:t>Muss</w:t>
            </w:r>
          </w:p>
        </w:tc>
      </w:tr>
      <w:tr w14:paraId="763FB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C2FC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13AF6" w14:textId="77777777">
            <w:r>
              <w:t>Funktion wird wie in der ELEKTRA 2 Baseline 29.40 realisiert zur Verfügung gestellt.</w:t>
            </w:r>
          </w:p>
        </w:tc>
      </w:tr>
      <w:tr w14:paraId="2A9EE0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C11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5E1A9" w14:textId="77777777"/>
        </w:tc>
      </w:tr>
      <w:tr w14:paraId="01ADA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442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4924F" w14:textId="77777777">
            <w:r>
              <w:t>PV GA DIL OBB 1.0.0</w:t>
            </w:r>
          </w:p>
        </w:tc>
      </w:tr>
    </w:tbl>
    <w:p w14:paraId="7D817857" w14:textId="77777777">
      <w:pPr>
        <w:spacing w:after="0" w:line="96" w:lineRule="auto"/>
      </w:pPr>
    </w:p>
    <w:p w14:paraId="6AF2A1CF" w14:textId="77777777">
      <w:pPr>
        <w:spacing w:after="0"/>
      </w:pPr>
      <w:r>
        <w:rPr>
          <w:vanish/>
        </w:rPr>
        <w:t>MLS_DSTW/MDSTW-23679</w:t>
      </w:r>
      <w:r>
        <w:rPr>
          <w:b/>
        </w:rPr>
        <w:t>18.10.0-2 In Abhängigkeit von einem beteiligten Element EKW ist an der weichense...</w:t>
      </w:r>
      <w:r>
        <w:br/>
        <w:t>18.10.0-2 In Abhängigkeit von einem beteiligten Element EKW ist an der weichenseitigen Verbindung bei einem projektierten WIG-Hilfsfall ein WIG-Hilfseintrag zu setzen, sobald</w:t>
        <w:br/>
        <w:t>• bei Fehlen des Zustandes "freigemeldet" bei zumindest einem der - der EKW</w:t>
        <w:br/>
        <w:lastRenderedPageBreak/>
        <w:t>• die parallelliegende Weiche die Überwachung der abweisenden (nicht in die Gleisverbindung führenden) Lage verliert, oder</w:t>
        <w:br/>
        <w:t>• an der kreuzungsseitigen Verbindung ein WIG-Eintrag gesetzt wird, oder</w:t>
        <w:br/>
        <w:t>• der Anschlussabschnitt in der weichenseitigen Verbindung den Zustand "freigemeldet" verliert, oder</w:t>
        <w:br/>
        <w:t>• bei Fehlen der Überwachung der abweisenden Lage der parallelliegenden Weiche einer der - der EKW zugeordneten - maßgeblichen Freimeldeabschnitte den Zustand "freigemeldet" verliert oder</w:t>
        <w:br/>
        <w:t>• bei vorhandenem WIG-Eintrag an der kreuzungsseitigen Verbindung einer der - der EKW zugeordneten - maßgeblichen Freimeldeabschnitte den Zustand "freigemeldet" verliert oder</w:t>
        <w:br/>
        <w:t>• bei nicht freigemeldetem bzw. nicht isoliertem Anschlussabschnitt an der weichenseitigen Verbindung einer der - der EKW zugeordneten - maßgeblichen Freimeldeabschnitte den Zustand "freigemeldet" verliert.</w:t>
      </w:r>
    </w:p>
    <w:p w14:paraId="79366A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BB229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EE3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4F906" w14:textId="77777777">
            <w:r>
              <w:t>MDSTW-23679</w:t>
            </w:r>
          </w:p>
        </w:tc>
      </w:tr>
      <w:tr w14:paraId="7732BE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6C60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76963" w14:textId="77777777">
            <w:r>
              <w:t>05_1237</w:t>
            </w:r>
          </w:p>
        </w:tc>
      </w:tr>
      <w:tr w14:paraId="039CD5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0DB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EDFA01" w14:textId="77777777">
            <w:r>
              <w:t>2813</w:t>
            </w:r>
          </w:p>
        </w:tc>
      </w:tr>
      <w:tr w14:paraId="3BA100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2E0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5D673" w14:textId="77777777"/>
        </w:tc>
      </w:tr>
      <w:tr w14:paraId="29D5D6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738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D4AA9" w14:textId="77777777">
            <w:r>
              <w:t>Draft</w:t>
            </w:r>
          </w:p>
        </w:tc>
      </w:tr>
      <w:tr w14:paraId="0AF22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BE3F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85ED6C" w14:textId="77777777">
            <w:r>
              <w:t>Muss</w:t>
            </w:r>
          </w:p>
        </w:tc>
      </w:tr>
      <w:tr w14:paraId="41B624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D8E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54CFD7" w14:textId="77777777">
            <w:r>
              <w:t>Funktion wird wie in der ELEKTRA 2 Baseline 29.40 realisiert zur Verfügung gestellt.</w:t>
            </w:r>
          </w:p>
        </w:tc>
      </w:tr>
      <w:tr w14:paraId="18AFAC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A041B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05D456" w14:textId="77777777"/>
        </w:tc>
      </w:tr>
      <w:tr w14:paraId="2F30A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2D8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A13A7" w14:textId="77777777">
            <w:r>
              <w:t>PV GA DIL OBB 1.0.0</w:t>
            </w:r>
          </w:p>
        </w:tc>
      </w:tr>
    </w:tbl>
    <w:p w14:paraId="77975AA1" w14:textId="77777777">
      <w:pPr>
        <w:spacing w:after="0" w:line="96" w:lineRule="auto"/>
      </w:pPr>
    </w:p>
    <w:p w14:paraId="047CBC5E" w14:textId="77777777">
      <w:pPr>
        <w:spacing w:after="0"/>
      </w:pPr>
      <w:r>
        <w:rPr>
          <w:vanish/>
        </w:rPr>
        <w:t>MLS_DSTW/MDSTW-23680</w:t>
      </w:r>
      <w:r>
        <w:rPr>
          <w:b/>
        </w:rPr>
        <w:t>18.10.0-3 In Abhängigkeit von einem beteiligten Element EKW ist der WIG-Eintrag...</w:t>
      </w:r>
      <w:r>
        <w:br/>
        <w:t>18.10.0-3 In Abhängigkeit von einem beteiligten Element EKW ist der WIG-Eintrag an seiner</w:t>
        <w:br/>
        <w:t>kreuzungsseitigen Verbindung zu setzen, sobald</w:t>
        <w:br/>
        <w:t>• bei vorhandenem WIG-Eintrag bzw. WIG-Hilfseintrag an der weichenseitigen Verbindung</w:t>
        <w:br/>
        <w:t>• bei Fehlen des Zustandes "freigemeldet" bei zumindest einem der - der EKW zugeordneten - maßgeblichen Freimeldeabschnitte, die verbindungsseitige Weiche die Überwachung der abweisenden (nicht in die Gleisverbindung führenden) Lage verliert, oder</w:t>
        <w:br/>
        <w:t>• bei Fehlen der Überwachung der abweisenden Lage der verbindungsseitigen Weiche, einer der - der EKW zugeordneten maßgeblichen Freimeldeabschnitte den Zustand "freigemeldet" verliert.</w:t>
        <w:br/>
        <w:t>• bei Fehlen des Zustandes "freigemeldet" bei zumindest einem der - der EKW zugeordneten - maßgeblichen Freimeldeabschnitte und Fehlen der Überwachung der abweisenden Lage der verbindungsseitigen Weiche</w:t>
        <w:br/>
        <w:t>• ein WIG-Eintrag oder WIG-Hilfseintrag an der weichenseitigen Verbindung gesetzt wird.</w:t>
        <w:br/>
        <w:t>​​</w:t>
      </w:r>
    </w:p>
    <w:p w14:paraId="405308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B324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D43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BAE85" w14:textId="77777777">
            <w:r>
              <w:t>MDSTW-23680</w:t>
            </w:r>
          </w:p>
        </w:tc>
      </w:tr>
      <w:tr w14:paraId="66145D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9F44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CC027" w14:textId="77777777">
            <w:r>
              <w:t>05_1238</w:t>
            </w:r>
          </w:p>
        </w:tc>
      </w:tr>
      <w:tr w14:paraId="62CE6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E6B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7DBF7" w14:textId="77777777">
            <w:r>
              <w:t>2814</w:t>
            </w:r>
          </w:p>
        </w:tc>
      </w:tr>
      <w:tr w14:paraId="439B20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10A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4681F" w14:textId="77777777"/>
        </w:tc>
      </w:tr>
      <w:tr w14:paraId="318F87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43C45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FCA46" w14:textId="77777777">
            <w:r>
              <w:t>Draft</w:t>
            </w:r>
          </w:p>
        </w:tc>
      </w:tr>
      <w:tr w14:paraId="6EC3CA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613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A0FFB" w14:textId="77777777">
            <w:r>
              <w:t>Muss</w:t>
            </w:r>
          </w:p>
        </w:tc>
      </w:tr>
      <w:tr w14:paraId="572C88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42F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EED34A" w14:textId="77777777">
            <w:r>
              <w:t>Funktion wird wie in der ELEKTRA 2 Baseline 29.40 realisiert zur Verfügung gestellt.</w:t>
            </w:r>
          </w:p>
        </w:tc>
      </w:tr>
      <w:tr w14:paraId="10560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8F1F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2C5AB" w14:textId="77777777"/>
        </w:tc>
      </w:tr>
      <w:tr w14:paraId="72994A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1E0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CCAB5" w14:textId="77777777">
            <w:r>
              <w:t>PV GA DIL OBB 1.0.0</w:t>
            </w:r>
          </w:p>
        </w:tc>
      </w:tr>
    </w:tbl>
    <w:p w14:paraId="7DDAA4BA" w14:textId="77777777">
      <w:pPr>
        <w:spacing w:after="0" w:line="96" w:lineRule="auto"/>
      </w:pPr>
    </w:p>
    <w:p w14:paraId="47EE71AD" w14:textId="77777777">
      <w:pPr>
        <w:pStyle w:val="Heading4"/>
        <w:divId w:val="412"/>
      </w:pPr>
      <w:bookmarkStart w:name="_Toc242172988" w:id="381"/>
      <w:r>
        <w:t>18.11 Beeinflussung der beteiligten Elemente durch einen WIG-Eintrag</w:t>
      </w:r>
      <w:bookmarkEnd w:id="381"/>
    </w:p>
    <w:p w14:paraId="218BC84D" w14:textId="77777777">
      <w:pPr>
        <w:spacing w:after="0"/>
      </w:pPr>
      <w:r>
        <w:rPr>
          <w:vanish/>
        </w:rPr>
        <w:t>MLS_DSTW/MDSTW-23681</w:t>
      </w:r>
      <w:r>
        <w:rPr>
          <w:b/>
        </w:rPr>
        <w:t>18.11.0-1 Eine Beeinflussung eines beteiligten Elements durch einen WIG-Eintrag...</w:t>
      </w:r>
      <w:r>
        <w:br/>
        <w:t>18.11.0-1 Eine Beeinflussung eines beteiligten Elements durch einen WIG-Eintrag erfolgt nur, wenn dieses Element in der Gleisverbindung nicht grenzfrei isoliert ist (siehe oben). D.h., die Beeinflussung erfolgt, je nach Anordnungsfall, entweder für eines der beteiligten Elemente, für beide oder für keines.</w:t>
        <w:br/>
        <w:t>​​</w:t>
      </w:r>
    </w:p>
    <w:p w14:paraId="0A8FEC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2811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7D2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A3F39" w14:textId="77777777">
            <w:r>
              <w:t>MDSTW-23681</w:t>
            </w:r>
          </w:p>
        </w:tc>
      </w:tr>
      <w:tr w14:paraId="39785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C75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7AA98" w14:textId="77777777">
            <w:r>
              <w:t>05_1240</w:t>
            </w:r>
          </w:p>
        </w:tc>
      </w:tr>
      <w:tr w14:paraId="49497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AE3C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4CE41" w14:textId="77777777">
            <w:r>
              <w:t>2816</w:t>
            </w:r>
          </w:p>
        </w:tc>
      </w:tr>
      <w:tr w14:paraId="1BCF0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0C4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099F5" w14:textId="77777777"/>
        </w:tc>
      </w:tr>
      <w:tr w14:paraId="0F610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62E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03369" w14:textId="77777777">
            <w:r>
              <w:t>Draft</w:t>
            </w:r>
          </w:p>
        </w:tc>
      </w:tr>
      <w:tr w14:paraId="2C7D65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DEE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CC139" w14:textId="77777777">
            <w:r>
              <w:t>Muss</w:t>
            </w:r>
          </w:p>
        </w:tc>
      </w:tr>
      <w:tr w14:paraId="363F66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E3A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8DB3D" w14:textId="77777777">
            <w:r>
              <w:t>Funktion wird wie in der ELEKTRA 2 Baseline 29.40 realisiert zur Verfügung gestellt.</w:t>
            </w:r>
          </w:p>
        </w:tc>
      </w:tr>
      <w:tr w14:paraId="2359F4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B8D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2A613" w14:textId="77777777"/>
        </w:tc>
      </w:tr>
      <w:tr w14:paraId="3BEDFD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100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B2818" w14:textId="77777777">
            <w:r>
              <w:t>PV GA DIL OBB 1.0.0</w:t>
            </w:r>
          </w:p>
        </w:tc>
      </w:tr>
    </w:tbl>
    <w:p w14:paraId="34308BEF" w14:textId="77777777">
      <w:pPr>
        <w:spacing w:after="0" w:line="96" w:lineRule="auto"/>
      </w:pPr>
    </w:p>
    <w:p w14:paraId="45750D57" w14:textId="77777777">
      <w:pPr>
        <w:spacing w:after="0"/>
      </w:pPr>
      <w:r>
        <w:rPr>
          <w:vanish/>
        </w:rPr>
        <w:t>MLS_DSTW/MDSTW-23682</w:t>
      </w:r>
      <w:r>
        <w:rPr>
          <w:b/>
        </w:rPr>
        <w:t>18.11.0-2 Die Beeinflussung des Elements bewirkt unabhängig vom Zustand der dies...</w:t>
      </w:r>
      <w:r>
        <w:br/>
        <w:t>18.11.0-2 Die Beeinflussung des Elements bewirkt unabhängig vom Zustand der diesem Element zugeordneten Freimeldeabschnitte für das Element den Zustand "nicht freigemeldet" mit entsprechender Rückwirkung auf Ausleuchtung und Umstellbarkeit sowie - wenn sich das Element im Fahrweg eingestellter Fahrstraßen befindet - auf deckende Signale. Es gibt jedoch keine Rückwirkung auf die Auflösung von Fahrstraßen.</w:t>
        <w:br/>
        <w:t>​​</w:t>
      </w:r>
    </w:p>
    <w:p w14:paraId="368DA1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80B7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26A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36F47" w14:textId="77777777">
            <w:r>
              <w:t>MDSTW-23682</w:t>
            </w:r>
          </w:p>
        </w:tc>
      </w:tr>
      <w:tr w14:paraId="74DB5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F547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59533E" w14:textId="77777777">
            <w:r>
              <w:t>05_1241</w:t>
            </w:r>
          </w:p>
        </w:tc>
      </w:tr>
      <w:tr w14:paraId="6788B3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1C78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F36DE" w14:textId="77777777">
            <w:r>
              <w:t>2817</w:t>
            </w:r>
          </w:p>
        </w:tc>
      </w:tr>
      <w:tr w14:paraId="570FA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808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3C741" w14:textId="77777777"/>
        </w:tc>
      </w:tr>
      <w:tr w14:paraId="6E1C49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6C7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0BD55" w14:textId="77777777">
            <w:r>
              <w:t>Draft</w:t>
            </w:r>
          </w:p>
        </w:tc>
      </w:tr>
      <w:tr w14:paraId="4C26D3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9B7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0B6F0" w14:textId="77777777">
            <w:r>
              <w:t>Muss</w:t>
            </w:r>
          </w:p>
        </w:tc>
      </w:tr>
      <w:tr w14:paraId="46418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C817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F1B27" w14:textId="77777777">
            <w:r>
              <w:t>Funktion wird wie in der ELEKTRA 2 Baseline 29.40 realisiert zur Verfügung gestellt.</w:t>
            </w:r>
          </w:p>
        </w:tc>
      </w:tr>
      <w:tr w14:paraId="2B3D1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F77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B2E662" w14:textId="77777777"/>
        </w:tc>
      </w:tr>
      <w:tr w14:paraId="555945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8DFDA9"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92D3D" w14:textId="77777777">
            <w:r>
              <w:t>PV GA DIL OBB 1.0.0</w:t>
            </w:r>
          </w:p>
        </w:tc>
      </w:tr>
    </w:tbl>
    <w:p w14:paraId="5CD64A6A" w14:textId="77777777">
      <w:pPr>
        <w:spacing w:after="0" w:line="96" w:lineRule="auto"/>
      </w:pPr>
    </w:p>
    <w:p w14:paraId="23F1B906" w14:textId="77777777">
      <w:pPr>
        <w:spacing w:after="0"/>
      </w:pPr>
      <w:r>
        <w:rPr>
          <w:vanish/>
        </w:rPr>
        <w:t>MLS_DSTW/MDSTW-23683</w:t>
      </w:r>
      <w:r>
        <w:rPr>
          <w:b/>
        </w:rPr>
        <w:t>18.11.0-3 Bei einer EKW beeinflusst ein kreuzungsseitiger WIG-Eintrag die parall...</w:t>
      </w:r>
      <w:r>
        <w:br/>
        <w:t>18.11.0-3 Bei einer EKW beeinflusst ein kreuzungsseitiger WIG-Eintrag die parallelliegende Weiche nicht.</w:t>
        <w:br/>
        <w:t>​​</w:t>
      </w:r>
    </w:p>
    <w:p w14:paraId="0B53DF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97E3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C3D6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56387" w14:textId="77777777">
            <w:r>
              <w:t>MDSTW-23683</w:t>
            </w:r>
          </w:p>
        </w:tc>
      </w:tr>
      <w:tr w14:paraId="2BEC1A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7F4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2C05EC" w14:textId="77777777">
            <w:r>
              <w:t>05_1242</w:t>
            </w:r>
          </w:p>
        </w:tc>
      </w:tr>
      <w:tr w14:paraId="1E97CE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DE2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9F4145" w14:textId="77777777">
            <w:r>
              <w:t>2818</w:t>
            </w:r>
          </w:p>
        </w:tc>
      </w:tr>
      <w:tr w14:paraId="4280F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E2AD8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80CD4" w14:textId="77777777"/>
        </w:tc>
      </w:tr>
      <w:tr w14:paraId="235EE5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502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0D4C2" w14:textId="77777777">
            <w:r>
              <w:t>Draft</w:t>
            </w:r>
          </w:p>
        </w:tc>
      </w:tr>
      <w:tr w14:paraId="39E968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B179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4E31A" w14:textId="77777777">
            <w:r>
              <w:t>Muss</w:t>
            </w:r>
          </w:p>
        </w:tc>
      </w:tr>
      <w:tr w14:paraId="571E6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ECA2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D6C3E" w14:textId="77777777">
            <w:r>
              <w:t>Funktion wird wie in der ELEKTRA 2 Baseline 29.40 realisiert zur Verfügung gestellt.</w:t>
            </w:r>
          </w:p>
        </w:tc>
      </w:tr>
      <w:tr w14:paraId="2C03CF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D9B4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9B9A6" w14:textId="77777777"/>
        </w:tc>
      </w:tr>
      <w:tr w14:paraId="1C4B0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2EC7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A2029E" w14:textId="77777777">
            <w:r>
              <w:t>PV GA DIL OBB 1.0.0</w:t>
            </w:r>
          </w:p>
        </w:tc>
      </w:tr>
    </w:tbl>
    <w:p w14:paraId="059B345A" w14:textId="77777777">
      <w:pPr>
        <w:spacing w:after="0" w:line="96" w:lineRule="auto"/>
      </w:pPr>
    </w:p>
    <w:p w14:paraId="2E340436" w14:textId="77777777">
      <w:pPr>
        <w:pStyle w:val="Heading4"/>
        <w:divId w:val="413"/>
      </w:pPr>
      <w:bookmarkStart w:name="_Toc242172989" w:id="382"/>
      <w:r>
        <w:t>18.12 Beeinflussung der beteiligten Elemente durch einen WIG-Hilfseintrag</w:t>
      </w:r>
      <w:bookmarkEnd w:id="382"/>
    </w:p>
    <w:p w14:paraId="1C926935" w14:textId="77777777">
      <w:pPr>
        <w:spacing w:after="0"/>
      </w:pPr>
      <w:r>
        <w:rPr>
          <w:vanish/>
        </w:rPr>
        <w:t>MLS_DSTW/MDSTW-23684</w:t>
      </w:r>
      <w:r>
        <w:rPr>
          <w:b/>
        </w:rPr>
        <w:t>18.12.0-1 Eine Beeinflussung eines beteiligten Elements durch einen WIG-Hilfsein...</w:t>
      </w:r>
      <w:r>
        <w:br/>
        <w:t>18.12.0-1 Eine Beeinflussung eines beteiligten Elements durch einen WIG-Hilfseintrag erfolgt nicht. Der WIG-Hilfseintrag bewirkt lediglich bei Vorliegen der oben genannten Zustandskombinationen einen WIG-Eintrag an der kreuzungsseitigen Verbindung einer EKW.</w:t>
        <w:br/>
        <w:t>​​</w:t>
      </w:r>
    </w:p>
    <w:p w14:paraId="37DAC4B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3546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9454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34907" w14:textId="77777777">
            <w:r>
              <w:t>MDSTW-23684</w:t>
            </w:r>
          </w:p>
        </w:tc>
      </w:tr>
      <w:tr w14:paraId="7FD161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4DF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648864" w14:textId="77777777">
            <w:r>
              <w:t>05_1244</w:t>
            </w:r>
          </w:p>
        </w:tc>
      </w:tr>
      <w:tr w14:paraId="137F3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892C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C46A7" w14:textId="77777777">
            <w:r>
              <w:t>2820</w:t>
            </w:r>
          </w:p>
        </w:tc>
      </w:tr>
      <w:tr w14:paraId="479769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AA8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C7454" w14:textId="77777777"/>
        </w:tc>
      </w:tr>
      <w:tr w14:paraId="6851E6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C841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61936" w14:textId="77777777">
            <w:r>
              <w:t>Draft</w:t>
            </w:r>
          </w:p>
        </w:tc>
      </w:tr>
      <w:tr w14:paraId="49909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08DF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53434" w14:textId="77777777">
            <w:r>
              <w:t>Muss</w:t>
            </w:r>
          </w:p>
        </w:tc>
      </w:tr>
      <w:tr w14:paraId="426AB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FF1B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AC816" w14:textId="77777777">
            <w:r>
              <w:t>Funktion wird wie in der ELEKTRA 2 Baseline 29.40 realisiert zur Verfügung gestellt.</w:t>
            </w:r>
          </w:p>
        </w:tc>
      </w:tr>
      <w:tr w14:paraId="75E17D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2BBB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70BEE" w14:textId="77777777"/>
        </w:tc>
      </w:tr>
      <w:tr w14:paraId="3290C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23C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CE16B" w14:textId="77777777">
            <w:r>
              <w:t>PV GA DIL OBB 1.0.0</w:t>
            </w:r>
          </w:p>
        </w:tc>
      </w:tr>
    </w:tbl>
    <w:p w14:paraId="76E63A67" w14:textId="77777777">
      <w:pPr>
        <w:spacing w:after="0" w:line="96" w:lineRule="auto"/>
      </w:pPr>
    </w:p>
    <w:p w14:paraId="795B77F4" w14:textId="77777777">
      <w:pPr>
        <w:pStyle w:val="Heading4"/>
        <w:divId w:val="414"/>
      </w:pPr>
      <w:bookmarkStart w:name="_Toc242172990" w:id="383"/>
      <w:r>
        <w:t>18.13 Löschung des WIG-Eintrages</w:t>
      </w:r>
      <w:bookmarkEnd w:id="383"/>
    </w:p>
    <w:p w14:paraId="4515B344" w14:textId="77777777">
      <w:pPr>
        <w:spacing w:after="0"/>
      </w:pPr>
      <w:r>
        <w:rPr>
          <w:vanish/>
        </w:rPr>
        <w:t>MLS_DSTW/MDSTW-23685</w:t>
      </w:r>
      <w:r>
        <w:rPr>
          <w:b/>
        </w:rPr>
        <w:t>18.13.0-1 Die Löschung eines WIG-Eintrages erfolgt dann, wenn bei beiden beteili...</w:t>
      </w:r>
      <w:r>
        <w:br/>
        <w:t>18.13.0-1 Die Löschung eines WIG-Eintrages erfolgt dann, wenn bei beiden beteiligten Elementen alle maßgeblichen Freimeldeabschnitte gleichzeitig den Zustand "freigemeldet" aufweisen.</w:t>
        <w:br/>
        <w:t>​​</w:t>
      </w:r>
    </w:p>
    <w:p w14:paraId="6C8B19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61C0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345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29E5B" w14:textId="77777777">
            <w:r>
              <w:t>MDSTW-23685</w:t>
            </w:r>
          </w:p>
        </w:tc>
      </w:tr>
      <w:tr w14:paraId="1EE54E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43DCF"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42110" w14:textId="77777777">
            <w:r>
              <w:t>05_1246</w:t>
            </w:r>
          </w:p>
        </w:tc>
      </w:tr>
      <w:tr w14:paraId="5A23E2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2663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7D785" w14:textId="77777777">
            <w:r>
              <w:t>2822</w:t>
            </w:r>
          </w:p>
        </w:tc>
      </w:tr>
      <w:tr w14:paraId="0E238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6090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4A4CF" w14:textId="77777777"/>
        </w:tc>
      </w:tr>
      <w:tr w14:paraId="4A8A34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A13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FEF859" w14:textId="77777777">
            <w:r>
              <w:t>Draft</w:t>
            </w:r>
          </w:p>
        </w:tc>
      </w:tr>
      <w:tr w14:paraId="1336D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FB2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9CF69" w14:textId="77777777">
            <w:r>
              <w:t>Muss</w:t>
            </w:r>
          </w:p>
        </w:tc>
      </w:tr>
      <w:tr w14:paraId="4813AD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B90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62DB1" w14:textId="77777777">
            <w:r>
              <w:t>Funktion wird wie in der ELEKTRA 2 Baseline 29.40 realisiert zur Verfügung gestellt.</w:t>
            </w:r>
          </w:p>
        </w:tc>
      </w:tr>
      <w:tr w14:paraId="59953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E0C0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D7BDB" w14:textId="77777777"/>
        </w:tc>
      </w:tr>
      <w:tr w14:paraId="38BFC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3A75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6747D" w14:textId="77777777">
            <w:r>
              <w:t>PV GA DIL OBB 1.0.0</w:t>
            </w:r>
          </w:p>
        </w:tc>
      </w:tr>
    </w:tbl>
    <w:p w14:paraId="2FC50BD1" w14:textId="77777777">
      <w:pPr>
        <w:spacing w:after="0" w:line="96" w:lineRule="auto"/>
      </w:pPr>
    </w:p>
    <w:p w14:paraId="356328D1" w14:textId="77777777">
      <w:pPr>
        <w:pStyle w:val="Heading4"/>
        <w:divId w:val="415"/>
      </w:pPr>
      <w:bookmarkStart w:name="_Toc242172991" w:id="384"/>
      <w:r>
        <w:t>18.14 Löschung des WIG-Hilfseintrages</w:t>
      </w:r>
      <w:bookmarkEnd w:id="384"/>
    </w:p>
    <w:p w14:paraId="3821B63D" w14:textId="77777777">
      <w:pPr>
        <w:spacing w:after="0"/>
      </w:pPr>
      <w:r>
        <w:rPr>
          <w:vanish/>
        </w:rPr>
        <w:t>MLS_DSTW/MDSTW-23686</w:t>
      </w:r>
      <w:r>
        <w:rPr>
          <w:b/>
        </w:rPr>
        <w:t>18.14.0-1 Die Löschung eines WIG-Hilfseintrages erfolgt dann, wenn bei der betre...</w:t>
      </w:r>
      <w:r>
        <w:br/>
        <w:t>18.14.0-1 Die Löschung eines WIG-Hilfseintrages erfolgt dann, wenn bei der betreffenden EKW alle maßgeblichen Freimeldeabschnitte gleichzeitig den Zustand "freigemeldet" aufweisen.</w:t>
        <w:br/>
        <w:t>​​</w:t>
      </w:r>
    </w:p>
    <w:p w14:paraId="005913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67BF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520C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93520" w14:textId="77777777">
            <w:r>
              <w:t>MDSTW-23686</w:t>
            </w:r>
          </w:p>
        </w:tc>
      </w:tr>
      <w:tr w14:paraId="4ABB2A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4B8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37062" w14:textId="77777777">
            <w:r>
              <w:t>05_1248</w:t>
            </w:r>
          </w:p>
        </w:tc>
      </w:tr>
      <w:tr w14:paraId="10BC69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A30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94802" w14:textId="77777777">
            <w:r>
              <w:t>2824</w:t>
            </w:r>
          </w:p>
        </w:tc>
      </w:tr>
      <w:tr w14:paraId="5924FE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1E34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C6AAB" w14:textId="77777777"/>
        </w:tc>
      </w:tr>
      <w:tr w14:paraId="1CA2F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499A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70F4F" w14:textId="77777777">
            <w:r>
              <w:t>Draft</w:t>
            </w:r>
          </w:p>
        </w:tc>
      </w:tr>
      <w:tr w14:paraId="38035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576F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12C75" w14:textId="77777777">
            <w:r>
              <w:t>Muss</w:t>
            </w:r>
          </w:p>
        </w:tc>
      </w:tr>
      <w:tr w14:paraId="7B1F54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F915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7922C" w14:textId="77777777">
            <w:r>
              <w:t>Funktion wird wie in der ELEKTRA 2 Baseline 29.40 realisiert zur Verfügung gestellt.</w:t>
            </w:r>
          </w:p>
        </w:tc>
      </w:tr>
      <w:tr w14:paraId="7C10D3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063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A266C" w14:textId="77777777"/>
        </w:tc>
      </w:tr>
      <w:tr w14:paraId="74E7F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DCB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F9730" w14:textId="77777777">
            <w:r>
              <w:t>PV GA DIL OBB 1.0.0</w:t>
            </w:r>
          </w:p>
        </w:tc>
      </w:tr>
    </w:tbl>
    <w:p w14:paraId="02E0FC48" w14:textId="77777777">
      <w:pPr>
        <w:spacing w:after="0" w:line="96" w:lineRule="auto"/>
      </w:pPr>
    </w:p>
    <w:p w14:paraId="0C3B1A92" w14:textId="77777777">
      <w:pPr>
        <w:pStyle w:val="Heading4"/>
        <w:divId w:val="416"/>
      </w:pPr>
      <w:bookmarkStart w:name="_Toc242172992" w:id="385"/>
      <w:r>
        <w:t>18.15 Weitere Elemente zwischen den beiden am WIG Fall beteiligten Elementen</w:t>
      </w:r>
      <w:bookmarkEnd w:id="385"/>
    </w:p>
    <w:p w14:paraId="5277004C" w14:textId="77777777">
      <w:pPr>
        <w:spacing w:after="0"/>
      </w:pPr>
      <w:r>
        <w:rPr>
          <w:vanish/>
        </w:rPr>
        <w:t>MLS_DSTW/MDSTW-23687</w:t>
      </w:r>
      <w:r>
        <w:rPr>
          <w:b/>
        </w:rPr>
        <w:t>18.15.0-1 Eine Beeinflussung eines unbeteiligten Elements durch einen WIG-Eintra...</w:t>
      </w:r>
      <w:r>
        <w:br/>
        <w:t>18.15.0-1 Eine Beeinflussung eines unbeteiligten Elements durch einen WIG-Eintrag erfolgt dann, wenn diese Beeinflussung projektiert wurde. Diesfalls werden nach Bild 5.7.1-3 in ID 05_1258 nicht die Weichen 1 und 3 sondern die Weichen 1 und 2 als am WIG Fall beteiligten Elemente projektiert. Als beeinflusstes Element wird zusätzlich die Weiche 3 projektiert.</w:t>
        <w:br/>
        <w:t>​​</w:t>
      </w:r>
    </w:p>
    <w:p w14:paraId="3A5349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3A2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1E5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C9699" w14:textId="77777777">
            <w:r>
              <w:t>MDSTW-23687</w:t>
            </w:r>
          </w:p>
        </w:tc>
      </w:tr>
      <w:tr w14:paraId="37FADF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7C9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B0C178" w14:textId="77777777">
            <w:r>
              <w:t>05_1250</w:t>
            </w:r>
          </w:p>
        </w:tc>
      </w:tr>
      <w:tr w14:paraId="52564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6D5D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B9AE09" w14:textId="77777777">
            <w:r>
              <w:t>2826</w:t>
            </w:r>
          </w:p>
        </w:tc>
      </w:tr>
      <w:tr w14:paraId="2EF47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F18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F5BE1" w14:textId="77777777"/>
        </w:tc>
      </w:tr>
      <w:tr w14:paraId="5F8B53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679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602C2C" w14:textId="77777777">
            <w:r>
              <w:t>Draft</w:t>
            </w:r>
          </w:p>
        </w:tc>
      </w:tr>
      <w:tr w14:paraId="01ADF1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0D36D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DF507" w14:textId="77777777">
            <w:r>
              <w:t>Muss</w:t>
            </w:r>
          </w:p>
        </w:tc>
      </w:tr>
      <w:tr w14:paraId="430F6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39AF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C002B" w14:textId="77777777">
            <w:r>
              <w:t>Funktion wird wie in der ELEKTRA 2 Baseline 29.40 realisiert zur Verfügung gestellt.</w:t>
            </w:r>
          </w:p>
        </w:tc>
      </w:tr>
      <w:tr w14:paraId="575512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97B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14370" w14:textId="77777777"/>
        </w:tc>
      </w:tr>
      <w:tr w14:paraId="228705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1776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6F651E" w14:textId="77777777">
            <w:r>
              <w:t>PV GA DIL OBB 1.0.0</w:t>
            </w:r>
          </w:p>
        </w:tc>
      </w:tr>
    </w:tbl>
    <w:p w14:paraId="30EC7093" w14:textId="77777777">
      <w:pPr>
        <w:spacing w:after="0" w:line="96" w:lineRule="auto"/>
      </w:pPr>
    </w:p>
    <w:p w14:paraId="79A79163" w14:textId="77777777">
      <w:pPr>
        <w:spacing w:after="0"/>
      </w:pPr>
      <w:r>
        <w:rPr>
          <w:vanish/>
        </w:rPr>
        <w:t>MLS_DSTW/MDSTW-23688</w:t>
      </w:r>
      <w:r>
        <w:rPr>
          <w:b/>
        </w:rPr>
        <w:t>18.15.0-2 Die Beeinflussung des Elements bewirkt unabhängig vom Zustand der dies...</w:t>
      </w:r>
      <w:r>
        <w:br/>
        <w:t>18.15.0-2 Die Beeinflussung des Elements bewirkt unabhängig vom Zustand der diesem Element zugeordneten Freimeldeabschnitte für das Element den Zustand "nicht freigemeldet" mit entsprechender Rückwirkung auf Ausleuchtung und Umstellbarkeit sowie - wenn sich das Element im Fahrweg eingestellter Fahrstraßen befindet - auf deckende Signale. Es gibt jedoch keine Rückwirkung auf die Auflösung von Fahrstraßen.</w:t>
        <w:br/>
        <w:t>​​</w:t>
      </w:r>
    </w:p>
    <w:p w14:paraId="2C8188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9383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F30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9E2237" w14:textId="77777777">
            <w:r>
              <w:t>MDSTW-23688</w:t>
            </w:r>
          </w:p>
        </w:tc>
      </w:tr>
      <w:tr w14:paraId="15B5E8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784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49E3D4" w14:textId="77777777">
            <w:r>
              <w:t>05_1251</w:t>
            </w:r>
          </w:p>
        </w:tc>
      </w:tr>
      <w:tr w14:paraId="2DD27D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6632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7DE92" w14:textId="77777777">
            <w:r>
              <w:t>2827</w:t>
            </w:r>
          </w:p>
        </w:tc>
      </w:tr>
      <w:tr w14:paraId="5B1A5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9F8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01535" w14:textId="77777777"/>
        </w:tc>
      </w:tr>
      <w:tr w14:paraId="74EA5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0CEB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815D5" w14:textId="77777777">
            <w:r>
              <w:t>Draft</w:t>
            </w:r>
          </w:p>
        </w:tc>
      </w:tr>
      <w:tr w14:paraId="506BC6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DBB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21C7C" w14:textId="77777777">
            <w:r>
              <w:t>Muss</w:t>
            </w:r>
          </w:p>
        </w:tc>
      </w:tr>
      <w:tr w14:paraId="1887D3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A21D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EFE8A" w14:textId="77777777">
            <w:r>
              <w:t>Funktion wird wie in der ELEKTRA 2 Baseline 29.40 realisiert zur Verfügung gestellt.</w:t>
            </w:r>
          </w:p>
        </w:tc>
      </w:tr>
      <w:tr w14:paraId="40D7B7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ED2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E0EBA" w14:textId="77777777"/>
        </w:tc>
      </w:tr>
      <w:tr w14:paraId="7E7A00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AD89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CCBF9" w14:textId="77777777">
            <w:r>
              <w:t>PV GA DIL OBB 1.0.0</w:t>
            </w:r>
          </w:p>
        </w:tc>
      </w:tr>
    </w:tbl>
    <w:p w14:paraId="296D3273" w14:textId="77777777">
      <w:pPr>
        <w:spacing w:after="0" w:line="96" w:lineRule="auto"/>
      </w:pPr>
    </w:p>
    <w:p w14:paraId="5D353C05" w14:textId="77777777">
      <w:pPr>
        <w:spacing w:after="0"/>
      </w:pPr>
      <w:r>
        <w:rPr>
          <w:vanish/>
        </w:rPr>
        <w:t>MLS_DSTW/MDSTW-23689</w:t>
      </w:r>
      <w:r>
        <w:rPr>
          <w:b/>
        </w:rPr>
        <w:t>18.15.0-3 Die Löschung eines WIG-Eintrages erfolgt dann, wenn bei allen beteilig...</w:t>
      </w:r>
      <w:r>
        <w:br/>
        <w:t>18.15.0-3 Die Löschung eines WIG-Eintrages erfolgt dann, wenn bei allen beteiligten Elementen (auch den als am WIG-Fall beteiligt projektierten) alle maßgeblichen Freimeldeabschnitte gleichzeitig den Zustand "freigemeldet" aufweisen.</w:t>
        <w:br/>
        <w:t>​​</w:t>
      </w:r>
    </w:p>
    <w:p w14:paraId="5E4C68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FD6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94B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5DFF3" w14:textId="77777777">
            <w:r>
              <w:t>MDSTW-23689</w:t>
            </w:r>
          </w:p>
        </w:tc>
      </w:tr>
      <w:tr w14:paraId="66490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756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B7734" w14:textId="77777777">
            <w:r>
              <w:t>05_1252</w:t>
            </w:r>
          </w:p>
        </w:tc>
      </w:tr>
      <w:tr w14:paraId="2CA09A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ABA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AC551" w14:textId="77777777">
            <w:r>
              <w:t>2828</w:t>
            </w:r>
          </w:p>
        </w:tc>
      </w:tr>
      <w:tr w14:paraId="2CCBE3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0436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37768E" w14:textId="77777777"/>
        </w:tc>
      </w:tr>
      <w:tr w14:paraId="778DC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E19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7F0CD" w14:textId="77777777">
            <w:r>
              <w:t>Draft</w:t>
            </w:r>
          </w:p>
        </w:tc>
      </w:tr>
      <w:tr w14:paraId="720550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E42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7B0897" w14:textId="77777777">
            <w:r>
              <w:t>Muss</w:t>
            </w:r>
          </w:p>
        </w:tc>
      </w:tr>
      <w:tr w14:paraId="5B4498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F357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0C50F" w14:textId="77777777">
            <w:r>
              <w:t>Funktion wird wie in der ELEKTRA 2 Baseline 29.40 realisiert zur Verfügung gestellt.</w:t>
            </w:r>
          </w:p>
        </w:tc>
      </w:tr>
      <w:tr w14:paraId="751C3D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8B29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65F8C" w14:textId="77777777"/>
        </w:tc>
      </w:tr>
      <w:tr w14:paraId="05B15C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806C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35C1B" w14:textId="77777777">
            <w:r>
              <w:t>PV GA DIL OBB 1.0.0</w:t>
            </w:r>
          </w:p>
        </w:tc>
      </w:tr>
    </w:tbl>
    <w:p w14:paraId="0036EC3A" w14:textId="77777777">
      <w:pPr>
        <w:spacing w:after="0" w:line="96" w:lineRule="auto"/>
      </w:pPr>
    </w:p>
    <w:p w14:paraId="5611305B" w14:textId="77777777">
      <w:r>
        <w:rPr>
          <w:vanish/>
        </w:rPr>
        <w:t>MLS_DSTW/MDSTW-23690</w:t>
      </w:r>
      <w:r>
        <w:t>18.15.0-4 Anwendungsbeispiel Villach:</w:t>
        <w:br/>
        <w:t>Beeinflussung von W111 durch WIG-Eintrag in Gleisverbindung zwischen Kr123 und Kr122.</w:t>
        <w:br/>
        <w:t>​​</w:t>
      </w:r>
    </w:p>
    <w:p w14:paraId="6C78F1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B492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BCC1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2404B" w14:textId="77777777">
            <w:r>
              <w:t>1910</w:t>
            </w:r>
          </w:p>
        </w:tc>
      </w:tr>
      <w:tr w14:paraId="1252D1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E12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F4765" w14:textId="77777777">
            <w:r>
              <w:t>MDSTW-23690</w:t>
            </w:r>
          </w:p>
        </w:tc>
      </w:tr>
      <w:tr w14:paraId="734FFC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46C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2DFC8" w14:textId="77777777">
            <w:r>
              <w:t>2829</w:t>
            </w:r>
          </w:p>
        </w:tc>
      </w:tr>
      <w:tr w14:paraId="24B7F9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A356E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4A1943" w14:textId="77777777">
            <w:r>
              <w:t>05_1253</w:t>
            </w:r>
          </w:p>
        </w:tc>
      </w:tr>
    </w:tbl>
    <w:p w14:paraId="40E7CAFF" w14:textId="77777777">
      <w:pPr>
        <w:spacing w:after="0" w:line="96" w:lineRule="auto"/>
      </w:pPr>
    </w:p>
    <w:p w14:paraId="176365AA" w14:textId="77777777">
      <w:r>
        <w:rPr>
          <w:vanish/>
        </w:rPr>
        <w:t>MLS_DSTW/MDSTW-23691</w:t>
      </w:r>
      <w:r>
        <w:t>18.15.0-5 &lt;Bild 5.7.4.9-1&gt;</w:t>
        <w:br/>
        <w:t>​​</w:t>
      </w:r>
    </w:p>
    <w:p w14:paraId="5B3FFA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A63F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6AC55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2354F" w14:textId="77777777">
            <w:r>
              <w:t>1911</w:t>
            </w:r>
          </w:p>
        </w:tc>
      </w:tr>
      <w:tr w14:paraId="18F3B5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1BD6F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1FBBF" w14:textId="77777777">
            <w:r>
              <w:t>MDSTW-23691</w:t>
            </w:r>
          </w:p>
        </w:tc>
      </w:tr>
      <w:tr w14:paraId="5FD33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EF3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EE8BB" w14:textId="77777777">
            <w:r>
              <w:t>2830</w:t>
            </w:r>
          </w:p>
        </w:tc>
      </w:tr>
      <w:tr w14:paraId="3D06B1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476A7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C55DC" w14:textId="77777777">
            <w:r>
              <w:t>05_1265</w:t>
            </w:r>
          </w:p>
        </w:tc>
      </w:tr>
    </w:tbl>
    <w:p w14:paraId="44DC7653" w14:textId="77777777">
      <w:pPr>
        <w:spacing w:after="0" w:line="96" w:lineRule="auto"/>
      </w:pPr>
    </w:p>
    <w:p w14:paraId="58B41482" w14:textId="77777777">
      <w:pPr>
        <w:pStyle w:val="Heading2"/>
        <w:divId w:val="417"/>
      </w:pPr>
      <w:bookmarkStart w:name="_Toc242172993" w:id="386"/>
      <w:r>
        <w:t>D2.6 Teilpflichtenheft Teilsystem Weiche</w:t>
      </w:r>
      <w:bookmarkEnd w:id="386"/>
    </w:p>
    <w:p w14:paraId="0F83AE93" w14:textId="77777777">
      <w:pPr>
        <w:pStyle w:val="Heading3"/>
        <w:divId w:val="418"/>
      </w:pPr>
      <w:bookmarkStart w:name="_Toc242172994" w:id="387"/>
      <w:r>
        <w:t>1.1 Allgemeine Anforderungen</w:t>
      </w:r>
      <w:bookmarkEnd w:id="387"/>
    </w:p>
    <w:p w14:paraId="49CCEDBB" w14:textId="77777777">
      <w:r>
        <w:rPr>
          <w:vanish/>
        </w:rPr>
        <w:t>MLS_DSTW/MDSTW-23697</w:t>
      </w:r>
      <w:r>
        <w:t>1.1.0-1 Die logische und funktionale Systemgrenze des Teilsystems Weiche ist in der folgenden Abbildung dargestellt.</w:t>
        <w:br/>
        <w:t>​​</w:t>
      </w:r>
    </w:p>
    <w:p w14:paraId="55C8FE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CC27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E56B2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B8F7A" w14:textId="77777777">
            <w:r>
              <w:t>1914</w:t>
            </w:r>
          </w:p>
        </w:tc>
      </w:tr>
      <w:tr w14:paraId="3D496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337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DB79B" w14:textId="77777777">
            <w:r>
              <w:t>MDSTW-23697</w:t>
            </w:r>
          </w:p>
        </w:tc>
      </w:tr>
      <w:tr w14:paraId="60E952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73B6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1D5F1" w14:textId="77777777">
            <w:r>
              <w:t>4158</w:t>
            </w:r>
          </w:p>
        </w:tc>
      </w:tr>
      <w:tr w14:paraId="1ADA9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92F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7C197" w14:textId="77777777">
            <w:r>
              <w:t>06_15</w:t>
            </w:r>
          </w:p>
        </w:tc>
      </w:tr>
    </w:tbl>
    <w:p w14:paraId="4ECC5B68" w14:textId="77777777">
      <w:pPr>
        <w:spacing w:after="0" w:line="96" w:lineRule="auto"/>
      </w:pPr>
    </w:p>
    <w:p w14:paraId="10DB7362" w14:textId="77777777">
      <w:r>
        <w:rPr>
          <w:vanish/>
        </w:rPr>
        <w:t>MLS_DSTW/MDSTW-23698</w:t>
      </w:r>
      <w:r>
        <w:t>1.1.0-2 &lt;Bild&gt;</w:t>
        <w:br/>
        <w:t>​​</w:t>
      </w:r>
    </w:p>
    <w:p w14:paraId="4DE63E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C9A76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54F1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8EE4B" w14:textId="77777777">
            <w:r>
              <w:t>1915</w:t>
            </w:r>
          </w:p>
        </w:tc>
      </w:tr>
      <w:tr w14:paraId="43554E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3BE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5FE9C" w14:textId="77777777">
            <w:r>
              <w:t>MDSTW-23698</w:t>
            </w:r>
          </w:p>
        </w:tc>
      </w:tr>
      <w:tr w14:paraId="7F2D00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3E8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4C101" w14:textId="77777777">
            <w:r>
              <w:t>4159</w:t>
            </w:r>
          </w:p>
        </w:tc>
      </w:tr>
      <w:tr w14:paraId="13179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AD7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36147" w14:textId="77777777">
            <w:r>
              <w:t>06_47</w:t>
            </w:r>
          </w:p>
        </w:tc>
      </w:tr>
    </w:tbl>
    <w:p w14:paraId="0C325AA3" w14:textId="77777777">
      <w:pPr>
        <w:spacing w:after="0" w:line="96" w:lineRule="auto"/>
      </w:pPr>
    </w:p>
    <w:p w14:paraId="02CBD0BF" w14:textId="77777777">
      <w:pPr>
        <w:spacing w:after="0"/>
      </w:pPr>
      <w:r>
        <w:rPr>
          <w:vanish/>
        </w:rPr>
        <w:t>MLS_DSTW/MDSTW-23699</w:t>
      </w:r>
      <w:r>
        <w:rPr>
          <w:b/>
        </w:rPr>
        <w:t>1.1.0-3 Das Teilsystem Weiche muss entsprechend des LH Weichenantrieb V1.02, der...</w:t>
      </w:r>
      <w:r>
        <w:br/>
        <w:t>1.1.0-3 Das Teilsystem Weiche muss entsprechend des LH Weichenantrieb V1.02, der Requirements Specification Subsystem Point und der Anforderungen dieses Lastenhefts ausgeführt werden.</w:t>
        <w:br/>
        <w:t>​​</w:t>
      </w:r>
    </w:p>
    <w:p w14:paraId="6013E55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3D20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51E5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592CA" w14:textId="77777777">
            <w:r>
              <w:t>MDSTW-23699</w:t>
            </w:r>
          </w:p>
        </w:tc>
      </w:tr>
      <w:tr w14:paraId="02C41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70F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E7FA7" w14:textId="77777777">
            <w:r>
              <w:t>06_17</w:t>
            </w:r>
          </w:p>
        </w:tc>
      </w:tr>
      <w:tr w14:paraId="7B89B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C5A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3FACF" w14:textId="77777777">
            <w:r>
              <w:t>4160</w:t>
            </w:r>
          </w:p>
        </w:tc>
      </w:tr>
      <w:tr w14:paraId="028A0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BF1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E2B6C2" w14:textId="77777777">
            <w:r>
              <w:t>[18], [30]</w:t>
            </w:r>
          </w:p>
        </w:tc>
      </w:tr>
      <w:tr w14:paraId="276C80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F71F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F52E9" w14:textId="77777777">
            <w:r>
              <w:t>Draft</w:t>
            </w:r>
          </w:p>
        </w:tc>
      </w:tr>
      <w:tr w14:paraId="45020C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6390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6539A" w14:textId="77777777">
            <w:r>
              <w:t>Muss</w:t>
            </w:r>
          </w:p>
        </w:tc>
      </w:tr>
      <w:tr w14:paraId="61D7A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99A3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4B243" w14:textId="77777777">
            <w:r>
              <w:t>Das Subsystem Point unterstützt die im Requirement geforderten Daten und Funktionen gemäß Eu.Doc. 36 auf Basis der vertraglich vereinbarten EULYNX Baseline 4 Release 4.</w:t>
              <w:br/>
              <w:br/>
              <w:t>Das Teilsystem Weiche wird nach dem LH Weichenantrieb V1.02 umgesetzt.</w:t>
            </w:r>
          </w:p>
        </w:tc>
      </w:tr>
      <w:tr w14:paraId="3CE418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926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A747F" w14:textId="77777777">
            <w:r>
              <w:t>Die Umsetzung umfasst die für die angebotene Weichenarchitektur anwendbaren verpflichtenden Anforderungen und Funktionspakete. Optionale und projektspezifische Funktionen sind nur enthalten, soweit sie ausdrücklich vereinbart sind.</w:t>
            </w:r>
          </w:p>
        </w:tc>
      </w:tr>
      <w:tr w14:paraId="7BAFBB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939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69144" w14:textId="77777777">
            <w:r>
              <w:t>PV GA DIL OBB 1.0.0</w:t>
            </w:r>
          </w:p>
        </w:tc>
      </w:tr>
    </w:tbl>
    <w:p w14:paraId="1FB3BA93" w14:textId="77777777">
      <w:pPr>
        <w:spacing w:after="0" w:line="96" w:lineRule="auto"/>
      </w:pPr>
    </w:p>
    <w:p w14:paraId="4D096082" w14:textId="77777777">
      <w:pPr>
        <w:spacing w:after="0"/>
      </w:pPr>
      <w:r>
        <w:rPr>
          <w:vanish/>
        </w:rPr>
        <w:t>MLS_DSTW/MDSTW-23700</w:t>
      </w:r>
      <w:r>
        <w:rPr>
          <w:b/>
        </w:rPr>
        <w:t>1.1.0-4 Das Teilsystem Weiche muss so realisiert werden, dass alle für die Übert...</w:t>
      </w:r>
      <w:r>
        <w:br/>
        <w:t>1.1.0-4 Das Teilsystem Weiche muss so realisiert werden, dass alle für die Übertragung der Daten an der Schnittstelle SDI-P notwendigen Parameter aufgenommen werden.</w:t>
        <w:br/>
        <w:t>​​</w:t>
      </w:r>
    </w:p>
    <w:p w14:paraId="7BC843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19E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365E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89931" w14:textId="77777777">
            <w:r>
              <w:t>MDSTW-23700</w:t>
            </w:r>
          </w:p>
        </w:tc>
      </w:tr>
      <w:tr w14:paraId="5C98B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A40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052E3" w14:textId="77777777">
            <w:r>
              <w:t>06_18</w:t>
            </w:r>
          </w:p>
        </w:tc>
      </w:tr>
      <w:tr w14:paraId="1DE894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467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C45B20" w14:textId="77777777">
            <w:r>
              <w:t>4161</w:t>
            </w:r>
          </w:p>
        </w:tc>
      </w:tr>
      <w:tr w14:paraId="0DCD43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781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2E3E3" w14:textId="77777777">
            <w:r>
              <w:t>[7]</w:t>
            </w:r>
          </w:p>
        </w:tc>
      </w:tr>
      <w:tr w14:paraId="72C4E6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8018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F7EEB" w14:textId="77777777">
            <w:r>
              <w:t>Draft</w:t>
            </w:r>
          </w:p>
        </w:tc>
      </w:tr>
      <w:tr w14:paraId="5C977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2CA4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7885E" w14:textId="77777777">
            <w:r>
              <w:t>Muss</w:t>
            </w:r>
          </w:p>
        </w:tc>
      </w:tr>
      <w:tr w14:paraId="2D6E76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E3E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37224" w14:textId="77777777">
            <w:commentRangeStart w:id="2557062"/>
            <w:r>
              <w:t>Das Subsystem Point stellt die vereinbarten Diagnose- und Zustandsinformationen gemäß Eu.Doc. 80 auf Basis der vertraglich vereinbarten EULYNX Baseline 4 Release 4 über SDI-P bereit. In Stufe 1 wird PULSE als temporäre Gegenstelle für Integration und Verifikation verwendet.</w:t>
            </w:r>
            <w:commentRangeEnd w:id="2557062"/>
            <w:r>
              <w:rPr>
                <w:rStyle w:val="CommentReference"/>
              </w:rPr>
              <w:commentReference w:id="2557062"/>
            </w:r>
          </w:p>
        </w:tc>
      </w:tr>
      <w:tr w14:paraId="49453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D27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889A4" w14:textId="77777777">
            <w:r>
              <w:t>Die spätere Anbindung an die DDSP erfolgt auf Basis derselben freigegebenen SDI-P-Schnittstellenbaseline. Die vollständige End-to-End-Integration setzt voraus, dass die DDSP die vereinbarten Dienste und Datenmodelle unterstützt. Abweichungen der DDSP gegenüber der freigegebenen Baseline sind gesondert zu bewerten.</w:t>
            </w:r>
          </w:p>
        </w:tc>
      </w:tr>
      <w:tr w14:paraId="29198C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F31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4478C" w14:textId="77777777">
            <w:r>
              <w:t>PV GA DIL OBB 1.0.0</w:t>
            </w:r>
          </w:p>
        </w:tc>
      </w:tr>
    </w:tbl>
    <w:p w14:paraId="54250953" w14:textId="77777777">
      <w:pPr>
        <w:spacing w:after="0" w:line="96" w:lineRule="auto"/>
      </w:pPr>
    </w:p>
    <w:p w14:paraId="2BE38BD9" w14:textId="77777777">
      <w:pPr>
        <w:spacing w:after="0"/>
      </w:pPr>
      <w:r>
        <w:rPr>
          <w:vanish/>
        </w:rPr>
        <w:t>MLS_DSTW/MDSTW-23701</w:t>
      </w:r>
      <w:r>
        <w:rPr>
          <w:b/>
        </w:rPr>
        <w:t>1.1.0-5 Zusätzlich zu den in der SDI-P festgelegten Daten muss das System an der...</w:t>
      </w:r>
      <w:r>
        <w:br/>
        <w:t>1.1.0-5 Zusätzlich zu den in der SDI-P festgelegten Daten muss das System an derselben Schnittstelle die Betriebsstunden in Stunden und Dezimalstunden (h) des Object Controllers zählen und übertragen.</w:t>
        <w:br/>
        <w:t>​​</w:t>
      </w:r>
    </w:p>
    <w:p w14:paraId="5378BD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00E8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5F8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A4E0C" w14:textId="77777777">
            <w:r>
              <w:t>MDSTW-23701</w:t>
            </w:r>
          </w:p>
        </w:tc>
      </w:tr>
      <w:tr w14:paraId="0928E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6E4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8D890" w14:textId="77777777">
            <w:r>
              <w:t>06_19</w:t>
            </w:r>
          </w:p>
        </w:tc>
      </w:tr>
      <w:tr w14:paraId="68177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E4EA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C6ABB" w14:textId="77777777">
            <w:r>
              <w:t>4162</w:t>
            </w:r>
          </w:p>
        </w:tc>
      </w:tr>
      <w:tr w14:paraId="534679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DB7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EB1C4" w14:textId="77777777"/>
        </w:tc>
      </w:tr>
      <w:tr w14:paraId="6442CF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AE3B6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96CE2" w14:textId="77777777">
            <w:r>
              <w:t>Draft</w:t>
            </w:r>
          </w:p>
        </w:tc>
      </w:tr>
      <w:tr w14:paraId="3CB7F5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8D4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438E9" w14:textId="77777777">
            <w:r>
              <w:t>Muss</w:t>
            </w:r>
          </w:p>
        </w:tc>
      </w:tr>
      <w:tr w14:paraId="7337C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2D5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75F17" w14:textId="77777777">
            <w:r>
              <w:t>Das Subsystem Weiche wird an der Schnittstelle SDI-P die Betriebsstunden in Stunden, jedoch nicht in Dezimalstunden zählen und übertragen.</w:t>
            </w:r>
          </w:p>
        </w:tc>
      </w:tr>
      <w:tr w14:paraId="4E849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6DB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FE657" w14:textId="77777777">
            <w:r>
              <w:t>Die angebotene Lösung überträgt Betriebsstunden derzeit mit einer Auflösung von einer Stunde. Eine zusätzliche Übertragung in Dezimalstunden ist nicht Bestandteil der bestehenden Produktfunktion. Aus Sicht von Hitachi Rail ist die vorhandene Auflösung für die vorgesehene betriebliche Auswertung und Instandhaltungsplanung ausreichend. Die Akzeptanz dieser Auslegung wird mit dem AG abgestimmt. Sollte eine feinere Auflösung zwingend erforderlich sein, sind Datenformat, Auflösung und technische Auswirkungen gemeinsam festzulegen.</w:t>
            </w:r>
          </w:p>
        </w:tc>
      </w:tr>
      <w:tr w14:paraId="586C19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E5F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B28A30" w14:textId="77777777">
            <w:r>
              <w:t>PV GA DIL OBB 2.0.0</w:t>
            </w:r>
          </w:p>
        </w:tc>
      </w:tr>
    </w:tbl>
    <w:p w14:paraId="462C2FD5" w14:textId="77777777">
      <w:pPr>
        <w:spacing w:after="0" w:line="96" w:lineRule="auto"/>
      </w:pPr>
    </w:p>
    <w:p w14:paraId="2833CCD5" w14:textId="77777777">
      <w:pPr>
        <w:pStyle w:val="Heading3"/>
        <w:divId w:val="419"/>
      </w:pPr>
      <w:bookmarkStart w:name="_Toc242172995" w:id="388"/>
      <w:r>
        <w:t>1.2 Schnittstellen</w:t>
      </w:r>
      <w:bookmarkEnd w:id="388"/>
    </w:p>
    <w:p w14:paraId="6645C1AC" w14:textId="77777777">
      <w:pPr>
        <w:spacing w:after="0"/>
      </w:pPr>
      <w:r>
        <w:rPr>
          <w:vanish/>
        </w:rPr>
        <w:t>MLS_DSTW/MDSTW-23705</w:t>
      </w:r>
      <w:r>
        <w:rPr>
          <w:b/>
        </w:rPr>
        <w:t>1.2.0-1 Die Schnittstelle zwischen dem Teilsystem Weiche und dem Subsystem Elect...</w:t>
      </w:r>
      <w:r>
        <w:br/>
        <w:t>1.2.0-1 Die Schnittstelle zwischen dem Teilsystem Weiche und dem Subsystem Electronic Interlocking muss entsprechend der Schnittstelle SCI-P hergestellt werden.</w:t>
        <w:br/>
        <w:t>​​</w:t>
      </w:r>
    </w:p>
    <w:p w14:paraId="1D23C9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7C87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495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267C54" w14:textId="77777777">
            <w:r>
              <w:t>MDSTW-23705</w:t>
            </w:r>
          </w:p>
        </w:tc>
      </w:tr>
      <w:tr w14:paraId="5979D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5699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351E7" w14:textId="77777777">
            <w:r>
              <w:t>06_21</w:t>
            </w:r>
          </w:p>
        </w:tc>
      </w:tr>
      <w:tr w14:paraId="33016F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2AE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80054" w14:textId="77777777">
            <w:r>
              <w:t>4164</w:t>
            </w:r>
          </w:p>
        </w:tc>
      </w:tr>
      <w:tr w14:paraId="4032A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EE5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777FA" w14:textId="77777777">
            <w:r>
              <w:t>[6]</w:t>
            </w:r>
          </w:p>
        </w:tc>
      </w:tr>
      <w:tr w14:paraId="2F9844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099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DFB8D" w14:textId="77777777">
            <w:r>
              <w:t>Draft</w:t>
            </w:r>
          </w:p>
        </w:tc>
      </w:tr>
      <w:tr w14:paraId="0BEF94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ACC7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35564" w14:textId="77777777">
            <w:r>
              <w:t>Muss</w:t>
            </w:r>
          </w:p>
        </w:tc>
      </w:tr>
      <w:tr w14:paraId="61ADA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2BA0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80327" w14:textId="77777777">
            <w:r>
              <w:t>Die Schnittstelle zwischen VSTW (ECMUX Komponente) und dem Teilsystem Weiche (OC-P) wird auf beiden Seiten gem. EULYNX BL4.4 ausgeführt.</w:t>
            </w:r>
          </w:p>
        </w:tc>
      </w:tr>
      <w:tr w14:paraId="082D0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684D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29939" w14:textId="77777777"/>
        </w:tc>
      </w:tr>
      <w:tr w14:paraId="5EFBD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BB28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CD31D" w14:textId="77777777">
            <w:r>
              <w:t>PV GA DIL OBB 1.0.0</w:t>
            </w:r>
          </w:p>
        </w:tc>
      </w:tr>
    </w:tbl>
    <w:p w14:paraId="7DD4F4CB" w14:textId="77777777">
      <w:pPr>
        <w:spacing w:after="0" w:line="96" w:lineRule="auto"/>
      </w:pPr>
    </w:p>
    <w:p w14:paraId="6DC01CC2" w14:textId="77777777">
      <w:pPr>
        <w:spacing w:after="0"/>
      </w:pPr>
      <w:r>
        <w:rPr>
          <w:vanish/>
        </w:rPr>
        <w:t>MLS_DSTW/MDSTW-23706</w:t>
      </w:r>
      <w:r>
        <w:rPr>
          <w:b/>
        </w:rPr>
        <w:t>1.2.0-2 Die Schnittstelle Power Supply P2 muss entsprechend der Vorgaben des &lt;11...</w:t>
      </w:r>
      <w:r>
        <w:br/>
        <w:t>1.2.0-2 Die Schnittstelle Power Supply P2 muss entsprechend der Vorgaben des &lt;11 Lastenheft Feldelementstation&gt; 1 realisiert werden.</w:t>
        <w:br/>
        <w:t>​​</w:t>
      </w:r>
    </w:p>
    <w:p w14:paraId="7E1C38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BDD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2F4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5A9C0" w14:textId="77777777">
            <w:r>
              <w:t>MDSTW-23706</w:t>
            </w:r>
          </w:p>
        </w:tc>
      </w:tr>
      <w:tr w14:paraId="6CC695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E46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5F0EC6" w14:textId="77777777">
            <w:r>
              <w:t>06_22</w:t>
            </w:r>
          </w:p>
        </w:tc>
      </w:tr>
      <w:tr w14:paraId="374BDD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CB0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F3471" w14:textId="77777777">
            <w:r>
              <w:t>4165</w:t>
            </w:r>
          </w:p>
        </w:tc>
      </w:tr>
      <w:tr w14:paraId="0673C4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F43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E4E04" w14:textId="77777777"/>
        </w:tc>
      </w:tr>
      <w:tr w14:paraId="12A0F5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19B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E2652" w14:textId="77777777">
            <w:r>
              <w:t>Draft</w:t>
            </w:r>
          </w:p>
        </w:tc>
      </w:tr>
      <w:tr w14:paraId="5FC897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657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2B50D" w14:textId="77777777">
            <w:r>
              <w:t>Muss</w:t>
            </w:r>
          </w:p>
        </w:tc>
      </w:tr>
      <w:tr w14:paraId="7E213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14E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00C8BA" w14:textId="77777777">
            <w:r>
              <w:t>Die EULYNX Schnittstelle Power Supply P2 wird entsprechend den Anforderungen aus dem Teillastenheft Feldelementstation realisiert.</w:t>
            </w:r>
          </w:p>
        </w:tc>
      </w:tr>
      <w:tr w14:paraId="45CA4F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22F3A"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ABD3A" w14:textId="77777777"/>
        </w:tc>
      </w:tr>
      <w:tr w14:paraId="1487A1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F741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64DE8" w14:textId="77777777">
            <w:r>
              <w:t>PV GA DIL OBB 1.0.0</w:t>
            </w:r>
          </w:p>
        </w:tc>
      </w:tr>
    </w:tbl>
    <w:p w14:paraId="3244406C" w14:textId="77777777">
      <w:pPr>
        <w:spacing w:after="0" w:line="96" w:lineRule="auto"/>
      </w:pPr>
    </w:p>
    <w:p w14:paraId="7F683836" w14:textId="77777777">
      <w:pPr>
        <w:spacing w:after="0"/>
      </w:pPr>
      <w:r>
        <w:rPr>
          <w:vanish/>
        </w:rPr>
        <w:t>MLS_DSTW/MDSTW-23707</w:t>
      </w:r>
      <w:r>
        <w:rPr>
          <w:b/>
        </w:rPr>
        <w:t>1.2.0-3 Es muss die Wartungsschnittstelle gemäß SMI-P und in Abstimmung mit dem...</w:t>
      </w:r>
      <w:r>
        <w:br/>
        <w:t>1.2.0-3 Es muss die Wartungsschnittstelle gemäß SMI-P und in Abstimmung mit dem AG realisiert werden.</w:t>
        <w:br/>
        <w:t>​​</w:t>
      </w:r>
    </w:p>
    <w:p w14:paraId="5C416C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A7BC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2E2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6E339" w14:textId="77777777">
            <w:r>
              <w:t>MDSTW-23707</w:t>
            </w:r>
          </w:p>
        </w:tc>
      </w:tr>
      <w:tr w14:paraId="602A50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711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48FB7" w14:textId="77777777">
            <w:r>
              <w:t>06_23</w:t>
            </w:r>
          </w:p>
        </w:tc>
      </w:tr>
      <w:tr w14:paraId="3849F8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5289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F40E9" w14:textId="77777777">
            <w:r>
              <w:t>4166</w:t>
            </w:r>
          </w:p>
        </w:tc>
      </w:tr>
      <w:tr w14:paraId="21D83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DB03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CF461" w14:textId="77777777">
            <w:r>
              <w:t>[14]</w:t>
            </w:r>
          </w:p>
        </w:tc>
      </w:tr>
      <w:tr w14:paraId="003672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434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B8912" w14:textId="77777777">
            <w:r>
              <w:t>Draft</w:t>
            </w:r>
          </w:p>
        </w:tc>
      </w:tr>
      <w:tr w14:paraId="0C652C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90E9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0965B" w14:textId="77777777">
            <w:r>
              <w:t>Muss</w:t>
            </w:r>
          </w:p>
        </w:tc>
      </w:tr>
      <w:tr w14:paraId="0E8AE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485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25B483" w14:textId="77777777">
            <w:commentRangeStart w:id="2557063"/>
            <w:r>
              <w:t>Die SCI-P-Schnittstelle zwischen VSTW und OC-P wird gemäß Eu.Doc. 38 auf Basis der vertraglich vereinbarten EULYNX Baseline 4 Release 4 umgesetzt.</w:t>
            </w:r>
            <w:commentRangeEnd w:id="2557063"/>
            <w:r>
              <w:rPr>
                <w:rStyle w:val="CommentReference"/>
              </w:rPr>
              <w:commentReference w:id="2557063"/>
            </w:r>
          </w:p>
        </w:tc>
      </w:tr>
      <w:tr w14:paraId="0B6A9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44A6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80AFE" w14:textId="77777777">
            <w:r>
              <w:t>Die Umsetzung umfasst die für die angebotene Weichenarchitektur anwendbaren verpflichtenden Funktionen und Funktionspakete. ÖBB-spezifische Erweiterungen und Änderungen nach Freigabe der Schnittstellenbaseline sind gesondert zu bewerten.</w:t>
            </w:r>
          </w:p>
        </w:tc>
      </w:tr>
      <w:tr w14:paraId="250B8A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266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9ED90" w14:textId="77777777">
            <w:r>
              <w:t>PV GA DIL OBB 3.0.0</w:t>
            </w:r>
          </w:p>
        </w:tc>
      </w:tr>
    </w:tbl>
    <w:p w14:paraId="46D3CEC3" w14:textId="77777777">
      <w:pPr>
        <w:spacing w:after="0" w:line="96" w:lineRule="auto"/>
      </w:pPr>
    </w:p>
    <w:p w14:paraId="46AFE65B" w14:textId="77777777">
      <w:pPr>
        <w:spacing w:after="0"/>
      </w:pPr>
      <w:r>
        <w:rPr>
          <w:vanish/>
        </w:rPr>
        <w:t>MLS_DSTW/MDSTW-23708</w:t>
      </w:r>
      <w:r>
        <w:rPr>
          <w:b/>
        </w:rPr>
        <w:t>1.2.0-4 Es muss die Diagnoseschnittstelle gemäß SDI-P und in Abstimmung mit dem...</w:t>
      </w:r>
      <w:r>
        <w:br/>
        <w:t>1.2.0-4 Es muss die Diagnoseschnittstelle gemäß SDI-P und in Abstimmung mit dem AG realisiert werden.</w:t>
        <w:br/>
        <w:t>​​</w:t>
      </w:r>
    </w:p>
    <w:p w14:paraId="652510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D532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5E0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100B7" w14:textId="77777777">
            <w:r>
              <w:t>MDSTW-23708</w:t>
            </w:r>
          </w:p>
        </w:tc>
      </w:tr>
      <w:tr w14:paraId="0D460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80B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0DC74" w14:textId="77777777">
            <w:r>
              <w:t>06_24</w:t>
            </w:r>
          </w:p>
        </w:tc>
      </w:tr>
      <w:tr w14:paraId="1EBF1D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D16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67EE7" w14:textId="77777777">
            <w:r>
              <w:t>4167</w:t>
            </w:r>
          </w:p>
        </w:tc>
      </w:tr>
      <w:tr w14:paraId="35CA1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8E5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F81F9" w14:textId="77777777">
            <w:r>
              <w:t>[7]</w:t>
            </w:r>
          </w:p>
        </w:tc>
      </w:tr>
      <w:tr w14:paraId="220BAC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F23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E637D" w14:textId="77777777">
            <w:r>
              <w:t>Draft</w:t>
            </w:r>
          </w:p>
        </w:tc>
      </w:tr>
      <w:tr w14:paraId="32CCA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ECEC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A05C9" w14:textId="77777777">
            <w:r>
              <w:t>Muss</w:t>
            </w:r>
          </w:p>
        </w:tc>
      </w:tr>
      <w:tr w14:paraId="6E68A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BD5B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30521" w14:textId="77777777">
            <w:r>
              <w:t>Der OC-P stellt die vorgesehenen Diagnose- und Maintenance-Informationen gemäß Eu.Doc. 80 auf Basis der vertraglich vereinbarten EULYNX Baseline 4 Release 4 über SDI-P bereit. In Stufe 1 wird PULSE als temporäre Gegenstelle verwendet.</w:t>
            </w:r>
          </w:p>
        </w:tc>
      </w:tr>
      <w:tr w14:paraId="42804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035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7381B" w14:textId="77777777">
            <w:r>
              <w:t>Die spätere Migration auf die DDSP setzt die Verwendung derselben freigegebenen SDI-P-Schnittstellenbaseline voraus. Zusätzliche oder abweichende DDSP-Anforderungen sind gesondert zu spezifizieren und zu bewerten.</w:t>
            </w:r>
          </w:p>
        </w:tc>
      </w:tr>
      <w:tr w14:paraId="6B4A57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9F5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CA3F2" w14:textId="77777777">
            <w:r>
              <w:t>PV GA DIL OBB 1.0.0</w:t>
            </w:r>
          </w:p>
        </w:tc>
      </w:tr>
    </w:tbl>
    <w:p w14:paraId="1E153C9D" w14:textId="77777777">
      <w:pPr>
        <w:spacing w:after="0" w:line="96" w:lineRule="auto"/>
      </w:pPr>
    </w:p>
    <w:p w14:paraId="2FC32130" w14:textId="77777777">
      <w:pPr>
        <w:spacing w:after="0"/>
      </w:pPr>
      <w:r>
        <w:rPr>
          <w:vanish/>
        </w:rPr>
        <w:t>MLS_DSTW/MDSTW-23709</w:t>
      </w:r>
      <w:r>
        <w:rPr>
          <w:b/>
        </w:rPr>
        <w:t>1.2.0-5 Es muss die Schnittstelle SSI-P zwischen dem Subsystem Point und dem Sub...</w:t>
      </w:r>
      <w:r>
        <w:br/>
        <w:t xml:space="preserve">1.2.0-5 Es muss die Schnittstelle SSI-P zwischen dem Subsystem Point und dem Subsystem Security </w:t>
        <w:lastRenderedPageBreak/>
        <w:t>Services Platform realisiert werden.</w:t>
        <w:br/>
        <w:t>​​</w:t>
      </w:r>
    </w:p>
    <w:p w14:paraId="6BDCF3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B9B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BA1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B3C6B" w14:textId="77777777">
            <w:r>
              <w:t>MDSTW-23709</w:t>
            </w:r>
          </w:p>
        </w:tc>
      </w:tr>
      <w:tr w14:paraId="18DF73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36A4D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FA23A" w14:textId="77777777">
            <w:r>
              <w:t>06_25</w:t>
            </w:r>
          </w:p>
        </w:tc>
      </w:tr>
      <w:tr w14:paraId="640EC2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137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4640A" w14:textId="77777777">
            <w:r>
              <w:t>4168</w:t>
            </w:r>
          </w:p>
        </w:tc>
      </w:tr>
      <w:tr w14:paraId="6AA1A4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F48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0E4AD" w14:textId="77777777">
            <w:r>
              <w:t>[23]</w:t>
            </w:r>
          </w:p>
        </w:tc>
      </w:tr>
      <w:tr w14:paraId="7914A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253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5EF27" w14:textId="77777777">
            <w:r>
              <w:t>Draft</w:t>
            </w:r>
          </w:p>
        </w:tc>
      </w:tr>
      <w:tr w14:paraId="4BA043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F6B92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2A0F78" w14:textId="77777777">
            <w:r>
              <w:t>Muss</w:t>
            </w:r>
          </w:p>
        </w:tc>
      </w:tr>
      <w:tr w14:paraId="1A0200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CC4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77C22" w14:textId="77777777">
            <w:r>
              <w:t>Die Security-Service-Schnittstelle wird gemäß dem im Requirement referenzierten Security-Dokument und auf Basis der mit EULYNX Baseline 4 Release 4 abgestimmten Cybersecurity-Spezifikation entsprechend der vereinbarten Security-Stufenplanung umgesetzt.</w:t>
            </w:r>
          </w:p>
        </w:tc>
      </w:tr>
      <w:tr w14:paraId="1EBA8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D6B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B8ADA" w14:textId="77777777">
            <w:r>
              <w:t>Die Umsetzung setzt die Bereitstellung der erforderlichen AG-Security-Services voraus. Der verbindliche Dokument- und Revisionsstand wird zentral in der freigegebenen Security- und Schnittstellenbaseline geführt.</w:t>
            </w:r>
          </w:p>
        </w:tc>
      </w:tr>
      <w:tr w14:paraId="5299B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577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6A160" w14:textId="77777777">
            <w:r>
              <w:t>PV GA DIL OBB 1.0.0</w:t>
            </w:r>
          </w:p>
        </w:tc>
      </w:tr>
    </w:tbl>
    <w:p w14:paraId="6D0683B4" w14:textId="77777777">
      <w:pPr>
        <w:spacing w:after="0" w:line="96" w:lineRule="auto"/>
      </w:pPr>
    </w:p>
    <w:p w14:paraId="2DF7868E" w14:textId="77777777">
      <w:pPr>
        <w:spacing w:after="0"/>
      </w:pPr>
      <w:r>
        <w:rPr>
          <w:vanish/>
        </w:rPr>
        <w:t>MLS_DSTW/MDSTW-23710</w:t>
      </w:r>
      <w:r>
        <w:rPr>
          <w:b/>
        </w:rPr>
        <w:t>1.2.0-6 Es muss eine Schnitttstelle P4 (Basic Data Identifier) realisiert werden...</w:t>
      </w:r>
      <w:r>
        <w:br/>
        <w:t>1.2.0-6 Es muss eine Schnitttstelle P4 (Basic Data Identifier) realisiert werden.</w:t>
        <w:br/>
        <w:t>​​</w:t>
      </w:r>
    </w:p>
    <w:p w14:paraId="0BF1BA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CBA17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4BEB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63D4A" w14:textId="77777777">
            <w:r>
              <w:t>MDSTW-23710</w:t>
            </w:r>
          </w:p>
        </w:tc>
      </w:tr>
      <w:tr w14:paraId="59C10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643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D555F" w14:textId="77777777">
            <w:r>
              <w:t>06_26</w:t>
            </w:r>
          </w:p>
        </w:tc>
      </w:tr>
      <w:tr w14:paraId="5D49E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AC1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E5D30" w14:textId="77777777">
            <w:r>
              <w:t>4169</w:t>
            </w:r>
          </w:p>
        </w:tc>
      </w:tr>
      <w:tr w14:paraId="0465A9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40CC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ABA1A8" w14:textId="77777777">
            <w:r>
              <w:t>[28]</w:t>
            </w:r>
          </w:p>
        </w:tc>
      </w:tr>
      <w:tr w14:paraId="43D76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1293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2E3BC" w14:textId="77777777">
            <w:r>
              <w:t>Draft</w:t>
            </w:r>
          </w:p>
        </w:tc>
      </w:tr>
      <w:tr w14:paraId="43F165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44F7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2700D" w14:textId="77777777">
            <w:r>
              <w:t>Muss</w:t>
            </w:r>
          </w:p>
        </w:tc>
      </w:tr>
      <w:tr w14:paraId="501FC4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4D9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B2E65" w14:textId="77777777">
            <w:commentRangeStart w:id="2557291"/>
            <w:r>
              <w:t>Die standortrelevanten Daten eines OC-P (Bahnhof, Standort, Projektierung) werden auf einem ID-Stecker gespeichert, der am OC-P anzustecken ist.</w:t>
            </w:r>
            <w:commentRangeEnd w:id="2557291"/>
            <w:r>
              <w:rPr>
                <w:rStyle w:val="CommentReference"/>
              </w:rPr>
              <w:commentReference w:id="2557291"/>
            </w:r>
          </w:p>
        </w:tc>
      </w:tr>
      <w:tr w14:paraId="4E81C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87D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E3B32" w14:textId="77777777"/>
        </w:tc>
      </w:tr>
      <w:tr w14:paraId="3D8BED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83E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31C62A" w14:textId="77777777">
            <w:r>
              <w:t>PV GA DIL OBB 1.0.0</w:t>
            </w:r>
          </w:p>
        </w:tc>
      </w:tr>
    </w:tbl>
    <w:p w14:paraId="3C141953" w14:textId="77777777">
      <w:pPr>
        <w:spacing w:after="0" w:line="96" w:lineRule="auto"/>
      </w:pPr>
    </w:p>
    <w:p w14:paraId="6A1C49EF" w14:textId="77777777">
      <w:pPr>
        <w:spacing w:after="0"/>
      </w:pPr>
      <w:r>
        <w:rPr>
          <w:vanish/>
        </w:rPr>
        <w:t>MLS_DSTW/MDSTW-23711</w:t>
      </w:r>
      <w:r>
        <w:rPr>
          <w:b/>
        </w:rPr>
        <w:t>1.2.0-7 Es muss eine Schnittstelle P1 (Maintainer) gemäß der Requirements Specif...</w:t>
      </w:r>
      <w:r>
        <w:br/>
        <w:t>1.2.0-7 Es muss eine Schnittstelle P1 (Maintainer) gemäß der Requirements Specification Subsystem Point realisiert werden.</w:t>
        <w:br/>
        <w:t>​​</w:t>
      </w:r>
    </w:p>
    <w:p w14:paraId="5A4D4C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E9A7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46D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877D96" w14:textId="77777777">
            <w:r>
              <w:t>MDSTW-23711</w:t>
            </w:r>
          </w:p>
        </w:tc>
      </w:tr>
      <w:tr w14:paraId="185F8A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6FD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5C3A6" w14:textId="77777777">
            <w:r>
              <w:t>06_27</w:t>
            </w:r>
          </w:p>
        </w:tc>
      </w:tr>
      <w:tr w14:paraId="41E4A8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E94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86151C" w14:textId="77777777">
            <w:r>
              <w:t>4170</w:t>
            </w:r>
          </w:p>
        </w:tc>
      </w:tr>
      <w:tr w14:paraId="348038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905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48C1E" w14:textId="77777777">
            <w:r>
              <w:t>[30]</w:t>
            </w:r>
          </w:p>
        </w:tc>
      </w:tr>
      <w:tr w14:paraId="6AC6B4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282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AB175" w14:textId="77777777">
            <w:r>
              <w:t>Draft</w:t>
            </w:r>
          </w:p>
        </w:tc>
      </w:tr>
      <w:tr w14:paraId="20F6A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FC6C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113EF" w14:textId="77777777">
            <w:r>
              <w:t>Muss</w:t>
            </w:r>
          </w:p>
        </w:tc>
      </w:tr>
      <w:tr w14:paraId="074F4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2F66B"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243699" w14:textId="77777777">
            <w:r>
              <w:t>Eine Schnittstelle P1 (Maintainer) wird gemäß der Requirements Specification Subsystem Point realisiert.</w:t>
            </w:r>
          </w:p>
        </w:tc>
      </w:tr>
      <w:tr w14:paraId="51E4C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9E2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463C9" w14:textId="77777777">
            <w:r>
              <w:t>Siehe Allgemeine Anforderungen - 03_100.</w:t>
            </w:r>
          </w:p>
        </w:tc>
      </w:tr>
      <w:tr w14:paraId="61554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83D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DF0A1" w14:textId="77777777">
            <w:r>
              <w:t>PV GA DIL OBB 1.0.0</w:t>
            </w:r>
          </w:p>
        </w:tc>
      </w:tr>
    </w:tbl>
    <w:p w14:paraId="1ECF219A" w14:textId="77777777">
      <w:pPr>
        <w:spacing w:after="0" w:line="96" w:lineRule="auto"/>
      </w:pPr>
    </w:p>
    <w:p w14:paraId="0B48D821" w14:textId="77777777">
      <w:pPr>
        <w:spacing w:after="0"/>
      </w:pPr>
      <w:r>
        <w:rPr>
          <w:vanish/>
        </w:rPr>
        <w:t>MLS_DSTW/MDSTW-23712</w:t>
      </w:r>
      <w:r>
        <w:rPr>
          <w:b/>
        </w:rPr>
        <w:t>1.2.0-8 Die Schnittstelle P3 muss entsprechend des Kapitels 2.5 des LH Weichenan...</w:t>
      </w:r>
      <w:r>
        <w:br/>
        <w:t>1.2.0-8 Die Schnittstelle P3 muss entsprechend des Kapitels 2.5 des LH Weichenantrieb V1.02 ausgeführt werden.</w:t>
        <w:br/>
        <w:t>​​</w:t>
      </w:r>
    </w:p>
    <w:p w14:paraId="049832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8160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54A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77D70A" w14:textId="77777777">
            <w:r>
              <w:t>MDSTW-23712</w:t>
            </w:r>
          </w:p>
        </w:tc>
      </w:tr>
      <w:tr w14:paraId="5AA045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FD9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35F69" w14:textId="77777777">
            <w:r>
              <w:t>06_28</w:t>
            </w:r>
          </w:p>
        </w:tc>
      </w:tr>
      <w:tr w14:paraId="181539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5814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BC4E51" w14:textId="77777777">
            <w:r>
              <w:t>4171</w:t>
            </w:r>
          </w:p>
        </w:tc>
      </w:tr>
      <w:tr w14:paraId="60BDD6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51159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B6AAA9" w14:textId="77777777">
            <w:r>
              <w:t>[18]</w:t>
            </w:r>
          </w:p>
        </w:tc>
      </w:tr>
      <w:tr w14:paraId="7D64A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DF88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3D523" w14:textId="77777777">
            <w:r>
              <w:t>Draft</w:t>
            </w:r>
          </w:p>
        </w:tc>
      </w:tr>
      <w:tr w14:paraId="382C0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D646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8AE85" w14:textId="77777777">
            <w:r>
              <w:t>Muss</w:t>
            </w:r>
          </w:p>
        </w:tc>
      </w:tr>
      <w:tr w14:paraId="58D18B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A29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4FCC3" w14:textId="77777777">
            <w:r>
              <w:t>Die Schnittstelle P3 wird funktional entsprechend Kapitel 2.5 des Lastenhefts Weichenantrieb V1.02 umgesetzt. Für die Überwachung der diskreten Rückmeldekontakte wird eine nominelle Gleichspannung von 48 V verwendet. Die Auswertung ist auf die für die sichere und eindeutige Erkennung der spezifizierten Schaltzustände erforderlichen Spannungs- und Strombereiche ausgelegt. Die funktionale und sicherheitstechnische Eignung der 48-V-Ausführung wird im Rahmen der Schnittstellenqualifikation nachgewiesen.</w:t>
            </w:r>
          </w:p>
        </w:tc>
      </w:tr>
      <w:tr w14:paraId="678D2F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02C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23A23" w14:textId="77777777">
            <w:r>
              <w:t>Die im Lastenheft genannte Spannung von 60 V wird als technische Ausprägung und nicht als eigenständige funktionale oder sicherheitstechnische Zielsetzung interpretiert. Die angebotene DCA-basierte Lösung verwendet eine standardisierte 48-V-Überwachungsspannung und erfüllt damit die funktionale Zielsetzung der sicheren Zustands- und Endlagenüberwachung.</w:t>
            </w:r>
          </w:p>
        </w:tc>
      </w:tr>
      <w:tr w14:paraId="4DAE8E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551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5947E" w14:textId="77777777">
            <w:r>
              <w:t>PV GA DIL OBB 1.0.0</w:t>
            </w:r>
          </w:p>
        </w:tc>
      </w:tr>
    </w:tbl>
    <w:p w14:paraId="3CAFC132" w14:textId="77777777">
      <w:pPr>
        <w:spacing w:after="0" w:line="96" w:lineRule="auto"/>
      </w:pPr>
    </w:p>
    <w:p w14:paraId="3D9373BB" w14:textId="77777777">
      <w:pPr>
        <w:spacing w:after="0"/>
      </w:pPr>
      <w:r>
        <w:rPr>
          <w:vanish/>
        </w:rPr>
        <w:t>MLS_DSTW/MDSTW-23713</w:t>
      </w:r>
      <w:r>
        <w:rPr>
          <w:b/>
        </w:rPr>
        <w:t>1.2.0-9 Weichen mit mehreren Antrieben und Endlagenprüfern müssen von einem einz...</w:t>
      </w:r>
      <w:r>
        <w:br/>
        <w:t>1.2.0-9 Weichen mit mehreren Antrieben und Endlagenprüfern müssen von einem einzigen OC aus angesteuert werden (Ausnahme EKW, DKW). Dabei muss jeder Antrieb und jeder Endlagenprüfer über einen eigenen diskreten Anschluss angeschaltet und zurückgelesen werden.</w:t>
        <w:br/>
        <w:t>​​</w:t>
      </w:r>
    </w:p>
    <w:p w14:paraId="5CCB9B3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BBEE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F1F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8F92D" w14:textId="77777777">
            <w:r>
              <w:t>MDSTW-23713</w:t>
            </w:r>
          </w:p>
        </w:tc>
      </w:tr>
      <w:tr w14:paraId="1752BE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AF91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6E8E37" w14:textId="77777777">
            <w:r>
              <w:t>06_29</w:t>
            </w:r>
          </w:p>
        </w:tc>
      </w:tr>
      <w:tr w14:paraId="79271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3F5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924D6" w14:textId="77777777">
            <w:r>
              <w:t>4172</w:t>
            </w:r>
          </w:p>
        </w:tc>
      </w:tr>
      <w:tr w14:paraId="7E0FE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DC8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F64EE" w14:textId="77777777">
            <w:r>
              <w:t>[30]</w:t>
            </w:r>
          </w:p>
        </w:tc>
      </w:tr>
      <w:tr w14:paraId="7FA69B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900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AB45EF" w14:textId="77777777">
            <w:r>
              <w:t>Draft</w:t>
            </w:r>
          </w:p>
        </w:tc>
      </w:tr>
      <w:tr w14:paraId="38B9C7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911E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10B43" w14:textId="77777777">
            <w:r>
              <w:t>Muss</w:t>
            </w:r>
          </w:p>
        </w:tc>
      </w:tr>
      <w:tr w14:paraId="4403BF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CFD9F"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A98C6" w14:textId="77777777">
            <w:commentRangeStart w:id="2557882"/>
            <w:r>
              <w:t>Weichen mit mehreren Antrieben und Endlagenprüfern werden von einem einzigen OC angesteuert (Ausnahme EKW, DKW).</w:t>
              <w:br/>
              <w:t>2x Weichenantriebe</w:t>
              <w:br/>
              <w:t>5x Endlagenprüfer</w:t>
              <w:br/>
              <w:t>1x Auffahrmeldeeinrichtung</w:t>
            </w:r>
            <w:commentRangeEnd w:id="2557882"/>
            <w:r>
              <w:rPr>
                <w:rStyle w:val="CommentReference"/>
              </w:rPr>
              <w:commentReference w:id="2557882"/>
            </w:r>
          </w:p>
        </w:tc>
      </w:tr>
      <w:tr w14:paraId="18399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47C9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D927C" w14:textId="77777777">
            <w:commentRangeStart w:id="2557066"/>
            <w:r>
              <w:t>Dabei kommen mehrere ICB in einem Master-Slave Prinzip zum Einsatz.</w:t>
              <w:br/>
              <w:br/>
              <w:t>Die Lösung der diskret eingelesenen Enlagenprüfern muss erst mit dem Kunden abgestimmt werden. Es ist unklar welche Reaktionen bei Detektion der Verlassen der Enlage auf das Element Weiche Einwirken soll.</w:t>
            </w:r>
            <w:commentRangeEnd w:id="2557066"/>
            <w:r>
              <w:rPr>
                <w:rStyle w:val="CommentReference"/>
              </w:rPr>
              <w:commentReference w:id="2557066"/>
            </w:r>
          </w:p>
        </w:tc>
      </w:tr>
      <w:tr w14:paraId="63FEA4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40D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4A1C5" w14:textId="77777777">
            <w:r>
              <w:t>PV GA DIL OBB 2.0.0</w:t>
            </w:r>
          </w:p>
        </w:tc>
      </w:tr>
    </w:tbl>
    <w:p w14:paraId="3B0B3328" w14:textId="77777777">
      <w:pPr>
        <w:spacing w:after="0" w:line="96" w:lineRule="auto"/>
      </w:pPr>
    </w:p>
    <w:p w14:paraId="37B659D4" w14:textId="77777777">
      <w:pPr>
        <w:pStyle w:val="Heading3"/>
        <w:divId w:val="420"/>
      </w:pPr>
      <w:bookmarkStart w:name="_Toc242172996" w:id="389"/>
      <w:r>
        <w:t>1.3 Weitere Anforderungen</w:t>
      </w:r>
      <w:bookmarkEnd w:id="389"/>
    </w:p>
    <w:p w14:paraId="69A0DAC0" w14:textId="77777777">
      <w:pPr>
        <w:spacing w:after="0"/>
      </w:pPr>
      <w:r>
        <w:rPr>
          <w:vanish/>
        </w:rPr>
        <w:t>MLS_DSTW/MDSTW-23716</w:t>
      </w:r>
      <w:r>
        <w:rPr>
          <w:b/>
        </w:rPr>
        <w:t>1.3.0-1 Auffahrmeldungen von &lt; 1s ohne Erreichen der anderen Endlage dürfen nich...</w:t>
      </w:r>
      <w:r>
        <w:br/>
        <w:t>1.3.0-1 Auffahrmeldungen von &lt; 1s ohne Erreichen der anderen Endlage dürfen nicht an das VSTW weitergeleitet werden. Es ist trotzdem eine entsprechende Störungsmeldung (Wartung) zu generieren und über die Schnittstelle SDI-P zu versenden.</w:t>
        <w:br/>
        <w:t>​​</w:t>
      </w:r>
    </w:p>
    <w:p w14:paraId="5AF4F5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3EAC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7D21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922F4" w14:textId="77777777">
            <w:r>
              <w:t>MDSTW-23716</w:t>
            </w:r>
          </w:p>
        </w:tc>
      </w:tr>
      <w:tr w14:paraId="34D27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B14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ECD2F" w14:textId="77777777">
            <w:r>
              <w:t>06_31</w:t>
            </w:r>
          </w:p>
        </w:tc>
      </w:tr>
      <w:tr w14:paraId="57E544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E41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08B84" w14:textId="77777777">
            <w:r>
              <w:t>4174</w:t>
            </w:r>
          </w:p>
        </w:tc>
      </w:tr>
      <w:tr w14:paraId="2BFE07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1C0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2FDC3" w14:textId="77777777"/>
        </w:tc>
      </w:tr>
      <w:tr w14:paraId="2C7CB4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200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F7DE0" w14:textId="77777777">
            <w:r>
              <w:t>Draft</w:t>
            </w:r>
          </w:p>
        </w:tc>
      </w:tr>
      <w:tr w14:paraId="51D613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1A9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D76DE" w14:textId="77777777">
            <w:r>
              <w:t>Muss</w:t>
            </w:r>
          </w:p>
        </w:tc>
      </w:tr>
      <w:tr w14:paraId="120CF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F30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74E1F" w14:textId="77777777">
            <w:r>
              <w:t>Eine Auffahrung einer Weiche ohne Erreichen der anderen Endlage, die für die Zeit &lt; 1s detektiert wird, wird nicht durch eine Auffahrmeldung an das VSTW weitergeleitet. Es wird stattdessen eine Störmeldung über die Schnittstelle SDI-P versendet.</w:t>
            </w:r>
          </w:p>
        </w:tc>
      </w:tr>
      <w:tr w14:paraId="377CC4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288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34577" w14:textId="77777777"/>
        </w:tc>
      </w:tr>
      <w:tr w14:paraId="3A99F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C7D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CFB1A" w14:textId="77777777">
            <w:r>
              <w:t>PV GA DIL OBB 1.0.0</w:t>
            </w:r>
          </w:p>
        </w:tc>
      </w:tr>
    </w:tbl>
    <w:p w14:paraId="3FA1C978" w14:textId="77777777">
      <w:pPr>
        <w:spacing w:after="0" w:line="96" w:lineRule="auto"/>
      </w:pPr>
    </w:p>
    <w:p w14:paraId="3CBADA5C" w14:textId="77777777">
      <w:pPr>
        <w:spacing w:after="0"/>
      </w:pPr>
      <w:r>
        <w:rPr>
          <w:vanish/>
        </w:rPr>
        <w:t>MLS_DSTW/MDSTW-23717</w:t>
      </w:r>
      <w:r>
        <w:rPr>
          <w:b/>
        </w:rPr>
        <w:t>1.3.0-2 Eine Abschaltung des Stellstroms einer Weiche hat zu erfolgen, wenn dere...</w:t>
      </w:r>
      <w:r>
        <w:br/>
        <w:t>1.3.0-2 Eine Abschaltung des Stellstroms einer Weiche hat zu erfolgen, wenn deren Motor länger als 6s ununterbrochen läuft.</w:t>
        <w:br/>
        <w:t>Abhängig vom Weichentyp ist diese Zeit projektierbar von 6 bis 15s auszuführen.</w:t>
        <w:br/>
        <w:t>​​</w:t>
      </w:r>
    </w:p>
    <w:p w14:paraId="6757C6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8274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897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AE791" w14:textId="77777777">
            <w:r>
              <w:t>MDSTW-23717</w:t>
            </w:r>
          </w:p>
        </w:tc>
      </w:tr>
      <w:tr w14:paraId="321CA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D6ED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2CCEE" w14:textId="77777777">
            <w:r>
              <w:t>06_32</w:t>
            </w:r>
          </w:p>
        </w:tc>
      </w:tr>
      <w:tr w14:paraId="0652E6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5E6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61867" w14:textId="77777777">
            <w:r>
              <w:t>4175</w:t>
            </w:r>
          </w:p>
        </w:tc>
      </w:tr>
      <w:tr w14:paraId="50295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C21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DC4F3" w14:textId="77777777"/>
        </w:tc>
      </w:tr>
      <w:tr w14:paraId="60245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BDE1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4C3B2" w14:textId="77777777">
            <w:r>
              <w:t>Draft</w:t>
            </w:r>
          </w:p>
        </w:tc>
      </w:tr>
      <w:tr w14:paraId="757F6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27266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9FD83" w14:textId="77777777">
            <w:r>
              <w:t>Muss</w:t>
            </w:r>
          </w:p>
        </w:tc>
      </w:tr>
      <w:tr w14:paraId="620ADE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EA3B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AFF24" w14:textId="77777777">
            <w:r>
              <w:t>Das Teilsystem Weiche wird den Stellstrom eines Weichenmotors abstellen, wenn dieser für länger als eine projektierte Zeitspanne (projektierbarer Wert zwischen 6 und 15 Sekunden) ununterbrochen anliegt.</w:t>
            </w:r>
          </w:p>
        </w:tc>
      </w:tr>
      <w:tr w14:paraId="57F8E3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CEC6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0528BE" w14:textId="77777777"/>
        </w:tc>
      </w:tr>
      <w:tr w14:paraId="2A9040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313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EE125" w14:textId="77777777">
            <w:r>
              <w:t>PV GA DIL OBB 1.0.0</w:t>
            </w:r>
          </w:p>
        </w:tc>
      </w:tr>
    </w:tbl>
    <w:p w14:paraId="7B0C3887" w14:textId="77777777">
      <w:pPr>
        <w:spacing w:after="0" w:line="96" w:lineRule="auto"/>
      </w:pPr>
    </w:p>
    <w:p w14:paraId="1EE17D4B" w14:textId="77777777">
      <w:pPr>
        <w:spacing w:after="0"/>
      </w:pPr>
      <w:r>
        <w:rPr>
          <w:vanish/>
        </w:rPr>
        <w:t>MLS_DSTW/MDSTW-23718</w:t>
      </w:r>
      <w:r>
        <w:rPr>
          <w:b/>
        </w:rPr>
        <w:t>1.3.0-3 Nach einem kurzzeitigen Ausfall des Weichenstellstroms dürfen die in Ums...</w:t>
      </w:r>
      <w:r>
        <w:br/>
        <w:t>1.3.0-3 Nach einem kurzzeitigen Ausfall des Weichenstellstroms dürfen die in Umstellung befindlichen Weichen selbständig nicht wieder anlaufen (Überwachung der Spannungseinbrüche in der Stromversorgung.)</w:t>
        <w:br/>
        <w:t>​​</w:t>
      </w:r>
    </w:p>
    <w:p w14:paraId="4B906F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9DFF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63A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05C34" w14:textId="77777777">
            <w:r>
              <w:t>MDSTW-23718</w:t>
            </w:r>
          </w:p>
        </w:tc>
      </w:tr>
      <w:tr w14:paraId="45E698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F85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B9BD8" w14:textId="77777777">
            <w:r>
              <w:t>06_33</w:t>
            </w:r>
          </w:p>
        </w:tc>
      </w:tr>
      <w:tr w14:paraId="015CF6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9B5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4A9A4" w14:textId="77777777">
            <w:r>
              <w:t>4176</w:t>
            </w:r>
          </w:p>
        </w:tc>
      </w:tr>
      <w:tr w14:paraId="1D0ADE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7BE5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D9C88" w14:textId="77777777"/>
        </w:tc>
      </w:tr>
      <w:tr w14:paraId="669BB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77D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029AD" w14:textId="77777777">
            <w:r>
              <w:t>Draft</w:t>
            </w:r>
          </w:p>
        </w:tc>
      </w:tr>
      <w:tr w14:paraId="0D9E3A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ECF1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C6BBE" w14:textId="77777777">
            <w:r>
              <w:t>Muss</w:t>
            </w:r>
          </w:p>
        </w:tc>
      </w:tr>
      <w:tr w14:paraId="133A9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392E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7B795" w14:textId="77777777">
            <w:r>
              <w:t>Das Teilsystem Weiche wird bei kurzzeitigem Ausfall des Weichenstellstroms, der zum Stoppen des Motors führt, den Motor nicht wieder selbständig anlaufen lassen. Eine entsprechende Störmeldung wird ggf. angezeigt.</w:t>
            </w:r>
          </w:p>
        </w:tc>
      </w:tr>
      <w:tr w14:paraId="1A67CB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8D62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9B931D" w14:textId="77777777">
            <w:commentRangeStart w:id="2557067"/>
            <w:r>
              <w:t xml:space="preserve"> </w:t>
            </w:r>
            <w:commentRangeEnd w:id="2557067"/>
            <w:r>
              <w:rPr>
                <w:rStyle w:val="CommentReference"/>
              </w:rPr>
              <w:commentReference w:id="2557067"/>
            </w:r>
          </w:p>
        </w:tc>
      </w:tr>
      <w:tr w14:paraId="35B94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FC92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D25A0" w14:textId="77777777">
            <w:r>
              <w:t>PV GA DIL OBB 1.0.0</w:t>
            </w:r>
          </w:p>
        </w:tc>
      </w:tr>
    </w:tbl>
    <w:p w14:paraId="1FCB4714" w14:textId="77777777">
      <w:pPr>
        <w:spacing w:after="0" w:line="96" w:lineRule="auto"/>
      </w:pPr>
    </w:p>
    <w:p w14:paraId="54727FD7" w14:textId="77777777">
      <w:pPr>
        <w:spacing w:after="0"/>
      </w:pPr>
      <w:r>
        <w:rPr>
          <w:vanish/>
        </w:rPr>
        <w:t>MLS_DSTW/MDSTW-23719</w:t>
      </w:r>
      <w:r>
        <w:rPr>
          <w:b/>
        </w:rPr>
        <w:t>1.3.0-4 Es muss immer zuerst der Weichenantrieb beim Herzstück und erst dann der...</w:t>
      </w:r>
      <w:r>
        <w:br/>
        <w:t>1.3.0-4 Es muss immer zuerst der Weichenantrieb beim Herzstück und erst dann der Weichenantrieb an der Weichenzunge zum Umlauf angestoßen werden.</w:t>
        <w:br/>
        <w:t>​​</w:t>
      </w:r>
    </w:p>
    <w:p w14:paraId="479F30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BBF7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421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8E5FD" w14:textId="77777777">
            <w:r>
              <w:t>MDSTW-23719</w:t>
            </w:r>
          </w:p>
        </w:tc>
      </w:tr>
      <w:tr w14:paraId="1ED90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537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6B421" w14:textId="77777777">
            <w:r>
              <w:t>06_34</w:t>
            </w:r>
          </w:p>
        </w:tc>
      </w:tr>
      <w:tr w14:paraId="7161F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B4B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2E7C3" w14:textId="77777777">
            <w:r>
              <w:t>4177</w:t>
            </w:r>
          </w:p>
        </w:tc>
      </w:tr>
      <w:tr w14:paraId="2CF065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81E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E6AB4" w14:textId="77777777"/>
        </w:tc>
      </w:tr>
      <w:tr w14:paraId="4F5E9A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80DC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59D41" w14:textId="77777777">
            <w:r>
              <w:t>Draft</w:t>
            </w:r>
          </w:p>
        </w:tc>
      </w:tr>
      <w:tr w14:paraId="6AF2A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CDEA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76D23" w14:textId="77777777">
            <w:r>
              <w:t>Muss</w:t>
            </w:r>
          </w:p>
        </w:tc>
      </w:tr>
      <w:tr w14:paraId="3B303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02E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C2626" w14:textId="77777777">
            <w:r>
              <w:t>Der Objectcontroller Point von DCA wird bei Weichen mit 2 Antrieben im Fall eines Umstellkommandos den Weichenantrieb beim Herzstück immer zuerst zum Umlauf anstoßen, und danach den Antrieb der Zunge.</w:t>
            </w:r>
          </w:p>
        </w:tc>
      </w:tr>
      <w:tr w14:paraId="68D58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61C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74D328" w14:textId="77777777"/>
        </w:tc>
      </w:tr>
      <w:tr w14:paraId="357E9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886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0DA2C" w14:textId="77777777">
            <w:r>
              <w:t>PV GA DIL OBB 1.0.0</w:t>
            </w:r>
          </w:p>
        </w:tc>
      </w:tr>
    </w:tbl>
    <w:p w14:paraId="53A8069F" w14:textId="77777777">
      <w:pPr>
        <w:spacing w:after="0" w:line="96" w:lineRule="auto"/>
      </w:pPr>
    </w:p>
    <w:p w14:paraId="7012DB00" w14:textId="77777777">
      <w:pPr>
        <w:spacing w:after="0"/>
      </w:pPr>
      <w:r>
        <w:rPr>
          <w:vanish/>
        </w:rPr>
        <w:t>MLS_DSTW/MDSTW-23720</w:t>
      </w:r>
      <w:r>
        <w:rPr>
          <w:b/>
        </w:rPr>
        <w:t>1.3.0-5 Eine aufgefahrene Weiche muss auch nach dem händischen Umstellen (Umkurb...</w:t>
      </w:r>
      <w:r>
        <w:br/>
        <w:t xml:space="preserve">1.3.0-5 Eine aufgefahrene Weiche muss auch nach dem händischen Umstellen (Umkurbeln) die überwachte Lage zeigen, auch wenn die Registrierung zu diesem Zeitpunkt noch nicht erfolgen konnte. Es muss aber sichergestellt sein, dass eine Registrierung des Auffahrens erfolgt. Bis zur </w:t>
        <w:lastRenderedPageBreak/>
        <w:t>tatsächlichen Registrierung ist keine Umstellung dieser Weiche durch das DSTW möglich.</w:t>
        <w:br/>
        <w:t>​​</w:t>
      </w:r>
    </w:p>
    <w:p w14:paraId="1E6875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DAA6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65B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D13BA" w14:textId="77777777">
            <w:r>
              <w:t>MDSTW-23720</w:t>
            </w:r>
          </w:p>
        </w:tc>
      </w:tr>
      <w:tr w14:paraId="0C8FD5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8E3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547C9" w14:textId="77777777">
            <w:r>
              <w:t>06_35</w:t>
            </w:r>
          </w:p>
        </w:tc>
      </w:tr>
      <w:tr w14:paraId="07EE62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FD22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BB4A7" w14:textId="77777777">
            <w:r>
              <w:t>4178</w:t>
            </w:r>
          </w:p>
        </w:tc>
      </w:tr>
      <w:tr w14:paraId="416B3C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F0D8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5D14D" w14:textId="77777777"/>
        </w:tc>
      </w:tr>
      <w:tr w14:paraId="5BF459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5AF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9B57D" w14:textId="77777777">
            <w:r>
              <w:t>Draft</w:t>
            </w:r>
          </w:p>
        </w:tc>
      </w:tr>
      <w:tr w14:paraId="234DC3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3819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07AA4" w14:textId="77777777">
            <w:r>
              <w:t>Muss</w:t>
            </w:r>
          </w:p>
        </w:tc>
      </w:tr>
      <w:tr w14:paraId="32563A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4F71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C7856B" w14:textId="77777777">
            <w:r>
              <w:t>Funktion "Speicherung der Auffahrmeldung" wird wie in der ELEKTRA 2 Baseline 29.40 realisiert zur Verfügung gestellt.</w:t>
            </w:r>
          </w:p>
        </w:tc>
      </w:tr>
      <w:tr w14:paraId="0DE28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E926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23A46" w14:textId="77777777">
            <w:r>
              <w:t>Für Details zur Umsetzung siehe auch ADD 3BU 15000 2011 DSAPC Ed. 16.</w:t>
            </w:r>
          </w:p>
        </w:tc>
      </w:tr>
      <w:tr w14:paraId="2D9803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383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09384" w14:textId="77777777">
            <w:r>
              <w:t>PV GA DIL OBB 1.0.0</w:t>
            </w:r>
          </w:p>
        </w:tc>
      </w:tr>
    </w:tbl>
    <w:p w14:paraId="3BD86DF4" w14:textId="77777777">
      <w:pPr>
        <w:spacing w:after="0" w:line="96" w:lineRule="auto"/>
      </w:pPr>
    </w:p>
    <w:p w14:paraId="78FF0679" w14:textId="77777777">
      <w:pPr>
        <w:spacing w:after="0"/>
      </w:pPr>
      <w:r>
        <w:rPr>
          <w:vanish/>
        </w:rPr>
        <w:t>MLS_DSTW/MDSTW-23721</w:t>
      </w:r>
      <w:r>
        <w:rPr>
          <w:b/>
        </w:rPr>
        <w:t>1.3.0-6 Konnte zum Zeitpunkt der Auffahrung diese nicht registriert werden, so i...</w:t>
      </w:r>
      <w:r>
        <w:br/>
        <w:t>1.3.0-6 Konnte zum Zeitpunkt der Auffahrung diese nicht registriert werden, so ist dies nach Reparatur des Registriermediums spätestens dann nachzuholen, wenn eine Einzelumstellung der Weiche erfolgt.</w:t>
        <w:br/>
        <w:t>​​</w:t>
      </w:r>
    </w:p>
    <w:p w14:paraId="6AA852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7B1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65A33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3ACDC" w14:textId="77777777">
            <w:r>
              <w:t>MDSTW-23721</w:t>
            </w:r>
          </w:p>
        </w:tc>
      </w:tr>
      <w:tr w14:paraId="34ADF6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D96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5042C" w14:textId="77777777">
            <w:r>
              <w:t>06_36</w:t>
            </w:r>
          </w:p>
        </w:tc>
      </w:tr>
      <w:tr w14:paraId="5C512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C25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45C9A" w14:textId="77777777">
            <w:r>
              <w:t>4179</w:t>
            </w:r>
          </w:p>
        </w:tc>
      </w:tr>
      <w:tr w14:paraId="745BC3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D12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600DC" w14:textId="77777777"/>
        </w:tc>
      </w:tr>
      <w:tr w14:paraId="00BDC6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A0F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A1A40" w14:textId="77777777">
            <w:r>
              <w:t>Draft</w:t>
            </w:r>
          </w:p>
        </w:tc>
      </w:tr>
      <w:tr w14:paraId="1B2BE2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4EB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14E0C" w14:textId="77777777">
            <w:r>
              <w:t>Muss</w:t>
            </w:r>
          </w:p>
        </w:tc>
      </w:tr>
      <w:tr w14:paraId="499BC2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5DEE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944EB1" w14:textId="77777777">
            <w:r>
              <w:t>Das VSTW wird eine Auffahrmeldung unmittelbar an die Registriereinrichtung weiterleiten. Im Fall einer Störung der Registriereinrichtung wird das VSTW die Störung in einem internen Puffer speichern, bis die Registriereinrichtung wieder verfügbar ist.</w:t>
            </w:r>
          </w:p>
        </w:tc>
      </w:tr>
      <w:tr w14:paraId="4DF255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47F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6ACDD" w14:textId="77777777">
            <w:r>
              <w:t>Hinweis: Vorgabe des Nachholens bei Einzelumstellung kommt aus veralteter Technik; dies wird jetzt in CC mit dem Puffer gehandhabt.</w:t>
            </w:r>
          </w:p>
        </w:tc>
      </w:tr>
      <w:tr w14:paraId="4893EE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475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E3E2C" w14:textId="77777777">
            <w:r>
              <w:t>PV GA DIL OBB 1.0.0</w:t>
            </w:r>
          </w:p>
        </w:tc>
      </w:tr>
    </w:tbl>
    <w:p w14:paraId="6E2A1BBF" w14:textId="77777777">
      <w:pPr>
        <w:spacing w:after="0" w:line="96" w:lineRule="auto"/>
      </w:pPr>
    </w:p>
    <w:p w14:paraId="6077606D" w14:textId="77777777">
      <w:pPr>
        <w:spacing w:after="0"/>
      </w:pPr>
      <w:r>
        <w:rPr>
          <w:vanish/>
        </w:rPr>
        <w:t>MLS_DSTW/MDSTW-23722</w:t>
      </w:r>
      <w:r>
        <w:rPr>
          <w:b/>
        </w:rPr>
        <w:t>1.3.0-7 Eine Auffahrung einer Weiche muss solange gespeichert (und angezeigt) we...</w:t>
      </w:r>
      <w:r>
        <w:br/>
        <w:t>1.3.0-7 Eine Auffahrung einer Weiche muss solange gespeichert (und angezeigt) werden, bis die Weiche durch eine Einzelumstellung oder Hilfsbedienhandlung umgestellt wird.</w:t>
        <w:br/>
        <w:t>​​</w:t>
      </w:r>
    </w:p>
    <w:p w14:paraId="5EBB21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8DF8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F26E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2FA02" w14:textId="77777777">
            <w:r>
              <w:t>MDSTW-23722</w:t>
            </w:r>
          </w:p>
        </w:tc>
      </w:tr>
      <w:tr w14:paraId="24F3AE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8884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52D9D" w14:textId="77777777">
            <w:r>
              <w:t>06_37</w:t>
            </w:r>
          </w:p>
        </w:tc>
      </w:tr>
      <w:tr w14:paraId="43A87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52B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6A5EF" w14:textId="77777777">
            <w:r>
              <w:t>4180</w:t>
            </w:r>
          </w:p>
        </w:tc>
      </w:tr>
      <w:tr w14:paraId="380718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BAB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0DB39" w14:textId="77777777"/>
        </w:tc>
      </w:tr>
      <w:tr w14:paraId="790AE0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A94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2D038" w14:textId="77777777">
            <w:r>
              <w:t>Draft</w:t>
            </w:r>
          </w:p>
        </w:tc>
      </w:tr>
      <w:tr w14:paraId="2490A2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AC9E2"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FA604" w14:textId="77777777">
            <w:r>
              <w:t>Muss</w:t>
            </w:r>
          </w:p>
        </w:tc>
      </w:tr>
      <w:tr w14:paraId="3DF38F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240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36D43" w14:textId="77777777">
            <w:r>
              <w:t>Eine Auffahrung einer Weiche wird - einmal an die VSTW gemeldet - dort gespeichert, bis eine Einzelumstellung oder Hilfsbedienhandlung erfolgt ist.</w:t>
            </w:r>
          </w:p>
        </w:tc>
      </w:tr>
      <w:tr w14:paraId="4FDE9F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1DF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3BCAC4" w14:textId="77777777">
            <w:r>
              <w:t>Eine Speicherung der Auffahrmeldung im ObjectController Point OC-P ist nicht vorgesehen. Die Speicherung der Auffahrmeldung erfolgt - wie in ELEKTRA BL 29.40 umgesetzt - im CC.</w:t>
            </w:r>
          </w:p>
        </w:tc>
      </w:tr>
      <w:tr w14:paraId="766488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AC7E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FB44C" w14:textId="77777777">
            <w:r>
              <w:t>PV GA DIL OBB 1.0.0</w:t>
            </w:r>
          </w:p>
        </w:tc>
      </w:tr>
    </w:tbl>
    <w:p w14:paraId="09C9D609" w14:textId="77777777">
      <w:pPr>
        <w:spacing w:after="0" w:line="96" w:lineRule="auto"/>
      </w:pPr>
    </w:p>
    <w:p w14:paraId="1F24D217" w14:textId="77777777">
      <w:pPr>
        <w:pStyle w:val="Heading3"/>
        <w:divId w:val="421"/>
      </w:pPr>
      <w:bookmarkStart w:name="_Toc242172997" w:id="390"/>
      <w:r>
        <w:t>1.4 Sperrschuhe</w:t>
      </w:r>
      <w:bookmarkEnd w:id="390"/>
    </w:p>
    <w:p w14:paraId="629C8662" w14:textId="77777777">
      <w:pPr>
        <w:spacing w:after="0"/>
      </w:pPr>
      <w:r>
        <w:rPr>
          <w:vanish/>
        </w:rPr>
        <w:t>MLS_DSTW/MDSTW-23723</w:t>
      </w:r>
      <w:r>
        <w:rPr>
          <w:b/>
        </w:rPr>
        <w:t>1.4.0-1 Die Abschaltung des Stellstroms eines Sperrschuhs hat zu erfolgen, wenn...</w:t>
      </w:r>
      <w:r>
        <w:br/>
        <w:t>1.4.0-1 Die Abschaltung des Stellstroms eines Sperrschuhs hat zu erfolgen, wenn dessen Motor länger als 6s ununterbrochen läuft.</w:t>
        <w:br/>
        <w:t>​​</w:t>
      </w:r>
    </w:p>
    <w:p w14:paraId="29DC49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478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E1D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31FCC" w14:textId="77777777">
            <w:r>
              <w:t>MDSTW-23723</w:t>
            </w:r>
          </w:p>
        </w:tc>
      </w:tr>
      <w:tr w14:paraId="30DD81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52AB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780ED2" w14:textId="77777777">
            <w:r>
              <w:t>06_39</w:t>
            </w:r>
          </w:p>
        </w:tc>
      </w:tr>
      <w:tr w14:paraId="14E52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03F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F6011" w14:textId="77777777">
            <w:r>
              <w:t>4182</w:t>
            </w:r>
          </w:p>
        </w:tc>
      </w:tr>
      <w:tr w14:paraId="1A28F8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DD6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BC246" w14:textId="77777777"/>
        </w:tc>
      </w:tr>
      <w:tr w14:paraId="1AFC2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BF1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5892D" w14:textId="77777777">
            <w:r>
              <w:t>Draft</w:t>
            </w:r>
          </w:p>
        </w:tc>
      </w:tr>
      <w:tr w14:paraId="0AEDD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DE6E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FD3D1" w14:textId="77777777">
            <w:r>
              <w:t>Muss</w:t>
            </w:r>
          </w:p>
        </w:tc>
      </w:tr>
      <w:tr w14:paraId="3C4F80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60C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74E31" w14:textId="77777777">
            <w:commentRangeStart w:id="2557889"/>
            <w:r>
              <w:t>Das Teilsystem Weiche wird den Stellstrom eines Motors des Sperrschuhs abstellen, wenn dieser für länger als eine projektierte Zeitspanne (projektierbarer Wert zwischen 6 und 15 Sekunden) ununterbrochen anliegt.</w:t>
            </w:r>
            <w:commentRangeEnd w:id="2557889"/>
            <w:r>
              <w:rPr>
                <w:rStyle w:val="CommentReference"/>
              </w:rPr>
              <w:commentReference w:id="2557889"/>
            </w:r>
          </w:p>
        </w:tc>
      </w:tr>
      <w:tr w14:paraId="72722F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AFC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7812B3" w14:textId="77777777">
            <w:r>
              <w:t>EULYNX unterscheidet nicht zwischen Weichen - oder Sperrschuhsteuerung.</w:t>
            </w:r>
          </w:p>
        </w:tc>
      </w:tr>
      <w:tr w14:paraId="1A8E58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7A1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0EC83" w14:textId="77777777">
            <w:r>
              <w:t>PV GA DIL OBB 1.0.0</w:t>
            </w:r>
          </w:p>
        </w:tc>
      </w:tr>
    </w:tbl>
    <w:p w14:paraId="61F62EF9" w14:textId="77777777">
      <w:pPr>
        <w:spacing w:after="0" w:line="96" w:lineRule="auto"/>
      </w:pPr>
    </w:p>
    <w:p w14:paraId="3C74ED1C" w14:textId="77777777">
      <w:pPr>
        <w:spacing w:after="0"/>
      </w:pPr>
      <w:r>
        <w:rPr>
          <w:vanish/>
        </w:rPr>
        <w:t>MLS_DSTW/MDSTW-23724</w:t>
      </w:r>
      <w:r>
        <w:rPr>
          <w:b/>
        </w:rPr>
        <w:t>1.4.0-2 Nach einem kurzzeitigen Ausfall des Stellstroms dürfen die in Umstellung...</w:t>
      </w:r>
      <w:r>
        <w:br/>
        <w:t>1.4.0-2 Nach einem kurzzeitigen Ausfall des Stellstroms dürfen die in Umstellung befindlichen Sperrschuhe selbständig nicht wieder anlaufen (Überwachung der Spannungseinbrüche in der Stromversorgung).</w:t>
        <w:br/>
        <w:t>​​</w:t>
      </w:r>
    </w:p>
    <w:p w14:paraId="6CB91F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EDDC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D7F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E8FC1" w14:textId="77777777">
            <w:r>
              <w:t>MDSTW-23724</w:t>
            </w:r>
          </w:p>
        </w:tc>
      </w:tr>
      <w:tr w14:paraId="32C35D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E1C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8C9D2" w14:textId="77777777">
            <w:r>
              <w:t>06_40</w:t>
            </w:r>
          </w:p>
        </w:tc>
      </w:tr>
      <w:tr w14:paraId="5AB467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E140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B43DD1" w14:textId="77777777">
            <w:r>
              <w:t>4183</w:t>
            </w:r>
          </w:p>
        </w:tc>
      </w:tr>
      <w:tr w14:paraId="547BE7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1B3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F48E3" w14:textId="77777777"/>
        </w:tc>
      </w:tr>
      <w:tr w14:paraId="5FCDF6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EE5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3039A" w14:textId="77777777">
            <w:r>
              <w:t>Draft</w:t>
            </w:r>
          </w:p>
        </w:tc>
      </w:tr>
      <w:tr w14:paraId="1DDCC5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0DCD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65A24" w14:textId="77777777">
            <w:r>
              <w:t>Muss</w:t>
            </w:r>
          </w:p>
        </w:tc>
      </w:tr>
      <w:tr w14:paraId="31B213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B83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1F35E" w14:textId="77777777">
            <w:r>
              <w:t>Ein Sperrschuh wird bei kurzzeitigem Ausfall des Weichenstellstroms, der zum Stoppen des Motors führt, den Motor nicht wieder selbständig anlaufen lassen.</w:t>
            </w:r>
          </w:p>
        </w:tc>
      </w:tr>
      <w:tr w14:paraId="198C26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EF70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70874" w14:textId="77777777">
            <w:r>
              <w:t>EULYNX unterscheidet nicht zwischen Weichen - oder Sperrschuhsteuerung.</w:t>
            </w:r>
          </w:p>
        </w:tc>
      </w:tr>
      <w:tr w14:paraId="20D86D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361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F284AC" w14:textId="77777777">
            <w:r>
              <w:t>PV GA DIL OBB 1.0.0</w:t>
            </w:r>
          </w:p>
        </w:tc>
      </w:tr>
    </w:tbl>
    <w:p w14:paraId="29F0E8B0" w14:textId="77777777">
      <w:pPr>
        <w:spacing w:after="0" w:line="96" w:lineRule="auto"/>
      </w:pPr>
    </w:p>
    <w:p w14:paraId="1A1B6F92" w14:textId="77777777">
      <w:pPr>
        <w:pStyle w:val="Heading2"/>
        <w:divId w:val="422"/>
      </w:pPr>
      <w:bookmarkStart w:name="_Toc242172998" w:id="391"/>
      <w:r>
        <w:lastRenderedPageBreak/>
        <w:t>D2.7 Teilpflichtenheft Teilsystem Lichtsignal</w:t>
      </w:r>
      <w:bookmarkEnd w:id="391"/>
    </w:p>
    <w:p w14:paraId="29940065" w14:textId="77777777">
      <w:pPr>
        <w:pStyle w:val="Heading3"/>
        <w:divId w:val="423"/>
      </w:pPr>
      <w:bookmarkStart w:name="_Toc242172999" w:id="392"/>
      <w:r>
        <w:t>1.1 Allgemeine Anforderungen</w:t>
      </w:r>
      <w:bookmarkEnd w:id="392"/>
    </w:p>
    <w:p w14:paraId="2DDFD9B1" w14:textId="77777777">
      <w:r>
        <w:rPr>
          <w:vanish/>
        </w:rPr>
        <w:t>MLS_DSTW/MDSTW-23745</w:t>
      </w:r>
      <w:r>
        <w:t>1.1.0-1 Die logische und funktionale Systemgrenze des Teilsystems Lichtsignal ist in der folgenden Abbildung dargestellt.</w:t>
        <w:br/>
        <w:t>​​</w:t>
      </w:r>
    </w:p>
    <w:p w14:paraId="7FAF1B3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DA4F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3E47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1BBF8" w14:textId="77777777">
            <w:r>
              <w:t>1953</w:t>
            </w:r>
          </w:p>
        </w:tc>
      </w:tr>
      <w:tr w14:paraId="741113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FF7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E9399" w14:textId="77777777">
            <w:r>
              <w:t>MDSTW-23745</w:t>
            </w:r>
          </w:p>
        </w:tc>
      </w:tr>
      <w:tr w14:paraId="3D135B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9A5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3A6D1" w14:textId="77777777">
            <w:r>
              <w:t>4057</w:t>
            </w:r>
          </w:p>
        </w:tc>
      </w:tr>
      <w:tr w14:paraId="064F9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B7A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1AE7C" w14:textId="77777777">
            <w:r>
              <w:t>07_16</w:t>
            </w:r>
          </w:p>
        </w:tc>
      </w:tr>
    </w:tbl>
    <w:p w14:paraId="36C07DCC" w14:textId="77777777">
      <w:pPr>
        <w:spacing w:after="0" w:line="96" w:lineRule="auto"/>
      </w:pPr>
    </w:p>
    <w:p w14:paraId="11A6BABA" w14:textId="77777777">
      <w:r>
        <w:rPr>
          <w:vanish/>
        </w:rPr>
        <w:t>MLS_DSTW/MDSTW-23746</w:t>
      </w:r>
      <w:r>
        <w:t>1.1.0-2 &lt;Bild&gt;</w:t>
        <w:br/>
        <w:t>​​</w:t>
      </w:r>
    </w:p>
    <w:p w14:paraId="44562D3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92F7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160E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09560" w14:textId="77777777">
            <w:r>
              <w:t>1954</w:t>
            </w:r>
          </w:p>
        </w:tc>
      </w:tr>
      <w:tr w14:paraId="0D6837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C14B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38DEA" w14:textId="77777777">
            <w:r>
              <w:t>MDSTW-23746</w:t>
            </w:r>
          </w:p>
        </w:tc>
      </w:tr>
      <w:tr w14:paraId="5FD46F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C8C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9C8AD" w14:textId="77777777">
            <w:r>
              <w:t>4058</w:t>
            </w:r>
          </w:p>
        </w:tc>
      </w:tr>
      <w:tr w14:paraId="413F6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E26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AB42F" w14:textId="77777777">
            <w:r>
              <w:t>07_114</w:t>
            </w:r>
          </w:p>
        </w:tc>
      </w:tr>
    </w:tbl>
    <w:p w14:paraId="38551735" w14:textId="77777777">
      <w:pPr>
        <w:spacing w:after="0" w:line="96" w:lineRule="auto"/>
      </w:pPr>
    </w:p>
    <w:p w14:paraId="33682F16" w14:textId="77777777">
      <w:pPr>
        <w:spacing w:after="0"/>
      </w:pPr>
      <w:r>
        <w:rPr>
          <w:vanish/>
        </w:rPr>
        <w:t>MLS_DSTW/MDSTW-23747</w:t>
      </w:r>
      <w:r>
        <w:rPr>
          <w:b/>
        </w:rPr>
        <w:t>1.1.0-3 Das Teilsystem Lichtsignal (Lichtsignal) muss den Anforderungen der Requ...</w:t>
      </w:r>
      <w:r>
        <w:br/>
        <w:t>1.1.0-3 Das Teilsystem Lichtsignal (Lichtsignal) muss den Anforderungen der Requirements Specification Subsystem Light Signal entsprechen.</w:t>
        <w:br/>
        <w:t>​​</w:t>
      </w:r>
    </w:p>
    <w:p w14:paraId="3EE328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140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3D0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65267" w14:textId="77777777">
            <w:r>
              <w:t>MDSTW-23747</w:t>
            </w:r>
          </w:p>
        </w:tc>
      </w:tr>
      <w:tr w14:paraId="4895C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035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4531F" w14:textId="77777777">
            <w:r>
              <w:t>07_18</w:t>
            </w:r>
          </w:p>
        </w:tc>
      </w:tr>
      <w:tr w14:paraId="74D56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2B1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70771" w14:textId="77777777">
            <w:r>
              <w:t>4059</w:t>
            </w:r>
          </w:p>
        </w:tc>
      </w:tr>
      <w:tr w14:paraId="16B1A8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6BA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F8080" w14:textId="77777777">
            <w:r>
              <w:t>[31]</w:t>
            </w:r>
          </w:p>
        </w:tc>
      </w:tr>
      <w:tr w14:paraId="74C04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96BC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94746" w14:textId="77777777">
            <w:r>
              <w:t>Draft</w:t>
            </w:r>
          </w:p>
        </w:tc>
      </w:tr>
      <w:tr w14:paraId="7B3254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888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5A105B" w14:textId="77777777">
            <w:r>
              <w:t>Muss</w:t>
            </w:r>
          </w:p>
        </w:tc>
      </w:tr>
      <w:tr w14:paraId="0E1E31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AB7A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942A0E" w14:textId="77777777">
            <w:r>
              <w:t>Die für das Subsystem Light Signal anwendbaren Anforderungen werden entsprechend der vereinbarten EULYNX Requirement Specification umgesetzt.</w:t>
            </w:r>
          </w:p>
        </w:tc>
      </w:tr>
      <w:tr w14:paraId="4FD91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460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7CF50" w14:textId="77777777"/>
        </w:tc>
      </w:tr>
      <w:tr w14:paraId="63EEFB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FA61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431FF" w14:textId="77777777"/>
        </w:tc>
      </w:tr>
    </w:tbl>
    <w:p w14:paraId="623F8E9D" w14:textId="77777777">
      <w:pPr>
        <w:spacing w:after="0" w:line="96" w:lineRule="auto"/>
      </w:pPr>
    </w:p>
    <w:p w14:paraId="3B4F0962" w14:textId="77777777">
      <w:pPr>
        <w:spacing w:after="0"/>
      </w:pPr>
      <w:r>
        <w:rPr>
          <w:vanish/>
        </w:rPr>
        <w:t>MLS_DSTW/MDSTW-23748</w:t>
      </w:r>
      <w:r>
        <w:rPr>
          <w:b/>
        </w:rPr>
        <w:t>1.1.0-4 Signalgeber müssen den Anforderungen des Lastenhefts "LH Signalgeber DST...</w:t>
      </w:r>
      <w:r>
        <w:br/>
        <w:t>1.1.0-4 Signalgeber müssen den Anforderungen des Lastenhefts "LH Signalgeber DSTW" und den Anforderungen dieses Lastenhefts entsprechen.</w:t>
        <w:br/>
        <w:t>​​</w:t>
      </w:r>
    </w:p>
    <w:p w14:paraId="6227C11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4FC7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7ED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8700F" w14:textId="77777777">
            <w:r>
              <w:t>MDSTW-23748</w:t>
            </w:r>
          </w:p>
        </w:tc>
      </w:tr>
      <w:tr w14:paraId="51B97C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D904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48A47" w14:textId="77777777">
            <w:r>
              <w:t>07_19</w:t>
            </w:r>
          </w:p>
        </w:tc>
      </w:tr>
      <w:tr w14:paraId="206C3B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537A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525EA" w14:textId="77777777">
            <w:r>
              <w:t>4060</w:t>
            </w:r>
          </w:p>
        </w:tc>
      </w:tr>
      <w:tr w14:paraId="70D973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29D5F"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C39FC" w14:textId="77777777">
            <w:r>
              <w:t>[10]</w:t>
            </w:r>
          </w:p>
        </w:tc>
      </w:tr>
      <w:tr w14:paraId="7E6DF2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30F8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C0739" w14:textId="77777777">
            <w:r>
              <w:t>Draft</w:t>
            </w:r>
          </w:p>
        </w:tc>
      </w:tr>
      <w:tr w14:paraId="464942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0CF9B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49AF4" w14:textId="77777777">
            <w:r>
              <w:t>Muss</w:t>
            </w:r>
          </w:p>
        </w:tc>
      </w:tr>
      <w:tr w14:paraId="0433C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8279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B9C9B" w14:textId="77777777">
            <w:r>
              <w:t>Signale werden mit Hitachi Rail iLED ausgestattet. Diese Lichtpunkte entsprechen den Anforderungen dieses Lastenheftes.</w:t>
            </w:r>
          </w:p>
        </w:tc>
      </w:tr>
      <w:tr w14:paraId="68BE0A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8B0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1B087" w14:textId="77777777"/>
        </w:tc>
      </w:tr>
      <w:tr w14:paraId="64BCC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FFA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36E56" w14:textId="77777777">
            <w:r>
              <w:t>PV GA DIL OBB 1.0.0</w:t>
            </w:r>
          </w:p>
        </w:tc>
      </w:tr>
    </w:tbl>
    <w:p w14:paraId="388AA325" w14:textId="77777777">
      <w:pPr>
        <w:spacing w:after="0" w:line="96" w:lineRule="auto"/>
      </w:pPr>
    </w:p>
    <w:p w14:paraId="39A18667" w14:textId="77777777">
      <w:pPr>
        <w:spacing w:after="0"/>
      </w:pPr>
      <w:r>
        <w:rPr>
          <w:vanish/>
        </w:rPr>
        <w:t>MLS_DSTW/MDSTW-23750</w:t>
      </w:r>
      <w:r>
        <w:rPr>
          <w:b/>
        </w:rPr>
        <w:t>1.1.0-5 Signalgeber müssen so ausgeführt werden, dass sie nicht mehr elektrische...</w:t>
      </w:r>
      <w:r>
        <w:br/>
        <w:t>1.1.0-5 Signalgeber müssen so ausgeführt werden, dass sie nicht mehr elektrische Leistung aufnehmen, als sie für die Erfüllung der optischen Eigenschaften benötigen, keinesfalls mehr als 20 W.</w:t>
      </w:r>
    </w:p>
    <w:p w14:paraId="04ADED9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57"/>
      </w:tblGrid>
      <w:tr w14:paraId="10B035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0A15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A0DCD" w14:textId="77777777">
            <w:r>
              <w:t>MDSTW-23750</w:t>
            </w:r>
          </w:p>
        </w:tc>
      </w:tr>
      <w:tr w14:paraId="018AF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A32F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529E2D" w14:textId="77777777">
            <w:r>
              <w:t>07_21</w:t>
            </w:r>
          </w:p>
        </w:tc>
      </w:tr>
      <w:tr w14:paraId="737342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9CB0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52903" w14:textId="77777777">
            <w:r>
              <w:t>4062</w:t>
            </w:r>
          </w:p>
        </w:tc>
      </w:tr>
      <w:tr w14:paraId="2AB36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B94D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86550" w14:textId="77777777"/>
        </w:tc>
      </w:tr>
      <w:tr w14:paraId="085881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21E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E776F" w14:textId="77777777">
            <w:r>
              <w:t>Draft</w:t>
            </w:r>
          </w:p>
        </w:tc>
      </w:tr>
      <w:tr w14:paraId="71656D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C35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5B9CA" w14:textId="77777777">
            <w:r>
              <w:t>Muss</w:t>
            </w:r>
          </w:p>
        </w:tc>
      </w:tr>
      <w:tr w14:paraId="119DFB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455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3AC83" w14:textId="77777777">
            <w:r>
              <w:t>Das Produkt Hitachi Rail iLED wird nicht mehr als 20W Leistung aufnehmen.</w:t>
            </w:r>
          </w:p>
        </w:tc>
      </w:tr>
      <w:tr w14:paraId="6B38D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DE14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479C03" w14:textId="77777777"/>
        </w:tc>
      </w:tr>
      <w:tr w14:paraId="5FACBB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E45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48770" w14:textId="77777777">
            <w:r>
              <w:t>PV GA DIL OBB 1.0.0</w:t>
            </w:r>
          </w:p>
        </w:tc>
      </w:tr>
    </w:tbl>
    <w:p w14:paraId="008F4E71" w14:textId="77777777">
      <w:pPr>
        <w:spacing w:after="0" w:line="96" w:lineRule="auto"/>
      </w:pPr>
    </w:p>
    <w:p w14:paraId="14C0EB31" w14:textId="77777777">
      <w:pPr>
        <w:spacing w:after="0"/>
      </w:pPr>
      <w:r>
        <w:rPr>
          <w:vanish/>
        </w:rPr>
        <w:t>MLS_DSTW/MDSTW-23751</w:t>
      </w:r>
      <w:r>
        <w:rPr>
          <w:b/>
        </w:rPr>
        <w:t>1.1.0-6 Das Subsystem Light Signal muss so realisiert werden, dass alle für die...</w:t>
      </w:r>
      <w:r>
        <w:br/>
        <w:t>1.1.0-6 Das Subsystem Light Signal muss so realisiert werden, dass alle für die Übertragung der Daten an der Schnittstelle SDI-LS notwendigen Parameter aufgenommen werden.</w:t>
        <w:br/>
        <w:t>​​</w:t>
      </w:r>
    </w:p>
    <w:p w14:paraId="480B7BB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A1B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6C4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A0654" w14:textId="77777777">
            <w:r>
              <w:t>MDSTW-23751</w:t>
            </w:r>
          </w:p>
        </w:tc>
      </w:tr>
      <w:tr w14:paraId="3F4A27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7B4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280F6" w14:textId="77777777">
            <w:r>
              <w:t>07_22</w:t>
            </w:r>
          </w:p>
        </w:tc>
      </w:tr>
      <w:tr w14:paraId="528A9C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639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DBF8F" w14:textId="77777777">
            <w:r>
              <w:t>4063</w:t>
            </w:r>
          </w:p>
        </w:tc>
      </w:tr>
      <w:tr w14:paraId="1F5C1B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0311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8D7D0" w14:textId="77777777">
            <w:r>
              <w:t>[12]</w:t>
            </w:r>
          </w:p>
        </w:tc>
      </w:tr>
      <w:tr w14:paraId="2C0039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488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7CD6A" w14:textId="77777777">
            <w:r>
              <w:t>Draft</w:t>
            </w:r>
          </w:p>
        </w:tc>
      </w:tr>
      <w:tr w14:paraId="2BB718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0E2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5A710" w14:textId="77777777">
            <w:r>
              <w:t>Muss</w:t>
            </w:r>
          </w:p>
        </w:tc>
      </w:tr>
      <w:tr w14:paraId="46A495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426A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E4B89" w14:textId="77777777">
            <w:r>
              <w:t>Das Subsystem Light Signal stellt die vereinbarten Diagnose- und Zustandsinformationen gemäß Eu.Doc. 78 auf Basis der vertraglich vereinbarten EULYNX Baseline 4 Release 4 über SDI-LS bereit. In Stufe 1 wird PULSE als temporäre Gegenstelle für Integration und Verifikation verwendet.</w:t>
            </w:r>
          </w:p>
        </w:tc>
      </w:tr>
      <w:tr w14:paraId="311DC1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A24B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F16E3" w14:textId="77777777">
            <w:r>
              <w:t>Die spätere Anbindung an die DDSP erfolgt auf Basis derselben freigegebenen SDI-LS-Schnittstellenbaseline. Nationale Diagnoseerweiterungen werden in der projektspezifischen Schnittstellenspezifikation dokumentiert.</w:t>
            </w:r>
          </w:p>
        </w:tc>
      </w:tr>
      <w:tr w14:paraId="4FEEE1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2BB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618B6" w14:textId="77777777">
            <w:r>
              <w:t>PV GA DIL OBB 1.0.0</w:t>
            </w:r>
          </w:p>
        </w:tc>
      </w:tr>
    </w:tbl>
    <w:p w14:paraId="1A4F9320" w14:textId="77777777">
      <w:pPr>
        <w:spacing w:after="0" w:line="96" w:lineRule="auto"/>
      </w:pPr>
    </w:p>
    <w:p w14:paraId="79CBEF3D" w14:textId="77777777">
      <w:pPr>
        <w:spacing w:after="0"/>
      </w:pPr>
      <w:r>
        <w:rPr>
          <w:vanish/>
        </w:rPr>
        <w:t>MLS_DSTW/MDSTW-23752</w:t>
      </w:r>
      <w:r>
        <w:rPr>
          <w:b/>
        </w:rPr>
        <w:t>1.1.0-7 Zusätzlich zu den in der SDI-LS festgelegten Daten muss das System an de...</w:t>
      </w:r>
      <w:r>
        <w:br/>
        <w:t xml:space="preserve">1.1.0-7 Zusätzlich zu den in der SDI-LS festgelegten Daten muss das System an derselben Schnittstelle </w:t>
        <w:lastRenderedPageBreak/>
        <w:t>die Betriebsstunden in Stunden und Dezimalstunden (h) des Object Controllers zählen und übertragen.</w:t>
        <w:br/>
        <w:t>​​</w:t>
      </w:r>
    </w:p>
    <w:p w14:paraId="1FA5F5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4642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1DF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942D8" w14:textId="77777777">
            <w:r>
              <w:t>MDSTW-23752</w:t>
            </w:r>
          </w:p>
        </w:tc>
      </w:tr>
      <w:tr w14:paraId="2E6AF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82F5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1A1381" w14:textId="77777777">
            <w:r>
              <w:t>07_23</w:t>
            </w:r>
          </w:p>
        </w:tc>
      </w:tr>
      <w:tr w14:paraId="7D8235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AB6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C652C" w14:textId="77777777">
            <w:r>
              <w:t>4064</w:t>
            </w:r>
          </w:p>
        </w:tc>
      </w:tr>
      <w:tr w14:paraId="3EC93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47AA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5B4093" w14:textId="77777777"/>
        </w:tc>
      </w:tr>
      <w:tr w14:paraId="2ECEB3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3194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7C978D" w14:textId="77777777">
            <w:r>
              <w:t>Draft</w:t>
            </w:r>
          </w:p>
        </w:tc>
      </w:tr>
      <w:tr w14:paraId="26B50D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830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7D14B" w14:textId="77777777">
            <w:r>
              <w:t>Muss</w:t>
            </w:r>
          </w:p>
        </w:tc>
      </w:tr>
      <w:tr w14:paraId="054CA9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1E18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4B47B" w14:textId="77777777">
            <w:r>
              <w:t>Das Subsystem Lichtsignal wird an der Schnittstelle SDI-LS die Betriebsstunden des Object Controllers in Stunden, jedoch nicht in Dezimalstunden übertragen. Es wird grundsätzlich die gesamte Zeit, in der der Object Controller unter Spannung steht gezählt.</w:t>
            </w:r>
          </w:p>
        </w:tc>
      </w:tr>
      <w:tr w14:paraId="476221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AA7C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390AD" w14:textId="77777777">
            <w:r>
              <w:t>Die angebotene Lösung überträgt Betriebsstunden derzeit mit einer Auflösung von einer Stunde. Eine zusätzliche Übertragung in Dezimalstunden ist nicht Bestandteil der bestehenden Produktfunktion. Aus Sicht von Hitachi Rail ist die vorhandene Auflösung für die vorgesehene betriebliche Auswertung und Instandhaltungsplanung ausreichend. Die Akzeptanz dieser Auslegung wird mit dem AG abgestimmt. Sollte eine feinere Auflösung zwingend erforderlich sein, sind Datenformat, Auflösung und technische Auswirkungen gemeinsam festzulegen.</w:t>
            </w:r>
          </w:p>
        </w:tc>
      </w:tr>
      <w:tr w14:paraId="34B33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3BC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71AFC" w14:textId="77777777">
            <w:r>
              <w:t>PV GA DIL OBB 2.0.0</w:t>
            </w:r>
          </w:p>
        </w:tc>
      </w:tr>
    </w:tbl>
    <w:p w14:paraId="5AE54FB4" w14:textId="77777777">
      <w:pPr>
        <w:spacing w:after="0" w:line="96" w:lineRule="auto"/>
      </w:pPr>
    </w:p>
    <w:p w14:paraId="2A2F8110" w14:textId="77777777">
      <w:pPr>
        <w:spacing w:after="0"/>
      </w:pPr>
      <w:r>
        <w:rPr>
          <w:vanish/>
        </w:rPr>
        <w:t>MLS_DSTW/MDSTW-23753</w:t>
      </w:r>
      <w:r>
        <w:rPr>
          <w:b/>
        </w:rPr>
        <w:t>1.1.0-8 Zusätzlich zu den in der SDI-LS festgelegten Daten muss das System an de...</w:t>
      </w:r>
      <w:r>
        <w:br/>
        <w:t>1.1.0-8 Zusätzlich zu den in der SDI-LS festgelegten Daten muss das System an derselben Schnittstelle die Betriebsstunden in Stunden und Dezimalstunden (h) jedes Lichtpunktes und Anzeigers zählen und übertragen.</w:t>
      </w:r>
    </w:p>
    <w:p w14:paraId="7B77000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A895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8F5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854C3" w14:textId="77777777">
            <w:r>
              <w:t>MDSTW-23753</w:t>
            </w:r>
          </w:p>
        </w:tc>
      </w:tr>
      <w:tr w14:paraId="4F88C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8851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964959" w14:textId="77777777">
            <w:r>
              <w:t>07_120</w:t>
            </w:r>
          </w:p>
        </w:tc>
      </w:tr>
      <w:tr w14:paraId="0402C6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907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3AA8D" w14:textId="77777777">
            <w:r>
              <w:t>55361</w:t>
            </w:r>
          </w:p>
        </w:tc>
      </w:tr>
      <w:tr w14:paraId="41AEE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6103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7ECA9" w14:textId="77777777"/>
        </w:tc>
      </w:tr>
      <w:tr w14:paraId="5A8762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EF9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814EC" w14:textId="77777777">
            <w:r>
              <w:t>Draft</w:t>
            </w:r>
          </w:p>
        </w:tc>
      </w:tr>
      <w:tr w14:paraId="63F5D9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C734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EF2D0" w14:textId="77777777">
            <w:r>
              <w:t>Muss</w:t>
            </w:r>
          </w:p>
        </w:tc>
      </w:tr>
      <w:tr w14:paraId="59C1D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F59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80559" w14:textId="77777777">
            <w:r>
              <w:t>Das Subsystem Lichtsignal wird an der Schnittstelle SDI-LS die Betriebsstunden jedes iLEDs und jedes Anzeigers in Stunden und Dezimalstunden (h) zählen und übertragen. Es werden die Betriebsstunden der iLEDs und Anzeiger gezählt, indem die Zeit erfasst wird, in der das Gerät erfolgreich mit dem Subsystem Lichtsignal verbunden ist.</w:t>
            </w:r>
          </w:p>
        </w:tc>
      </w:tr>
      <w:tr w14:paraId="43712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C11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6AB367" w14:textId="77777777"/>
        </w:tc>
      </w:tr>
      <w:tr w14:paraId="5130DC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E42F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B3A84" w14:textId="77777777"/>
        </w:tc>
      </w:tr>
    </w:tbl>
    <w:p w14:paraId="5A929DD3" w14:textId="77777777">
      <w:pPr>
        <w:spacing w:after="0" w:line="96" w:lineRule="auto"/>
      </w:pPr>
    </w:p>
    <w:p w14:paraId="45BD9832" w14:textId="77777777">
      <w:pPr>
        <w:pStyle w:val="Heading3"/>
        <w:divId w:val="424"/>
      </w:pPr>
      <w:bookmarkStart w:name="_Toc242173000" w:id="393"/>
      <w:r>
        <w:lastRenderedPageBreak/>
        <w:t>1.2 Schnittstellen</w:t>
      </w:r>
      <w:bookmarkEnd w:id="393"/>
    </w:p>
    <w:p w14:paraId="15848943" w14:textId="77777777">
      <w:pPr>
        <w:spacing w:after="0"/>
      </w:pPr>
      <w:r>
        <w:rPr>
          <w:vanish/>
        </w:rPr>
        <w:t>MLS_DSTW/MDSTW-23755</w:t>
      </w:r>
      <w:r>
        <w:rPr>
          <w:b/>
        </w:rPr>
        <w:t>1.2.0-1 Die Schnittstelle zwischen dem DSTW und allen Lichtsignalen muss entspre...</w:t>
      </w:r>
      <w:r>
        <w:br/>
        <w:t>1.2.0-1 Die Schnittstelle zwischen dem DSTW und allen Lichtsignalen muss entsprechend der SCI-LS ausgeführt werden.</w:t>
        <w:br/>
        <w:t>​​</w:t>
      </w:r>
    </w:p>
    <w:p w14:paraId="189293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928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820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3A15E" w14:textId="77777777">
            <w:r>
              <w:t>MDSTW-23755</w:t>
            </w:r>
          </w:p>
        </w:tc>
      </w:tr>
      <w:tr w14:paraId="4C3D81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907C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F5A71" w14:textId="77777777">
            <w:r>
              <w:t>07_25</w:t>
            </w:r>
          </w:p>
        </w:tc>
      </w:tr>
      <w:tr w14:paraId="743E03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A63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DE5A61" w14:textId="77777777">
            <w:r>
              <w:t>4066</w:t>
            </w:r>
          </w:p>
        </w:tc>
      </w:tr>
      <w:tr w14:paraId="6E3455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08F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EE718" w14:textId="77777777">
            <w:r>
              <w:t>[11]</w:t>
            </w:r>
          </w:p>
        </w:tc>
      </w:tr>
      <w:tr w14:paraId="5CDDC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836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426B4" w14:textId="77777777">
            <w:r>
              <w:t>Draft</w:t>
            </w:r>
          </w:p>
        </w:tc>
      </w:tr>
      <w:tr w14:paraId="155D62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74D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8756C" w14:textId="77777777">
            <w:r>
              <w:t>Muss</w:t>
            </w:r>
          </w:p>
        </w:tc>
      </w:tr>
      <w:tr w14:paraId="328ABA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351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BC2BE" w14:textId="77777777">
            <w:r>
              <w:t>Die SCI-LS-Schnittstelle zwischen VSTW und OC-LS wird gemäß Eu.Doc. 33 auf Basis der vertraglich vereinbarten EULYNX Baseline 4 Release 4 umgesetzt.</w:t>
            </w:r>
          </w:p>
        </w:tc>
      </w:tr>
      <w:tr w14:paraId="510E22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21CB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E382F" w14:textId="77777777">
            <w:r>
              <w:t>Die Umsetzung umfasst die für die angebotene Lichtsignalarchitektur anwendbaren verpflichtenden Funktionen und Funktionspakete. Nationale Erweiterungen, insbesondere die projektspezifische Summenstörinformation, werden in der projektspezifischen SCI-LS-Schnittstellenspezifikation dokumentiert.</w:t>
            </w:r>
          </w:p>
        </w:tc>
      </w:tr>
      <w:tr w14:paraId="21C9B3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45C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A5E187" w14:textId="77777777">
            <w:r>
              <w:t>PV GA DIL OBB 1.0.0</w:t>
            </w:r>
          </w:p>
        </w:tc>
      </w:tr>
    </w:tbl>
    <w:p w14:paraId="520AB060" w14:textId="77777777">
      <w:pPr>
        <w:spacing w:after="0" w:line="96" w:lineRule="auto"/>
      </w:pPr>
    </w:p>
    <w:p w14:paraId="7F1D26F1" w14:textId="77777777">
      <w:pPr>
        <w:spacing w:after="0"/>
      </w:pPr>
      <w:r>
        <w:rPr>
          <w:vanish/>
        </w:rPr>
        <w:t>MLS_DSTW/MDSTW-23756</w:t>
      </w:r>
      <w:r>
        <w:rPr>
          <w:b/>
        </w:rPr>
        <w:t>1.2.0-2 Die zu übertragenden Signalbegriffe sind entsprechend Eu.Doc.37, Version...</w:t>
      </w:r>
      <w:r>
        <w:br/>
        <w:t>1.2.0-2 Die zu übertragenden Signalbegriffe sind entsprechend Eu.Doc.37, Version 2.2, Spalte ÖBB_008100 zu kodieren.</w:t>
        <w:br/>
        <w:t>​​</w:t>
      </w:r>
    </w:p>
    <w:p w14:paraId="1C6BE4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6913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AEA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1D36F" w14:textId="77777777">
            <w:r>
              <w:t>MDSTW-23756</w:t>
            </w:r>
          </w:p>
        </w:tc>
      </w:tr>
      <w:tr w14:paraId="275091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0EE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72197" w14:textId="77777777">
            <w:r>
              <w:t>07_26</w:t>
            </w:r>
          </w:p>
        </w:tc>
      </w:tr>
      <w:tr w14:paraId="5C9F77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0ED3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9FE59" w14:textId="77777777">
            <w:r>
              <w:t>4067</w:t>
            </w:r>
          </w:p>
        </w:tc>
      </w:tr>
      <w:tr w14:paraId="5E0D4D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D85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49BE4" w14:textId="77777777">
            <w:r>
              <w:t>[13]</w:t>
            </w:r>
          </w:p>
        </w:tc>
      </w:tr>
      <w:tr w14:paraId="7AB424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E23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ABE53" w14:textId="77777777">
            <w:r>
              <w:t>Draft</w:t>
            </w:r>
          </w:p>
        </w:tc>
      </w:tr>
      <w:tr w14:paraId="0825F6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8BF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00A3F" w14:textId="77777777">
            <w:r>
              <w:t>Muss</w:t>
            </w:r>
          </w:p>
        </w:tc>
      </w:tr>
      <w:tr w14:paraId="35B4C6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E5B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EFE0C" w14:textId="77777777">
            <w:r>
              <w:t>Die für das Subsystem Lichtsignal zu übertragenden Signalbegriffe werden entsprechend Eulynx BL4.4, Eu.Doc.37 umgesetzt.</w:t>
            </w:r>
          </w:p>
        </w:tc>
      </w:tr>
      <w:tr w14:paraId="5F865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BD2B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0407A" w14:textId="77777777"/>
        </w:tc>
      </w:tr>
      <w:tr w14:paraId="620C9C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39B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27DB0" w14:textId="77777777">
            <w:r>
              <w:t>PV GA DIL OBB 1.0.0</w:t>
            </w:r>
          </w:p>
        </w:tc>
      </w:tr>
    </w:tbl>
    <w:p w14:paraId="18DEE8B4" w14:textId="77777777">
      <w:pPr>
        <w:spacing w:after="0" w:line="96" w:lineRule="auto"/>
      </w:pPr>
    </w:p>
    <w:p w14:paraId="3A91F132" w14:textId="77777777">
      <w:pPr>
        <w:spacing w:after="0"/>
      </w:pPr>
      <w:r>
        <w:rPr>
          <w:vanish/>
        </w:rPr>
        <w:t>MLS_DSTW/MDSTW-23757</w:t>
      </w:r>
      <w:r>
        <w:rPr>
          <w:b/>
        </w:rPr>
        <w:t>1.2.0-3 Zusätzlich zu den im EU.Doc.37 festgelegten Signalbegriffen müssen folge...</w:t>
      </w:r>
      <w:r>
        <w:br/>
        <w:t>1.2.0-3 Zusätzlich zu den im EU.Doc.37 festgelegten Signalbegriffen müssen folgende Signalbegriffe angeschaltet werden können:</w:t>
        <w:br/>
        <w:t>• Signaldunkelschaltung entsprechend Eu.SAT.346</w:t>
        <w:br/>
        <w:t>• Das Signal ist mit keiner Signalbegriff-Erweiterung ausgerüstet entsprechend Eu.SAT.351</w:t>
        <w:br/>
        <w:t>• Geschwindigkeitsanzeiger entsprechend Eu.SAT.244, Eu.SAT.246, Eu.SAT.368, Eu.SAT.247 und Eu.SAT.352</w:t>
        <w:br/>
        <w:lastRenderedPageBreak/>
        <w:t>• Geschwindigkeitsvoranzeiger entsprechend Eu.SAT.355, Eu.SAT.356, Eu.SAT.359, Eu.SAT.357 und Eu.SAT.358</w:t>
        <w:br/>
        <w:t>​​</w:t>
      </w:r>
    </w:p>
    <w:p w14:paraId="0BDEE0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F950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D70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31A01" w14:textId="77777777">
            <w:r>
              <w:t>MDSTW-23757</w:t>
            </w:r>
          </w:p>
        </w:tc>
      </w:tr>
      <w:tr w14:paraId="064917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FEE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D7188" w14:textId="77777777">
            <w:r>
              <w:t>07_27</w:t>
            </w:r>
          </w:p>
        </w:tc>
      </w:tr>
      <w:tr w14:paraId="4F9D98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133E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018A1" w14:textId="77777777">
            <w:r>
              <w:t>4068</w:t>
            </w:r>
          </w:p>
        </w:tc>
      </w:tr>
      <w:tr w14:paraId="178FE1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51E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1B455" w14:textId="77777777">
            <w:r>
              <w:t>[13]</w:t>
            </w:r>
          </w:p>
        </w:tc>
      </w:tr>
      <w:tr w14:paraId="468CDD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7E17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0EBA4" w14:textId="77777777">
            <w:r>
              <w:t>Draft</w:t>
            </w:r>
          </w:p>
        </w:tc>
      </w:tr>
      <w:tr w14:paraId="3746D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8B8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76C69" w14:textId="77777777">
            <w:r>
              <w:t>Muss</w:t>
            </w:r>
          </w:p>
        </w:tc>
      </w:tr>
      <w:tr w14:paraId="7323D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A44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A0AD44" w14:textId="77777777">
            <w:r>
              <w:t>Zusätzlich zu Anforderung 26/07_26 (Signalbegriffe entsprechend Eulynx BL4.3, Eu.Doc.37, v.2.2) werden die in Anforderung 27/07_27 festgelegten Signalbegriffe umgesetzt.</w:t>
            </w:r>
          </w:p>
        </w:tc>
      </w:tr>
      <w:tr w14:paraId="4926A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65A4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1C2B0" w14:textId="77777777">
            <w:r>
              <w:t>Eu.SAT.359 scheint nicht korrekt zu sein. Meint der AG Eu.SAT.369?</w:t>
            </w:r>
          </w:p>
        </w:tc>
      </w:tr>
      <w:tr w14:paraId="67D02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7200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9532F2" w14:textId="77777777">
            <w:r>
              <w:t>PV GA DIL OBB 1.0.0</w:t>
            </w:r>
          </w:p>
        </w:tc>
      </w:tr>
    </w:tbl>
    <w:p w14:paraId="373EC3C2" w14:textId="77777777">
      <w:pPr>
        <w:spacing w:after="0" w:line="96" w:lineRule="auto"/>
      </w:pPr>
    </w:p>
    <w:p w14:paraId="7DE8C243" w14:textId="77777777">
      <w:pPr>
        <w:spacing w:after="0"/>
      </w:pPr>
      <w:r>
        <w:rPr>
          <w:vanish/>
        </w:rPr>
        <w:t>MLS_DSTW/MDSTW-23758</w:t>
      </w:r>
      <w:r>
        <w:rPr>
          <w:b/>
        </w:rPr>
        <w:t>1.2.0-4 Es muss eine Wartungsschnittstelle entsprechend SMI-LS und in Abstimmung...</w:t>
      </w:r>
      <w:r>
        <w:br/>
        <w:t>1.2.0-4 Es muss eine Wartungsschnittstelle entsprechend SMI-LS und in Abstimmung mit dem AG realisiert werden.</w:t>
        <w:br/>
        <w:t>​​</w:t>
      </w:r>
    </w:p>
    <w:p w14:paraId="65718D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C593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DEA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E6F158" w14:textId="77777777">
            <w:r>
              <w:t>MDSTW-23758</w:t>
            </w:r>
          </w:p>
        </w:tc>
      </w:tr>
      <w:tr w14:paraId="08F2B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E9A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268FE" w14:textId="77777777">
            <w:r>
              <w:t>07_28</w:t>
            </w:r>
          </w:p>
        </w:tc>
      </w:tr>
      <w:tr w14:paraId="2CCA6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E61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39C92" w14:textId="77777777">
            <w:r>
              <w:t>4069</w:t>
            </w:r>
          </w:p>
        </w:tc>
      </w:tr>
      <w:tr w14:paraId="0E3953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D0E9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69119" w14:textId="77777777">
            <w:r>
              <w:t>[14]</w:t>
            </w:r>
          </w:p>
        </w:tc>
      </w:tr>
      <w:tr w14:paraId="72E23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2E85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89ED6" w14:textId="77777777">
            <w:r>
              <w:t>Draft</w:t>
            </w:r>
          </w:p>
        </w:tc>
      </w:tr>
      <w:tr w14:paraId="68ED18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4D3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F9D2A" w14:textId="77777777">
            <w:r>
              <w:t>Muss</w:t>
            </w:r>
          </w:p>
        </w:tc>
      </w:tr>
      <w:tr w14:paraId="375D50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3AB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C8E56" w14:textId="77777777">
            <w:r>
              <w:t>Das Subsystem Lichtsignal (OC-LS) wird eine Wartungsschnittstelle folgend den Prinzipien in Eulynx BL 4.3, SMI generisch, Eu.Doc.120_v1.1_0.A, sowie in Abstimmung mit dem AG realisieren.</w:t>
            </w:r>
          </w:p>
        </w:tc>
      </w:tr>
      <w:tr w14:paraId="6DDE7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8A1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8B46D" w14:textId="77777777"/>
        </w:tc>
      </w:tr>
      <w:tr w14:paraId="571810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B07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BFA25" w14:textId="77777777">
            <w:r>
              <w:t>PV GA DIL OBB 1.0.0</w:t>
            </w:r>
          </w:p>
        </w:tc>
      </w:tr>
    </w:tbl>
    <w:p w14:paraId="514AF92C" w14:textId="77777777">
      <w:pPr>
        <w:spacing w:after="0" w:line="96" w:lineRule="auto"/>
      </w:pPr>
    </w:p>
    <w:p w14:paraId="4445EA7F" w14:textId="77777777">
      <w:pPr>
        <w:spacing w:after="0"/>
      </w:pPr>
      <w:r>
        <w:rPr>
          <w:vanish/>
        </w:rPr>
        <w:t>MLS_DSTW/MDSTW-23759</w:t>
      </w:r>
      <w:r>
        <w:rPr>
          <w:b/>
        </w:rPr>
        <w:t>1.2.0-5 Es muss eine Diagnosesschnittstelle entsprechend SDI-LS und in Abstimmun...</w:t>
      </w:r>
      <w:r>
        <w:br/>
        <w:t>1.2.0-5 Es muss eine Diagnosesschnittstelle entsprechend SDI-LS und in Abstimmung mit dem AG realisiert werden.</w:t>
        <w:br/>
        <w:t>​​</w:t>
      </w:r>
    </w:p>
    <w:p w14:paraId="4941D7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EDDF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07D4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3EFA9" w14:textId="77777777">
            <w:r>
              <w:t>MDSTW-23759</w:t>
            </w:r>
          </w:p>
        </w:tc>
      </w:tr>
      <w:tr w14:paraId="1BB3A3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548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03450" w14:textId="77777777">
            <w:r>
              <w:t>07_29</w:t>
            </w:r>
          </w:p>
        </w:tc>
      </w:tr>
      <w:tr w14:paraId="159A09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6CA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6B7E8" w14:textId="77777777">
            <w:r>
              <w:t>4070</w:t>
            </w:r>
          </w:p>
        </w:tc>
      </w:tr>
      <w:tr w14:paraId="2D8D07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826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2C786" w14:textId="77777777">
            <w:r>
              <w:t>[12]</w:t>
            </w:r>
          </w:p>
        </w:tc>
      </w:tr>
      <w:tr w14:paraId="28DA8C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2AA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CA9CA" w14:textId="77777777">
            <w:r>
              <w:t>Draft</w:t>
            </w:r>
          </w:p>
        </w:tc>
      </w:tr>
      <w:tr w14:paraId="78B50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701A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69A2A" w14:textId="77777777">
            <w:r>
              <w:t>Muss</w:t>
            </w:r>
          </w:p>
        </w:tc>
      </w:tr>
      <w:tr w14:paraId="2175B3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D184C"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A052F" w14:textId="77777777">
            <w:r>
              <w:t>Der OC-LS stellt die vorgesehenen Diagnose- und Maintenance-Informationen gemäß Eu.Doc. 78 auf Basis der vertraglich vereinbarten EULYNX Baseline 4 Release 4 über SDI-LS bereit. In Stufe 1 wird PULSE als temporäre Gegenstelle verwendet.</w:t>
            </w:r>
          </w:p>
        </w:tc>
      </w:tr>
      <w:tr w14:paraId="6807A2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C083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3A96E" w14:textId="77777777">
            <w:r>
              <w:t>Die spätere DDSP-Anbindung erfolgt auf Basis derselben freigegebenen SDI-LS-Schnittstellenbaseline. Zusätzliche oder abweichende DDSP-Anforderungen sind gesondert zu spezifizieren und zu bewerten.</w:t>
            </w:r>
          </w:p>
        </w:tc>
      </w:tr>
      <w:tr w14:paraId="3ADBA6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186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E10E9" w14:textId="77777777">
            <w:r>
              <w:t>PV GA DIL OBB 1.0.0</w:t>
            </w:r>
          </w:p>
        </w:tc>
      </w:tr>
    </w:tbl>
    <w:p w14:paraId="1796AB72" w14:textId="77777777">
      <w:pPr>
        <w:spacing w:after="0" w:line="96" w:lineRule="auto"/>
      </w:pPr>
    </w:p>
    <w:p w14:paraId="0A3BF169" w14:textId="77777777">
      <w:pPr>
        <w:spacing w:after="0"/>
      </w:pPr>
      <w:r>
        <w:rPr>
          <w:vanish/>
        </w:rPr>
        <w:t>MLS_DSTW/MDSTW-23760</w:t>
      </w:r>
      <w:r>
        <w:rPr>
          <w:b/>
        </w:rPr>
        <w:t>1.2.0-6 Es muss eine Schnittstelle SSI-LS zwischen dem Subsystem Light Signal un...</w:t>
      </w:r>
      <w:r>
        <w:br/>
        <w:t>1.2.0-6 Es muss eine Schnittstelle SSI-LS zwischen dem Subsystem Light Signal und dem Subsystem Security Services Platform realisiert werden.</w:t>
        <w:br/>
        <w:t>​​</w:t>
      </w:r>
    </w:p>
    <w:p w14:paraId="38A8F7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D43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B7B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AACCE" w14:textId="77777777">
            <w:r>
              <w:t>MDSTW-23760</w:t>
            </w:r>
          </w:p>
        </w:tc>
      </w:tr>
      <w:tr w14:paraId="60305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044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54121" w14:textId="77777777">
            <w:r>
              <w:t>07_30</w:t>
            </w:r>
          </w:p>
        </w:tc>
      </w:tr>
      <w:tr w14:paraId="0A2BF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9FB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45F62" w14:textId="77777777">
            <w:r>
              <w:t>4071</w:t>
            </w:r>
          </w:p>
        </w:tc>
      </w:tr>
      <w:tr w14:paraId="060862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E1A9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5F31DA" w14:textId="77777777">
            <w:r>
              <w:t>[23]</w:t>
            </w:r>
          </w:p>
        </w:tc>
      </w:tr>
      <w:tr w14:paraId="6737A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997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CE163A" w14:textId="77777777">
            <w:r>
              <w:t>Draft</w:t>
            </w:r>
          </w:p>
        </w:tc>
      </w:tr>
      <w:tr w14:paraId="54D5D1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F08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953F0" w14:textId="77777777">
            <w:r>
              <w:t>Muss</w:t>
            </w:r>
          </w:p>
        </w:tc>
      </w:tr>
      <w:tr w14:paraId="57DDC4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EF8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38121" w14:textId="77777777">
            <w:r>
              <w:t>Die Security-Service-Schnittstelle wird gemäß dem im Requirement referenzierten Security-Dokument und auf Basis der mit EULYNX Baseline 4 Release 4 abgestimmten Cybersecurity-Spezifikation entsprechend der vereinbarten Security-Stufenplanung umgesetzt.</w:t>
            </w:r>
          </w:p>
        </w:tc>
      </w:tr>
      <w:tr w14:paraId="0A8A22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18F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06D34" w14:textId="77777777">
            <w:r>
              <w:t>Die Umsetzung setzt die Bereitstellung der erforderlichen AG-Security-Services voraus. Der verbindliche Dokument- und Revisionsstand wird zentral in der freigegebenen Security- und Schnittstellenbaseline geführt.</w:t>
            </w:r>
          </w:p>
        </w:tc>
      </w:tr>
      <w:tr w14:paraId="72883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D30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EDBEF" w14:textId="77777777">
            <w:r>
              <w:t>PV GA DIL OBB 1.0.0</w:t>
            </w:r>
          </w:p>
        </w:tc>
      </w:tr>
    </w:tbl>
    <w:p w14:paraId="6FB43972" w14:textId="77777777">
      <w:pPr>
        <w:spacing w:after="0" w:line="96" w:lineRule="auto"/>
      </w:pPr>
    </w:p>
    <w:p w14:paraId="700CAB72" w14:textId="77777777">
      <w:pPr>
        <w:spacing w:after="0"/>
      </w:pPr>
      <w:r>
        <w:rPr>
          <w:vanish/>
        </w:rPr>
        <w:t>MLS_DSTW/MDSTW-23761</w:t>
      </w:r>
      <w:r>
        <w:rPr>
          <w:b/>
        </w:rPr>
        <w:t>1.2.0-7 Es muss eine Schnitttstelle LS6 (Basic Data Identifier) realisiert werde...</w:t>
      </w:r>
      <w:r>
        <w:br/>
        <w:t>1.2.0-7 Es muss eine Schnitttstelle LS6 (Basic Data Identifier) realisiert werden.</w:t>
        <w:br/>
        <w:t>​​</w:t>
      </w:r>
    </w:p>
    <w:p w14:paraId="311A16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400C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F16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99618" w14:textId="77777777">
            <w:r>
              <w:t>MDSTW-23761</w:t>
            </w:r>
          </w:p>
        </w:tc>
      </w:tr>
      <w:tr w14:paraId="52CBFB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3FF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1AEB90" w14:textId="77777777">
            <w:r>
              <w:t>07_31</w:t>
            </w:r>
          </w:p>
        </w:tc>
      </w:tr>
      <w:tr w14:paraId="757B1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4D3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91803" w14:textId="77777777">
            <w:r>
              <w:t>4072</w:t>
            </w:r>
          </w:p>
        </w:tc>
      </w:tr>
      <w:tr w14:paraId="68E34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9C7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50F93" w14:textId="77777777">
            <w:r>
              <w:t>[11]</w:t>
            </w:r>
          </w:p>
        </w:tc>
      </w:tr>
      <w:tr w14:paraId="20CF2D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84C3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0FFBA" w14:textId="77777777">
            <w:r>
              <w:t>Draft</w:t>
            </w:r>
          </w:p>
        </w:tc>
      </w:tr>
      <w:tr w14:paraId="1424D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2CA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C2C1B" w14:textId="77777777">
            <w:r>
              <w:t>Muss</w:t>
            </w:r>
          </w:p>
        </w:tc>
      </w:tr>
      <w:tr w14:paraId="7373F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366A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59438" w14:textId="77777777">
            <w:r>
              <w:t>Die standortrelevanten Daten eines OC-LS (Bahnhof, Standort, Projektierung) werden auf einem ID-Stecker gespeichert, der am OC-LS anzustecken ist.</w:t>
            </w:r>
          </w:p>
        </w:tc>
      </w:tr>
      <w:tr w14:paraId="222C9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05C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0EFCE" w14:textId="77777777"/>
        </w:tc>
      </w:tr>
      <w:tr w14:paraId="2C9DE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44D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E78D2" w14:textId="77777777">
            <w:r>
              <w:t>PV GA DIL OBB 1.0.0</w:t>
            </w:r>
          </w:p>
        </w:tc>
      </w:tr>
    </w:tbl>
    <w:p w14:paraId="40CFC9CC" w14:textId="77777777">
      <w:pPr>
        <w:spacing w:after="0" w:line="96" w:lineRule="auto"/>
      </w:pPr>
    </w:p>
    <w:p w14:paraId="7E7D8147" w14:textId="77777777">
      <w:pPr>
        <w:spacing w:after="0"/>
      </w:pPr>
      <w:r>
        <w:rPr>
          <w:vanish/>
        </w:rPr>
        <w:lastRenderedPageBreak/>
        <w:t>MLS_DSTW/MDSTW-23762</w:t>
      </w:r>
      <w:r>
        <w:rPr>
          <w:b/>
        </w:rPr>
        <w:t>1.2.0-8 Es muss eine Schnittstelle LS7 (Maintainer) entsprechend der Requirement...</w:t>
      </w:r>
      <w:r>
        <w:br/>
        <w:t>1.2.0-8 Es muss eine Schnittstelle LS7 (Maintainer) entsprechend der Requirements Specification Subsystem Light Signal realisiert werden.</w:t>
        <w:br/>
        <w:t>​​</w:t>
      </w:r>
    </w:p>
    <w:p w14:paraId="2FD58F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491"/>
      </w:tblGrid>
      <w:tr w14:paraId="6206B0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F8CE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3948D" w14:textId="77777777">
            <w:r>
              <w:t>MDSTW-23762</w:t>
            </w:r>
          </w:p>
        </w:tc>
      </w:tr>
      <w:tr w14:paraId="3FEEA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EF3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321A7" w14:textId="77777777">
            <w:r>
              <w:t>07_32</w:t>
            </w:r>
          </w:p>
        </w:tc>
      </w:tr>
      <w:tr w14:paraId="774F12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285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BE2F8" w14:textId="77777777">
            <w:r>
              <w:t>4073</w:t>
            </w:r>
          </w:p>
        </w:tc>
      </w:tr>
      <w:tr w14:paraId="71FFEA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2BE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A848DC" w14:textId="77777777">
            <w:r>
              <w:t>[11]</w:t>
            </w:r>
          </w:p>
        </w:tc>
      </w:tr>
      <w:tr w14:paraId="014F9C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738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22199" w14:textId="77777777">
            <w:r>
              <w:t>Draft</w:t>
            </w:r>
          </w:p>
        </w:tc>
      </w:tr>
      <w:tr w14:paraId="7D29D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D71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8AE76" w14:textId="77777777">
            <w:r>
              <w:t>Muss</w:t>
            </w:r>
          </w:p>
        </w:tc>
      </w:tr>
      <w:tr w14:paraId="397AD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502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0B98B" w14:textId="77777777">
            <w:r>
              <w:t>Eine Maintainer Schnittstelle LS7 wird realisiert.</w:t>
            </w:r>
          </w:p>
        </w:tc>
      </w:tr>
      <w:tr w14:paraId="21D29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C1D6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2FB228" w14:textId="77777777"/>
        </w:tc>
      </w:tr>
      <w:tr w14:paraId="5D45C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0DEF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A4B40" w14:textId="77777777">
            <w:r>
              <w:t>PV GA DIL OBB 1.0.0</w:t>
            </w:r>
          </w:p>
        </w:tc>
      </w:tr>
    </w:tbl>
    <w:p w14:paraId="58E82CFD" w14:textId="77777777">
      <w:pPr>
        <w:spacing w:after="0" w:line="96" w:lineRule="auto"/>
      </w:pPr>
    </w:p>
    <w:p w14:paraId="5E12DE8B" w14:textId="77777777">
      <w:pPr>
        <w:spacing w:after="0"/>
      </w:pPr>
      <w:r>
        <w:rPr>
          <w:vanish/>
        </w:rPr>
        <w:t>MLS_DSTW/MDSTW-23763</w:t>
      </w:r>
      <w:r>
        <w:rPr>
          <w:b/>
        </w:rPr>
        <w:t>1.2.0-9 Die Schnittstelle LS2 (Train Driver) muss entsprechend den Vorgaben des...</w:t>
      </w:r>
      <w:r>
        <w:br/>
        <w:t>1.2.0-9 Die Schnittstelle LS2 (Train Driver) muss entsprechend den Vorgaben des Lastenhefts "LH Signalgeber DSTW" sowie der Dienstvorschrift 30.02 ausgeführt werden.</w:t>
        <w:br/>
        <w:t>​​</w:t>
      </w:r>
    </w:p>
    <w:p w14:paraId="14F065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02DF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9DB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1DBDB0" w14:textId="77777777">
            <w:r>
              <w:t>MDSTW-23763</w:t>
            </w:r>
          </w:p>
        </w:tc>
      </w:tr>
      <w:tr w14:paraId="7CD3A7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35E4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4418D" w14:textId="77777777">
            <w:r>
              <w:t>07_33</w:t>
            </w:r>
          </w:p>
        </w:tc>
      </w:tr>
      <w:tr w14:paraId="4E6ACD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AB4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D8D19" w14:textId="77777777">
            <w:r>
              <w:t>4074</w:t>
            </w:r>
          </w:p>
        </w:tc>
      </w:tr>
      <w:tr w14:paraId="1E9898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4C4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B5FD7" w14:textId="77777777">
            <w:r>
              <w:t>[10], [82]</w:t>
            </w:r>
          </w:p>
        </w:tc>
      </w:tr>
      <w:tr w14:paraId="6A7B7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C52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3AB32" w14:textId="77777777">
            <w:r>
              <w:t>Draft</w:t>
            </w:r>
          </w:p>
        </w:tc>
      </w:tr>
      <w:tr w14:paraId="5BAF3B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F05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1282E" w14:textId="77777777">
            <w:r>
              <w:t>Muss</w:t>
            </w:r>
          </w:p>
        </w:tc>
      </w:tr>
      <w:tr w14:paraId="7D9A47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A33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D4E1B" w14:textId="77777777">
            <w:r>
              <w:t>Die Schnittstelle LS2 (Train Driver) wird über die visuelle Darstellung der Signalbilder erfüllt. Die Lastenhefte "LH Signalgeber DSTW" sowie der Dienstvorschrift 30.02 werden dabei berücksichtigt.</w:t>
            </w:r>
          </w:p>
        </w:tc>
      </w:tr>
      <w:tr w14:paraId="389780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B0C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5FEA8" w14:textId="77777777"/>
        </w:tc>
      </w:tr>
      <w:tr w14:paraId="1E23C2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18208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A3CE07" w14:textId="77777777">
            <w:r>
              <w:t>PV GA DIL OBB 1.0.0</w:t>
            </w:r>
          </w:p>
        </w:tc>
      </w:tr>
    </w:tbl>
    <w:p w14:paraId="5CDF032F" w14:textId="77777777">
      <w:pPr>
        <w:spacing w:after="0" w:line="96" w:lineRule="auto"/>
      </w:pPr>
    </w:p>
    <w:p w14:paraId="728A134A" w14:textId="77777777">
      <w:pPr>
        <w:spacing w:after="0"/>
      </w:pPr>
      <w:r>
        <w:rPr>
          <w:vanish/>
        </w:rPr>
        <w:t>MLS_DSTW/MDSTW-23764</w:t>
      </w:r>
      <w:r>
        <w:rPr>
          <w:b/>
        </w:rPr>
        <w:t>1.2.0-10 Die Schnittstelle LS4 (Eurobalise) muss nicht realisiert werden. Sofern...</w:t>
      </w:r>
      <w:r>
        <w:br/>
        <w:t>1.2.0-10 Die Schnittstelle LS4 (Eurobalise) muss nicht realisiert werden. Sofern sie realisiert wird, muss die Schnittstelle durch Konfiguration rückwirkungsfrei deaktiviert werden können.</w:t>
        <w:br/>
        <w:t>​​</w:t>
      </w:r>
    </w:p>
    <w:p w14:paraId="3612E95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296D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E27A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3762C" w14:textId="77777777">
            <w:r>
              <w:t>MDSTW-23764</w:t>
            </w:r>
          </w:p>
        </w:tc>
      </w:tr>
      <w:tr w14:paraId="3D2F9D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02FE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B80F8" w14:textId="77777777">
            <w:r>
              <w:t>07_34</w:t>
            </w:r>
          </w:p>
        </w:tc>
      </w:tr>
      <w:tr w14:paraId="70A01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DED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8CFBAE" w14:textId="77777777">
            <w:r>
              <w:t>4075</w:t>
            </w:r>
          </w:p>
        </w:tc>
      </w:tr>
      <w:tr w14:paraId="46250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FB12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CB0BD" w14:textId="77777777"/>
        </w:tc>
      </w:tr>
      <w:tr w14:paraId="4E84D4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F64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FE799" w14:textId="77777777">
            <w:r>
              <w:t>Draft</w:t>
            </w:r>
          </w:p>
        </w:tc>
      </w:tr>
      <w:tr w14:paraId="091BF4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C6F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EFDD1" w14:textId="77777777">
            <w:r>
              <w:t>Muss</w:t>
            </w:r>
          </w:p>
        </w:tc>
      </w:tr>
      <w:tr w14:paraId="26D27B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30D2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BA054" w14:textId="77777777">
            <w:r>
              <w:t>Die Schnittstelle LS4 wird nicht realisiert, bzw. wird während der Konfiguration des Object Controllers rückwirkungsfrei deaktiviert.</w:t>
            </w:r>
          </w:p>
        </w:tc>
      </w:tr>
      <w:tr w14:paraId="3601C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E29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F6E28" w14:textId="77777777"/>
        </w:tc>
      </w:tr>
      <w:tr w14:paraId="7D64B5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0667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92386" w14:textId="77777777">
            <w:r>
              <w:t>PV GA DIL OBB 1.0.0</w:t>
            </w:r>
          </w:p>
        </w:tc>
      </w:tr>
    </w:tbl>
    <w:p w14:paraId="1BA154CC" w14:textId="77777777">
      <w:pPr>
        <w:spacing w:after="0" w:line="96" w:lineRule="auto"/>
      </w:pPr>
    </w:p>
    <w:p w14:paraId="173EDF78" w14:textId="77777777">
      <w:pPr>
        <w:spacing w:after="0"/>
      </w:pPr>
      <w:r>
        <w:rPr>
          <w:vanish/>
        </w:rPr>
        <w:t>MLS_DSTW/MDSTW-23765</w:t>
      </w:r>
      <w:r>
        <w:rPr>
          <w:b/>
        </w:rPr>
        <w:t>1.2.0-11 Die logische Ansteuerung von PZB muss über die Schnittstelle LS5 (Legac...</w:t>
      </w:r>
      <w:r>
        <w:br/>
        <w:t>1.2.0-11 Die logische Ansteuerung von PZB muss über die Schnittstelle LS5 (Legacy Train Protection) des Object Controller realisiert werden. Die Anschaltung von PZB muss entsprechend Regelwerk 13.13.01 und 13.01.02 realisiert werden.</w:t>
        <w:br/>
        <w:t>​​</w:t>
      </w:r>
    </w:p>
    <w:p w14:paraId="620FAB6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E7E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F59B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1D6BD" w14:textId="77777777">
            <w:r>
              <w:t>MDSTW-23765</w:t>
            </w:r>
          </w:p>
        </w:tc>
      </w:tr>
      <w:tr w14:paraId="1132FE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F0D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7C526" w14:textId="77777777">
            <w:r>
              <w:t>07_35</w:t>
            </w:r>
          </w:p>
        </w:tc>
      </w:tr>
      <w:tr w14:paraId="2DA08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70C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7AE24" w14:textId="77777777">
            <w:r>
              <w:t>4076</w:t>
            </w:r>
          </w:p>
        </w:tc>
      </w:tr>
      <w:tr w14:paraId="08EF4F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CFE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EA0E6" w14:textId="77777777">
            <w:r>
              <w:t>[83], [84]</w:t>
            </w:r>
          </w:p>
        </w:tc>
      </w:tr>
      <w:tr w14:paraId="5F28DD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97C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DB440" w14:textId="77777777">
            <w:r>
              <w:t>Draft</w:t>
            </w:r>
          </w:p>
        </w:tc>
      </w:tr>
      <w:tr w14:paraId="49B064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CE36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0685C" w14:textId="77777777">
            <w:r>
              <w:t>Muss</w:t>
            </w:r>
          </w:p>
        </w:tc>
      </w:tr>
      <w:tr w14:paraId="7737D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746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82D8A" w14:textId="77777777">
            <w:r>
              <w:t>Die Ansteuerung der PZB erfolgt via Schnittstelle LS5 (Legacy Train Protection) über den Object Controller OC-LS. Die angeführten Regelwerke werden dabei berücksichtigt.</w:t>
            </w:r>
          </w:p>
        </w:tc>
      </w:tr>
      <w:tr w14:paraId="1790C3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66F7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E6AB8" w14:textId="77777777"/>
        </w:tc>
      </w:tr>
      <w:tr w14:paraId="05B6D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6EBD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37C5D" w14:textId="77777777">
            <w:r>
              <w:t>PV GA DIL OBB 1.0.0</w:t>
            </w:r>
          </w:p>
        </w:tc>
      </w:tr>
    </w:tbl>
    <w:p w14:paraId="528A28A8" w14:textId="77777777">
      <w:pPr>
        <w:spacing w:after="0" w:line="96" w:lineRule="auto"/>
      </w:pPr>
    </w:p>
    <w:p w14:paraId="1946A401" w14:textId="77777777">
      <w:pPr>
        <w:spacing w:after="0"/>
      </w:pPr>
      <w:r>
        <w:rPr>
          <w:vanish/>
        </w:rPr>
        <w:t>MLS_DSTW/MDSTW-23766</w:t>
      </w:r>
      <w:r>
        <w:rPr>
          <w:b/>
        </w:rPr>
        <w:t>1.2.0-12 Bei der Schnittstelle LS5 dürfen lediglich PZB-Einrichtungen eingesetzt...</w:t>
      </w:r>
      <w:r>
        <w:br/>
        <w:t>1.2.0-12 Bei der Schnittstelle LS5 dürfen lediglich PZB-Einrichtungen eingesetzt werden, welche den Richtlinien des AG entsprechen und vom AG freigegeben sind bzw. müssen in Abstimmung zwischen AN &amp; AG durch den AG freigegeben werden.</w:t>
        <w:br/>
        <w:t>​​</w:t>
      </w:r>
    </w:p>
    <w:p w14:paraId="460E6E3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F7E9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A702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99723" w14:textId="77777777">
            <w:r>
              <w:t>MDSTW-23766</w:t>
            </w:r>
          </w:p>
        </w:tc>
      </w:tr>
      <w:tr w14:paraId="08953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1B1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2D794" w14:textId="77777777">
            <w:r>
              <w:t>07_36</w:t>
            </w:r>
          </w:p>
        </w:tc>
      </w:tr>
      <w:tr w14:paraId="7CB67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2E9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07D5E" w14:textId="77777777">
            <w:r>
              <w:t>4077</w:t>
            </w:r>
          </w:p>
        </w:tc>
      </w:tr>
      <w:tr w14:paraId="08954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2CA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DBDC0" w14:textId="77777777"/>
        </w:tc>
      </w:tr>
      <w:tr w14:paraId="40734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F277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C9A95E" w14:textId="77777777">
            <w:r>
              <w:t>Draft</w:t>
            </w:r>
          </w:p>
        </w:tc>
      </w:tr>
      <w:tr w14:paraId="43B9BF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532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EEA27" w14:textId="77777777">
            <w:r>
              <w:t>Muss</w:t>
            </w:r>
          </w:p>
        </w:tc>
      </w:tr>
      <w:tr w14:paraId="2EFD8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62E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Es werden nur PZB-Einrichtungen eingesetzt, die vom AG freigegeben sind. Neue PZB-Einrichtungen werden </w:t>
            </w:r>
            <w:commentRangeStart w:id="2558023"/>
            <w:ins w:author="BRENNER Erich" w:date="2026-10-09T13:07:29+2" w:id="2558023">
              <w:r xmlns:aml="http://schemas.microsoft.com/aml/2001/core" xmlns:msxsl="urn:schemas-microsoft-com:xslt">
                <w:rPr>
                  <w:rFonts w:ascii="Calibri" w:hAnsi="Calibri" w:cs="Calibri"/>
                  <w:sz w:val="22"/>
                  <w:szCs w:val="22"/>
                  <w:b w:val="off"/>
                  <w:u w:val="none"/>
                  <w:em w:val="false"/>
                </w:rPr>
                <w:t xml:space="preserve">während der "Designphase" </w:t>
              </w:r>
            </w:ins>
            <w:commentRangeEnd w:id="2558023"/>
            <w:r>
              <w:rPr>
                <w:rStyle w:val="CommentReference"/>
              </w:rPr>
              <w:commentReference w:id="2558023"/>
            </w:r>
            <w:r xmlns:aml="http://schemas.microsoft.com/aml/2001/core" xmlns:msxsl="urn:schemas-microsoft-com:xslt">
              <w:rPr>
                <w:rFonts w:ascii="Calibri" w:hAnsi="Calibri" w:cs="Calibri"/>
                <w:sz w:val="22"/>
                <w:szCs w:val="22"/>
                <w:b w:val="off"/>
                <w:u w:val="none"/>
                <w:em w:val="false"/>
              </w:rPr>
              <w:t xml:space="preserve">zwischen AN und AG abgestimmt und freigegeben.</w:t>
            </w:r>
          </w:p>
        </w:tc>
      </w:tr>
      <w:tr w14:paraId="52BCD4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EA12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95272" w14:textId="77777777">
            <w:r>
              <w:t>Analog der bisherigen SEA Lösung.</w:t>
            </w:r>
          </w:p>
        </w:tc>
      </w:tr>
      <w:tr w14:paraId="447B6A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695B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AE68D" w14:textId="77777777">
            <w:r>
              <w:t>PV GA DIL OBB 1.0.0</w:t>
            </w:r>
          </w:p>
        </w:tc>
      </w:tr>
    </w:tbl>
    <w:p w14:paraId="4DBF909A" w14:textId="77777777">
      <w:pPr>
        <w:spacing w:after="0" w:line="96" w:lineRule="auto"/>
      </w:pPr>
    </w:p>
    <w:p w14:paraId="491B4880" w14:textId="77777777">
      <w:pPr>
        <w:spacing w:after="0"/>
      </w:pPr>
      <w:r>
        <w:rPr>
          <w:vanish/>
        </w:rPr>
        <w:t xml:space="preserve">MLS_DSTW/MDSTW-23767</w:t>
      </w:r>
      <w:r>
        <w:rPr>
          <w:b/>
        </w:rPr>
        <w:t xml:space="preserve">1.2.0-13 Die Schnittstelle LS5 muss mind. 9x PZB-Einrichtungen ansteuern können...</w:t>
      </w:r>
      <w:r>
        <w:br/>
        <w:t xml:space="preserve">1.2.0-13 Die Schnittstelle LS5 muss mind. </w:t>
        <w:commentRangeStart w:id="2558031"/>
        <w:t xml:space="preserve">9x PZB-Einrichtungen</w:t>
        <w:commentRangeEnd w:id="2558031"/>
        <w:t xml:space="preserve"> ansteuern können (Beispielweise: 3x GPE (2000Hz) + 4x 500Hz + 1x 2000Hz + 1x 1000Hz)</w:t>
        <w:br/>
        <w:t>​​</w:t>
      </w:r>
      <w:r>
        <w:rPr>
          <w:rStyle w:val="CommentReference"/>
        </w:rPr>
        <w:commentReference w:id="2558031"/>
      </w:r>
    </w:p>
    <w:p w14:paraId="36B927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E5EC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19B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64586" w14:textId="77777777">
            <w:r>
              <w:t>MDSTW-23767</w:t>
            </w:r>
          </w:p>
        </w:tc>
      </w:tr>
      <w:tr w14:paraId="47D0E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B403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A2100" w14:textId="77777777">
            <w:r>
              <w:t>07_37</w:t>
            </w:r>
          </w:p>
        </w:tc>
      </w:tr>
      <w:tr w14:paraId="00D294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1401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3F31E" w14:textId="77777777">
            <w:r>
              <w:t>4078</w:t>
            </w:r>
          </w:p>
        </w:tc>
      </w:tr>
      <w:tr w14:paraId="695C2E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67B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CFA54" w14:textId="77777777"/>
        </w:tc>
      </w:tr>
      <w:tr w14:paraId="34FDA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3C1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065BD3" w14:textId="77777777">
            <w:r>
              <w:t>Draft</w:t>
            </w:r>
          </w:p>
        </w:tc>
      </w:tr>
      <w:tr w14:paraId="59FE9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992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8F010" w14:textId="77777777">
            <w:r>
              <w:t>Muss</w:t>
            </w:r>
          </w:p>
        </w:tc>
      </w:tr>
      <w:tr w14:paraId="167320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E560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6896E" w14:textId="77777777">
            <w:r>
              <w:t>Die geforderte Anzahl von PZB-/GPE-Einrichtungen wird durch den logischen OC-LS des Signalstandorts angesteuert. Es können die dafür erforderlichen Funktionen und Anschlüsse auf die beiden ICBs der Master-Slave-Konfiguration verteilt werden. Die Ansteuerung erfolgt entsprechend den für PZB/GPE festgelegten sicherheitstechnischen und elektrotechnischen Anforderungen.</w:t>
            </w:r>
          </w:p>
        </w:tc>
      </w:tr>
      <w:tr w14:paraId="6AE0A9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BB11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B9E31" w14:textId="77777777">
            <w:r>
              <w:t>Die Kapazität wird für das vereinbarte Referenzmengengerüst des Signalstandorts nachgewiesen. Maßgeblich sind Anzahl und Typ der Lichtpunkte, PZB-/GPE-Einrichtungen, weitere Ein-/Ausgänge, Kommunikationslast und aktivierte Diagnosefunktionen. Eine darüber hinausgehende Erweiterung ist hinsichtlich I/O-Ressourcen, CPU-Auslastung und erforderlicher Hardwarekonfiguration gesondert zu bewerten.</w:t>
            </w:r>
          </w:p>
        </w:tc>
      </w:tr>
      <w:tr w14:paraId="1508CC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821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81D658" w14:textId="77777777">
            <w:r>
              <w:t>PV GA DIL OBB 1.0.0</w:t>
            </w:r>
          </w:p>
        </w:tc>
      </w:tr>
    </w:tbl>
    <w:p w14:paraId="0D8FBA3F" w14:textId="77777777">
      <w:pPr>
        <w:spacing w:after="0" w:line="96" w:lineRule="auto"/>
      </w:pPr>
    </w:p>
    <w:p w14:paraId="5DE8A8F3" w14:textId="77777777">
      <w:pPr>
        <w:spacing w:after="0"/>
      </w:pPr>
      <w:r>
        <w:rPr>
          <w:vanish/>
        </w:rPr>
        <w:t>MLS_DSTW/MDSTW-23768</w:t>
      </w:r>
      <w:r>
        <w:rPr>
          <w:b/>
        </w:rPr>
        <w:t>1.2.0-14 Die Anschaltung der PZB-Einrichtungen und die Länge der Kabelwege ist s...</w:t>
      </w:r>
      <w:r>
        <w:br/>
        <w:t>1.2.0-14 Die Anschaltung der PZB-Einrichtungen und die Länge der Kabelwege ist so zu realisieren, dass die regelwerkskonforme Funktion gewährleistet ist.</w:t>
        <w:br/>
        <w:t>​​</w:t>
      </w:r>
    </w:p>
    <w:p w14:paraId="41A656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5A04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55A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C5F1F" w14:textId="77777777">
            <w:r>
              <w:t>MDSTW-23768</w:t>
            </w:r>
          </w:p>
        </w:tc>
      </w:tr>
      <w:tr w14:paraId="75DACC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E4C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70BC1" w14:textId="77777777">
            <w:r>
              <w:t>07_38</w:t>
            </w:r>
          </w:p>
        </w:tc>
      </w:tr>
      <w:tr w14:paraId="2624D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EAA8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61EF43" w14:textId="77777777">
            <w:r>
              <w:t>4079</w:t>
            </w:r>
          </w:p>
        </w:tc>
      </w:tr>
      <w:tr w14:paraId="3CF4A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A56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0B677" w14:textId="77777777">
            <w:r>
              <w:t>[84]</w:t>
            </w:r>
          </w:p>
        </w:tc>
      </w:tr>
      <w:tr w14:paraId="5F74F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6437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48AFD" w14:textId="77777777">
            <w:r>
              <w:t>Draft</w:t>
            </w:r>
          </w:p>
        </w:tc>
      </w:tr>
      <w:tr w14:paraId="046369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913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DF095" w14:textId="77777777">
            <w:r>
              <w:t>Muss</w:t>
            </w:r>
          </w:p>
        </w:tc>
      </w:tr>
      <w:tr w14:paraId="2A0951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EF0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6C752" w14:textId="77777777">
            <w:r>
              <w:t>Die Anschaltung der PZB-Einrichtungen erfolgen direkt über Kabel, bzw. bei größeren Entfernungen über eine Extension Box. Die regelwerkskonforme Funktion wird dabei sichergestellt.</w:t>
            </w:r>
          </w:p>
        </w:tc>
      </w:tr>
      <w:tr w14:paraId="41D39E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A9A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FC8B5" w14:textId="77777777">
            <w:r>
              <w:t>siehe Regelwerk RW 13.01.02.</w:t>
            </w:r>
          </w:p>
        </w:tc>
      </w:tr>
      <w:tr w14:paraId="2AD36A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3FB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6345C" w14:textId="77777777">
            <w:r>
              <w:t>PV GA DIL OBB 1.0.0</w:t>
            </w:r>
          </w:p>
        </w:tc>
      </w:tr>
    </w:tbl>
    <w:p w14:paraId="0B9D9932" w14:textId="77777777">
      <w:pPr>
        <w:spacing w:after="0" w:line="96" w:lineRule="auto"/>
      </w:pPr>
    </w:p>
    <w:p w14:paraId="380AB9E7" w14:textId="77777777">
      <w:pPr>
        <w:spacing w:after="0"/>
      </w:pPr>
      <w:r>
        <w:rPr>
          <w:vanish/>
        </w:rPr>
        <w:t>MLS_DSTW/MDSTW-23769</w:t>
      </w:r>
      <w:r>
        <w:rPr>
          <w:b/>
        </w:rPr>
        <w:t>1.2.0-15 Können Gleismagnete aufgrund der Stellentfernung nicht unmittelbar durc...</w:t>
      </w:r>
      <w:r>
        <w:br/>
        <w:t>1.2.0-15 Können Gleismagnete aufgrund der Stellentfernung nicht unmittelbar durch den OC geschalten werden, ist durch geeignete Maßnahmen in Abstimmung mit dem AG eine regelwerkskonforme Anschaltung an der Schnittstelle LS5 sicherzustellen. Die ordnungsgemäße Funktion der Anschaltung ist zu überwachen.</w:t>
        <w:br/>
        <w:t>​​</w:t>
      </w:r>
    </w:p>
    <w:p w14:paraId="0E8AA93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BD72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B463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1FA56" w14:textId="77777777">
            <w:r>
              <w:t>MDSTW-23769</w:t>
            </w:r>
          </w:p>
        </w:tc>
      </w:tr>
      <w:tr w14:paraId="0A4EE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B9C7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EE7C8" w14:textId="77777777">
            <w:r>
              <w:t>07_39</w:t>
            </w:r>
          </w:p>
        </w:tc>
      </w:tr>
      <w:tr w14:paraId="2F0CD5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126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56FBF" w14:textId="77777777">
            <w:r>
              <w:t>4080</w:t>
            </w:r>
          </w:p>
        </w:tc>
      </w:tr>
      <w:tr w14:paraId="5F26C1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24E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C2F13" w14:textId="77777777"/>
        </w:tc>
      </w:tr>
      <w:tr w14:paraId="2407AC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9031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78149" w14:textId="77777777">
            <w:r>
              <w:t>Draft</w:t>
            </w:r>
          </w:p>
        </w:tc>
      </w:tr>
      <w:tr w14:paraId="335DE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B3CC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7A83C" w14:textId="77777777">
            <w:r>
              <w:t>Muss</w:t>
            </w:r>
          </w:p>
        </w:tc>
      </w:tr>
      <w:tr w14:paraId="492F2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687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A44671" w14:textId="77777777">
            <w:r>
              <w:t>Die Anschaltung der Gleismagnete erfolgt direkt über Kabel, bzw. bei größeren Entfernungen über eine Extension Box. Die regelwerkskonforme Funktion wird dabei sichergestellt.</w:t>
            </w:r>
          </w:p>
        </w:tc>
      </w:tr>
      <w:tr w14:paraId="18FF2E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EEE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D46BA" w14:textId="77777777">
            <w:r>
              <w:t>siehe Regelwerk RW 13.01.02.</w:t>
            </w:r>
          </w:p>
        </w:tc>
      </w:tr>
      <w:tr w14:paraId="58010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44C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D4F67D" w14:textId="77777777">
            <w:r>
              <w:t>PV GA DIL OBB 1.0.0</w:t>
            </w:r>
          </w:p>
        </w:tc>
      </w:tr>
    </w:tbl>
    <w:p w14:paraId="3B520407" w14:textId="77777777">
      <w:pPr>
        <w:spacing w:after="0" w:line="96" w:lineRule="auto"/>
      </w:pPr>
    </w:p>
    <w:p w14:paraId="54714CD2" w14:textId="77777777">
      <w:pPr>
        <w:spacing w:after="0"/>
      </w:pPr>
      <w:r>
        <w:rPr>
          <w:vanish/>
        </w:rPr>
        <w:t>MLS_DSTW/MDSTW-23770</w:t>
      </w:r>
      <w:r>
        <w:rPr>
          <w:b/>
        </w:rPr>
        <w:t>1.2.0-16 Die Schnittstelle LS8 (Power Supply) muss entsprechend Anforderungen &lt;1...</w:t>
      </w:r>
      <w:r>
        <w:br/>
        <w:t>1.2.0-16 Die Schnittstelle LS8 (Power Supply) muss entsprechend Anforderungen &lt;11 Lastenheft Feldelementstation&gt; 1 realisiert werden.</w:t>
        <w:br/>
        <w:t>​​</w:t>
      </w:r>
    </w:p>
    <w:p w14:paraId="199CEA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C44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3FF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D1DAD0" w14:textId="77777777">
            <w:r>
              <w:t>MDSTW-23770</w:t>
            </w:r>
          </w:p>
        </w:tc>
      </w:tr>
      <w:tr w14:paraId="130B9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B4B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29FDD" w14:textId="77777777">
            <w:r>
              <w:t>07_40</w:t>
            </w:r>
          </w:p>
        </w:tc>
      </w:tr>
      <w:tr w14:paraId="18CE7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AD2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0147A" w14:textId="77777777">
            <w:r>
              <w:t>4081</w:t>
            </w:r>
          </w:p>
        </w:tc>
      </w:tr>
      <w:tr w14:paraId="3B89FA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684B1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58487" w14:textId="77777777"/>
        </w:tc>
      </w:tr>
      <w:tr w14:paraId="414130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5F0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62187" w14:textId="77777777">
            <w:r>
              <w:t>Draft</w:t>
            </w:r>
          </w:p>
        </w:tc>
      </w:tr>
      <w:tr w14:paraId="6FC2BC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547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F321F" w14:textId="77777777">
            <w:r>
              <w:t>Muss</w:t>
            </w:r>
          </w:p>
        </w:tc>
      </w:tr>
      <w:tr w14:paraId="7DDACC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DFB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36873" w14:textId="77777777">
            <w:r>
              <w:t>Die Schnittstelle LS8 wird über das Modul Stromversorgung in den Feldelementstationen realisiert.</w:t>
            </w:r>
          </w:p>
        </w:tc>
      </w:tr>
      <w:tr w14:paraId="73C16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EE052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9229B" w14:textId="77777777"/>
        </w:tc>
      </w:tr>
      <w:tr w14:paraId="2EBFE1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D6EE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8AAA9B" w14:textId="77777777">
            <w:r>
              <w:t>PV GA DIL OBB 1.0.0</w:t>
            </w:r>
          </w:p>
        </w:tc>
      </w:tr>
    </w:tbl>
    <w:p w14:paraId="122DCE78" w14:textId="77777777">
      <w:pPr>
        <w:spacing w:after="0" w:line="96" w:lineRule="auto"/>
      </w:pPr>
    </w:p>
    <w:p w14:paraId="02568CA4" w14:textId="77777777">
      <w:pPr>
        <w:pStyle w:val="Heading3"/>
        <w:divId w:val="425"/>
      </w:pPr>
      <w:bookmarkStart w:name="_Toc242173001" w:id="394"/>
      <w:r>
        <w:t>1.3 Allgemeines</w:t>
      </w:r>
      <w:bookmarkEnd w:id="394"/>
    </w:p>
    <w:p w14:paraId="4D5E2826" w14:textId="77777777">
      <w:pPr>
        <w:spacing w:after="0"/>
      </w:pPr>
      <w:r>
        <w:rPr>
          <w:vanish/>
        </w:rPr>
        <w:t>MLS_DSTW/MDSTW-23774</w:t>
      </w:r>
      <w:r>
        <w:rPr>
          <w:b/>
        </w:rPr>
        <w:t>1.3.0-1 Innerhalb einer Signalgruppe dürfen nur optisch gleichartige Lichtpunkte...</w:t>
      </w:r>
      <w:r>
        <w:br/>
        <w:t>1.3.0-1 Innerhalb einer Signalgruppe dürfen nur optisch gleichartige Lichtpunkte verwendet werden.</w:t>
        <w:br/>
        <w:t>​​</w:t>
      </w:r>
    </w:p>
    <w:p w14:paraId="303718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33C0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5A0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8A0F5" w14:textId="77777777">
            <w:r>
              <w:t>MDSTW-23774</w:t>
            </w:r>
          </w:p>
        </w:tc>
      </w:tr>
      <w:tr w14:paraId="47468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2A4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B2566" w14:textId="77777777">
            <w:r>
              <w:t>07_42</w:t>
            </w:r>
          </w:p>
        </w:tc>
      </w:tr>
      <w:tr w14:paraId="66E12E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019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2E723B" w14:textId="77777777">
            <w:r>
              <w:t>4083</w:t>
            </w:r>
          </w:p>
        </w:tc>
      </w:tr>
      <w:tr w14:paraId="3119C6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EBDC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B30D80" w14:textId="77777777">
            <w:r>
              <w:t>[24]</w:t>
            </w:r>
          </w:p>
        </w:tc>
      </w:tr>
      <w:tr w14:paraId="43993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70F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AF36B" w14:textId="77777777">
            <w:r>
              <w:t>Draft</w:t>
            </w:r>
          </w:p>
        </w:tc>
      </w:tr>
      <w:tr w14:paraId="3BA84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0E2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144C6" w14:textId="77777777">
            <w:r>
              <w:t>Muss</w:t>
            </w:r>
          </w:p>
        </w:tc>
      </w:tr>
      <w:tr w14:paraId="5BD65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C28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25728" w14:textId="77777777">
            <w:r>
              <w:t>Innerhalb einer Signalgruppe werden nur optisch gleichartige Lichtpunkte eingesetzt.</w:t>
            </w:r>
          </w:p>
        </w:tc>
      </w:tr>
      <w:tr w14:paraId="561267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39C1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8C461" w14:textId="77777777"/>
        </w:tc>
      </w:tr>
      <w:tr w14:paraId="4E768E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67E3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F3DD1D" w14:textId="77777777">
            <w:r>
              <w:t>PV GA DIL OBB 1.0.0</w:t>
            </w:r>
          </w:p>
        </w:tc>
      </w:tr>
    </w:tbl>
    <w:p w14:paraId="3533A358" w14:textId="77777777">
      <w:pPr>
        <w:spacing w:after="0" w:line="96" w:lineRule="auto"/>
      </w:pPr>
    </w:p>
    <w:p w14:paraId="190E4A07" w14:textId="77777777">
      <w:pPr>
        <w:spacing w:after="0"/>
      </w:pPr>
      <w:r>
        <w:rPr>
          <w:vanish/>
        </w:rPr>
        <w:lastRenderedPageBreak/>
        <w:t>MLS_DSTW/MDSTW-23775</w:t>
      </w:r>
      <w:r>
        <w:rPr>
          <w:b/>
        </w:rPr>
        <w:t>1.3.0-2 Alle Lichtsignale eines Signalstandorts müssen mit einem Object Controll...</w:t>
      </w:r>
      <w:r>
        <w:br/>
        <w:t>1.3.0-2 Alle Lichtsignale eines Signalstandorts müssen mit einem Object Controller angeschaltet werden.</w:t>
        <w:br/>
        <w:t>​​</w:t>
      </w:r>
    </w:p>
    <w:p w14:paraId="543AA6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B1FB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422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DC096" w14:textId="77777777">
            <w:r>
              <w:t>MDSTW-23775</w:t>
            </w:r>
          </w:p>
        </w:tc>
      </w:tr>
      <w:tr w14:paraId="6D2374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A1E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62DF75" w14:textId="77777777">
            <w:r>
              <w:t>07_43</w:t>
            </w:r>
          </w:p>
        </w:tc>
      </w:tr>
      <w:tr w14:paraId="62DD6A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997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2002D" w14:textId="77777777">
            <w:r>
              <w:t>4084</w:t>
            </w:r>
          </w:p>
        </w:tc>
      </w:tr>
      <w:tr w14:paraId="2D3AA8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22A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60EB95" w14:textId="77777777"/>
        </w:tc>
      </w:tr>
      <w:tr w14:paraId="65A43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528C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9C3AA" w14:textId="77777777">
            <w:r>
              <w:t>Draft</w:t>
            </w:r>
          </w:p>
        </w:tc>
      </w:tr>
      <w:tr w14:paraId="4FD3C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D7B7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E8FE9" w14:textId="77777777">
            <w:r>
              <w:t>Muss</w:t>
            </w:r>
          </w:p>
        </w:tc>
      </w:tr>
      <w:tr w14:paraId="7980E0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CE6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2D778" w14:textId="77777777">
            <w:r>
              <w:t>Die einem Signalstandort zugeordneten Lichtsignale und zusätzlichen signalbezogenen Funktionen werden durch einen logischen Object Controller OC-LS gesteuert. Es wird der OC-LS aufgrund des erforderlichen Anschluss- und Leistungsumfangs durch zwei gekoppelte ICBs in einer Master-Slave-Konfiguration realisiert. Beide ICBs bilden gemeinsam einen logischen OC mit einer einheitlichen SCI-LS-Kommunikationsbeziehung zum VSTW. Die Aufteilung der angeschlossenen Lichtpunkte, PZB-/GPE-Einrichtungen und weiteren Standortfunktionen erfolgt innerhalb des OC-LS.</w:t>
            </w:r>
          </w:p>
        </w:tc>
      </w:tr>
      <w:tr w14:paraId="0F3A9A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D7FA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7C26C" w14:textId="77777777">
            <w:r>
              <w:t>Die Anforderung „ein Object Controller“ wird funktional als ein logisch und schnittstellenseitig einheitliches OC-LS-Subsystem interpretiert. Sie verlangt nicht zwingend die Realisierung durch eine einzige physische Rechner- oder I/O-Baugruppe. Die Lösung mit zwei gekoppelten ICBs weist gegenüber dem VSTW eine gemeinsame OC-Identität und eine einheitliche SCI-LS-Schnittstelle auf. Die konkrete Aufteilung der Lichtpunkte sowie der PZB-/GPE-Anschlüsse richtet sich nach dem projektierten Mengengerüst und den verfügbaren Anschluss- und Performance-Ressourcen.</w:t>
            </w:r>
          </w:p>
        </w:tc>
      </w:tr>
      <w:tr w14:paraId="47171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1395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221CA" w14:textId="77777777">
            <w:r>
              <w:t>PV GA DIL OBB 1.0.0</w:t>
            </w:r>
          </w:p>
        </w:tc>
      </w:tr>
    </w:tbl>
    <w:p w14:paraId="5B1B99F7" w14:textId="77777777">
      <w:pPr>
        <w:spacing w:after="0" w:line="96" w:lineRule="auto"/>
      </w:pPr>
    </w:p>
    <w:p w14:paraId="4CEE897F" w14:textId="77777777">
      <w:pPr>
        <w:spacing w:after="0"/>
      </w:pPr>
      <w:r>
        <w:rPr>
          <w:vanish/>
        </w:rPr>
        <w:t>MLS_DSTW/MDSTW-23776</w:t>
      </w:r>
      <w:r>
        <w:rPr>
          <w:b/>
        </w:rPr>
        <w:t>1.3.0-3 Das Subsystem Lichtsignal muss pro Signalstandort bis zu 9 PZB-Einrichtu...</w:t>
      </w:r>
      <w:r>
        <w:br/>
        <w:t>1.3.0-3 Das Subsystem Lichtsignal muss pro Signalstandort bis zu 9 PZB-Einrichtungen ansteuern können.</w:t>
        <w:br/>
        <w:t>​​</w:t>
      </w:r>
    </w:p>
    <w:p w14:paraId="761DB5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9CE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ADE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E56692" w14:textId="77777777">
            <w:r>
              <w:t>MDSTW-23776</w:t>
            </w:r>
          </w:p>
        </w:tc>
      </w:tr>
      <w:tr w14:paraId="2C847B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081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D41DC" w14:textId="77777777">
            <w:r>
              <w:t>07_44</w:t>
            </w:r>
          </w:p>
        </w:tc>
      </w:tr>
      <w:tr w14:paraId="4765A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7FCA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E6280" w14:textId="77777777">
            <w:r>
              <w:t>4085</w:t>
            </w:r>
          </w:p>
        </w:tc>
      </w:tr>
      <w:tr w14:paraId="555AC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71E0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E6B280" w14:textId="77777777"/>
        </w:tc>
      </w:tr>
      <w:tr w14:paraId="6E70AE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647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42EB4" w14:textId="77777777">
            <w:r>
              <w:t>Draft</w:t>
            </w:r>
          </w:p>
        </w:tc>
      </w:tr>
      <w:tr w14:paraId="21F45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4ED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2B8B2" w14:textId="77777777">
            <w:r>
              <w:t>Muss</w:t>
            </w:r>
          </w:p>
        </w:tc>
      </w:tr>
      <w:tr w14:paraId="74A89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3A4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E0D7F" w14:textId="77777777">
            <w:r>
              <w:t>Bis zu neun PZB-/GPE-Einrichtungen werden innerhalb des logischen OC-LS des Signalstandorts unterstützt. Es werden die erforderlichen Anschlüsse bei Bedarf auf zwei gekoppelte ICBs verteilt.</w:t>
            </w:r>
          </w:p>
        </w:tc>
      </w:tr>
      <w:tr w14:paraId="016D5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EE263"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F91E9" w14:textId="77777777">
            <w:r>
              <w:t>Die Zusage bezieht sich auf das gemeinsam festgelegte Referenzmengengerüst einschließlich Lichtpunkten, PZB-/GPE-Einrichtungen und weiteren signalbezogenen Funktionen. Die konkrete physische Anschlussverteilung stellt eine interne Realisierung des OC-LS dar. Zusätzliche Anforderungen über dieses Mengengerüst hinaus bedürfen einer erneuten Performance- und Kapazitätsbewertung.</w:t>
            </w:r>
          </w:p>
        </w:tc>
      </w:tr>
      <w:tr w14:paraId="3B376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89A2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8FDDA8" w14:textId="77777777">
            <w:r>
              <w:t>PV GA DIL OBB 1.0.0</w:t>
            </w:r>
          </w:p>
        </w:tc>
      </w:tr>
    </w:tbl>
    <w:p w14:paraId="567E12F9" w14:textId="77777777">
      <w:pPr>
        <w:spacing w:after="0" w:line="96" w:lineRule="auto"/>
      </w:pPr>
    </w:p>
    <w:p w14:paraId="3DAAB9B1" w14:textId="77777777">
      <w:pPr>
        <w:spacing w:after="0"/>
      </w:pPr>
      <w:r>
        <w:rPr>
          <w:vanish/>
        </w:rPr>
        <w:t>MLS_DSTW/MDSTW-23777</w:t>
      </w:r>
      <w:r>
        <w:rPr>
          <w:b/>
        </w:rPr>
        <w:t>1.3.0-4 Das Subsystem Light Signal muss so ausgeführt werden, dass keine regelmä...</w:t>
      </w:r>
      <w:r>
        <w:br/>
        <w:t>1.3.0-4 Das Subsystem Light Signal muss so ausgeführt werden, dass keine regelmäßigen Mess- und Wartungsarbeiten notwendig sind. Ausgenommen davon sind die Reinigung der Signaloptik und Bestandssysteme im Retrofit.</w:t>
        <w:br/>
        <w:t>​​</w:t>
      </w:r>
    </w:p>
    <w:p w14:paraId="59A28F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F8A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A00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8AFAE" w14:textId="77777777">
            <w:r>
              <w:t>MDSTW-23777</w:t>
            </w:r>
          </w:p>
        </w:tc>
      </w:tr>
      <w:tr w14:paraId="73437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780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14EA9" w14:textId="77777777">
            <w:r>
              <w:t>07_45</w:t>
            </w:r>
          </w:p>
        </w:tc>
      </w:tr>
      <w:tr w14:paraId="60C2AD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5F39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BD763" w14:textId="77777777">
            <w:r>
              <w:t>4086</w:t>
            </w:r>
          </w:p>
        </w:tc>
      </w:tr>
      <w:tr w14:paraId="2B5B52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445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5FB97B" w14:textId="77777777"/>
        </w:tc>
      </w:tr>
      <w:tr w14:paraId="70DFF9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AFA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E8A64" w14:textId="77777777">
            <w:r>
              <w:t>Draft</w:t>
            </w:r>
          </w:p>
        </w:tc>
      </w:tr>
      <w:tr w14:paraId="5C6E9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F98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83F3B" w14:textId="77777777">
            <w:r>
              <w:t>Muss</w:t>
            </w:r>
          </w:p>
        </w:tc>
      </w:tr>
      <w:tr w14:paraId="7174B7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9B8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808C2" w14:textId="77777777">
            <w:r>
              <w:t>Durch den Object Controller OC-LS sind keine weiteren durch Hitachi Rail definierten regelmäßigen Wartungs- und Messarbeiten erforderlich.</w:t>
            </w:r>
          </w:p>
        </w:tc>
      </w:tr>
      <w:tr w14:paraId="38D65B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DAA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8DF2B" w14:textId="77777777"/>
        </w:tc>
      </w:tr>
      <w:tr w14:paraId="3DD3D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F5F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10FB2" w14:textId="77777777">
            <w:r>
              <w:t>PV GA DIL OBB 1.0.0</w:t>
            </w:r>
          </w:p>
        </w:tc>
      </w:tr>
    </w:tbl>
    <w:p w14:paraId="03AB0E7E" w14:textId="77777777">
      <w:pPr>
        <w:spacing w:after="0" w:line="96" w:lineRule="auto"/>
      </w:pPr>
    </w:p>
    <w:p w14:paraId="5457B73D" w14:textId="77777777">
      <w:pPr>
        <w:spacing w:after="0"/>
      </w:pPr>
      <w:r>
        <w:rPr>
          <w:vanish/>
        </w:rPr>
        <w:t>MLS_DSTW/MDSTW-23778</w:t>
      </w:r>
      <w:r>
        <w:rPr>
          <w:b/>
        </w:rPr>
        <w:t>1.3.0-5 Das Stromversorgungskonzept des Subsystem Light Signal ist so zu realisi...</w:t>
      </w:r>
      <w:r>
        <w:br/>
        <w:t>1.3.0-5 Das Stromversorgungskonzept des Subsystem Light Signal ist so zu realisieren, dass keine regelmäßige Erdschlussmessung notwendig ist.</w:t>
        <w:br/>
        <w:t>​​</w:t>
      </w:r>
    </w:p>
    <w:p w14:paraId="441D733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5478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A70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FB44B" w14:textId="77777777">
            <w:r>
              <w:t>MDSTW-23778</w:t>
            </w:r>
          </w:p>
        </w:tc>
      </w:tr>
      <w:tr w14:paraId="1CCBC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250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EDA5D" w14:textId="77777777">
            <w:r>
              <w:t>07_46</w:t>
            </w:r>
          </w:p>
        </w:tc>
      </w:tr>
      <w:tr w14:paraId="277F97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7EB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535F65" w14:textId="77777777">
            <w:r>
              <w:t>4087</w:t>
            </w:r>
          </w:p>
        </w:tc>
      </w:tr>
      <w:tr w14:paraId="60FA7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FAC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D1B3B" w14:textId="77777777"/>
        </w:tc>
      </w:tr>
      <w:tr w14:paraId="06D02E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BB8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99398" w14:textId="77777777">
            <w:r>
              <w:t>Draft</w:t>
            </w:r>
          </w:p>
        </w:tc>
      </w:tr>
      <w:tr w14:paraId="761F24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776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F8F73" w14:textId="77777777">
            <w:r>
              <w:t>Muss</w:t>
            </w:r>
          </w:p>
        </w:tc>
      </w:tr>
      <w:tr w14:paraId="11BA6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BC37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C0EA4" w14:textId="77777777">
            <w:r>
              <w:t>Eine regelmäßige Erdschlussmessung wird aufgrund der technischen Realisierung hinfällig.</w:t>
            </w:r>
          </w:p>
        </w:tc>
      </w:tr>
      <w:tr w14:paraId="0ACC92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A3B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C4C6C" w14:textId="77777777"/>
        </w:tc>
      </w:tr>
      <w:tr w14:paraId="3B0FDB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83B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714278" w14:textId="77777777">
            <w:r>
              <w:t>PV GA DIL OBB 1.0.0</w:t>
            </w:r>
          </w:p>
        </w:tc>
      </w:tr>
    </w:tbl>
    <w:p w14:paraId="6A64722C" w14:textId="77777777">
      <w:pPr>
        <w:spacing w:after="0" w:line="96" w:lineRule="auto"/>
      </w:pPr>
    </w:p>
    <w:p w14:paraId="2A7CF66D" w14:textId="77777777">
      <w:pPr>
        <w:pStyle w:val="Heading3"/>
        <w:divId w:val="426"/>
      </w:pPr>
      <w:bookmarkStart w:name="_Toc242173002" w:id="395"/>
      <w:r>
        <w:lastRenderedPageBreak/>
        <w:t>1.4 Hauptsignal</w:t>
      </w:r>
      <w:bookmarkEnd w:id="395"/>
    </w:p>
    <w:p w14:paraId="1706716B" w14:textId="77777777">
      <w:pPr>
        <w:spacing w:after="0"/>
      </w:pPr>
      <w:r>
        <w:rPr>
          <w:vanish/>
        </w:rPr>
        <w:t>MLS_DSTW/MDSTW-23779</w:t>
      </w:r>
      <w:r>
        <w:rPr>
          <w:b/>
        </w:rPr>
        <w:t>1.4.0-1 Bei Ausfall eines Lichtpunkts des Freibegriffes muss das Signal auf Halt...</w:t>
      </w:r>
      <w:r>
        <w:br/>
        <w:t>1.4.0-1 Bei Ausfall eines Lichtpunkts des Freibegriffes muss das Signal auf Halt zurückfallen.</w:t>
        <w:br/>
        <w:t>​​</w:t>
      </w:r>
    </w:p>
    <w:p w14:paraId="6D39C3B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9E1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1696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05307" w14:textId="77777777">
            <w:r>
              <w:t>MDSTW-23779</w:t>
            </w:r>
          </w:p>
        </w:tc>
      </w:tr>
      <w:tr w14:paraId="48D98D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BD0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D6E9F" w14:textId="77777777">
            <w:r>
              <w:t>07_48</w:t>
            </w:r>
          </w:p>
        </w:tc>
      </w:tr>
      <w:tr w14:paraId="17204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EC2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13EAB8" w14:textId="77777777">
            <w:r>
              <w:t>4089</w:t>
            </w:r>
          </w:p>
        </w:tc>
      </w:tr>
      <w:tr w14:paraId="7363D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02D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053F8C" w14:textId="77777777"/>
        </w:tc>
      </w:tr>
      <w:tr w14:paraId="6F208A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60C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AF9DD" w14:textId="77777777">
            <w:r>
              <w:t>Draft</w:t>
            </w:r>
          </w:p>
        </w:tc>
      </w:tr>
      <w:tr w14:paraId="65CB9D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C62F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D11AC" w14:textId="77777777">
            <w:r>
              <w:t>Muss</w:t>
            </w:r>
          </w:p>
        </w:tc>
      </w:tr>
      <w:tr w14:paraId="761685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9AD3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68DB1" w14:textId="77777777">
            <w:r>
              <w:t>Der Object Controller Lichtsignal (OC-LS) wird eine entsprechende Logik umsetzen:</w:t>
              <w:br/>
              <w:t>Signal Haltfall bei Ausfall eines Lichtpunkts eines Freibegriffes</w:t>
            </w:r>
          </w:p>
        </w:tc>
      </w:tr>
      <w:tr w14:paraId="411022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FB6E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78398" w14:textId="77777777"/>
        </w:tc>
      </w:tr>
      <w:tr w14:paraId="03B1C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02D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0C0D0" w14:textId="77777777">
            <w:r>
              <w:t>PV GA DIL OBB 1.0.0</w:t>
            </w:r>
          </w:p>
        </w:tc>
      </w:tr>
    </w:tbl>
    <w:p w14:paraId="557057C7" w14:textId="77777777">
      <w:pPr>
        <w:spacing w:after="0" w:line="96" w:lineRule="auto"/>
      </w:pPr>
    </w:p>
    <w:p w14:paraId="51E4628E" w14:textId="77777777">
      <w:pPr>
        <w:spacing w:after="0"/>
      </w:pPr>
      <w:r>
        <w:rPr>
          <w:vanish/>
        </w:rPr>
        <w:t>MLS_DSTW/MDSTW-23780</w:t>
      </w:r>
      <w:r>
        <w:rPr>
          <w:b/>
        </w:rPr>
        <w:t>1.4.0-2 Bei Ausfall des Rot-Lichtpunkts muss die Signalfreistellung möglich sein...</w:t>
      </w:r>
      <w:r>
        <w:br/>
        <w:t>1.4.0-2 Bei Ausfall des Rot-Lichtpunkts muss die Signalfreistellung möglich sein.</w:t>
        <w:br/>
        <w:t>​​</w:t>
      </w:r>
    </w:p>
    <w:p w14:paraId="41A5C5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84F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DE4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5D97A" w14:textId="77777777">
            <w:r>
              <w:t>MDSTW-23780</w:t>
            </w:r>
          </w:p>
        </w:tc>
      </w:tr>
      <w:tr w14:paraId="5706BB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3E6F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E5319" w14:textId="77777777">
            <w:r>
              <w:t>07_49</w:t>
            </w:r>
          </w:p>
        </w:tc>
      </w:tr>
      <w:tr w14:paraId="3862FE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2BAD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59646" w14:textId="77777777">
            <w:r>
              <w:t>4090</w:t>
            </w:r>
          </w:p>
        </w:tc>
      </w:tr>
      <w:tr w14:paraId="1B0926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8437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00D570" w14:textId="77777777"/>
        </w:tc>
      </w:tr>
      <w:tr w14:paraId="18198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927F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F165A" w14:textId="77777777">
            <w:r>
              <w:t>Draft</w:t>
            </w:r>
          </w:p>
        </w:tc>
      </w:tr>
      <w:tr w14:paraId="07B4AB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02D8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FDB80" w14:textId="77777777">
            <w:r>
              <w:t>Muss</w:t>
            </w:r>
          </w:p>
        </w:tc>
      </w:tr>
      <w:tr w14:paraId="5E21BF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6D3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749AA" w14:textId="77777777">
            <w:r>
              <w:t>Das DSTW-ZE erlaubt in STOP Zustand bei ausgefallenem ROT Lichtpunkt eine Signalfreistellung. Der Object Controller Lichtsignal (OC-LS) wird eine Signalfreistellung ermöglichen, falls der Rot-Lichtpunkt ausgefallen ist (Ausfall = sicher dunkel)</w:t>
            </w:r>
          </w:p>
        </w:tc>
      </w:tr>
      <w:tr w14:paraId="6B8229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B035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C8549" w14:textId="77777777"/>
        </w:tc>
      </w:tr>
      <w:tr w14:paraId="4C3FD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CD1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B977F" w14:textId="77777777">
            <w:r>
              <w:t>PV GA DIL OBB 1.0.0</w:t>
            </w:r>
          </w:p>
        </w:tc>
      </w:tr>
    </w:tbl>
    <w:p w14:paraId="47C26C38" w14:textId="77777777">
      <w:pPr>
        <w:spacing w:after="0" w:line="96" w:lineRule="auto"/>
      </w:pPr>
    </w:p>
    <w:p w14:paraId="08BE6CED" w14:textId="77777777">
      <w:r>
        <w:rPr>
          <w:vanish/>
        </w:rPr>
        <w:t>MLS_DSTW/MDSTW-23781</w:t>
      </w:r>
      <w:r>
        <w:t>1.4.0-3 Die Realisierung von PZB-Einrichtungen ist im Regelwerk 13.01.02 festgelegt.</w:t>
        <w:br/>
        <w:t>​​</w:t>
      </w:r>
    </w:p>
    <w:p w14:paraId="0C6565A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2A0F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8F82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3E2A0" w14:textId="77777777">
            <w:r>
              <w:t>1992</w:t>
            </w:r>
          </w:p>
        </w:tc>
      </w:tr>
      <w:tr w14:paraId="6E7AF8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AB54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B0B3D" w14:textId="77777777">
            <w:r>
              <w:t>MDSTW-23781</w:t>
            </w:r>
          </w:p>
        </w:tc>
      </w:tr>
      <w:tr w14:paraId="5BF200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202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A3438" w14:textId="77777777">
            <w:r>
              <w:t>4091</w:t>
            </w:r>
          </w:p>
        </w:tc>
      </w:tr>
      <w:tr w14:paraId="74FE84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9F0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F6F52" w14:textId="77777777">
            <w:r>
              <w:t>07_50</w:t>
            </w:r>
          </w:p>
        </w:tc>
      </w:tr>
    </w:tbl>
    <w:p w14:paraId="6330782E" w14:textId="77777777">
      <w:pPr>
        <w:spacing w:after="0" w:line="96" w:lineRule="auto"/>
      </w:pPr>
    </w:p>
    <w:p w14:paraId="557F5DE4" w14:textId="77777777">
      <w:pPr>
        <w:pStyle w:val="Heading3"/>
        <w:divId w:val="427"/>
      </w:pPr>
      <w:bookmarkStart w:name="_Toc242173003" w:id="396"/>
      <w:r>
        <w:lastRenderedPageBreak/>
        <w:t>1.5 Vorsignal</w:t>
      </w:r>
      <w:bookmarkEnd w:id="396"/>
    </w:p>
    <w:p w14:paraId="1241E439" w14:textId="77777777">
      <w:pPr>
        <w:spacing w:after="0"/>
      </w:pPr>
      <w:r>
        <w:rPr>
          <w:vanish/>
        </w:rPr>
        <w:t>MLS_DSTW/MDSTW-23782</w:t>
      </w:r>
      <w:r>
        <w:rPr>
          <w:b/>
        </w:rPr>
        <w:t>1.5.0-1 Ein am Mast eines Hauptsignals angebrachtes Vorsignal darf dann nicht le...</w:t>
      </w:r>
      <w:r>
        <w:br/>
        <w:t>1.5.0-1 Ein am Mast eines Hauptsignals angebrachtes Vorsignal darf dann nicht leuchten, wenn das Hauptsignal nicht in Freistellung ist.</w:t>
        <w:br/>
        <w:t>​​</w:t>
      </w:r>
    </w:p>
    <w:p w14:paraId="04DD23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CA3E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5C8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F24FA" w14:textId="77777777">
            <w:r>
              <w:t>MDSTW-23782</w:t>
            </w:r>
          </w:p>
        </w:tc>
      </w:tr>
      <w:tr w14:paraId="252E9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79B2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81371" w14:textId="77777777">
            <w:r>
              <w:t>07_52</w:t>
            </w:r>
          </w:p>
        </w:tc>
      </w:tr>
      <w:tr w14:paraId="37F03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672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04C69" w14:textId="77777777">
            <w:r>
              <w:t>4093</w:t>
            </w:r>
          </w:p>
        </w:tc>
      </w:tr>
      <w:tr w14:paraId="7DDCCB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37E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DAA58" w14:textId="77777777"/>
        </w:tc>
      </w:tr>
      <w:tr w14:paraId="7A59A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8395E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19658D" w14:textId="77777777">
            <w:r>
              <w:t>Draft</w:t>
            </w:r>
          </w:p>
        </w:tc>
      </w:tr>
      <w:tr w14:paraId="3FCAAE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3CF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B4820" w14:textId="77777777">
            <w:r>
              <w:t>Muss</w:t>
            </w:r>
          </w:p>
        </w:tc>
      </w:tr>
      <w:tr w14:paraId="0CD5F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4B6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A6A1F" w14:textId="77777777">
            <w:r>
              <w:t>Die DSTW-ZE kommandiert ein Vorsignal am Mast eines Hauptsignales auf dunkel, falls das Hauptsignal nicht in Freistellung ist.</w:t>
            </w:r>
          </w:p>
        </w:tc>
      </w:tr>
      <w:tr w14:paraId="4D6E48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B06E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820E60" w14:textId="77777777"/>
        </w:tc>
      </w:tr>
      <w:tr w14:paraId="79C0A4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2BA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546FA" w14:textId="77777777">
            <w:r>
              <w:t>PV GA DIL OBB 1.0.0</w:t>
            </w:r>
          </w:p>
        </w:tc>
      </w:tr>
    </w:tbl>
    <w:p w14:paraId="6E76D812" w14:textId="77777777">
      <w:pPr>
        <w:spacing w:after="0" w:line="96" w:lineRule="auto"/>
      </w:pPr>
    </w:p>
    <w:p w14:paraId="604C12C3" w14:textId="77777777">
      <w:pPr>
        <w:spacing w:after="0"/>
      </w:pPr>
      <w:r>
        <w:rPr>
          <w:vanish/>
        </w:rPr>
        <w:t>MLS_DSTW/MDSTW-23783</w:t>
      </w:r>
      <w:r>
        <w:rPr>
          <w:b/>
        </w:rPr>
        <w:t>1.5.0-2 Bei Ausfall eines Lichtpunktes des Freibegriffes muss das Signal in die...</w:t>
      </w:r>
      <w:r>
        <w:br/>
        <w:t>1.5.0-2 Bei Ausfall eines Lichtpunktes des Freibegriffes muss das Signal in die Vorsichtstellung zurückfallen.</w:t>
        <w:br/>
        <w:t>​​</w:t>
      </w:r>
    </w:p>
    <w:p w14:paraId="6178B6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B4C0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0E4E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AAA51" w14:textId="77777777">
            <w:r>
              <w:t>MDSTW-23783</w:t>
            </w:r>
          </w:p>
        </w:tc>
      </w:tr>
      <w:tr w14:paraId="392939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724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0102B" w14:textId="77777777">
            <w:r>
              <w:t>07_53</w:t>
            </w:r>
          </w:p>
        </w:tc>
      </w:tr>
      <w:tr w14:paraId="56914B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13B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353C4" w14:textId="77777777">
            <w:r>
              <w:t>4094</w:t>
            </w:r>
          </w:p>
        </w:tc>
      </w:tr>
      <w:tr w14:paraId="38D73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4FB5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BEAB1" w14:textId="77777777"/>
        </w:tc>
      </w:tr>
      <w:tr w14:paraId="35662E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FF2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3D103" w14:textId="77777777">
            <w:r>
              <w:t>Draft</w:t>
            </w:r>
          </w:p>
        </w:tc>
      </w:tr>
      <w:tr w14:paraId="36E14E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A04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CB323" w14:textId="77777777">
            <w:r>
              <w:t>Muss</w:t>
            </w:r>
          </w:p>
        </w:tc>
      </w:tr>
      <w:tr w14:paraId="70EA4D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9A2A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8EA1E" w14:textId="77777777">
            <w:r>
              <w:t>Der OC-LS kommandiert ein Vorsignal bei Ausfall eines Lichtpunktes des Freibegriffes in die Stellung Vorsicht.</w:t>
            </w:r>
          </w:p>
        </w:tc>
      </w:tr>
      <w:tr w14:paraId="75C904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26D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3E019" w14:textId="77777777"/>
        </w:tc>
      </w:tr>
      <w:tr w14:paraId="5F4DE7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FD3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C574C" w14:textId="77777777">
            <w:r>
              <w:t>PV GA DIL OBB 1.0.0</w:t>
            </w:r>
          </w:p>
        </w:tc>
      </w:tr>
    </w:tbl>
    <w:p w14:paraId="4AB74B74" w14:textId="77777777">
      <w:pPr>
        <w:spacing w:after="0" w:line="96" w:lineRule="auto"/>
      </w:pPr>
    </w:p>
    <w:p w14:paraId="74D68A30" w14:textId="77777777">
      <w:pPr>
        <w:spacing w:after="0"/>
      </w:pPr>
      <w:r>
        <w:rPr>
          <w:vanish/>
        </w:rPr>
        <w:t>MLS_DSTW/MDSTW-23784</w:t>
      </w:r>
      <w:r>
        <w:rPr>
          <w:b/>
        </w:rPr>
        <w:t>1.5.0-3 Bei Ausfall eines Lichtpunktes des Signals Vorsicht muss der zweite Gelb...</w:t>
      </w:r>
      <w:r>
        <w:br/>
        <w:t>1.5.0-3 Bei Ausfall eines Lichtpunktes des Signals Vorsicht muss der zweite Gelb-Lichtpunkt weiterleuchten.</w:t>
        <w:br/>
        <w:t>​​</w:t>
      </w:r>
    </w:p>
    <w:p w14:paraId="658046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9AE4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162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93388" w14:textId="77777777">
            <w:r>
              <w:t>MDSTW-23784</w:t>
            </w:r>
          </w:p>
        </w:tc>
      </w:tr>
      <w:tr w14:paraId="0C1685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3981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0115A" w14:textId="77777777">
            <w:r>
              <w:t>07_54</w:t>
            </w:r>
          </w:p>
        </w:tc>
      </w:tr>
      <w:tr w14:paraId="47DAB9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02D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21209" w14:textId="77777777">
            <w:r>
              <w:t>4095</w:t>
            </w:r>
          </w:p>
        </w:tc>
      </w:tr>
      <w:tr w14:paraId="3ADAB4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452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416C6" w14:textId="77777777"/>
        </w:tc>
      </w:tr>
      <w:tr w14:paraId="4502E3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91B0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EB501" w14:textId="77777777">
            <w:r>
              <w:t>Draft</w:t>
            </w:r>
          </w:p>
        </w:tc>
      </w:tr>
      <w:tr w14:paraId="450BA7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DFF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37926" w14:textId="77777777">
            <w:r>
              <w:t>Muss</w:t>
            </w:r>
          </w:p>
        </w:tc>
      </w:tr>
      <w:tr w14:paraId="7D661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88936"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4DB19" w14:textId="77777777">
            <w:r>
              <w:t>Im Zustand Vorsicht lässt der OC-LS den zweiten Gelb-Lichtpunkt weiterleuchten, falls der andere Gelb-Lichtpunkt ausfällt.</w:t>
            </w:r>
          </w:p>
        </w:tc>
      </w:tr>
      <w:tr w14:paraId="7C477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774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4672F" w14:textId="77777777"/>
        </w:tc>
      </w:tr>
      <w:tr w14:paraId="7A73F1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F6C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2556B" w14:textId="77777777">
            <w:r>
              <w:t>PV GA DIL OBB 1.0.0</w:t>
            </w:r>
          </w:p>
        </w:tc>
      </w:tr>
    </w:tbl>
    <w:p w14:paraId="4D0FBF67" w14:textId="77777777">
      <w:pPr>
        <w:spacing w:after="0" w:line="96" w:lineRule="auto"/>
      </w:pPr>
    </w:p>
    <w:p w14:paraId="702EB758" w14:textId="77777777">
      <w:r>
        <w:rPr>
          <w:vanish/>
        </w:rPr>
        <w:t>MLS_DSTW/MDSTW-23785</w:t>
      </w:r>
      <w:r>
        <w:t>1.5.0-4 Die Realisierung von PZB-Einrichtungen ist im Regelwerk 13.01.02 festgelegt.</w:t>
        <w:br/>
        <w:t>​​</w:t>
      </w:r>
    </w:p>
    <w:p w14:paraId="4B3C9E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886D5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9BEA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446A3" w14:textId="77777777">
            <w:r>
              <w:t>1997</w:t>
            </w:r>
          </w:p>
        </w:tc>
      </w:tr>
      <w:tr w14:paraId="12A835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AF4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1F3F1" w14:textId="77777777">
            <w:r>
              <w:t>MDSTW-23785</w:t>
            </w:r>
          </w:p>
        </w:tc>
      </w:tr>
      <w:tr w14:paraId="3B739B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B23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48E4A" w14:textId="77777777">
            <w:r>
              <w:t>4096</w:t>
            </w:r>
          </w:p>
        </w:tc>
      </w:tr>
      <w:tr w14:paraId="0F55CD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634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450A0" w14:textId="77777777">
            <w:r>
              <w:t>07_55</w:t>
            </w:r>
          </w:p>
        </w:tc>
      </w:tr>
    </w:tbl>
    <w:p w14:paraId="69C472AE" w14:textId="77777777">
      <w:pPr>
        <w:spacing w:after="0" w:line="96" w:lineRule="auto"/>
      </w:pPr>
    </w:p>
    <w:p w14:paraId="3070752C" w14:textId="77777777">
      <w:pPr>
        <w:pStyle w:val="Heading3"/>
        <w:divId w:val="428"/>
      </w:pPr>
      <w:bookmarkStart w:name="_Toc242173004" w:id="397"/>
      <w:r>
        <w:t>1.6 Schutzsignal</w:t>
      </w:r>
      <w:bookmarkEnd w:id="397"/>
    </w:p>
    <w:p w14:paraId="654BEB67" w14:textId="77777777">
      <w:pPr>
        <w:spacing w:after="0"/>
      </w:pPr>
      <w:r>
        <w:rPr>
          <w:vanish/>
        </w:rPr>
        <w:t>MLS_DSTW/MDSTW-23786</w:t>
      </w:r>
      <w:r>
        <w:rPr>
          <w:b/>
        </w:rPr>
        <w:t>1.6.0-1 Bei Ausfall eines Lichtpunktes des Freibegriffs muss das Signal auf den...</w:t>
      </w:r>
      <w:r>
        <w:br/>
        <w:t>1.6.0-1 Bei Ausfall eines Lichtpunktes des Freibegriffs muss das Signal auf den Haltbegriff zurückfallen.</w:t>
        <w:br/>
        <w:t>​​</w:t>
      </w:r>
    </w:p>
    <w:p w14:paraId="2C92C7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B528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E08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3CDA5" w14:textId="77777777">
            <w:r>
              <w:t>MDSTW-23786</w:t>
            </w:r>
          </w:p>
        </w:tc>
      </w:tr>
      <w:tr w14:paraId="468A56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CD6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1DF8F" w14:textId="77777777">
            <w:r>
              <w:t>07_57</w:t>
            </w:r>
          </w:p>
        </w:tc>
      </w:tr>
      <w:tr w14:paraId="47FB2A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EA5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4FA82" w14:textId="77777777">
            <w:r>
              <w:t>4098</w:t>
            </w:r>
          </w:p>
        </w:tc>
      </w:tr>
      <w:tr w14:paraId="11EC5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082A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0A0F9" w14:textId="77777777"/>
        </w:tc>
      </w:tr>
      <w:tr w14:paraId="2ED0B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DF6C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A2740" w14:textId="77777777">
            <w:r>
              <w:t>Draft</w:t>
            </w:r>
          </w:p>
        </w:tc>
      </w:tr>
      <w:tr w14:paraId="6FA3D6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90D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48C469" w14:textId="77777777">
            <w:r>
              <w:t>Muss</w:t>
            </w:r>
          </w:p>
        </w:tc>
      </w:tr>
      <w:tr w14:paraId="78DD80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4241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9EB1D" w14:textId="77777777">
            <w:r>
              <w:t>Der OC-LS kommandiert ein Schutzsignal bei Ausfall eines Lichtpunktes des Freibegriffes in die Stellung Fahrverbot.</w:t>
            </w:r>
          </w:p>
        </w:tc>
      </w:tr>
      <w:tr w14:paraId="27A403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9BF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7C6E66" w14:textId="77777777"/>
        </w:tc>
      </w:tr>
      <w:tr w14:paraId="71CF97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41F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DEE67" w14:textId="77777777">
            <w:r>
              <w:t>PV GA DIL OBB 1.0.0</w:t>
            </w:r>
          </w:p>
        </w:tc>
      </w:tr>
    </w:tbl>
    <w:p w14:paraId="43E45DF8" w14:textId="77777777">
      <w:pPr>
        <w:spacing w:after="0" w:line="96" w:lineRule="auto"/>
      </w:pPr>
    </w:p>
    <w:p w14:paraId="2AF5BC73" w14:textId="77777777">
      <w:r>
        <w:rPr>
          <w:vanish/>
        </w:rPr>
        <w:t>MLS_DSTW/MDSTW-23787</w:t>
      </w:r>
      <w:r>
        <w:t>1.6.0-2 Die Realisierung von PZB-Einrichtungen ist im Regelwerk 13.01.02 festgelegt.</w:t>
        <w:br/>
        <w:t>​​</w:t>
      </w:r>
    </w:p>
    <w:p w14:paraId="304B5A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9BB1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ECE79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D07A8" w14:textId="77777777">
            <w:r>
              <w:t>2000</w:t>
            </w:r>
          </w:p>
        </w:tc>
      </w:tr>
      <w:tr w14:paraId="65A58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AB2E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EF97A" w14:textId="77777777">
            <w:r>
              <w:t>MDSTW-23787</w:t>
            </w:r>
          </w:p>
        </w:tc>
      </w:tr>
      <w:tr w14:paraId="6C28FB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823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136C28" w14:textId="77777777">
            <w:r>
              <w:t>4099</w:t>
            </w:r>
          </w:p>
        </w:tc>
      </w:tr>
      <w:tr w14:paraId="7EF06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21D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8F0F3" w14:textId="77777777">
            <w:r>
              <w:t>07_58</w:t>
            </w:r>
          </w:p>
        </w:tc>
      </w:tr>
    </w:tbl>
    <w:p w14:paraId="67814D24" w14:textId="77777777">
      <w:pPr>
        <w:spacing w:after="0" w:line="96" w:lineRule="auto"/>
      </w:pPr>
    </w:p>
    <w:p w14:paraId="66794733" w14:textId="77777777">
      <w:pPr>
        <w:spacing w:after="0"/>
      </w:pPr>
      <w:r>
        <w:rPr>
          <w:vanish/>
        </w:rPr>
        <w:t>MLS_DSTW/MDSTW-23788</w:t>
      </w:r>
      <w:r>
        <w:rPr>
          <w:b/>
        </w:rPr>
        <w:t>1.6.0-3 Bei Ausfall des Rot-Lichtpunkts muss die Signalfreistellung möglich sein...</w:t>
      </w:r>
      <w:r>
        <w:br/>
        <w:t>1.6.0-3 Bei Ausfall des Rot-Lichtpunkts muss die Signalfreistellung möglich sein.</w:t>
        <w:br/>
        <w:t>​​</w:t>
      </w:r>
    </w:p>
    <w:p w14:paraId="55AD69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D621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B551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BD48E" w14:textId="77777777">
            <w:r>
              <w:t>MDSTW-23788</w:t>
            </w:r>
          </w:p>
        </w:tc>
      </w:tr>
      <w:tr w14:paraId="132115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C9E7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88DB5" w14:textId="77777777">
            <w:r>
              <w:t>07_59</w:t>
            </w:r>
          </w:p>
        </w:tc>
      </w:tr>
      <w:tr w14:paraId="61E238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F55F9"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21B67" w14:textId="77777777">
            <w:r>
              <w:t>4100</w:t>
            </w:r>
          </w:p>
        </w:tc>
      </w:tr>
      <w:tr w14:paraId="77FF06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335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5E356" w14:textId="77777777"/>
        </w:tc>
      </w:tr>
      <w:tr w14:paraId="1C518C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46A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8AA10E" w14:textId="77777777">
            <w:r>
              <w:t>Draft</w:t>
            </w:r>
          </w:p>
        </w:tc>
      </w:tr>
      <w:tr w14:paraId="1E1424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117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EEB43" w14:textId="77777777">
            <w:r>
              <w:t>Muss</w:t>
            </w:r>
          </w:p>
        </w:tc>
      </w:tr>
      <w:tr w14:paraId="6BF627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B643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C2F7A" w14:textId="77777777">
            <w:r>
              <w:t>Der OC-LS erlaubt eine Freistellung des Schutzsignals auch im Fall eines Ausfalls des Rot-Lichtpunktes.</w:t>
            </w:r>
          </w:p>
        </w:tc>
      </w:tr>
      <w:tr w14:paraId="1F9397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8AFC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8B3596" w14:textId="77777777"/>
        </w:tc>
      </w:tr>
      <w:tr w14:paraId="2AD50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24C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CB8A9" w14:textId="77777777">
            <w:r>
              <w:t>PV GA DIL OBB 1.0.0</w:t>
            </w:r>
          </w:p>
        </w:tc>
      </w:tr>
    </w:tbl>
    <w:p w14:paraId="48FD230E" w14:textId="77777777">
      <w:pPr>
        <w:spacing w:after="0" w:line="96" w:lineRule="auto"/>
      </w:pPr>
    </w:p>
    <w:p w14:paraId="3236AF2C" w14:textId="77777777">
      <w:pPr>
        <w:pStyle w:val="Heading3"/>
        <w:divId w:val="429"/>
      </w:pPr>
      <w:bookmarkStart w:name="_Toc242173005" w:id="398"/>
      <w:r>
        <w:t>1.7 Ersatzsignal/Vorsichtsignal</w:t>
      </w:r>
      <w:bookmarkEnd w:id="398"/>
    </w:p>
    <w:p w14:paraId="76EAF1B7" w14:textId="77777777">
      <w:pPr>
        <w:spacing w:after="0"/>
      </w:pPr>
      <w:r>
        <w:rPr>
          <w:vanish/>
        </w:rPr>
        <w:t>MLS_DSTW/MDSTW-23789</w:t>
      </w:r>
      <w:r>
        <w:rPr>
          <w:b/>
        </w:rPr>
        <w:t>1.7.0-1 Die Freistellung des Ersatzsignals/Vorsichtsignal muss jederzeit unabhän...</w:t>
      </w:r>
      <w:r>
        <w:br/>
        <w:t>1.7.0-1 Die Freistellung des Ersatzsignals/Vorsichtsignal muss jederzeit unabhängig von anderen, am selben Signalschild vorhandenen Lichtpunkten, möglich sein.</w:t>
        <w:br/>
        <w:t>​​</w:t>
      </w:r>
    </w:p>
    <w:p w14:paraId="2E47E5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140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4A3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127E3" w14:textId="77777777">
            <w:r>
              <w:t>MDSTW-23789</w:t>
            </w:r>
          </w:p>
        </w:tc>
      </w:tr>
      <w:tr w14:paraId="59FDB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540B6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660D5" w14:textId="77777777">
            <w:r>
              <w:t>07_61</w:t>
            </w:r>
          </w:p>
        </w:tc>
      </w:tr>
      <w:tr w14:paraId="771BC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1AE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CF766" w14:textId="77777777">
            <w:r>
              <w:t>4102</w:t>
            </w:r>
          </w:p>
        </w:tc>
      </w:tr>
      <w:tr w14:paraId="6A1BC7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F0B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5E980" w14:textId="77777777"/>
        </w:tc>
      </w:tr>
      <w:tr w14:paraId="2818B7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B35C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B506A" w14:textId="77777777">
            <w:r>
              <w:t>Draft</w:t>
            </w:r>
          </w:p>
        </w:tc>
      </w:tr>
      <w:tr w14:paraId="096349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AE7B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789ED" w14:textId="77777777">
            <w:r>
              <w:t>Muss</w:t>
            </w:r>
          </w:p>
        </w:tc>
      </w:tr>
      <w:tr w14:paraId="20252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2C08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A05D39" w14:textId="77777777">
            <w:r>
              <w:t>Der OC-LS erlaubt eine Freistellung des Ersatzsignals/Vorsichtsignals jederzeit unabhängig von anderen, am selben Signalschild vorhandenen Lichtpunkten.</w:t>
            </w:r>
          </w:p>
        </w:tc>
      </w:tr>
      <w:tr w14:paraId="2E2980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1F8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7A033" w14:textId="77777777"/>
        </w:tc>
      </w:tr>
      <w:tr w14:paraId="2009A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3A0A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76BBA7" w14:textId="77777777">
            <w:r>
              <w:t>PV GA DIL OBB 1.0.0</w:t>
            </w:r>
          </w:p>
        </w:tc>
      </w:tr>
    </w:tbl>
    <w:p w14:paraId="2CDBCB6E" w14:textId="77777777">
      <w:pPr>
        <w:spacing w:after="0" w:line="96" w:lineRule="auto"/>
      </w:pPr>
    </w:p>
    <w:p w14:paraId="0717FACE" w14:textId="77777777">
      <w:pPr>
        <w:spacing w:after="0"/>
      </w:pPr>
      <w:r>
        <w:rPr>
          <w:vanish/>
        </w:rPr>
        <w:t>MLS_DSTW/MDSTW-23790</w:t>
      </w:r>
      <w:r>
        <w:rPr>
          <w:b/>
        </w:rPr>
        <w:t>1.7.0-2 Haupt- und Schutzsignale müssen bei Einschaltung des Ersatzsignals/Vorsi...</w:t>
      </w:r>
      <w:r>
        <w:br/>
        <w:t>1.7.0-2 Haupt- und Schutzsignale müssen bei Einschaltung des Ersatzsignals/Vorsichtsignals auf Halt gestellt werden.</w:t>
        <w:br/>
        <w:t>​​</w:t>
      </w:r>
    </w:p>
    <w:p w14:paraId="3DFD5B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77D8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9B2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C153F" w14:textId="77777777">
            <w:r>
              <w:t>MDSTW-23790</w:t>
            </w:r>
          </w:p>
        </w:tc>
      </w:tr>
      <w:tr w14:paraId="5A95C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712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42AAB" w14:textId="77777777">
            <w:r>
              <w:t>07_62</w:t>
            </w:r>
          </w:p>
        </w:tc>
      </w:tr>
      <w:tr w14:paraId="6360C4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655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B0BCE" w14:textId="77777777">
            <w:r>
              <w:t>4103</w:t>
            </w:r>
          </w:p>
        </w:tc>
      </w:tr>
      <w:tr w14:paraId="73DEA1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A430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A9F51" w14:textId="77777777"/>
        </w:tc>
      </w:tr>
      <w:tr w14:paraId="725E68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DCB7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87788" w14:textId="77777777">
            <w:r>
              <w:t>Draft</w:t>
            </w:r>
          </w:p>
        </w:tc>
      </w:tr>
      <w:tr w14:paraId="00932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E57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9DB0C5" w14:textId="77777777">
            <w:r>
              <w:t>Muss</w:t>
            </w:r>
          </w:p>
        </w:tc>
      </w:tr>
      <w:tr w14:paraId="2722CB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7B2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FBF17" w14:textId="77777777">
            <w:r>
              <w:t>Die DSTW-ZE stellt bei Einschaltung des Ersatzsignals/Vorsichtsignals das Haupt- bzw. Schutzsignal auf Halt.</w:t>
            </w:r>
          </w:p>
        </w:tc>
      </w:tr>
      <w:tr w14:paraId="472B7C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641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5F603" w14:textId="77777777">
            <w:r>
              <w:t>Der OC-LS implementiert keine Signalabhängigkeiten. Es wird vorausgesetzt, dass dies im DSTW-ZE durchgeführt wird.</w:t>
            </w:r>
          </w:p>
        </w:tc>
      </w:tr>
      <w:tr w14:paraId="57B803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78ED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F5BF7" w14:textId="77777777">
            <w:r>
              <w:t>PV GA DIL OBB 1.0.0</w:t>
            </w:r>
          </w:p>
        </w:tc>
      </w:tr>
    </w:tbl>
    <w:p w14:paraId="4973A6C0" w14:textId="77777777">
      <w:pPr>
        <w:spacing w:after="0" w:line="96" w:lineRule="auto"/>
      </w:pPr>
    </w:p>
    <w:p w14:paraId="74D0E5B8" w14:textId="77777777">
      <w:pPr>
        <w:spacing w:after="0"/>
      </w:pPr>
      <w:r>
        <w:rPr>
          <w:vanish/>
        </w:rPr>
        <w:lastRenderedPageBreak/>
        <w:t>MLS_DSTW/MDSTW-23791</w:t>
      </w:r>
      <w:r>
        <w:rPr>
          <w:b/>
        </w:rPr>
        <w:t>1.7.0-3 Die Einschaltung des Ersatzsignals/Vorsichtsignals am Hauptsignal oder S...</w:t>
      </w:r>
      <w:r>
        <w:br/>
        <w:t>1.7.0-3 Die Einschaltung des Ersatzsignals/Vorsichtsignals am Hauptsignal oder Schutzsignal darf keine Auswirkung auf Verschubsignale am selben Mast haben.</w:t>
        <w:br/>
        <w:t>​​</w:t>
      </w:r>
    </w:p>
    <w:p w14:paraId="0D09B9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2C1C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F24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AD221" w14:textId="77777777">
            <w:r>
              <w:t>MDSTW-23791</w:t>
            </w:r>
          </w:p>
        </w:tc>
      </w:tr>
      <w:tr w14:paraId="61E359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FAC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5F34B" w14:textId="77777777">
            <w:r>
              <w:t>07_63</w:t>
            </w:r>
          </w:p>
        </w:tc>
      </w:tr>
      <w:tr w14:paraId="2C1225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DEB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26ED1" w14:textId="77777777">
            <w:r>
              <w:t>4104</w:t>
            </w:r>
          </w:p>
        </w:tc>
      </w:tr>
      <w:tr w14:paraId="0CF54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3BA72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84614" w14:textId="77777777"/>
        </w:tc>
      </w:tr>
      <w:tr w14:paraId="70129C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37A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EBE97" w14:textId="77777777">
            <w:r>
              <w:t>Draft</w:t>
            </w:r>
          </w:p>
        </w:tc>
      </w:tr>
      <w:tr w14:paraId="2A16BA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78E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20E2D" w14:textId="77777777">
            <w:r>
              <w:t>Muss</w:t>
            </w:r>
          </w:p>
        </w:tc>
      </w:tr>
      <w:tr w14:paraId="3EA9F2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E44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8852E" w14:textId="77777777">
            <w:r>
              <w:t>Das DSTW-ZE belässt Verschubsignale am Mast im aktuellen Zustand, wenn das Ersatz-/Vorsichtsignal am Hauptsignal oder Schutzsignal eingeschaltet wird.</w:t>
            </w:r>
          </w:p>
        </w:tc>
      </w:tr>
      <w:tr w14:paraId="666463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D3978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A0592" w14:textId="77777777">
            <w:r>
              <w:t>Der OC-LS implementiert keine Signalabhängigkeiten. Es wird vorausgesetzt, dass dies im DSTW-ZE durchgeführt wird.</w:t>
            </w:r>
          </w:p>
        </w:tc>
      </w:tr>
      <w:tr w14:paraId="4831E1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9AE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98A78" w14:textId="77777777">
            <w:r>
              <w:t>PV GA DIL OBB 1.0.0</w:t>
            </w:r>
          </w:p>
        </w:tc>
      </w:tr>
    </w:tbl>
    <w:p w14:paraId="3CAC9480" w14:textId="77777777">
      <w:pPr>
        <w:spacing w:after="0" w:line="96" w:lineRule="auto"/>
      </w:pPr>
    </w:p>
    <w:p w14:paraId="43C9D1BC" w14:textId="77777777">
      <w:pPr>
        <w:spacing w:after="0"/>
      </w:pPr>
      <w:r>
        <w:rPr>
          <w:vanish/>
        </w:rPr>
        <w:t>MLS_DSTW/MDSTW-23792</w:t>
      </w:r>
      <w:r>
        <w:rPr>
          <w:b/>
        </w:rPr>
        <w:t>1.7.0-4 Das Blinken des Ersatzsignals/Vorsichtsignals muss überwacht werden. Bei...</w:t>
      </w:r>
      <w:r>
        <w:br/>
        <w:t>1.7.0-4 Das Blinken des Ersatzsignals/Vorsichtsignals muss überwacht werden. Bei Ausfall muss das Ersatzsignal/Vorsichtsignal in Grundstellung gelangen.</w:t>
        <w:br/>
        <w:t>​​</w:t>
      </w:r>
    </w:p>
    <w:p w14:paraId="307FED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E7B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900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EDBFE6" w14:textId="77777777">
            <w:r>
              <w:t>MDSTW-23792</w:t>
            </w:r>
          </w:p>
        </w:tc>
      </w:tr>
      <w:tr w14:paraId="66756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2D6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7B7DC" w14:textId="77777777">
            <w:r>
              <w:t>07_64</w:t>
            </w:r>
          </w:p>
        </w:tc>
      </w:tr>
      <w:tr w14:paraId="4277B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D50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94563" w14:textId="77777777">
            <w:r>
              <w:t>4105</w:t>
            </w:r>
          </w:p>
        </w:tc>
      </w:tr>
      <w:tr w14:paraId="3DC1F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93F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703584" w14:textId="77777777"/>
        </w:tc>
      </w:tr>
      <w:tr w14:paraId="6A2E7D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853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7A47F" w14:textId="77777777">
            <w:r>
              <w:t>Draft</w:t>
            </w:r>
          </w:p>
        </w:tc>
      </w:tr>
      <w:tr w14:paraId="07E80E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17B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69894" w14:textId="77777777">
            <w:r>
              <w:t>Muss</w:t>
            </w:r>
          </w:p>
        </w:tc>
      </w:tr>
      <w:tr w14:paraId="43B13E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362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67988" w14:textId="77777777">
            <w:r>
              <w:t>Der OC-LS überwacht das Blinken des Ersatzsignals / Vorsichtsignals. Bei Ausfall des Lichtpunkts oder Fehlschlagen des Blinkens kommandiert der OC-LS das Ersatzsignal / Vorsichtsignal in Grundstellung.</w:t>
            </w:r>
          </w:p>
        </w:tc>
      </w:tr>
      <w:tr w14:paraId="1B6174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59A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1ED17" w14:textId="77777777"/>
        </w:tc>
      </w:tr>
      <w:tr w14:paraId="2B749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D32B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E9DB3" w14:textId="77777777">
            <w:r>
              <w:t>PV GA DIL OBB 1.0.0</w:t>
            </w:r>
          </w:p>
        </w:tc>
      </w:tr>
    </w:tbl>
    <w:p w14:paraId="32D18C9B" w14:textId="77777777">
      <w:pPr>
        <w:spacing w:after="0" w:line="96" w:lineRule="auto"/>
      </w:pPr>
    </w:p>
    <w:p w14:paraId="2C0BD33A" w14:textId="77777777">
      <w:pPr>
        <w:pStyle w:val="Heading3"/>
        <w:divId w:val="430"/>
      </w:pPr>
      <w:bookmarkStart w:name="_Toc242173006" w:id="399"/>
      <w:r>
        <w:t>1.8 Ersatzsignalwiederholer</w:t>
      </w:r>
      <w:bookmarkEnd w:id="399"/>
    </w:p>
    <w:p w14:paraId="5CB32565" w14:textId="77777777">
      <w:pPr>
        <w:spacing w:after="0"/>
      </w:pPr>
      <w:r>
        <w:rPr>
          <w:vanish/>
        </w:rPr>
        <w:t>MLS_DSTW/MDSTW-23793</w:t>
      </w:r>
      <w:r>
        <w:rPr>
          <w:b/>
        </w:rPr>
        <w:t>1.8.0-1 Das Blinken des Ersatzsignalwiederholers muss überwacht werden. Bei Ausf...</w:t>
      </w:r>
      <w:r>
        <w:br/>
        <w:t>1.8.0-1 Das Blinken des Ersatzsignalwiederholers muss überwacht werden. Bei Ausfall muss der Ersatzsignalwiederholer in die Grundstellung gelangen.</w:t>
        <w:br/>
        <w:t>​​</w:t>
      </w:r>
    </w:p>
    <w:p w14:paraId="5FAE7EE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684E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7AE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DEB4B" w14:textId="77777777">
            <w:r>
              <w:t>MDSTW-23793</w:t>
            </w:r>
          </w:p>
        </w:tc>
      </w:tr>
      <w:tr w14:paraId="0F505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0A0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3DE35" w14:textId="77777777">
            <w:r>
              <w:t>07_66</w:t>
            </w:r>
          </w:p>
        </w:tc>
      </w:tr>
      <w:tr w14:paraId="195BDE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0D7B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0A80D" w14:textId="77777777">
            <w:r>
              <w:t>4107</w:t>
            </w:r>
          </w:p>
        </w:tc>
      </w:tr>
      <w:tr w14:paraId="35C5E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EF90A"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54F19D" w14:textId="77777777"/>
        </w:tc>
      </w:tr>
      <w:tr w14:paraId="6CEE1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0FD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DBB0F" w14:textId="77777777">
            <w:r>
              <w:t>Draft</w:t>
            </w:r>
          </w:p>
        </w:tc>
      </w:tr>
      <w:tr w14:paraId="0DD721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168A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E8A94" w14:textId="77777777">
            <w:r>
              <w:t>Muss</w:t>
            </w:r>
          </w:p>
        </w:tc>
      </w:tr>
      <w:tr w14:paraId="4DF3BC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F1F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BE8ED" w14:textId="77777777">
            <w:r>
              <w:t>Der OC-LS überwacht das Blinken des Ersatzsignalswiederholers. Bei Ausfall des Lichtpunkts oder Fehlschlagen des Blinkens kommandiert der OC-LS den Ersatzsignalwiederholer in Grundstellung.</w:t>
            </w:r>
          </w:p>
        </w:tc>
      </w:tr>
      <w:tr w14:paraId="1348A0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B92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4A4F1" w14:textId="77777777"/>
        </w:tc>
      </w:tr>
      <w:tr w14:paraId="262BAE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4E68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91F1F" w14:textId="77777777">
            <w:r>
              <w:t>PV GA DIL OBB 1.0.0</w:t>
            </w:r>
          </w:p>
        </w:tc>
      </w:tr>
    </w:tbl>
    <w:p w14:paraId="74D3F2DE" w14:textId="77777777">
      <w:pPr>
        <w:spacing w:after="0" w:line="96" w:lineRule="auto"/>
      </w:pPr>
    </w:p>
    <w:p w14:paraId="02192FD4" w14:textId="77777777">
      <w:pPr>
        <w:spacing w:after="0"/>
      </w:pPr>
      <w:r>
        <w:rPr>
          <w:vanish/>
        </w:rPr>
        <w:t>MLS_DSTW/MDSTW-23794</w:t>
      </w:r>
      <w:r>
        <w:rPr>
          <w:b/>
        </w:rPr>
        <w:t>1.8.0-2 Bei Ausfall eines Ersatzsignal müssen alle zugehörigen Ersatzsignalwiede...</w:t>
      </w:r>
      <w:r>
        <w:br/>
        <w:t>1.8.0-2 Bei Ausfall eines Ersatzsignal müssen alle zugehörigen Ersatzsignalwiederholer in die Grundstellung gelangen.</w:t>
        <w:br/>
        <w:t>​​</w:t>
      </w:r>
    </w:p>
    <w:p w14:paraId="1B4C91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A9AAC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AA89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39F80" w14:textId="77777777">
            <w:r>
              <w:t>MDSTW-23794</w:t>
            </w:r>
          </w:p>
        </w:tc>
      </w:tr>
      <w:tr w14:paraId="652459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2CF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DABCB" w14:textId="77777777">
            <w:r>
              <w:t>07_67</w:t>
            </w:r>
          </w:p>
        </w:tc>
      </w:tr>
      <w:tr w14:paraId="4C94A4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FF30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BE09D" w14:textId="77777777">
            <w:r>
              <w:t>4108</w:t>
            </w:r>
          </w:p>
        </w:tc>
      </w:tr>
      <w:tr w14:paraId="363324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7F3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D1388" w14:textId="77777777"/>
        </w:tc>
      </w:tr>
      <w:tr w14:paraId="6233E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0618F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78846" w14:textId="77777777">
            <w:r>
              <w:t>Draft</w:t>
            </w:r>
          </w:p>
        </w:tc>
      </w:tr>
      <w:tr w14:paraId="77A494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22B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A3EB6" w14:textId="77777777">
            <w:r>
              <w:t>Muss</w:t>
            </w:r>
          </w:p>
        </w:tc>
      </w:tr>
      <w:tr w14:paraId="230932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0172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56C51" w14:textId="77777777">
            <w:r>
              <w:t>Das DSTW-ZE kommandiert bei Ausfall eines Ersatzsignals alle zugehörigen Ersatzsignalwiederholer in die Grundstellung.</w:t>
            </w:r>
          </w:p>
        </w:tc>
      </w:tr>
      <w:tr w14:paraId="081A28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542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FAF874" w14:textId="77777777">
            <w:r>
              <w:t>Der OC-LS implementiert keine Signalabhängigkeiten. Es wird vorausgesetzt, dass dies im DSTW-ZE durchgeführt wird.</w:t>
            </w:r>
          </w:p>
        </w:tc>
      </w:tr>
      <w:tr w14:paraId="23C5D3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FC0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DF4D2" w14:textId="77777777">
            <w:r>
              <w:t>PV GA DIL OBB 1.0.0</w:t>
            </w:r>
          </w:p>
        </w:tc>
      </w:tr>
    </w:tbl>
    <w:p w14:paraId="773EDE2F" w14:textId="77777777">
      <w:pPr>
        <w:spacing w:after="0" w:line="96" w:lineRule="auto"/>
      </w:pPr>
    </w:p>
    <w:p w14:paraId="41DEA075" w14:textId="77777777">
      <w:pPr>
        <w:pStyle w:val="Heading3"/>
        <w:divId w:val="431"/>
      </w:pPr>
      <w:bookmarkStart w:name="_Toc242173007" w:id="400"/>
      <w:r>
        <w:t>1.9 Geschwindigkeitsanzeiger (GA)</w:t>
      </w:r>
      <w:bookmarkEnd w:id="400"/>
    </w:p>
    <w:p w14:paraId="14BE6F9D" w14:textId="77777777">
      <w:pPr>
        <w:spacing w:after="0"/>
      </w:pPr>
      <w:r>
        <w:rPr>
          <w:vanish/>
        </w:rPr>
        <w:t>MLS_DSTW/MDSTW-23795</w:t>
      </w:r>
      <w:r>
        <w:rPr>
          <w:b/>
        </w:rPr>
        <w:t>1.9.0-1 Beim Verlöschen einer Ziffer bei einer zweistelligen Zahl muss auch die...</w:t>
      </w:r>
      <w:r>
        <w:br/>
        <w:t>1.9.0-1 Beim Verlöschen einer Ziffer bei einer zweistelligen Zahl muss auch die restliche Anzeige verlöschen.</w:t>
        <w:br/>
        <w:t>​​</w:t>
      </w:r>
    </w:p>
    <w:p w14:paraId="68CC9B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3BCE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873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BC34A0" w14:textId="77777777">
            <w:r>
              <w:t>MDSTW-23795</w:t>
            </w:r>
          </w:p>
        </w:tc>
      </w:tr>
      <w:tr w14:paraId="4E7B27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5E9D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99C3A" w14:textId="77777777">
            <w:r>
              <w:t>07_69</w:t>
            </w:r>
          </w:p>
        </w:tc>
      </w:tr>
      <w:tr w14:paraId="389B5D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B494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A8ACA" w14:textId="77777777">
            <w:r>
              <w:t>4110</w:t>
            </w:r>
          </w:p>
        </w:tc>
      </w:tr>
      <w:tr w14:paraId="023AD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5AC8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45E85" w14:textId="77777777"/>
        </w:tc>
      </w:tr>
      <w:tr w14:paraId="6D120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ECF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D7799" w14:textId="77777777">
            <w:r>
              <w:t>Draft</w:t>
            </w:r>
          </w:p>
        </w:tc>
      </w:tr>
      <w:tr w14:paraId="093566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591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A61C4" w14:textId="77777777">
            <w:r>
              <w:t>Muss</w:t>
            </w:r>
          </w:p>
        </w:tc>
      </w:tr>
      <w:tr w14:paraId="6634A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590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CE75D" w14:textId="77777777">
            <w:r>
              <w:t>Der OC-LS kommandiert einen GA in die Stellung Dunkel, wenn die Anzeige nicht vollständig dargestellt werden kann.</w:t>
            </w:r>
          </w:p>
        </w:tc>
      </w:tr>
      <w:tr w14:paraId="1DBA9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846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7B1BF" w14:textId="77777777"/>
        </w:tc>
      </w:tr>
      <w:tr w14:paraId="329690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4146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EAD98" w14:textId="77777777">
            <w:r>
              <w:t>PV GA DIL OBB 1.0.0</w:t>
            </w:r>
          </w:p>
        </w:tc>
      </w:tr>
    </w:tbl>
    <w:p w14:paraId="55397C10" w14:textId="77777777">
      <w:pPr>
        <w:spacing w:after="0" w:line="96" w:lineRule="auto"/>
      </w:pPr>
    </w:p>
    <w:p w14:paraId="195960A2" w14:textId="77777777">
      <w:pPr>
        <w:spacing w:after="0"/>
      </w:pPr>
      <w:r>
        <w:rPr>
          <w:vanish/>
        </w:rPr>
        <w:lastRenderedPageBreak/>
        <w:t>MLS_DSTW/MDSTW-23796</w:t>
      </w:r>
      <w:r>
        <w:rPr>
          <w:b/>
        </w:rPr>
        <w:t>1.9.0-2 Die Überwachung des Geschwindigkeitsanzeigers muss projektierbar sein.</w:t>
      </w:r>
      <w:r>
        <w:br/>
        <w:t>1.9.0-2 Die Überwachung des Geschwindigkeitsanzeigers muss projektierbar sein.</w:t>
        <w:br/>
        <w:t>​​</w:t>
      </w:r>
    </w:p>
    <w:p w14:paraId="14DCF3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847"/>
      </w:tblGrid>
      <w:tr w14:paraId="6FF6D2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80F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2E6A2" w14:textId="77777777">
            <w:r>
              <w:t>MDSTW-23796</w:t>
            </w:r>
          </w:p>
        </w:tc>
      </w:tr>
      <w:tr w14:paraId="2846C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0D0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846F4" w14:textId="77777777">
            <w:r>
              <w:t>07_70</w:t>
            </w:r>
          </w:p>
        </w:tc>
      </w:tr>
      <w:tr w14:paraId="41F22F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24B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71CA1" w14:textId="77777777">
            <w:r>
              <w:t>4111</w:t>
            </w:r>
          </w:p>
        </w:tc>
      </w:tr>
      <w:tr w14:paraId="7E8A0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2805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804B9" w14:textId="77777777"/>
        </w:tc>
      </w:tr>
      <w:tr w14:paraId="7929B6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E02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15013" w14:textId="77777777">
            <w:r>
              <w:t>Draft</w:t>
            </w:r>
          </w:p>
        </w:tc>
      </w:tr>
      <w:tr w14:paraId="2BC0E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1F9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E21BB" w14:textId="77777777">
            <w:r>
              <w:t>Muss</w:t>
            </w:r>
          </w:p>
        </w:tc>
      </w:tr>
      <w:tr w14:paraId="226B6B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5B54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9032B" w14:textId="77777777">
            <w:r>
              <w:t>Die Überwachung des GA ist eine in der DSTW-ZE projektierbare Funktion.</w:t>
            </w:r>
          </w:p>
        </w:tc>
      </w:tr>
      <w:tr w14:paraId="1BA14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04B4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4C89F" w14:textId="77777777"/>
        </w:tc>
      </w:tr>
      <w:tr w14:paraId="332E17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070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B9B35" w14:textId="77777777">
            <w:r>
              <w:t>PV GA DIL OBB 1.0.0</w:t>
            </w:r>
          </w:p>
        </w:tc>
      </w:tr>
    </w:tbl>
    <w:p w14:paraId="0A5B6004" w14:textId="77777777">
      <w:pPr>
        <w:spacing w:after="0" w:line="96" w:lineRule="auto"/>
      </w:pPr>
    </w:p>
    <w:p w14:paraId="6E7F2CC7" w14:textId="77777777">
      <w:pPr>
        <w:spacing w:after="0"/>
      </w:pPr>
      <w:r>
        <w:rPr>
          <w:vanish/>
        </w:rPr>
        <w:t>MLS_DSTW/MDSTW-23797</w:t>
      </w:r>
      <w:r>
        <w:rPr>
          <w:b/>
        </w:rPr>
        <w:t>1.9.0-3 Geschwindigkeitsanzeiger auf einem Schutzsignal sind immer zu überwachen...</w:t>
      </w:r>
      <w:r>
        <w:br/>
        <w:t>1.9.0-3 Geschwindigkeitsanzeiger auf einem Schutzsignal sind immer zu überwachen.</w:t>
        <w:br/>
        <w:t>​​</w:t>
      </w:r>
    </w:p>
    <w:p w14:paraId="1FE5B8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776"/>
      </w:tblGrid>
      <w:tr w14:paraId="58BA1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FB5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46BD9" w14:textId="77777777">
            <w:r>
              <w:t>MDSTW-23797</w:t>
            </w:r>
          </w:p>
        </w:tc>
      </w:tr>
      <w:tr w14:paraId="2B8F6D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0ECF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C622E" w14:textId="77777777">
            <w:r>
              <w:t>07_71</w:t>
            </w:r>
          </w:p>
        </w:tc>
      </w:tr>
      <w:tr w14:paraId="60D6D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9C6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F7FDF7" w14:textId="77777777">
            <w:r>
              <w:t>4112</w:t>
            </w:r>
          </w:p>
        </w:tc>
      </w:tr>
      <w:tr w14:paraId="60B86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7E4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7A958" w14:textId="77777777"/>
        </w:tc>
      </w:tr>
      <w:tr w14:paraId="64E6E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B16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8C47E" w14:textId="77777777">
            <w:r>
              <w:t>Draft</w:t>
            </w:r>
          </w:p>
        </w:tc>
      </w:tr>
      <w:tr w14:paraId="69697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DCD6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9D3790" w14:textId="77777777">
            <w:r>
              <w:t>Muss</w:t>
            </w:r>
          </w:p>
        </w:tc>
      </w:tr>
      <w:tr w14:paraId="01933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B29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3AF91" w14:textId="77777777">
            <w:r>
              <w:t>Diese Bedingung ist durch Projektierungsvorgaben zu erfüllen.</w:t>
            </w:r>
          </w:p>
        </w:tc>
      </w:tr>
      <w:tr w14:paraId="357C3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780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142CB" w14:textId="77777777"/>
        </w:tc>
      </w:tr>
      <w:tr w14:paraId="260D5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2350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DD912" w14:textId="77777777">
            <w:r>
              <w:t>PV GA DIL OBB 1.0.0</w:t>
            </w:r>
          </w:p>
        </w:tc>
      </w:tr>
    </w:tbl>
    <w:p w14:paraId="698321BD" w14:textId="77777777">
      <w:pPr>
        <w:spacing w:after="0" w:line="96" w:lineRule="auto"/>
      </w:pPr>
    </w:p>
    <w:p w14:paraId="66B22F57" w14:textId="77777777">
      <w:pPr>
        <w:spacing w:after="0"/>
      </w:pPr>
      <w:r>
        <w:rPr>
          <w:vanish/>
        </w:rPr>
        <w:t>MLS_DSTW/MDSTW-23798</w:t>
      </w:r>
      <w:r>
        <w:rPr>
          <w:b/>
        </w:rPr>
        <w:t>1.9.0-4 Leuchtet ein GA der nicht überwacht wird nicht, darf sich dies nicht auf...</w:t>
      </w:r>
      <w:r>
        <w:br/>
        <w:t>1.9.0-4 Leuchtet ein GA der nicht überwacht wird nicht, darf sich dies nicht auf die Freistellung des Startsignals auswirken.</w:t>
        <w:br/>
        <w:t>​​</w:t>
      </w:r>
    </w:p>
    <w:p w14:paraId="5CCF1B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7C4E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EE5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47AEB" w14:textId="77777777">
            <w:r>
              <w:t>MDSTW-23798</w:t>
            </w:r>
          </w:p>
        </w:tc>
      </w:tr>
      <w:tr w14:paraId="6022C4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EEC3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3A1CC" w14:textId="77777777">
            <w:r>
              <w:t>07_72</w:t>
            </w:r>
          </w:p>
        </w:tc>
      </w:tr>
      <w:tr w14:paraId="2EBFE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E8E2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38E541" w14:textId="77777777">
            <w:r>
              <w:t>4113</w:t>
            </w:r>
          </w:p>
        </w:tc>
      </w:tr>
      <w:tr w14:paraId="430997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999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93BD9" w14:textId="77777777"/>
        </w:tc>
      </w:tr>
      <w:tr w14:paraId="174E39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8AE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1C6B54" w14:textId="77777777">
            <w:r>
              <w:t>Draft</w:t>
            </w:r>
          </w:p>
        </w:tc>
      </w:tr>
      <w:tr w14:paraId="724D1E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0B4CF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500D0" w14:textId="77777777">
            <w:r>
              <w:t>Muss</w:t>
            </w:r>
          </w:p>
        </w:tc>
      </w:tr>
      <w:tr w14:paraId="4CC991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F67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52997" w14:textId="77777777">
            <w:r>
              <w:t>Der Ausfall eines nicht überwachten GA hat in der DSTW-ZE keine Rückwirkung auf Signalbegriffe in der Fahrstrasse.</w:t>
            </w:r>
          </w:p>
        </w:tc>
      </w:tr>
      <w:tr w14:paraId="54F6F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64B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0BE71" w14:textId="77777777">
            <w:r>
              <w:t>Der OC-LS implementiert keine Signalabhängigkeiten. Es wird vorausgesetzt, dass dies im DSTW-ZE durchgeführt wird.</w:t>
            </w:r>
          </w:p>
        </w:tc>
      </w:tr>
      <w:tr w14:paraId="0D743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B905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DF9C8" w14:textId="77777777">
            <w:r>
              <w:t>PV GA DIL OBB 1.0.0</w:t>
            </w:r>
          </w:p>
        </w:tc>
      </w:tr>
    </w:tbl>
    <w:p w14:paraId="3E8BFFF8" w14:textId="77777777">
      <w:pPr>
        <w:spacing w:after="0" w:line="96" w:lineRule="auto"/>
      </w:pPr>
    </w:p>
    <w:p w14:paraId="1BE7958D" w14:textId="77777777">
      <w:pPr>
        <w:spacing w:after="0"/>
      </w:pPr>
      <w:r>
        <w:rPr>
          <w:vanish/>
        </w:rPr>
        <w:lastRenderedPageBreak/>
        <w:t>MLS_DSTW/MDSTW-23799</w:t>
      </w:r>
      <w:r>
        <w:rPr>
          <w:b/>
        </w:rPr>
        <w:t>1.9.0-5 Eine Beeinflussung durch die PZB muss möglich sein (Geschwindigkeitsprüf...</w:t>
      </w:r>
      <w:r>
        <w:br/>
        <w:t>1.9.0-5 Eine Beeinflussung durch die PZB muss möglich sein (Geschwindigkeitsprüfeinrichtung bei Geschwindigkeitsanzeiger größer 6,5, in besonderen Fällen auch bei Geschwindigkeitsanzeigern &lt;=6,5).</w:t>
        <w:br/>
        <w:t>​​</w:t>
      </w:r>
    </w:p>
    <w:p w14:paraId="1E610E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3A9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61A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F2873A" w14:textId="77777777">
            <w:r>
              <w:t>MDSTW-23799</w:t>
            </w:r>
          </w:p>
        </w:tc>
      </w:tr>
      <w:tr w14:paraId="58BFE9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E61F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7161C0" w14:textId="77777777">
            <w:r>
              <w:t>07_73</w:t>
            </w:r>
          </w:p>
        </w:tc>
      </w:tr>
      <w:tr w14:paraId="227AF6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B27A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C7114" w14:textId="77777777">
            <w:r>
              <w:t>4114</w:t>
            </w:r>
          </w:p>
        </w:tc>
      </w:tr>
      <w:tr w14:paraId="2FDC88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4D0F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3331C" w14:textId="77777777"/>
        </w:tc>
      </w:tr>
      <w:tr w14:paraId="0CE25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2BE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EA0F8" w14:textId="77777777">
            <w:r>
              <w:t>Draft</w:t>
            </w:r>
          </w:p>
        </w:tc>
      </w:tr>
      <w:tr w14:paraId="18B2BD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5640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AA042" w14:textId="77777777">
            <w:r>
              <w:t>Muss</w:t>
            </w:r>
          </w:p>
        </w:tc>
      </w:tr>
      <w:tr w14:paraId="16D9E0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4E4B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77E6C" w14:textId="77777777">
            <w:r>
              <w:t>Der OC-LS steuert die PZB-Einrichtungen gemäß Regelwerk 13.01.02 an.</w:t>
            </w:r>
          </w:p>
        </w:tc>
      </w:tr>
      <w:tr w14:paraId="09EBBE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D5F2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895E19" w14:textId="77777777">
            <w:r>
              <w:t>Die DSTW-ZE steuert keine PZB Einrichtungen. Es wird vorausgesetzt, dass dies im OC-LS durchgeführt wird.</w:t>
            </w:r>
          </w:p>
        </w:tc>
      </w:tr>
      <w:tr w14:paraId="144315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CB5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C089D" w14:textId="77777777">
            <w:r>
              <w:t>PV GA DIL OBB 1.0.0</w:t>
            </w:r>
          </w:p>
        </w:tc>
      </w:tr>
    </w:tbl>
    <w:p w14:paraId="6C98C3E4" w14:textId="77777777">
      <w:pPr>
        <w:spacing w:after="0" w:line="96" w:lineRule="auto"/>
      </w:pPr>
    </w:p>
    <w:p w14:paraId="3BA0055E" w14:textId="77777777">
      <w:r>
        <w:rPr>
          <w:vanish/>
        </w:rPr>
        <w:t>MLS_DSTW/MDSTW-23800</w:t>
      </w:r>
      <w:r>
        <w:t>1.9.0-6 Die Realisierung von PZB-Einrichtungen ist im Regelwerk 13.01.02 festgelegt.</w:t>
        <w:br/>
        <w:t>​​</w:t>
      </w:r>
    </w:p>
    <w:p w14:paraId="04FAA8D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C62C7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CE53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2ABBA" w14:textId="77777777">
            <w:r>
              <w:t>2016</w:t>
            </w:r>
          </w:p>
        </w:tc>
      </w:tr>
      <w:tr w14:paraId="7474B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2C3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0435A" w14:textId="77777777">
            <w:r>
              <w:t>MDSTW-23800</w:t>
            </w:r>
          </w:p>
        </w:tc>
      </w:tr>
      <w:tr w14:paraId="3095E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893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27095" w14:textId="77777777">
            <w:r>
              <w:t>4115</w:t>
            </w:r>
          </w:p>
        </w:tc>
      </w:tr>
      <w:tr w14:paraId="728C89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E15F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20E54" w14:textId="77777777">
            <w:r>
              <w:t>07_74</w:t>
            </w:r>
          </w:p>
        </w:tc>
      </w:tr>
    </w:tbl>
    <w:p w14:paraId="147E2906" w14:textId="77777777">
      <w:pPr>
        <w:spacing w:after="0" w:line="96" w:lineRule="auto"/>
      </w:pPr>
    </w:p>
    <w:p w14:paraId="46F8913D" w14:textId="77777777">
      <w:pPr>
        <w:spacing w:after="0"/>
      </w:pPr>
      <w:r>
        <w:rPr>
          <w:vanish/>
        </w:rPr>
        <w:t>MLS_DSTW/MDSTW-23801</w:t>
      </w:r>
      <w:r>
        <w:rPr>
          <w:b/>
        </w:rPr>
        <w:t>1.9.0-7 Ein Geschwindigkeitsanzeiger muss mehrere Geschwindigkeitsbegriffe (zumi...</w:t>
      </w:r>
      <w:r>
        <w:br/>
        <w:t>1.9.0-7 Ein Geschwindigkeitsanzeiger muss mehrere Geschwindigkeitsbegriffe (zumindest 3) angezeigen können.</w:t>
        <w:br/>
        <w:t>​​</w:t>
      </w:r>
    </w:p>
    <w:p w14:paraId="48E8A4A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F9F1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09B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0A72B" w14:textId="77777777">
            <w:r>
              <w:t>MDSTW-23801</w:t>
            </w:r>
          </w:p>
        </w:tc>
      </w:tr>
      <w:tr w14:paraId="4E97EE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D675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20CF4" w14:textId="77777777">
            <w:r>
              <w:t>07_75</w:t>
            </w:r>
          </w:p>
        </w:tc>
      </w:tr>
      <w:tr w14:paraId="21933F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9A9D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46C7F" w14:textId="77777777">
            <w:r>
              <w:t>4116</w:t>
            </w:r>
          </w:p>
        </w:tc>
      </w:tr>
      <w:tr w14:paraId="1CC62C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6B7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18D4B" w14:textId="77777777"/>
        </w:tc>
      </w:tr>
      <w:tr w14:paraId="2FA99A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76B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D20A1" w14:textId="77777777">
            <w:r>
              <w:t>Draft</w:t>
            </w:r>
          </w:p>
        </w:tc>
      </w:tr>
      <w:tr w14:paraId="7C14C0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3996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1382B" w14:textId="77777777">
            <w:r>
              <w:t>Muss</w:t>
            </w:r>
          </w:p>
        </w:tc>
      </w:tr>
      <w:tr w14:paraId="20EABB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825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31648" w14:textId="77777777">
            <w:r>
              <w:t>Einem Anzeiger können pro Standort bis zu 3 Geschwindigkeitsbegriffe zugeordnet werden.</w:t>
            </w:r>
          </w:p>
        </w:tc>
      </w:tr>
      <w:tr w14:paraId="19F431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E39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9663D" w14:textId="77777777"/>
        </w:tc>
      </w:tr>
      <w:tr w14:paraId="6A27F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BAC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B458C" w14:textId="77777777">
            <w:r>
              <w:t>PV GA DIL OBB 1.0.0</w:t>
            </w:r>
          </w:p>
        </w:tc>
      </w:tr>
    </w:tbl>
    <w:p w14:paraId="1B4FCB6A" w14:textId="77777777">
      <w:pPr>
        <w:spacing w:after="0" w:line="96" w:lineRule="auto"/>
      </w:pPr>
    </w:p>
    <w:p w14:paraId="5F3B4FA9" w14:textId="77777777">
      <w:pPr>
        <w:spacing w:after="0"/>
      </w:pPr>
      <w:r>
        <w:rPr>
          <w:vanish/>
        </w:rPr>
        <w:t>MLS_DSTW/MDSTW-23802</w:t>
      </w:r>
      <w:r>
        <w:rPr>
          <w:b/>
        </w:rPr>
        <w:t>1.9.0-8 An einem Signalmast muss ein Geschwindigkeitsanzeiger montiert und anges...</w:t>
      </w:r>
      <w:r>
        <w:br/>
        <w:t xml:space="preserve">1.9.0-8 An einem Signalmast muss ein Geschwindigkeitsanzeiger montiert und angesteuert werden </w:t>
        <w:lastRenderedPageBreak/>
        <w:t>können.</w:t>
        <w:br/>
        <w:t>​​</w:t>
      </w:r>
    </w:p>
    <w:p w14:paraId="016C026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375"/>
      </w:tblGrid>
      <w:tr w14:paraId="25DA6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4F4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448620" w14:textId="77777777">
            <w:r>
              <w:t>MDSTW-23802</w:t>
            </w:r>
          </w:p>
        </w:tc>
      </w:tr>
      <w:tr w14:paraId="731440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760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FB80B" w14:textId="77777777">
            <w:r>
              <w:t>07_119</w:t>
            </w:r>
          </w:p>
        </w:tc>
      </w:tr>
      <w:tr w14:paraId="692B03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F66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0C47CA" w14:textId="77777777">
            <w:r>
              <w:t>4117</w:t>
            </w:r>
          </w:p>
        </w:tc>
      </w:tr>
      <w:tr w14:paraId="12871C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531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7D305" w14:textId="77777777"/>
        </w:tc>
      </w:tr>
      <w:tr w14:paraId="4ED16C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BDD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08F97" w14:textId="77777777">
            <w:r>
              <w:t>Draft</w:t>
            </w:r>
          </w:p>
        </w:tc>
      </w:tr>
      <w:tr w14:paraId="1EB24E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D58A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DF4B9" w14:textId="77777777">
            <w:r>
              <w:t>Muss</w:t>
            </w:r>
          </w:p>
        </w:tc>
      </w:tr>
      <w:tr w14:paraId="0E11D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911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CA9DBC" w14:textId="77777777">
            <w:r>
              <w:t>Der OC-LS kann einen GA an einem Signalmast ansteuern.</w:t>
            </w:r>
          </w:p>
        </w:tc>
      </w:tr>
      <w:tr w14:paraId="3B1297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B59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FF763" w14:textId="77777777"/>
        </w:tc>
      </w:tr>
      <w:tr w14:paraId="4EEC8B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7C4C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516E7" w14:textId="77777777">
            <w:r>
              <w:t>PV GA DIL OBB 1.0.0</w:t>
            </w:r>
          </w:p>
        </w:tc>
      </w:tr>
    </w:tbl>
    <w:p w14:paraId="63AFFFA4" w14:textId="77777777">
      <w:pPr>
        <w:spacing w:after="0" w:line="96" w:lineRule="auto"/>
      </w:pPr>
    </w:p>
    <w:p w14:paraId="71EF307C" w14:textId="77777777">
      <w:pPr>
        <w:spacing w:after="0"/>
      </w:pPr>
      <w:r>
        <w:rPr>
          <w:vanish/>
        </w:rPr>
        <w:t>MLS_DSTW/MDSTW-23803</w:t>
      </w:r>
      <w:r>
        <w:rPr>
          <w:b/>
        </w:rPr>
        <w:t>1.9.0-9 Grundsätzliche Bedingungen zur Anschaltung und Ausrüstung von GAs und Si...</w:t>
      </w:r>
      <w:r>
        <w:br/>
        <w:t>1.9.0-9 Grundsätzliche Bedingungen zur Anschaltung und Ausrüstung von GAs und Signalen mit GAs sind laut RW 13.01.01. umzusetzen.</w:t>
        <w:br/>
        <w:t>​​</w:t>
      </w:r>
    </w:p>
    <w:p w14:paraId="0023F33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70B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579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78FC37" w14:textId="77777777">
            <w:r>
              <w:t>MDSTW-23803</w:t>
            </w:r>
          </w:p>
        </w:tc>
      </w:tr>
      <w:tr w14:paraId="595B53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F1F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DBEE8C" w14:textId="77777777">
            <w:r>
              <w:t>07_76</w:t>
            </w:r>
          </w:p>
        </w:tc>
      </w:tr>
      <w:tr w14:paraId="4AF14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C98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D4447" w14:textId="77777777">
            <w:r>
              <w:t>4118</w:t>
            </w:r>
          </w:p>
        </w:tc>
      </w:tr>
      <w:tr w14:paraId="51B37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7B1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F7335" w14:textId="77777777">
            <w:r>
              <w:t>[24]</w:t>
            </w:r>
          </w:p>
        </w:tc>
      </w:tr>
      <w:tr w14:paraId="6FB101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2D5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F41ED" w14:textId="77777777">
            <w:r>
              <w:t>Draft</w:t>
            </w:r>
          </w:p>
        </w:tc>
      </w:tr>
      <w:tr w14:paraId="0BF034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00E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AD167" w14:textId="77777777">
            <w:r>
              <w:t>Muss</w:t>
            </w:r>
          </w:p>
        </w:tc>
      </w:tr>
      <w:tr w14:paraId="4AB196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4D63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B9AE2" w14:textId="77777777">
            <w:r>
              <w:t>Die DSTW-ZE steuert einen GA gemäß den Bedingungen im Regelwerk 13.01.01 an. Der OC-LS führt diese Befehle aus.</w:t>
            </w:r>
          </w:p>
        </w:tc>
      </w:tr>
      <w:tr w14:paraId="2D08F1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F455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56DFA" w14:textId="77777777"/>
        </w:tc>
      </w:tr>
      <w:tr w14:paraId="0DCA0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97C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49FFB" w14:textId="77777777">
            <w:r>
              <w:t>PV GA DIL OBB 1.0.0</w:t>
            </w:r>
          </w:p>
        </w:tc>
      </w:tr>
    </w:tbl>
    <w:p w14:paraId="1AD73DC9" w14:textId="77777777">
      <w:pPr>
        <w:spacing w:after="0" w:line="96" w:lineRule="auto"/>
      </w:pPr>
    </w:p>
    <w:p w14:paraId="4E6A168B" w14:textId="77777777">
      <w:pPr>
        <w:spacing w:after="0"/>
      </w:pPr>
      <w:r>
        <w:rPr>
          <w:vanish/>
        </w:rPr>
        <w:t>MLS_DSTW/MDSTW-23804</w:t>
      </w:r>
      <w:r>
        <w:rPr>
          <w:b/>
        </w:rPr>
        <w:t>1.9.0-10 Ein GA, der einem Hauptsignal zugehörig ist (in der Signaltabelle in de...</w:t>
      </w:r>
      <w:r>
        <w:br/>
        <w:t>1.9.0-10 Ein GA, der einem Hauptsignal zugehörig ist (in der Signaltabelle in der Zeile eines Hauptsignals), ist nur bei Herabsetzung der Geschwindigkeit zu überwachen.</w:t>
        <w:br/>
        <w:t>​​</w:t>
      </w:r>
    </w:p>
    <w:p w14:paraId="56EFBA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393A6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419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47648" w14:textId="77777777">
            <w:r>
              <w:t>MDSTW-23804</w:t>
            </w:r>
          </w:p>
        </w:tc>
      </w:tr>
      <w:tr w14:paraId="6CD8D9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B166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1BF68" w14:textId="77777777">
            <w:r>
              <w:t>07_77</w:t>
            </w:r>
          </w:p>
        </w:tc>
      </w:tr>
      <w:tr w14:paraId="03A58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C24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9E150" w14:textId="77777777">
            <w:r>
              <w:t>4119</w:t>
            </w:r>
          </w:p>
        </w:tc>
      </w:tr>
      <w:tr w14:paraId="71B457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E95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03029" w14:textId="77777777"/>
        </w:tc>
      </w:tr>
      <w:tr w14:paraId="07FD04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C9C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9952E" w14:textId="77777777">
            <w:r>
              <w:t>Draft</w:t>
            </w:r>
          </w:p>
        </w:tc>
      </w:tr>
      <w:tr w14:paraId="3447E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355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452C3" w14:textId="77777777">
            <w:r>
              <w:t>Muss</w:t>
            </w:r>
          </w:p>
        </w:tc>
      </w:tr>
      <w:tr w14:paraId="63A77F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4F95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E8F97" w14:textId="77777777">
            <w:r>
              <w:t>Diese Bedingung ist durch Projektierungsvorgaben zu gewährleisten.</w:t>
            </w:r>
          </w:p>
        </w:tc>
      </w:tr>
      <w:tr w14:paraId="794B91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297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A9B10" w14:textId="77777777"/>
        </w:tc>
      </w:tr>
      <w:tr w14:paraId="1A7F83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3E9A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8BD36" w14:textId="77777777">
            <w:r>
              <w:t>PV GA DIL OBB 1.0.0</w:t>
            </w:r>
          </w:p>
        </w:tc>
      </w:tr>
    </w:tbl>
    <w:p w14:paraId="28F4131B" w14:textId="77777777">
      <w:pPr>
        <w:spacing w:after="0" w:line="96" w:lineRule="auto"/>
      </w:pPr>
    </w:p>
    <w:p w14:paraId="368DB2A6" w14:textId="77777777">
      <w:pPr>
        <w:spacing w:after="0"/>
      </w:pPr>
      <w:r>
        <w:rPr>
          <w:vanish/>
        </w:rPr>
        <w:lastRenderedPageBreak/>
        <w:t>MLS_DSTW/MDSTW-23805</w:t>
      </w:r>
      <w:r>
        <w:rPr>
          <w:b/>
        </w:rPr>
        <w:t>1.9.0-11 Ein GA, der einem Schutzsignal zugehörig ist (in der Signaltabelle in d...</w:t>
      </w:r>
      <w:r>
        <w:br/>
        <w:t>1.9.0-11 Ein GA, der einem Schutzsignal zugehörig ist (in der Signaltabelle in der Zeile eines Schutzsignals), ist bei Kennziffer "kleiner 4,5" zu überwachen.</w:t>
        <w:br/>
        <w:t>​​</w:t>
      </w:r>
    </w:p>
    <w:p w14:paraId="750B5A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3330F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941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534A2" w14:textId="77777777">
            <w:r>
              <w:t>MDSTW-23805</w:t>
            </w:r>
          </w:p>
        </w:tc>
      </w:tr>
      <w:tr w14:paraId="4DBB7B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B075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90F45" w14:textId="77777777">
            <w:r>
              <w:t>07_78</w:t>
            </w:r>
          </w:p>
        </w:tc>
      </w:tr>
      <w:tr w14:paraId="77DB4D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B92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B348A" w14:textId="77777777">
            <w:r>
              <w:t>4120</w:t>
            </w:r>
          </w:p>
        </w:tc>
      </w:tr>
      <w:tr w14:paraId="1635ED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6751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7E055" w14:textId="77777777"/>
        </w:tc>
      </w:tr>
      <w:tr w14:paraId="65C225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671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2B622" w14:textId="77777777">
            <w:r>
              <w:t>Draft</w:t>
            </w:r>
          </w:p>
        </w:tc>
      </w:tr>
      <w:tr w14:paraId="3CA9CE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454B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3E94B" w14:textId="77777777">
            <w:r>
              <w:t>Muss</w:t>
            </w:r>
          </w:p>
        </w:tc>
      </w:tr>
      <w:tr w14:paraId="496898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62A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927CC" w14:textId="77777777">
            <w:r>
              <w:t>Diese Bedingung ist durch Projektierungsvorgaben zu gewährleisten.</w:t>
            </w:r>
          </w:p>
        </w:tc>
      </w:tr>
      <w:tr w14:paraId="1F2F2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E76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839D3" w14:textId="77777777"/>
        </w:tc>
      </w:tr>
      <w:tr w14:paraId="6209B9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92FA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6F389" w14:textId="77777777">
            <w:r>
              <w:t>PV GA DIL OBB 1.0.0</w:t>
            </w:r>
          </w:p>
        </w:tc>
      </w:tr>
    </w:tbl>
    <w:p w14:paraId="2A311C57" w14:textId="77777777">
      <w:pPr>
        <w:spacing w:after="0" w:line="96" w:lineRule="auto"/>
      </w:pPr>
    </w:p>
    <w:p w14:paraId="391911FE" w14:textId="77777777">
      <w:pPr>
        <w:spacing w:after="0"/>
      </w:pPr>
      <w:r>
        <w:rPr>
          <w:vanish/>
        </w:rPr>
        <w:t>MLS_DSTW/MDSTW-23806</w:t>
      </w:r>
      <w:r>
        <w:rPr>
          <w:b/>
        </w:rPr>
        <w:t>1.9.0-12 Ein GA, der einem Schutzsignal zugehörig ist (in der Signaltabelle in d...</w:t>
      </w:r>
      <w:r>
        <w:br/>
        <w:t>1.9.0-12 Ein GA, der einem Schutzsignal zugehörig ist (in der Signaltabelle in der Zeile eines Schutzsignals), ist bei Kennziffer "größer/gleich 4,5" nicht zu überwachen.</w:t>
        <w:br/>
        <w:t>​​</w:t>
      </w:r>
    </w:p>
    <w:p w14:paraId="11D415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0B9D63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50E7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43FB9" w14:textId="77777777">
            <w:r>
              <w:t>MDSTW-23806</w:t>
            </w:r>
          </w:p>
        </w:tc>
      </w:tr>
      <w:tr w14:paraId="37D797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7DC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CDAFA1" w14:textId="77777777">
            <w:r>
              <w:t>07_79</w:t>
            </w:r>
          </w:p>
        </w:tc>
      </w:tr>
      <w:tr w14:paraId="7015A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E30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DB781" w14:textId="77777777">
            <w:r>
              <w:t>4121</w:t>
            </w:r>
          </w:p>
        </w:tc>
      </w:tr>
      <w:tr w14:paraId="1AFC2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9B19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1FB8AA" w14:textId="77777777"/>
        </w:tc>
      </w:tr>
      <w:tr w14:paraId="1A9F87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E020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2FBE2D" w14:textId="77777777">
            <w:r>
              <w:t>Draft</w:t>
            </w:r>
          </w:p>
        </w:tc>
      </w:tr>
      <w:tr w14:paraId="5302D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60F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3D195D" w14:textId="77777777">
            <w:r>
              <w:t>Muss</w:t>
            </w:r>
          </w:p>
        </w:tc>
      </w:tr>
      <w:tr w14:paraId="2BDB9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041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CA968" w14:textId="77777777">
            <w:r>
              <w:t>Diese Bedingung ist durch Projektierungsvorgaben zu gewährleisten.</w:t>
            </w:r>
          </w:p>
        </w:tc>
      </w:tr>
      <w:tr w14:paraId="098C33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B29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EB82B" w14:textId="77777777"/>
        </w:tc>
      </w:tr>
      <w:tr w14:paraId="0C43C8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61B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DDAE8" w14:textId="77777777">
            <w:r>
              <w:t>PV GA DIL OBB 1.0.0</w:t>
            </w:r>
          </w:p>
        </w:tc>
      </w:tr>
    </w:tbl>
    <w:p w14:paraId="1F7773BD" w14:textId="77777777">
      <w:pPr>
        <w:spacing w:after="0" w:line="96" w:lineRule="auto"/>
      </w:pPr>
    </w:p>
    <w:p w14:paraId="449FE50A" w14:textId="77777777">
      <w:pPr>
        <w:pStyle w:val="Heading3"/>
        <w:divId w:val="432"/>
      </w:pPr>
      <w:bookmarkStart w:name="_Toc242173008" w:id="401"/>
      <w:r>
        <w:t>1.10 Geschwindigkeitsvoranzeiger (GVA)</w:t>
      </w:r>
      <w:bookmarkEnd w:id="401"/>
    </w:p>
    <w:p w14:paraId="45228022" w14:textId="77777777">
      <w:pPr>
        <w:spacing w:after="0"/>
      </w:pPr>
      <w:r>
        <w:rPr>
          <w:vanish/>
        </w:rPr>
        <w:t>MLS_DSTW/MDSTW-23807</w:t>
      </w:r>
      <w:r>
        <w:rPr>
          <w:b/>
        </w:rPr>
        <w:t>1.10.0-1 Beim Verlöschen einer Ziffer bei einer zweistelligen Zahl muss die rest...</w:t>
      </w:r>
      <w:r>
        <w:br/>
        <w:t>1.10.0-1 Beim Verlöschen einer Ziffer bei einer zweistelligen Zahl muss die restliche Anzeige verlöschen.</w:t>
        <w:br/>
        <w:t>​​</w:t>
      </w:r>
    </w:p>
    <w:p w14:paraId="579A677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29F1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085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03BFC" w14:textId="77777777">
            <w:r>
              <w:t>MDSTW-23807</w:t>
            </w:r>
          </w:p>
        </w:tc>
      </w:tr>
      <w:tr w14:paraId="558DA8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24F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248C0" w14:textId="77777777">
            <w:r>
              <w:t>07_81</w:t>
            </w:r>
          </w:p>
        </w:tc>
      </w:tr>
      <w:tr w14:paraId="1890DD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7126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AA9E89" w14:textId="77777777">
            <w:r>
              <w:t>4123</w:t>
            </w:r>
          </w:p>
        </w:tc>
      </w:tr>
      <w:tr w14:paraId="12C3BD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99571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DE1FE" w14:textId="77777777"/>
        </w:tc>
      </w:tr>
      <w:tr w14:paraId="082F7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00E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0ACBB" w14:textId="77777777">
            <w:r>
              <w:t>Draft</w:t>
            </w:r>
          </w:p>
        </w:tc>
      </w:tr>
      <w:tr w14:paraId="130BE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F62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B95557" w14:textId="77777777">
            <w:r>
              <w:t>Muss</w:t>
            </w:r>
          </w:p>
        </w:tc>
      </w:tr>
      <w:tr w14:paraId="63DE5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B269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3E3FE" w14:textId="77777777">
            <w:r>
              <w:t>Der OC-LS kommandiert einen GVA in die Stellung Dunkel, wenn die Anzeige nicht vollständig dargestellt werden kann.</w:t>
            </w:r>
          </w:p>
        </w:tc>
      </w:tr>
      <w:tr w14:paraId="31B896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F1D9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2EA68E" w14:textId="77777777"/>
        </w:tc>
      </w:tr>
      <w:tr w14:paraId="6CC3A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62B79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AD1E9" w14:textId="77777777">
            <w:r>
              <w:t>PV GA DIL OBB 1.0.0</w:t>
            </w:r>
          </w:p>
        </w:tc>
      </w:tr>
    </w:tbl>
    <w:p w14:paraId="285A8C4B" w14:textId="77777777">
      <w:pPr>
        <w:spacing w:after="0" w:line="96" w:lineRule="auto"/>
      </w:pPr>
    </w:p>
    <w:p w14:paraId="34C4DC02" w14:textId="77777777">
      <w:pPr>
        <w:spacing w:after="0"/>
      </w:pPr>
      <w:r>
        <w:rPr>
          <w:vanish/>
        </w:rPr>
        <w:t>MLS_DSTW/MDSTW-23808</w:t>
      </w:r>
      <w:r>
        <w:rPr>
          <w:b/>
        </w:rPr>
        <w:t>1.10.0-2 Ob ein Geschwindigkeitsvoranzeiger überwacht wird, muss projektierbar s...</w:t>
      </w:r>
      <w:r>
        <w:br/>
        <w:t>1.10.0-2 Ob ein Geschwindigkeitsvoranzeiger überwacht wird, muss projektierbar sein.</w:t>
        <w:br/>
        <w:t>​​</w:t>
      </w:r>
    </w:p>
    <w:p w14:paraId="7F390C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72"/>
      </w:tblGrid>
      <w:tr w14:paraId="772C5F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140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40ACA8" w14:textId="77777777">
            <w:r>
              <w:t>MDSTW-23808</w:t>
            </w:r>
          </w:p>
        </w:tc>
      </w:tr>
      <w:tr w14:paraId="3DE39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713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3C61A" w14:textId="77777777">
            <w:r>
              <w:t>07_82</w:t>
            </w:r>
          </w:p>
        </w:tc>
      </w:tr>
      <w:tr w14:paraId="2E6E9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348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58E3D" w14:textId="77777777">
            <w:r>
              <w:t>4124</w:t>
            </w:r>
          </w:p>
        </w:tc>
      </w:tr>
      <w:tr w14:paraId="16920E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861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000A25" w14:textId="77777777"/>
        </w:tc>
      </w:tr>
      <w:tr w14:paraId="00465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7DA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8F5B0" w14:textId="77777777">
            <w:r>
              <w:t>Draft</w:t>
            </w:r>
          </w:p>
        </w:tc>
      </w:tr>
      <w:tr w14:paraId="3DEC9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F8A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47941" w14:textId="77777777">
            <w:r>
              <w:t>Muss</w:t>
            </w:r>
          </w:p>
        </w:tc>
      </w:tr>
      <w:tr w14:paraId="2CB213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F3F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4962C" w14:textId="77777777">
            <w:r>
              <w:t>Die Überwachung des GVA ist eine in der DSTW-ZE projektierbare Funktion.</w:t>
            </w:r>
          </w:p>
        </w:tc>
      </w:tr>
      <w:tr w14:paraId="43126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FA6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1DA58" w14:textId="77777777"/>
        </w:tc>
      </w:tr>
      <w:tr w14:paraId="37415C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F3B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A2A283" w14:textId="77777777">
            <w:r>
              <w:t>PV GA DIL OBB 1.0.0</w:t>
            </w:r>
          </w:p>
        </w:tc>
      </w:tr>
    </w:tbl>
    <w:p w14:paraId="6196A1B3" w14:textId="77777777">
      <w:pPr>
        <w:spacing w:after="0" w:line="96" w:lineRule="auto"/>
      </w:pPr>
    </w:p>
    <w:p w14:paraId="6AC6334E" w14:textId="77777777">
      <w:r>
        <w:rPr>
          <w:vanish/>
        </w:rPr>
        <w:t>MLS_DSTW/MDSTW-23809</w:t>
      </w:r>
      <w:r>
        <w:t>1.10.0-3 Die Realisierung von PZB-Einrichtungen ist im Regelwerk 13.01.02 festgelegt.</w:t>
        <w:br/>
        <w:t>​​</w:t>
      </w:r>
    </w:p>
    <w:p w14:paraId="50AB2B0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4DECF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E706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AF67C" w14:textId="77777777">
            <w:r>
              <w:t>2026</w:t>
            </w:r>
          </w:p>
        </w:tc>
      </w:tr>
      <w:tr w14:paraId="31D43A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8AD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E1263" w14:textId="77777777">
            <w:r>
              <w:t>MDSTW-23809</w:t>
            </w:r>
          </w:p>
        </w:tc>
      </w:tr>
      <w:tr w14:paraId="1ABDFF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E583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539FA" w14:textId="77777777">
            <w:r>
              <w:t>4125</w:t>
            </w:r>
          </w:p>
        </w:tc>
      </w:tr>
      <w:tr w14:paraId="5EC14F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6006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AAC50" w14:textId="77777777">
            <w:r>
              <w:t>07_83</w:t>
            </w:r>
          </w:p>
        </w:tc>
      </w:tr>
    </w:tbl>
    <w:p w14:paraId="391A9F27" w14:textId="77777777">
      <w:pPr>
        <w:spacing w:after="0" w:line="96" w:lineRule="auto"/>
      </w:pPr>
    </w:p>
    <w:p w14:paraId="4D5865F2" w14:textId="77777777">
      <w:pPr>
        <w:spacing w:after="0"/>
      </w:pPr>
      <w:r>
        <w:rPr>
          <w:vanish/>
        </w:rPr>
        <w:t>MLS_DSTW/MDSTW-23810</w:t>
      </w:r>
      <w:r>
        <w:rPr>
          <w:b/>
        </w:rPr>
        <w:t>1.10.0-4 Grundsätzliche Bedingungen zur Anschaltung und Ausrüstung von GVAs und...</w:t>
      </w:r>
      <w:r>
        <w:br/>
        <w:t>1.10.0-4 Grundsätzliche Bedingungen zur Anschaltung und Ausrüstung von GVAs und Signalen mit GVAs sind laut RW 13.01.01. umzusetzen.</w:t>
        <w:br/>
        <w:t>​​</w:t>
      </w:r>
    </w:p>
    <w:p w14:paraId="534BD96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968A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FC1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C1BE2" w14:textId="77777777">
            <w:r>
              <w:t>MDSTW-23810</w:t>
            </w:r>
          </w:p>
        </w:tc>
      </w:tr>
      <w:tr w14:paraId="62017E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F37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73678" w14:textId="77777777">
            <w:r>
              <w:t>07_84</w:t>
            </w:r>
          </w:p>
        </w:tc>
      </w:tr>
      <w:tr w14:paraId="337C2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E073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76B4D" w14:textId="77777777">
            <w:r>
              <w:t>4126</w:t>
            </w:r>
          </w:p>
        </w:tc>
      </w:tr>
      <w:tr w14:paraId="6E6BF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BAC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6273B" w14:textId="77777777">
            <w:r>
              <w:t>[24]</w:t>
            </w:r>
          </w:p>
        </w:tc>
      </w:tr>
      <w:tr w14:paraId="09EC2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DEE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2E22F" w14:textId="77777777">
            <w:r>
              <w:t>Draft</w:t>
            </w:r>
          </w:p>
        </w:tc>
      </w:tr>
      <w:tr w14:paraId="11D70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BF6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08479" w14:textId="77777777">
            <w:r>
              <w:t>Muss</w:t>
            </w:r>
          </w:p>
        </w:tc>
      </w:tr>
      <w:tr w14:paraId="142735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1C6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97B97" w14:textId="77777777">
            <w:r>
              <w:t>Die DSTW-ZE steuert einen GVA gemäß den Bedingungen im Regelwerk 13.01.01 an. Der OC-LS führt diese Befehle aus.</w:t>
            </w:r>
          </w:p>
        </w:tc>
      </w:tr>
      <w:tr w14:paraId="5410E8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085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8F08C" w14:textId="77777777"/>
        </w:tc>
      </w:tr>
      <w:tr w14:paraId="3B864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BDE8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E1B33" w14:textId="77777777">
            <w:r>
              <w:t>PV GA DIL OBB 1.0.0</w:t>
            </w:r>
          </w:p>
        </w:tc>
      </w:tr>
    </w:tbl>
    <w:p w14:paraId="2AA35D33" w14:textId="77777777">
      <w:pPr>
        <w:spacing w:after="0" w:line="96" w:lineRule="auto"/>
      </w:pPr>
    </w:p>
    <w:p w14:paraId="583B469E" w14:textId="77777777">
      <w:pPr>
        <w:spacing w:after="0"/>
      </w:pPr>
      <w:r>
        <w:rPr>
          <w:vanish/>
        </w:rPr>
        <w:t>MLS_DSTW/MDSTW-23811</w:t>
      </w:r>
      <w:r>
        <w:rPr>
          <w:b/>
        </w:rPr>
        <w:t>1.10.0-5 Auf einem Signalmast müssen mehrere Geschwindigkeiten mittels Geschwind...</w:t>
      </w:r>
      <w:r>
        <w:br/>
        <w:t xml:space="preserve">1.10.0-5 Auf einem Signalmast müssen mehrere Geschwindigkeiten mittels </w:t>
        <w:lastRenderedPageBreak/>
        <w:t>Geschwindigkeitsvoranzeiger (zumindest 3) einem Hauptsignal zugeordnet werden können.</w:t>
        <w:br/>
        <w:t>​​</w:t>
      </w:r>
    </w:p>
    <w:p w14:paraId="7510F4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EADA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1D8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95EE7B" w14:textId="77777777">
            <w:r>
              <w:t>MDSTW-23811</w:t>
            </w:r>
          </w:p>
        </w:tc>
      </w:tr>
      <w:tr w14:paraId="1363F4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1DC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1EED4" w14:textId="77777777">
            <w:r>
              <w:t>07_85</w:t>
            </w:r>
          </w:p>
        </w:tc>
      </w:tr>
      <w:tr w14:paraId="375C83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95DF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A6FB7" w14:textId="77777777">
            <w:r>
              <w:t>4127</w:t>
            </w:r>
          </w:p>
        </w:tc>
      </w:tr>
      <w:tr w14:paraId="291D8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FD6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7E089F" w14:textId="77777777"/>
        </w:tc>
      </w:tr>
      <w:tr w14:paraId="0358C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753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32B80" w14:textId="77777777">
            <w:r>
              <w:t>Draft</w:t>
            </w:r>
          </w:p>
        </w:tc>
      </w:tr>
      <w:tr w14:paraId="0FA085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CD5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6959A3" w14:textId="77777777">
            <w:r>
              <w:t>Muss</w:t>
            </w:r>
          </w:p>
        </w:tc>
      </w:tr>
      <w:tr w14:paraId="01BE9A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B7D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67EE3" w14:textId="77777777">
            <w:r>
              <w:t>Einem GVA können pro Standort bis zu 3 Geschwindigkeitsbegriffe zugeordnet werden.</w:t>
            </w:r>
          </w:p>
        </w:tc>
      </w:tr>
      <w:tr w14:paraId="3A190D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F46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7C838" w14:textId="77777777"/>
        </w:tc>
      </w:tr>
      <w:tr w14:paraId="134EB0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96A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AC7D46" w14:textId="77777777">
            <w:r>
              <w:t>PV GA DIL OBB 1.0.0</w:t>
            </w:r>
          </w:p>
        </w:tc>
      </w:tr>
    </w:tbl>
    <w:p w14:paraId="4CD18428" w14:textId="77777777">
      <w:pPr>
        <w:spacing w:after="0" w:line="96" w:lineRule="auto"/>
      </w:pPr>
    </w:p>
    <w:p w14:paraId="1CC7C33B" w14:textId="77777777">
      <w:pPr>
        <w:spacing w:after="0"/>
      </w:pPr>
      <w:r>
        <w:rPr>
          <w:vanish/>
        </w:rPr>
        <w:t>MLS_DSTW/MDSTW-23812</w:t>
      </w:r>
      <w:r>
        <w:rPr>
          <w:b/>
        </w:rPr>
        <w:t>1.10.0-6 Auf einem Signalmast müssen mehrere Geschwindigkeiten mittels Geschwind...</w:t>
      </w:r>
      <w:r>
        <w:br/>
        <w:t>1.10.0-6 Auf einem Signalmast müssen mehrere Geschwindigkeiten mittels Geschwindigkeitsvoranzeiger (zumindest 3) einem Vorsignal zugeordnet werden können.</w:t>
        <w:br/>
        <w:t>​​</w:t>
      </w:r>
    </w:p>
    <w:p w14:paraId="369979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65BE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8AF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D38B8" w14:textId="77777777">
            <w:r>
              <w:t>MDSTW-23812</w:t>
            </w:r>
          </w:p>
        </w:tc>
      </w:tr>
      <w:tr w14:paraId="7F6CD9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400A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A9AAF" w14:textId="77777777">
            <w:r>
              <w:t>07_86</w:t>
            </w:r>
          </w:p>
        </w:tc>
      </w:tr>
      <w:tr w14:paraId="6486BF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3F0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B1522" w14:textId="77777777">
            <w:r>
              <w:t>4128</w:t>
            </w:r>
          </w:p>
        </w:tc>
      </w:tr>
      <w:tr w14:paraId="3E266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DA34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D3C13" w14:textId="77777777"/>
        </w:tc>
      </w:tr>
      <w:tr w14:paraId="606854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16F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23C84" w14:textId="77777777">
            <w:r>
              <w:t>Draft</w:t>
            </w:r>
          </w:p>
        </w:tc>
      </w:tr>
      <w:tr w14:paraId="6BA823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4A2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B938C" w14:textId="77777777">
            <w:r>
              <w:t>Muss</w:t>
            </w:r>
          </w:p>
        </w:tc>
      </w:tr>
      <w:tr w14:paraId="4B137C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3BD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D8EFF" w14:textId="77777777">
            <w:r>
              <w:t>Einem GVA können pro Standort bis zu 3 Geschwindigkeitsbegriffe zugeordnet werden.</w:t>
            </w:r>
          </w:p>
        </w:tc>
      </w:tr>
      <w:tr w14:paraId="4EBFC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8E51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8A06F" w14:textId="77777777"/>
        </w:tc>
      </w:tr>
      <w:tr w14:paraId="76DDBC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EFA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BE1AF" w14:textId="77777777">
            <w:r>
              <w:t>PV GA DIL OBB 1.0.0</w:t>
            </w:r>
          </w:p>
        </w:tc>
      </w:tr>
    </w:tbl>
    <w:p w14:paraId="33A02610" w14:textId="77777777">
      <w:pPr>
        <w:spacing w:after="0" w:line="96" w:lineRule="auto"/>
      </w:pPr>
    </w:p>
    <w:p w14:paraId="21E112C0" w14:textId="77777777">
      <w:pPr>
        <w:spacing w:after="0"/>
      </w:pPr>
      <w:r>
        <w:rPr>
          <w:vanish/>
        </w:rPr>
        <w:t>MLS_DSTW/MDSTW-23813</w:t>
      </w:r>
      <w:r>
        <w:rPr>
          <w:b/>
        </w:rPr>
        <w:t>1.10.0-7 Ein Geschwindigkeitsanzeiger und ein Geschwindigkeitsvoranzeiger, welch...</w:t>
      </w:r>
      <w:r>
        <w:br/>
        <w:t>1.10.0-7 Ein Geschwindigkeitsanzeiger und ein Geschwindigkeitsvoranzeiger, welche demselben Hauptsignal zugeordnet sind, dürfen nicht gleichzeitig angeschaltet sein.</w:t>
        <w:br/>
        <w:t>​​</w:t>
      </w:r>
    </w:p>
    <w:p w14:paraId="529908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A7D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9B08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745A6" w14:textId="77777777">
            <w:r>
              <w:t>MDSTW-23813</w:t>
            </w:r>
          </w:p>
        </w:tc>
      </w:tr>
      <w:tr w14:paraId="1746C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802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B180F" w14:textId="77777777">
            <w:r>
              <w:t>07_87</w:t>
            </w:r>
          </w:p>
        </w:tc>
      </w:tr>
      <w:tr w14:paraId="47B30D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D54C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C778C" w14:textId="77777777">
            <w:r>
              <w:t>4129</w:t>
            </w:r>
          </w:p>
        </w:tc>
      </w:tr>
      <w:tr w14:paraId="1FB93C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35B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94642" w14:textId="77777777"/>
        </w:tc>
      </w:tr>
      <w:tr w14:paraId="74F47C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F45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02628" w14:textId="77777777">
            <w:r>
              <w:t>Draft</w:t>
            </w:r>
          </w:p>
        </w:tc>
      </w:tr>
      <w:tr w14:paraId="2EF2DA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124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26C55" w14:textId="77777777">
            <w:r>
              <w:t>Muss</w:t>
            </w:r>
          </w:p>
        </w:tc>
      </w:tr>
      <w:tr w14:paraId="2AB13F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4006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0ED6D" w14:textId="77777777">
            <w:r>
              <w:t>Die DSTW-ZE schließt aus, dass ein GA und ein GVA, die demselben Hauptsignal zugeordnet sind, gleichzeitig leuchten.</w:t>
            </w:r>
          </w:p>
        </w:tc>
      </w:tr>
      <w:tr w14:paraId="0E2CE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61222"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2A626" w14:textId="77777777">
            <w:r>
              <w:t>Der OC-LS implementiert keine Signalabhängigkeiten. Es wird vorausgesetzt, dass dies im DSTW-ZE durchgeführt wird.</w:t>
            </w:r>
          </w:p>
        </w:tc>
      </w:tr>
      <w:tr w14:paraId="0DDD4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1BF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BABDE" w14:textId="77777777">
            <w:r>
              <w:t>PV GA DIL OBB 1.0.0</w:t>
            </w:r>
          </w:p>
        </w:tc>
      </w:tr>
    </w:tbl>
    <w:p w14:paraId="7C502D49" w14:textId="77777777">
      <w:pPr>
        <w:spacing w:after="0" w:line="96" w:lineRule="auto"/>
      </w:pPr>
    </w:p>
    <w:p w14:paraId="2AE63D96" w14:textId="77777777">
      <w:pPr>
        <w:spacing w:after="0"/>
      </w:pPr>
      <w:r>
        <w:rPr>
          <w:vanish/>
        </w:rPr>
        <w:t>MLS_DSTW/MDSTW-23814</w:t>
      </w:r>
      <w:r>
        <w:rPr>
          <w:b/>
        </w:rPr>
        <w:t>1.10.0-8 Kann ein GVA der überwacht werden soll, nicht angeschaltet werden, so i...</w:t>
      </w:r>
      <w:r>
        <w:br/>
        <w:t>1.10.0-8 Kann ein GVA der überwacht werden soll, nicht angeschaltet werden, so ist bei einem zum Vorsignal gehörenden GVA das Vorsignal in Stellung "Vorsicht" zu belassen.</w:t>
        <w:br/>
        <w:t>​​</w:t>
      </w:r>
    </w:p>
    <w:p w14:paraId="5DD564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23F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CE1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BDD41" w14:textId="77777777">
            <w:r>
              <w:t>MDSTW-23814</w:t>
            </w:r>
          </w:p>
        </w:tc>
      </w:tr>
      <w:tr w14:paraId="683DA3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A91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83533" w14:textId="77777777">
            <w:r>
              <w:t>07_88</w:t>
            </w:r>
          </w:p>
        </w:tc>
      </w:tr>
      <w:tr w14:paraId="67479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A7B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EACC9" w14:textId="77777777">
            <w:r>
              <w:t>4130</w:t>
            </w:r>
          </w:p>
        </w:tc>
      </w:tr>
      <w:tr w14:paraId="12B2D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4009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0E235" w14:textId="77777777"/>
        </w:tc>
      </w:tr>
      <w:tr w14:paraId="409A42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08E7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3EA8F" w14:textId="77777777">
            <w:r>
              <w:t>Draft</w:t>
            </w:r>
          </w:p>
        </w:tc>
      </w:tr>
      <w:tr w14:paraId="3CE7A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527F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DA9089" w14:textId="77777777">
            <w:r>
              <w:t>Muss</w:t>
            </w:r>
          </w:p>
        </w:tc>
      </w:tr>
      <w:tr w14:paraId="6CA19E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04C8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4FB82" w14:textId="77777777">
            <w:r>
              <w:t>Die DSTW-ZE belässt ein Vorsignal in Stellung Vorsicht, wenn ein zugeordneter GVA, der überwacht werden soll, nicht angeschaltet werden kann.</w:t>
            </w:r>
          </w:p>
        </w:tc>
      </w:tr>
      <w:tr w14:paraId="6A8C70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C436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34A0B" w14:textId="77777777">
            <w:r>
              <w:t>Der OC-LS implementiert keine Signalabhängigkeiten. Es wird vorausgesetzt, dass dies im DSTW-ZE durchgeführt wird.</w:t>
            </w:r>
          </w:p>
        </w:tc>
      </w:tr>
      <w:tr w14:paraId="4C760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866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1D85C" w14:textId="77777777">
            <w:r>
              <w:t>PV GA DIL OBB 1.0.0</w:t>
            </w:r>
          </w:p>
        </w:tc>
      </w:tr>
    </w:tbl>
    <w:p w14:paraId="67D30419" w14:textId="77777777">
      <w:pPr>
        <w:spacing w:after="0" w:line="96" w:lineRule="auto"/>
      </w:pPr>
    </w:p>
    <w:p w14:paraId="25512CB1" w14:textId="77777777">
      <w:pPr>
        <w:spacing w:after="0"/>
      </w:pPr>
      <w:r>
        <w:rPr>
          <w:vanish/>
        </w:rPr>
        <w:t>MLS_DSTW/MDSTW-23815</w:t>
      </w:r>
      <w:r>
        <w:rPr>
          <w:b/>
        </w:rPr>
        <w:t>1.10.0-9 Verlischt ein GVA der überwacht wird auf Grund einer Störung, so ist be...</w:t>
      </w:r>
      <w:r>
        <w:br/>
        <w:t>1.10.0-9 Verlischt ein GVA der überwacht wird auf Grund einer Störung, so ist bei einem zum Vorsignal gehörenden GVA das Vorsignal in Stellung "Vorsicht" zu bringen.</w:t>
        <w:br/>
        <w:t>​​</w:t>
      </w:r>
    </w:p>
    <w:p w14:paraId="362C54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9783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54F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3B230" w14:textId="77777777">
            <w:r>
              <w:t>MDSTW-23815</w:t>
            </w:r>
          </w:p>
        </w:tc>
      </w:tr>
      <w:tr w14:paraId="008978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90B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74CC8" w14:textId="77777777">
            <w:r>
              <w:t>07_89</w:t>
            </w:r>
          </w:p>
        </w:tc>
      </w:tr>
      <w:tr w14:paraId="675111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39F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C6D7D" w14:textId="77777777">
            <w:r>
              <w:t>4131</w:t>
            </w:r>
          </w:p>
        </w:tc>
      </w:tr>
      <w:tr w14:paraId="75DB22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260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029AA" w14:textId="77777777"/>
        </w:tc>
      </w:tr>
      <w:tr w14:paraId="7372F3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CDD2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4CC01D" w14:textId="77777777">
            <w:r>
              <w:t>Draft</w:t>
            </w:r>
          </w:p>
        </w:tc>
      </w:tr>
      <w:tr w14:paraId="4AE21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E5DD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5DD27" w14:textId="77777777">
            <w:r>
              <w:t>Muss</w:t>
            </w:r>
          </w:p>
        </w:tc>
      </w:tr>
      <w:tr w14:paraId="11AA35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F938C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374F2" w14:textId="77777777">
            <w:r>
              <w:t>Die DSTW-ZE bringt ein Vorsignal in Stellung Vorsicht, wenn ein zugeordneter GVA, der überwacht werden soll, störungsbedingt verlischt.</w:t>
            </w:r>
          </w:p>
        </w:tc>
      </w:tr>
      <w:tr w14:paraId="45DDA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670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D72CC7" w14:textId="77777777">
            <w:r>
              <w:t>Der OC-LS implementiert keine Signalabhängigkeiten. Es wird vorausgesetzt, dass dies im DSTW-ZE durchgeführt wird.</w:t>
            </w:r>
          </w:p>
        </w:tc>
      </w:tr>
      <w:tr w14:paraId="6A872A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B4E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6A865" w14:textId="77777777">
            <w:r>
              <w:t>PV GA DIL OBB 1.0.0</w:t>
            </w:r>
          </w:p>
        </w:tc>
      </w:tr>
    </w:tbl>
    <w:p w14:paraId="5E68A63B" w14:textId="77777777">
      <w:pPr>
        <w:spacing w:after="0" w:line="96" w:lineRule="auto"/>
      </w:pPr>
    </w:p>
    <w:p w14:paraId="6FBE08A3" w14:textId="77777777">
      <w:pPr>
        <w:spacing w:after="0"/>
      </w:pPr>
      <w:r>
        <w:rPr>
          <w:vanish/>
        </w:rPr>
        <w:t>MLS_DSTW/MDSTW-23816</w:t>
      </w:r>
      <w:r>
        <w:rPr>
          <w:b/>
        </w:rPr>
        <w:t>1.10.0-10 Ein GVA, der einem Hauptsignal zugehörig ist (in der Signaltabelle in...</w:t>
      </w:r>
      <w:r>
        <w:br/>
        <w:t>1.10.0-10 Ein GVA, der einem Hauptsignal zugehörig ist (in der Signaltabelle in der Zeile eines Hauptsignals), ist zu überwachen.</w:t>
        <w:br/>
        <w:t>​​</w:t>
      </w:r>
    </w:p>
    <w:p w14:paraId="685E41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12B673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45D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9F12F" w14:textId="77777777">
            <w:r>
              <w:t>MDSTW-23816</w:t>
            </w:r>
          </w:p>
        </w:tc>
      </w:tr>
      <w:tr w14:paraId="2CCB67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87C3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CF90D" w14:textId="77777777">
            <w:r>
              <w:t>07_90</w:t>
            </w:r>
          </w:p>
        </w:tc>
      </w:tr>
      <w:tr w14:paraId="2A6112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3C426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C0824" w14:textId="77777777">
            <w:r>
              <w:t>4132</w:t>
            </w:r>
          </w:p>
        </w:tc>
      </w:tr>
      <w:tr w14:paraId="2DAEFF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6B9F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8EBE9" w14:textId="77777777"/>
        </w:tc>
      </w:tr>
      <w:tr w14:paraId="6B231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A7B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0FFD3" w14:textId="77777777">
            <w:r>
              <w:t>Draft</w:t>
            </w:r>
          </w:p>
        </w:tc>
      </w:tr>
      <w:tr w14:paraId="6C36F4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282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328F4" w14:textId="77777777">
            <w:r>
              <w:t>Muss</w:t>
            </w:r>
          </w:p>
        </w:tc>
      </w:tr>
      <w:tr w14:paraId="6651A6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A46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99123" w14:textId="77777777">
            <w:r>
              <w:t>Diese Bedingung ist durch Projektierungsvorgaben zu gewährleisten.</w:t>
            </w:r>
          </w:p>
        </w:tc>
      </w:tr>
      <w:tr w14:paraId="4E3FC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040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52F2E" w14:textId="77777777"/>
        </w:tc>
      </w:tr>
      <w:tr w14:paraId="722232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23A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489FAA" w14:textId="77777777">
            <w:r>
              <w:t>PV GA DIL OBB 1.0.0</w:t>
            </w:r>
          </w:p>
        </w:tc>
      </w:tr>
    </w:tbl>
    <w:p w14:paraId="24F70D39" w14:textId="77777777">
      <w:pPr>
        <w:spacing w:after="0" w:line="96" w:lineRule="auto"/>
      </w:pPr>
    </w:p>
    <w:p w14:paraId="34C2FF47" w14:textId="77777777">
      <w:pPr>
        <w:spacing w:after="0"/>
      </w:pPr>
      <w:r>
        <w:rPr>
          <w:vanish/>
        </w:rPr>
        <w:t>MLS_DSTW/MDSTW-23817</w:t>
      </w:r>
      <w:r>
        <w:rPr>
          <w:b/>
        </w:rPr>
        <w:t>1.10.0-11 Ein GVA, der einem Vorsignal zugehörig ist (in der Signaltabelle in de...</w:t>
      </w:r>
      <w:r>
        <w:br/>
        <w:t>1.10.0-11 Ein GVA, der einem Vorsignal zugehörig ist (in der Signaltabelle in der Zeile eines Vorsignals), ist nur bei Herabsetzung der zulässigen Geschwindigkeit zu überwachen.</w:t>
        <w:br/>
        <w:t>​​</w:t>
      </w:r>
    </w:p>
    <w:p w14:paraId="37C809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562EE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BFF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079D6C" w14:textId="77777777">
            <w:r>
              <w:t>MDSTW-23817</w:t>
            </w:r>
          </w:p>
        </w:tc>
      </w:tr>
      <w:tr w14:paraId="24C56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789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F8386" w14:textId="77777777">
            <w:r>
              <w:t>07_91</w:t>
            </w:r>
          </w:p>
        </w:tc>
      </w:tr>
      <w:tr w14:paraId="6AB01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0CF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86038" w14:textId="77777777">
            <w:r>
              <w:t>4133</w:t>
            </w:r>
          </w:p>
        </w:tc>
      </w:tr>
      <w:tr w14:paraId="6676D7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57A4B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5BE6B" w14:textId="77777777"/>
        </w:tc>
      </w:tr>
      <w:tr w14:paraId="3AF6F6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549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FBB08" w14:textId="77777777">
            <w:r>
              <w:t>Draft</w:t>
            </w:r>
          </w:p>
        </w:tc>
      </w:tr>
      <w:tr w14:paraId="110651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CA8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82BFD5" w14:textId="77777777">
            <w:r>
              <w:t>Muss</w:t>
            </w:r>
          </w:p>
        </w:tc>
      </w:tr>
      <w:tr w14:paraId="5387C4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BD70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48ED1" w14:textId="77777777">
            <w:r>
              <w:t>Diese Bedingung ist durch Projektierungsvorgaben zu gewährleisten.</w:t>
            </w:r>
          </w:p>
        </w:tc>
      </w:tr>
      <w:tr w14:paraId="4EB28A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789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5CC7B" w14:textId="77777777"/>
        </w:tc>
      </w:tr>
      <w:tr w14:paraId="45538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7898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8FDE64" w14:textId="77777777">
            <w:r>
              <w:t>PV GA DIL OBB 1.0.0</w:t>
            </w:r>
          </w:p>
        </w:tc>
      </w:tr>
    </w:tbl>
    <w:p w14:paraId="314D7295" w14:textId="77777777">
      <w:pPr>
        <w:spacing w:after="0" w:line="96" w:lineRule="auto"/>
      </w:pPr>
    </w:p>
    <w:p w14:paraId="03319D5E" w14:textId="77777777">
      <w:pPr>
        <w:pStyle w:val="Heading3"/>
        <w:divId w:val="433"/>
      </w:pPr>
      <w:bookmarkStart w:name="_Toc242173009" w:id="402"/>
      <w:r>
        <w:t>1.11 Signalnachahmer (SNA)</w:t>
      </w:r>
      <w:bookmarkEnd w:id="402"/>
    </w:p>
    <w:p w14:paraId="216ECD75" w14:textId="77777777">
      <w:pPr>
        <w:spacing w:after="0"/>
      </w:pPr>
      <w:r>
        <w:rPr>
          <w:vanish/>
        </w:rPr>
        <w:t>MLS_DSTW/MDSTW-23818</w:t>
      </w:r>
      <w:r>
        <w:rPr>
          <w:b/>
        </w:rPr>
        <w:t>1.11.0-1 Signalnachahmer am Mast eines Schutzsignals dürfen nur dann leuchten, w...</w:t>
      </w:r>
      <w:r>
        <w:br/>
        <w:t>1.11.0-1 Signalnachahmer am Mast eines Schutzsignals dürfen nur dann leuchten, wenn das Schutzsignal den Begriff "Fahrverbot aufgehoben" zeigt.</w:t>
        <w:br/>
        <w:t>​​</w:t>
      </w:r>
    </w:p>
    <w:p w14:paraId="32CCBE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A393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D99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53308" w14:textId="77777777">
            <w:r>
              <w:t>MDSTW-23818</w:t>
            </w:r>
          </w:p>
        </w:tc>
      </w:tr>
      <w:tr w14:paraId="59081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C58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EE948" w14:textId="77777777">
            <w:r>
              <w:t>07_93</w:t>
            </w:r>
          </w:p>
        </w:tc>
      </w:tr>
      <w:tr w14:paraId="540BF5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149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B5F18" w14:textId="77777777">
            <w:r>
              <w:t>4135</w:t>
            </w:r>
          </w:p>
        </w:tc>
      </w:tr>
      <w:tr w14:paraId="67D16F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D560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D8343" w14:textId="77777777"/>
        </w:tc>
      </w:tr>
      <w:tr w14:paraId="24B873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37A1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F0B7C" w14:textId="77777777">
            <w:r>
              <w:t>Draft</w:t>
            </w:r>
          </w:p>
        </w:tc>
      </w:tr>
      <w:tr w14:paraId="3D4B57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22C6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AF58F" w14:textId="77777777">
            <w:r>
              <w:t>Muss</w:t>
            </w:r>
          </w:p>
        </w:tc>
      </w:tr>
      <w:tr w14:paraId="30EB6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5666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94C93" w14:textId="77777777">
            <w:r>
              <w:t>Die DSTW-ZE schließt aus, dass ein SNA am Mast eines Schutzsignals leuchtet, wenn das Schutzsignal nicht den Begriff "Fahrverbot aufgehoben" zeigt.</w:t>
            </w:r>
          </w:p>
        </w:tc>
      </w:tr>
      <w:tr w14:paraId="3E1024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029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52F9A" w14:textId="77777777"/>
        </w:tc>
      </w:tr>
      <w:tr w14:paraId="36C57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A93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A35FA" w14:textId="77777777">
            <w:r>
              <w:t>PV GA DIL OBB 1.0.0</w:t>
            </w:r>
          </w:p>
        </w:tc>
      </w:tr>
    </w:tbl>
    <w:p w14:paraId="5083BF54" w14:textId="77777777">
      <w:pPr>
        <w:spacing w:after="0" w:line="96" w:lineRule="auto"/>
      </w:pPr>
    </w:p>
    <w:p w14:paraId="694FE9D5" w14:textId="77777777">
      <w:pPr>
        <w:spacing w:after="0"/>
      </w:pPr>
      <w:r>
        <w:rPr>
          <w:vanish/>
        </w:rPr>
        <w:t>MLS_DSTW/MDSTW-23819</w:t>
      </w:r>
      <w:r>
        <w:rPr>
          <w:b/>
        </w:rPr>
        <w:t>1.11.0-2 Entspricht der Signalbegriff des Signalnachahmers störungsbedingt nicht...</w:t>
      </w:r>
      <w:r>
        <w:br/>
        <w:t>1.11.0-2 Entspricht der Signalbegriff des Signalnachahmers störungsbedingt nicht den obigen Bedingungen, muss der Signalnachahmer verlöschen.</w:t>
        <w:br/>
        <w:t>​​</w:t>
      </w:r>
    </w:p>
    <w:p w14:paraId="39CA74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E5DB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4C58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4A7136" w14:textId="77777777">
            <w:r>
              <w:t>MDSTW-23819</w:t>
            </w:r>
          </w:p>
        </w:tc>
      </w:tr>
      <w:tr w14:paraId="56943D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9DC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F0CA78" w14:textId="77777777">
            <w:r>
              <w:t>07_94</w:t>
            </w:r>
          </w:p>
        </w:tc>
      </w:tr>
      <w:tr w14:paraId="4F34A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3C4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32EBB" w14:textId="77777777">
            <w:r>
              <w:t>4136</w:t>
            </w:r>
          </w:p>
        </w:tc>
      </w:tr>
      <w:tr w14:paraId="2BE56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ABB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01D0" w14:textId="77777777"/>
        </w:tc>
      </w:tr>
      <w:tr w14:paraId="096732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E864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6960C" w14:textId="77777777">
            <w:r>
              <w:t>Draft</w:t>
            </w:r>
          </w:p>
        </w:tc>
      </w:tr>
      <w:tr w14:paraId="3F8CAE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0F1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C635C" w14:textId="77777777">
            <w:r>
              <w:t>Muss</w:t>
            </w:r>
          </w:p>
        </w:tc>
      </w:tr>
      <w:tr w14:paraId="3A0B1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78AB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10EA2" w14:textId="77777777">
            <w:r>
              <w:t>Wenn der SNA nicht den gewünschten Begriff anschalten kann, wird er vom OC-LS dunkel geschaltet.</w:t>
            </w:r>
          </w:p>
        </w:tc>
      </w:tr>
      <w:tr w14:paraId="67D47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4E0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67527F" w14:textId="77777777"/>
        </w:tc>
      </w:tr>
      <w:tr w14:paraId="2CE37D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AE9E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C5F5E" w14:textId="77777777">
            <w:r>
              <w:t>PV GA DIL OBB 1.0.0</w:t>
            </w:r>
          </w:p>
        </w:tc>
      </w:tr>
    </w:tbl>
    <w:p w14:paraId="2E4613FF" w14:textId="77777777">
      <w:pPr>
        <w:spacing w:after="0" w:line="96" w:lineRule="auto"/>
      </w:pPr>
    </w:p>
    <w:p w14:paraId="5179DFA6" w14:textId="77777777">
      <w:r>
        <w:rPr>
          <w:vanish/>
        </w:rPr>
        <w:t>MLS_DSTW/MDSTW-23820</w:t>
      </w:r>
      <w:r>
        <w:t>1.11.0-3 Die Realisierung von PZB-Einrichtungen ist im Regelwerk 13.01.02 festgelegt.</w:t>
        <w:br/>
        <w:t>​​</w:t>
      </w:r>
    </w:p>
    <w:p w14:paraId="4B85BE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EDE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B646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8C081" w14:textId="77777777">
            <w:r>
              <w:t>2038</w:t>
            </w:r>
          </w:p>
        </w:tc>
      </w:tr>
      <w:tr w14:paraId="35D75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88C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AA20B" w14:textId="77777777">
            <w:r>
              <w:t>MDSTW-23820</w:t>
            </w:r>
          </w:p>
        </w:tc>
      </w:tr>
      <w:tr w14:paraId="023A09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2E4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29C11" w14:textId="77777777">
            <w:r>
              <w:t>4137</w:t>
            </w:r>
          </w:p>
        </w:tc>
      </w:tr>
      <w:tr w14:paraId="647CF6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B831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0F9D3" w14:textId="77777777">
            <w:r>
              <w:t>07_95</w:t>
            </w:r>
          </w:p>
        </w:tc>
      </w:tr>
    </w:tbl>
    <w:p w14:paraId="2913E079" w14:textId="77777777">
      <w:pPr>
        <w:spacing w:after="0" w:line="96" w:lineRule="auto"/>
      </w:pPr>
    </w:p>
    <w:p w14:paraId="7A9753ED" w14:textId="77777777">
      <w:pPr>
        <w:pStyle w:val="Heading3"/>
        <w:divId w:val="434"/>
      </w:pPr>
      <w:bookmarkStart w:name="_Toc242173010" w:id="403"/>
      <w:r>
        <w:t>1.12 Verschubsignal</w:t>
      </w:r>
      <w:bookmarkEnd w:id="403"/>
    </w:p>
    <w:p w14:paraId="1A7BA05D" w14:textId="77777777">
      <w:pPr>
        <w:spacing w:after="0"/>
      </w:pPr>
      <w:r>
        <w:rPr>
          <w:vanish/>
        </w:rPr>
        <w:t>MLS_DSTW/MDSTW-23821</w:t>
      </w:r>
      <w:r>
        <w:rPr>
          <w:b/>
        </w:rPr>
        <w:t>1.12.0-1 Bei Ausfall eines Lichtpunkts des Freibegriffes muss das Signal auf ein...</w:t>
      </w:r>
      <w:r>
        <w:br/>
        <w:t>1.12.0-1 Bei Ausfall eines Lichtpunkts des Freibegriffes muss das Signal auf einen Haltbegriff zurückfallen.</w:t>
        <w:br/>
        <w:t>​​</w:t>
      </w:r>
    </w:p>
    <w:p w14:paraId="13C3CD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E89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B361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36864" w14:textId="77777777">
            <w:r>
              <w:t>MDSTW-23821</w:t>
            </w:r>
          </w:p>
        </w:tc>
      </w:tr>
      <w:tr w14:paraId="57961F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AC6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6FF1F" w14:textId="77777777">
            <w:r>
              <w:t>07_97</w:t>
            </w:r>
          </w:p>
        </w:tc>
      </w:tr>
      <w:tr w14:paraId="2641AE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416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7F9AA" w14:textId="77777777">
            <w:r>
              <w:t>4139</w:t>
            </w:r>
          </w:p>
        </w:tc>
      </w:tr>
      <w:tr w14:paraId="69757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CF5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62AD2" w14:textId="77777777"/>
        </w:tc>
      </w:tr>
      <w:tr w14:paraId="50F278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53FA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23EDC" w14:textId="77777777">
            <w:r>
              <w:t>Draft</w:t>
            </w:r>
          </w:p>
        </w:tc>
      </w:tr>
      <w:tr w14:paraId="53DE9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00D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95A6A" w14:textId="77777777">
            <w:r>
              <w:t>Muss</w:t>
            </w:r>
          </w:p>
        </w:tc>
      </w:tr>
      <w:tr w14:paraId="5FFFAA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AB6B0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5A4C9" w14:textId="77777777">
            <w:r>
              <w:t>Der OC-LS kommandiert ein Verschubsignal in den Haltbegriff, wenn ein Lichtpunkt des Freibegriffes ausfällt</w:t>
            </w:r>
          </w:p>
        </w:tc>
      </w:tr>
      <w:tr w14:paraId="4DDD56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DF27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B3E2E" w14:textId="77777777"/>
        </w:tc>
      </w:tr>
      <w:tr w14:paraId="5F9EA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208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816C7" w14:textId="77777777">
            <w:r>
              <w:t>PV GA DIL OBB 1.0.0</w:t>
            </w:r>
          </w:p>
        </w:tc>
      </w:tr>
    </w:tbl>
    <w:p w14:paraId="64F48BE4" w14:textId="77777777">
      <w:pPr>
        <w:spacing w:after="0" w:line="96" w:lineRule="auto"/>
      </w:pPr>
    </w:p>
    <w:p w14:paraId="14A7A576" w14:textId="77777777">
      <w:pPr>
        <w:spacing w:after="0"/>
      </w:pPr>
      <w:r>
        <w:rPr>
          <w:vanish/>
        </w:rPr>
        <w:t>MLS_DSTW/MDSTW-23822</w:t>
      </w:r>
      <w:r>
        <w:rPr>
          <w:b/>
        </w:rPr>
        <w:t>1.12.0-2 Verstümmelung des Begriffs - VERSCHUBVERBOT AUFGEHOBEN - und des Begrif...</w:t>
      </w:r>
      <w:r>
        <w:br/>
        <w:t>1.12.0-2 Verstümmelung des Begriffs - VERSCHUBVERBOT AUFGEHOBEN - und des Begriffs - VERSCHUBVERBOT - ist nicht zulässig.</w:t>
        <w:br/>
        <w:t>​​</w:t>
      </w:r>
    </w:p>
    <w:p w14:paraId="7E836E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4C05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1B9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2B162" w14:textId="77777777">
            <w:r>
              <w:t>MDSTW-23822</w:t>
            </w:r>
          </w:p>
        </w:tc>
      </w:tr>
      <w:tr w14:paraId="0EFA3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44D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51959" w14:textId="77777777">
            <w:r>
              <w:t>07_98</w:t>
            </w:r>
          </w:p>
        </w:tc>
      </w:tr>
      <w:tr w14:paraId="68B690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711F0"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7E41A" w14:textId="77777777">
            <w:r>
              <w:t>4140</w:t>
            </w:r>
          </w:p>
        </w:tc>
      </w:tr>
      <w:tr w14:paraId="6FBC6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40D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DB4394" w14:textId="77777777"/>
        </w:tc>
      </w:tr>
      <w:tr w14:paraId="06BC7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CAD7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7D17D" w14:textId="77777777">
            <w:r>
              <w:t>Draft</w:t>
            </w:r>
          </w:p>
        </w:tc>
      </w:tr>
      <w:tr w14:paraId="6AFCD4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7D8C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42999" w14:textId="77777777">
            <w:r>
              <w:t>Muss</w:t>
            </w:r>
          </w:p>
        </w:tc>
      </w:tr>
      <w:tr w14:paraId="56E630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437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83F04" w14:textId="77777777">
            <w:r>
              <w:t>Der OC-LS kommandiert ein Verschubsignal im Begriff VERSCHUBVERBOT AUFGEHOBEN bei Ausfall eines Lichtpunktes dieses Begriffs in den Zustand VERSCHUBVERBOT.</w:t>
              <w:br/>
              <w:t>Der OC-LS kommandiert ein Verschubsignal im Begriff VERSCHUBVERBOT bei Ausfall eines Lichtpunktes dieses Begriffs in den Zustand DUNKEL.</w:t>
            </w:r>
          </w:p>
        </w:tc>
      </w:tr>
      <w:tr w14:paraId="29820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23A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13098" w14:textId="77777777"/>
        </w:tc>
      </w:tr>
      <w:tr w14:paraId="36005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B00B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ED3CF" w14:textId="77777777">
            <w:r>
              <w:t>PV GA DIL OBB 1.0.0</w:t>
            </w:r>
          </w:p>
        </w:tc>
      </w:tr>
    </w:tbl>
    <w:p w14:paraId="45AE552D" w14:textId="77777777">
      <w:pPr>
        <w:spacing w:after="0" w:line="96" w:lineRule="auto"/>
      </w:pPr>
    </w:p>
    <w:p w14:paraId="4C068553" w14:textId="77777777">
      <w:r>
        <w:rPr>
          <w:vanish/>
        </w:rPr>
        <w:t>MLS_DSTW/MDSTW-23823</w:t>
      </w:r>
      <w:r>
        <w:t>1.12.0-3 Mit Verstümmelung ist in diesem Kontext ein Ausfall eines Lichtpunkts des Signalbegriffs gemeint, aufgrund dessen der Signalbegriff nicht mehr eindeutig zu erkennen ist.</w:t>
        <w:br/>
        <w:t>​​</w:t>
      </w:r>
    </w:p>
    <w:p w14:paraId="3135A3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C27D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125D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5DA63" w14:textId="77777777">
            <w:r>
              <w:t>2042</w:t>
            </w:r>
          </w:p>
        </w:tc>
      </w:tr>
      <w:tr w14:paraId="6461FC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57D0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A4ABC" w14:textId="77777777">
            <w:r>
              <w:t>MDSTW-23823</w:t>
            </w:r>
          </w:p>
        </w:tc>
      </w:tr>
      <w:tr w14:paraId="397B62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895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FEBF2" w14:textId="77777777">
            <w:r>
              <w:t>4141</w:t>
            </w:r>
          </w:p>
        </w:tc>
      </w:tr>
      <w:tr w14:paraId="58FC0D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B36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B7DF3D" w14:textId="77777777">
            <w:r>
              <w:t>07_99</w:t>
            </w:r>
          </w:p>
        </w:tc>
      </w:tr>
    </w:tbl>
    <w:p w14:paraId="5893B9BE" w14:textId="77777777">
      <w:pPr>
        <w:spacing w:after="0" w:line="96" w:lineRule="auto"/>
      </w:pPr>
    </w:p>
    <w:p w14:paraId="364981CB" w14:textId="77777777">
      <w:pPr>
        <w:spacing w:after="0"/>
      </w:pPr>
      <w:r>
        <w:rPr>
          <w:vanish/>
        </w:rPr>
        <w:t>MLS_DSTW/MDSTW-23824</w:t>
      </w:r>
      <w:r>
        <w:rPr>
          <w:b/>
        </w:rPr>
        <w:t>1.12.0-4 Das Freistellen des Verschubsignals bei gestörtem Haltbegriff muss mögl...</w:t>
      </w:r>
      <w:r>
        <w:br/>
        <w:t>1.12.0-4 Das Freistellen des Verschubsignals bei gestörtem Haltbegriff muss möglich sein.</w:t>
        <w:br/>
        <w:t>​​</w:t>
      </w:r>
    </w:p>
    <w:p w14:paraId="3D0525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420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9E1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32A7F" w14:textId="77777777">
            <w:r>
              <w:t>MDSTW-23824</w:t>
            </w:r>
          </w:p>
        </w:tc>
      </w:tr>
      <w:tr w14:paraId="126FCE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FDD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51050" w14:textId="77777777">
            <w:r>
              <w:t>07_100</w:t>
            </w:r>
          </w:p>
        </w:tc>
      </w:tr>
      <w:tr w14:paraId="1A020B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BF8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710F2" w14:textId="77777777">
            <w:r>
              <w:t>4142</w:t>
            </w:r>
          </w:p>
        </w:tc>
      </w:tr>
      <w:tr w14:paraId="78250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E62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3DE55" w14:textId="77777777"/>
        </w:tc>
      </w:tr>
      <w:tr w14:paraId="292BBD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E92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2BFFB" w14:textId="77777777">
            <w:r>
              <w:t>Draft</w:t>
            </w:r>
          </w:p>
        </w:tc>
      </w:tr>
      <w:tr w14:paraId="6B8A8F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53B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CDE9AD" w14:textId="77777777">
            <w:r>
              <w:t>Muss</w:t>
            </w:r>
          </w:p>
        </w:tc>
      </w:tr>
      <w:tr w14:paraId="337281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B5D2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D7587" w14:textId="77777777">
            <w:r>
              <w:t>Der OC-LS erlaubt die Freistellung eines Verschubsignals bei Ausfall eines Lichtpunktes des Begriffs VERSCHUBVERBOT.</w:t>
            </w:r>
          </w:p>
        </w:tc>
      </w:tr>
      <w:tr w14:paraId="6C35F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094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1819B" w14:textId="77777777"/>
        </w:tc>
      </w:tr>
      <w:tr w14:paraId="14C720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590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84A4D" w14:textId="77777777">
            <w:r>
              <w:t>PV GA DIL OBB 1.0.0</w:t>
            </w:r>
          </w:p>
        </w:tc>
      </w:tr>
    </w:tbl>
    <w:p w14:paraId="3630CEE6" w14:textId="77777777">
      <w:pPr>
        <w:spacing w:after="0" w:line="96" w:lineRule="auto"/>
      </w:pPr>
    </w:p>
    <w:p w14:paraId="097E1BDC" w14:textId="77777777">
      <w:pPr>
        <w:spacing w:after="0"/>
      </w:pPr>
      <w:r>
        <w:rPr>
          <w:vanish/>
        </w:rPr>
        <w:t>MLS_DSTW/MDSTW-23825</w:t>
      </w:r>
      <w:r>
        <w:rPr>
          <w:b/>
        </w:rPr>
        <w:t>1.12.0-5 Die Freistellung des Verschubsignals muss unabhängig von anderen, am se...</w:t>
      </w:r>
      <w:r>
        <w:br/>
        <w:t>1.12.0-5 Die Freistellung des Verschubsignals muss unabhängig von anderen, am selben Signalschild vorhandenen Lichtpunkten, möglich sein.</w:t>
        <w:br/>
        <w:t>​​</w:t>
      </w:r>
    </w:p>
    <w:p w14:paraId="45FF73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8A8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659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1A959" w14:textId="77777777">
            <w:r>
              <w:t>MDSTW-23825</w:t>
            </w:r>
          </w:p>
        </w:tc>
      </w:tr>
      <w:tr w14:paraId="4E1C2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C19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12D1A" w14:textId="77777777">
            <w:r>
              <w:t>07_101</w:t>
            </w:r>
          </w:p>
        </w:tc>
      </w:tr>
      <w:tr w14:paraId="79044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B34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60D97" w14:textId="77777777">
            <w:r>
              <w:t>4143</w:t>
            </w:r>
          </w:p>
        </w:tc>
      </w:tr>
      <w:tr w14:paraId="4AEFED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CA303"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46747F" w14:textId="77777777"/>
        </w:tc>
      </w:tr>
      <w:tr w14:paraId="4D4D78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81A3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1357B" w14:textId="77777777">
            <w:r>
              <w:t>Draft</w:t>
            </w:r>
          </w:p>
        </w:tc>
      </w:tr>
      <w:tr w14:paraId="106AEC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6C9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77E74" w14:textId="77777777">
            <w:r>
              <w:t>Muss</w:t>
            </w:r>
          </w:p>
        </w:tc>
      </w:tr>
      <w:tr w14:paraId="67F23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351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A0BC4" w14:textId="77777777">
            <w:r>
              <w:t>Die DSTW-ZE erlaubt die Freistellung des Verschubsignals unabhängig von anderen, am selben Signalschild vorhandenen Lichtpunkten.</w:t>
            </w:r>
          </w:p>
        </w:tc>
      </w:tr>
      <w:tr w14:paraId="614B5D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DD8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9E462" w14:textId="77777777"/>
        </w:tc>
      </w:tr>
      <w:tr w14:paraId="63E466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3EA1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919EC" w14:textId="77777777">
            <w:r>
              <w:t>PV GA DIL OBB 1.0.0</w:t>
            </w:r>
          </w:p>
        </w:tc>
      </w:tr>
    </w:tbl>
    <w:p w14:paraId="4C3188EB" w14:textId="77777777">
      <w:pPr>
        <w:spacing w:after="0" w:line="96" w:lineRule="auto"/>
      </w:pPr>
    </w:p>
    <w:p w14:paraId="235E89C5" w14:textId="77777777">
      <w:pPr>
        <w:pStyle w:val="Heading3"/>
        <w:divId w:val="435"/>
      </w:pPr>
      <w:bookmarkStart w:name="_Toc242173011" w:id="404"/>
      <w:r>
        <w:t>1.13 Projektierungsmöglichkeiten</w:t>
      </w:r>
      <w:bookmarkEnd w:id="404"/>
    </w:p>
    <w:p w14:paraId="7CD821B4" w14:textId="77777777">
      <w:r>
        <w:rPr>
          <w:vanish/>
        </w:rPr>
        <w:t>MLS_DSTW/MDSTW-23826</w:t>
      </w:r>
      <w:r>
        <w:t>1.13.0-1 Ein Signalstandort besteht regelhaft aus bis zu 11 Lichtpunkten und 2 Anzeiger (GA oder GVA).</w:t>
        <w:br/>
        <w:t>​​</w:t>
      </w:r>
    </w:p>
    <w:p w14:paraId="0A9200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25E6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B069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9AA14" w14:textId="77777777">
            <w:r>
              <w:t>2046</w:t>
            </w:r>
          </w:p>
        </w:tc>
      </w:tr>
      <w:tr w14:paraId="297F7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41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1BF95" w14:textId="77777777">
            <w:r>
              <w:t>MDSTW-23826</w:t>
            </w:r>
          </w:p>
        </w:tc>
      </w:tr>
      <w:tr w14:paraId="628CB1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F299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48B32" w14:textId="77777777">
            <w:r>
              <w:t>4145</w:t>
            </w:r>
          </w:p>
        </w:tc>
      </w:tr>
      <w:tr w14:paraId="0B2F00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574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D36E0" w14:textId="77777777">
            <w:r>
              <w:t>07_103</w:t>
            </w:r>
          </w:p>
        </w:tc>
      </w:tr>
    </w:tbl>
    <w:p w14:paraId="2528642C" w14:textId="77777777">
      <w:pPr>
        <w:spacing w:after="0" w:line="96" w:lineRule="auto"/>
      </w:pPr>
    </w:p>
    <w:p w14:paraId="1997C12E" w14:textId="77777777">
      <w:pPr>
        <w:spacing w:after="0"/>
      </w:pPr>
      <w:r>
        <w:rPr>
          <w:vanish/>
        </w:rPr>
        <w:t>MLS_DSTW/MDSTW-23827</w:t>
      </w:r>
      <w:r>
        <w:rPr>
          <w:b/>
        </w:rPr>
        <w:t>1.13.0-2 Der Object Controller muss eine regelhafte Anzahl Lichtpunkte und Anzei...</w:t>
      </w:r>
      <w:r>
        <w:br/>
        <w:t>1.13.0-2 Der Object Controller muss eine regelhafte Anzahl Lichtpunkte und Anzeiger pro Signalstandort anschalten können.</w:t>
        <w:br/>
        <w:t>​​</w:t>
      </w:r>
    </w:p>
    <w:p w14:paraId="6DDAC9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C36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B01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1E843A" w14:textId="77777777">
            <w:r>
              <w:t>MDSTW-23827</w:t>
            </w:r>
          </w:p>
        </w:tc>
      </w:tr>
      <w:tr w14:paraId="5A10CB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422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BFA5F" w14:textId="77777777">
            <w:r>
              <w:t>07_104</w:t>
            </w:r>
          </w:p>
        </w:tc>
      </w:tr>
      <w:tr w14:paraId="01F3E6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D88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861C2E" w14:textId="77777777">
            <w:r>
              <w:t>4146</w:t>
            </w:r>
          </w:p>
        </w:tc>
      </w:tr>
      <w:tr w14:paraId="216833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61C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73AD1" w14:textId="77777777"/>
        </w:tc>
      </w:tr>
      <w:tr w14:paraId="0CBD2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7AF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254B0E" w14:textId="77777777">
            <w:r>
              <w:t>Draft</w:t>
            </w:r>
          </w:p>
        </w:tc>
      </w:tr>
      <w:tr w14:paraId="118CD4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F92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AD867" w14:textId="77777777">
            <w:r>
              <w:t>Muss</w:t>
            </w:r>
          </w:p>
        </w:tc>
      </w:tr>
      <w:tr w14:paraId="4C062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8F1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113EC" w14:textId="77777777">
            <w:r>
              <w:t>Der OC-LS Basis kann bis zu 16 Lichtpunkte und 2 Anzeiger (GA oder GVA) über das CAN-Interface ansteuern.</w:t>
            </w:r>
          </w:p>
        </w:tc>
      </w:tr>
      <w:tr w14:paraId="3A0502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553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F7915" w14:textId="77777777"/>
        </w:tc>
      </w:tr>
      <w:tr w14:paraId="5715B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598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28E31" w14:textId="77777777">
            <w:r>
              <w:t>PV GA DIL OBB 1.0.0</w:t>
            </w:r>
          </w:p>
        </w:tc>
      </w:tr>
    </w:tbl>
    <w:p w14:paraId="766854FA" w14:textId="77777777">
      <w:pPr>
        <w:spacing w:after="0" w:line="96" w:lineRule="auto"/>
      </w:pPr>
    </w:p>
    <w:p w14:paraId="1B90E7B2" w14:textId="77777777">
      <w:pPr>
        <w:pStyle w:val="Heading3"/>
        <w:divId w:val="436"/>
      </w:pPr>
      <w:bookmarkStart w:name="_Toc242173012" w:id="405"/>
      <w:r>
        <w:t>1.14 Signal - ZUSTIMMUNG -</w:t>
      </w:r>
      <w:bookmarkEnd w:id="405"/>
    </w:p>
    <w:p w14:paraId="2115484B" w14:textId="77777777">
      <w:pPr>
        <w:spacing w:after="0"/>
      </w:pPr>
      <w:r>
        <w:rPr>
          <w:vanish/>
        </w:rPr>
        <w:t>MLS_DSTW/MDSTW-23828</w:t>
      </w:r>
      <w:r>
        <w:rPr>
          <w:b/>
        </w:rPr>
        <w:t>1.14.0-1 Das Signal - ZUSTIMMUNG - wird als ein, bis zu 500 m abgesetzter, Teil...</w:t>
      </w:r>
      <w:r>
        <w:br/>
        <w:t>1.14.0-1 Das Signal - ZUSTIMMUNG - wird als ein, bis zu 500 m abgesetzter, Teil des ihm zugehörigen Signals behandelt. Es müssen bis zu fünf Signale - ZUSTIMMUNG - je zugehörigen Signal möglich sein.</w:t>
        <w:br/>
        <w:t>​​</w:t>
      </w:r>
    </w:p>
    <w:p w14:paraId="48833A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922B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E684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A3EB99" w14:textId="77777777">
            <w:r>
              <w:t>MDSTW-23828</w:t>
            </w:r>
          </w:p>
        </w:tc>
      </w:tr>
      <w:tr w14:paraId="5B246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0C6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0ECAD" w14:textId="77777777">
            <w:r>
              <w:t>07_106</w:t>
            </w:r>
          </w:p>
        </w:tc>
      </w:tr>
      <w:tr w14:paraId="229C9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0F87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99100" w14:textId="77777777">
            <w:r>
              <w:t>4148</w:t>
            </w:r>
          </w:p>
        </w:tc>
      </w:tr>
      <w:tr w14:paraId="0CE255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3E357"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58168" w14:textId="77777777"/>
        </w:tc>
      </w:tr>
      <w:tr w14:paraId="04BF3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6B1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34307" w14:textId="77777777">
            <w:r>
              <w:t>Draft</w:t>
            </w:r>
          </w:p>
        </w:tc>
      </w:tr>
      <w:tr w14:paraId="353C09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D77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CE7FA" w14:textId="77777777">
            <w:r>
              <w:t>Muss</w:t>
            </w:r>
          </w:p>
        </w:tc>
      </w:tr>
      <w:tr w14:paraId="760517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20A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591845" w14:textId="77777777">
            <w:r>
              <w:t>Das Digitale Stellwerk ist in der Lage, bis zu 5 Signale ZUSTIMMUNG je zugehörigem Signal zu steuern. Das Signal Zustimmung wird über einen OC-IO gesteuert. Das DSTW-ZE sendet ein entsprechendes Kommando an den OC-IO.</w:t>
            </w:r>
          </w:p>
        </w:tc>
      </w:tr>
      <w:tr w14:paraId="2F5D4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28E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C5FA0" w14:textId="77777777"/>
        </w:tc>
      </w:tr>
      <w:tr w14:paraId="0907C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4C1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019BA" w14:textId="77777777">
            <w:r>
              <w:t>PV GA DIL OBB 1.0.0</w:t>
            </w:r>
          </w:p>
        </w:tc>
      </w:tr>
    </w:tbl>
    <w:p w14:paraId="0969FC22" w14:textId="77777777">
      <w:pPr>
        <w:spacing w:after="0" w:line="96" w:lineRule="auto"/>
      </w:pPr>
    </w:p>
    <w:p w14:paraId="41FA5EDF" w14:textId="77777777">
      <w:pPr>
        <w:spacing w:after="0"/>
      </w:pPr>
      <w:r>
        <w:rPr>
          <w:vanish/>
        </w:rPr>
        <w:t>MLS_DSTW/MDSTW-23829</w:t>
      </w:r>
      <w:r>
        <w:rPr>
          <w:b/>
        </w:rPr>
        <w:t>1.14.0-2 Das Signal - ZUSTIMMUNG - ist signaltechnisch sicher anzuschalten.</w:t>
      </w:r>
      <w:r>
        <w:br/>
        <w:t>1.14.0-2 Das Signal - ZUSTIMMUNG - ist signaltechnisch sicher anzuschalten.</w:t>
        <w:br/>
        <w:t>​​</w:t>
      </w:r>
    </w:p>
    <w:p w14:paraId="3D16658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9B63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1E8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005CD" w14:textId="77777777">
            <w:r>
              <w:t>MDSTW-23829</w:t>
            </w:r>
          </w:p>
        </w:tc>
      </w:tr>
      <w:tr w14:paraId="72554C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385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46A78" w14:textId="77777777">
            <w:r>
              <w:t>07_107</w:t>
            </w:r>
          </w:p>
        </w:tc>
      </w:tr>
      <w:tr w14:paraId="246D1B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741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22BF5" w14:textId="77777777">
            <w:r>
              <w:t>4149</w:t>
            </w:r>
          </w:p>
        </w:tc>
      </w:tr>
      <w:tr w14:paraId="5DBDC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AC6B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5D58A" w14:textId="77777777"/>
        </w:tc>
      </w:tr>
      <w:tr w14:paraId="3771B1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0EB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A0F16" w14:textId="77777777">
            <w:r>
              <w:t>Draft</w:t>
            </w:r>
          </w:p>
        </w:tc>
      </w:tr>
      <w:tr w14:paraId="47A3D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16B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D67CD" w14:textId="77777777">
            <w:r>
              <w:t>Muss</w:t>
            </w:r>
          </w:p>
        </w:tc>
      </w:tr>
      <w:tr w14:paraId="4FEF7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F83C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F48F9" w14:textId="77777777">
            <w:r>
              <w:t>Das Signal Zustimmung wird signaltechnisch sicher angeschalten. Das DSTW-ZE sendet ein entsprechendes Kommando an den OC-IO.</w:t>
            </w:r>
          </w:p>
        </w:tc>
      </w:tr>
      <w:tr w14:paraId="01212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57F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BD4D7" w14:textId="77777777"/>
        </w:tc>
      </w:tr>
      <w:tr w14:paraId="1CA9EB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B9D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FDCE3" w14:textId="77777777">
            <w:r>
              <w:t>PV GA DIL OBB 1.0.0</w:t>
            </w:r>
          </w:p>
        </w:tc>
      </w:tr>
    </w:tbl>
    <w:p w14:paraId="3DCAAA25" w14:textId="77777777">
      <w:pPr>
        <w:spacing w:after="0" w:line="96" w:lineRule="auto"/>
      </w:pPr>
    </w:p>
    <w:p w14:paraId="22EE2902" w14:textId="77777777">
      <w:pPr>
        <w:spacing w:after="0"/>
      </w:pPr>
      <w:r>
        <w:rPr>
          <w:vanish/>
        </w:rPr>
        <w:t>MLS_DSTW/MDSTW-23830</w:t>
      </w:r>
      <w:r>
        <w:rPr>
          <w:b/>
        </w:rPr>
        <w:t>1.14.0-3 Das Signal - Zustimmung - ist bevorzugt aus dem Object Controller des H...</w:t>
      </w:r>
      <w:r>
        <w:br/>
        <w:t>1.14.0-3 Das Signal - Zustimmung - ist bevorzugt aus dem Object Controller des Haupt- oder Schutzsignals anzusteuern, dem es zugeordnet ist. Abweichend kann aus einem Object Cotnroller Generic IO versorgt werden.</w:t>
        <w:br/>
        <w:t>​​</w:t>
      </w:r>
    </w:p>
    <w:p w14:paraId="25A7E3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03B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D0F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B774AC" w14:textId="77777777">
            <w:r>
              <w:t>MDSTW-23830</w:t>
            </w:r>
          </w:p>
        </w:tc>
      </w:tr>
      <w:tr w14:paraId="200127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CF35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4A1D4" w14:textId="77777777">
            <w:r>
              <w:t>07_108</w:t>
            </w:r>
          </w:p>
        </w:tc>
      </w:tr>
      <w:tr w14:paraId="7E3E28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56DE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481A4" w14:textId="77777777">
            <w:r>
              <w:t>4150</w:t>
            </w:r>
          </w:p>
        </w:tc>
      </w:tr>
      <w:tr w14:paraId="78630B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A0B7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32F85" w14:textId="77777777"/>
        </w:tc>
      </w:tr>
      <w:tr w14:paraId="1FB92A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22BA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2865B" w14:textId="77777777">
            <w:r>
              <w:t>Draft</w:t>
            </w:r>
          </w:p>
        </w:tc>
      </w:tr>
      <w:tr w14:paraId="2431F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5AC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35072" w14:textId="77777777">
            <w:r>
              <w:t>Muss</w:t>
            </w:r>
          </w:p>
        </w:tc>
      </w:tr>
      <w:tr w14:paraId="75865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B4C2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539C7" w14:textId="77777777">
            <w:r>
              <w:t>Das Signal - ZUSTIMMUNG - (ZUML) wird über ein Object Controller Generic IO (OC-IO) angesteuert.</w:t>
            </w:r>
          </w:p>
        </w:tc>
      </w:tr>
      <w:tr w14:paraId="14AB86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097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2BAF9" w14:textId="77777777"/>
        </w:tc>
      </w:tr>
      <w:tr w14:paraId="6E8AA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67E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CECF0" w14:textId="77777777">
            <w:r>
              <w:t>PV GA DIL OBB 1.0.0</w:t>
            </w:r>
          </w:p>
        </w:tc>
      </w:tr>
    </w:tbl>
    <w:p w14:paraId="58506940" w14:textId="77777777">
      <w:pPr>
        <w:spacing w:after="0" w:line="96" w:lineRule="auto"/>
      </w:pPr>
    </w:p>
    <w:p w14:paraId="1FE29365" w14:textId="77777777">
      <w:pPr>
        <w:spacing w:after="0"/>
      </w:pPr>
      <w:r>
        <w:rPr>
          <w:vanish/>
        </w:rPr>
        <w:t>MLS_DSTW/MDSTW-23831</w:t>
      </w:r>
      <w:r>
        <w:rPr>
          <w:b/>
        </w:rPr>
        <w:t>1.14.0-4 An Standorten wo das Signal - ZUSTIMMUNG - zu einem Haupt- oder Schutzs...</w:t>
      </w:r>
      <w:r>
        <w:br/>
        <w:t xml:space="preserve">1.14.0-4 An Standorten wo das Signal - ZUSTIMMUNG - zu einem Haupt- oder Schutzsignal ohne Außenanlage zugeordnet ist (zum Beispiel auf Strecken unter ETCS L2 ohne Signale), muss es aus </w:t>
        <w:lastRenderedPageBreak/>
        <w:t>einem OC Generic IO versorgt werden.</w:t>
        <w:br/>
        <w:t>​​</w:t>
      </w:r>
    </w:p>
    <w:p w14:paraId="523D46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75CF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D7BD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5DAC0" w14:textId="77777777">
            <w:r>
              <w:t>MDSTW-23831</w:t>
            </w:r>
          </w:p>
        </w:tc>
      </w:tr>
      <w:tr w14:paraId="10234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A63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E5AEE" w14:textId="77777777">
            <w:r>
              <w:t>07_109</w:t>
            </w:r>
          </w:p>
        </w:tc>
      </w:tr>
      <w:tr w14:paraId="13C67B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0200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79EEAE" w14:textId="77777777">
            <w:r>
              <w:t>4151</w:t>
            </w:r>
          </w:p>
        </w:tc>
      </w:tr>
      <w:tr w14:paraId="1F6F8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3319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385C4" w14:textId="77777777"/>
        </w:tc>
      </w:tr>
      <w:tr w14:paraId="679CB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523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F9ED2" w14:textId="77777777">
            <w:r>
              <w:t>Draft</w:t>
            </w:r>
          </w:p>
        </w:tc>
      </w:tr>
      <w:tr w14:paraId="4F6E67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E7EA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CF84E" w14:textId="77777777">
            <w:r>
              <w:t>Muss</w:t>
            </w:r>
          </w:p>
        </w:tc>
      </w:tr>
      <w:tr w14:paraId="3BD7CF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8A6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AE388" w14:textId="77777777">
            <w:r>
              <w:t>Das Signal - ZUSTIMMUNG - (ZUML) wird über ein Object Controller Generic IO (OC-IO) angesteuert.</w:t>
            </w:r>
          </w:p>
        </w:tc>
      </w:tr>
      <w:tr w14:paraId="6C206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1D9F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54BE97" w14:textId="77777777"/>
        </w:tc>
      </w:tr>
      <w:tr w14:paraId="1028D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D1E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46DE5" w14:textId="77777777">
            <w:r>
              <w:t>PV GA DIL OBB 1.0.0</w:t>
            </w:r>
          </w:p>
        </w:tc>
      </w:tr>
    </w:tbl>
    <w:p w14:paraId="0AA12E4B" w14:textId="77777777">
      <w:pPr>
        <w:spacing w:after="0" w:line="96" w:lineRule="auto"/>
      </w:pPr>
    </w:p>
    <w:p w14:paraId="6479A166" w14:textId="77777777">
      <w:pPr>
        <w:pStyle w:val="Heading2"/>
        <w:divId w:val="437"/>
      </w:pPr>
      <w:bookmarkStart w:name="_Toc242173013" w:id="406"/>
      <w:r>
        <w:t>D2.8 Teilpflichtenheft Externe EKSA</w:t>
      </w:r>
      <w:bookmarkEnd w:id="406"/>
    </w:p>
    <w:p w14:paraId="2931C210" w14:textId="77777777">
      <w:pPr>
        <w:pStyle w:val="Heading3"/>
        <w:divId w:val="438"/>
      </w:pPr>
      <w:bookmarkStart w:name="_Toc242173014" w:id="407"/>
      <w:r>
        <w:t>1.1 EKSA-Funktionen</w:t>
      </w:r>
      <w:bookmarkEnd w:id="407"/>
    </w:p>
    <w:p w14:paraId="74EEAAE3" w14:textId="77777777">
      <w:r>
        <w:rPr>
          <w:vanish/>
        </w:rPr>
        <w:t>MLS_DSTW/MDSTW-23839</w:t>
      </w:r>
      <w:r>
        <w:t>1.1.0-1 Die logische und funktionale Systemgrenze der externen EKSA ist in der folgenden Abbildung dargestellt.</w:t>
        <w:br/>
        <w:t>​​</w:t>
      </w:r>
    </w:p>
    <w:p w14:paraId="031EC6D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8CCD6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E1F9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F7BCA" w14:textId="77777777">
            <w:r>
              <w:t>2059</w:t>
            </w:r>
          </w:p>
        </w:tc>
      </w:tr>
      <w:tr w14:paraId="05B724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3C4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D8EAC" w14:textId="77777777">
            <w:r>
              <w:t>MDSTW-23839</w:t>
            </w:r>
          </w:p>
        </w:tc>
      </w:tr>
      <w:tr w14:paraId="217752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43F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6617F" w14:textId="77777777">
            <w:r>
              <w:t>4190</w:t>
            </w:r>
          </w:p>
        </w:tc>
      </w:tr>
      <w:tr w14:paraId="76E8F4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7764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A2B43A" w14:textId="77777777">
            <w:r>
              <w:t>08_16</w:t>
            </w:r>
          </w:p>
        </w:tc>
      </w:tr>
    </w:tbl>
    <w:p w14:paraId="620827F8" w14:textId="77777777">
      <w:pPr>
        <w:spacing w:after="0" w:line="96" w:lineRule="auto"/>
      </w:pPr>
    </w:p>
    <w:p w14:paraId="6DF23E37" w14:textId="77777777">
      <w:r>
        <w:rPr>
          <w:vanish/>
        </w:rPr>
        <w:t>MLS_DSTW/MDSTW-23840</w:t>
      </w:r>
      <w:r>
        <w:t>1.1.0-2 &lt;Bild&gt;</w:t>
        <w:br/>
        <w:t>​​</w:t>
      </w:r>
    </w:p>
    <w:p w14:paraId="0149BE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60747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F3B6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58760" w14:textId="77777777">
            <w:r>
              <w:t>2060</w:t>
            </w:r>
          </w:p>
        </w:tc>
      </w:tr>
      <w:tr w14:paraId="7872C8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9EB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5296B" w14:textId="77777777">
            <w:r>
              <w:t>MDSTW-23840</w:t>
            </w:r>
          </w:p>
        </w:tc>
      </w:tr>
      <w:tr w14:paraId="206E74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8121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EDBAF" w14:textId="77777777">
            <w:r>
              <w:t>4191</w:t>
            </w:r>
          </w:p>
        </w:tc>
      </w:tr>
      <w:tr w14:paraId="4D1C62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BFD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B3490" w14:textId="77777777">
            <w:r>
              <w:t>08_52</w:t>
            </w:r>
          </w:p>
        </w:tc>
      </w:tr>
    </w:tbl>
    <w:p w14:paraId="55097726" w14:textId="77777777">
      <w:pPr>
        <w:spacing w:after="0" w:line="96" w:lineRule="auto"/>
      </w:pPr>
    </w:p>
    <w:p w14:paraId="672CD5DA" w14:textId="77777777">
      <w:pPr>
        <w:spacing w:after="0"/>
      </w:pPr>
      <w:r>
        <w:rPr>
          <w:vanish/>
        </w:rPr>
        <w:t>MLS_DSTW/MDSTW-23841</w:t>
      </w:r>
      <w:r>
        <w:rPr>
          <w:b/>
        </w:rPr>
        <w:t>1.1.0-3 Die Funktionen von EKSAen werden gemäß EKSA-Lastenheft und entsprechend...</w:t>
      </w:r>
      <w:r>
        <w:br/>
        <w:t>1.1.0-3 Die Funktionen von EKSAen werden gemäß EKSA-Lastenheft und entsprechend der Requirements Specification for SCI-LX ausgeführt.</w:t>
        <w:br/>
        <w:t>​​</w:t>
      </w:r>
    </w:p>
    <w:p w14:paraId="3E14FF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79A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54D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09DFB" w14:textId="77777777">
            <w:r>
              <w:t>MDSTW-23841</w:t>
            </w:r>
          </w:p>
        </w:tc>
      </w:tr>
      <w:tr w14:paraId="66D78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E15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5DDB6" w14:textId="77777777">
            <w:r>
              <w:t>08_18</w:t>
            </w:r>
          </w:p>
        </w:tc>
      </w:tr>
      <w:tr w14:paraId="293EF7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6232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F6FC0" w14:textId="77777777">
            <w:r>
              <w:t>4192</w:t>
            </w:r>
          </w:p>
        </w:tc>
      </w:tr>
      <w:tr w14:paraId="3F40D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B6937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474C7" w14:textId="77777777">
            <w:r>
              <w:t>[47], [46]</w:t>
            </w:r>
          </w:p>
        </w:tc>
      </w:tr>
      <w:tr w14:paraId="5F7F44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B0E0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82424" w14:textId="77777777">
            <w:r>
              <w:t>Draft</w:t>
            </w:r>
          </w:p>
        </w:tc>
      </w:tr>
      <w:tr w14:paraId="77D019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0CCC8"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CD626" w14:textId="77777777">
            <w:r>
              <w:t>Muss</w:t>
            </w:r>
          </w:p>
        </w:tc>
      </w:tr>
      <w:tr w14:paraId="1D96B2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C23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C4A2F" w14:textId="77777777">
            <w:r>
              <w:t>Die Funktionen von EKSAen werden gemäß EKSA-Lastenheft und entsprechend der Requirements Specification for SCI-LX ausgeführt.</w:t>
            </w:r>
          </w:p>
        </w:tc>
      </w:tr>
      <w:tr w14:paraId="1C026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913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09073" w14:textId="77777777"/>
        </w:tc>
      </w:tr>
      <w:tr w14:paraId="1F9BA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2F2E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49A2D" w14:textId="77777777">
            <w:r>
              <w:t>PV GA DIL OBB 2.0.0</w:t>
            </w:r>
          </w:p>
        </w:tc>
      </w:tr>
    </w:tbl>
    <w:p w14:paraId="31F94C98" w14:textId="77777777">
      <w:pPr>
        <w:spacing w:after="0" w:line="96" w:lineRule="auto"/>
      </w:pPr>
    </w:p>
    <w:p w14:paraId="43FC3EC8" w14:textId="77777777">
      <w:pPr>
        <w:spacing w:after="0"/>
      </w:pPr>
      <w:r>
        <w:rPr>
          <w:vanish/>
        </w:rPr>
        <w:t>MLS_DSTW/MDSTW-23842</w:t>
      </w:r>
      <w:r>
        <w:rPr>
          <w:b/>
        </w:rPr>
        <w:t>1.1.0-4 Die Schnittstellen von EKSAen sind gemäß &lt;LH EKSA-DSTW&gt; 1 auszuführen.</w:t>
      </w:r>
      <w:r>
        <w:br/>
        <w:t>1.1.0-4 Die Schnittstellen von EKSAen sind gemäß &lt;LH EKSA-DSTW&gt; 1 auszuführen.</w:t>
        <w:br/>
        <w:t>​​</w:t>
      </w:r>
    </w:p>
    <w:p w14:paraId="3F0157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618"/>
      </w:tblGrid>
      <w:tr w14:paraId="47A68A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914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6598F" w14:textId="77777777">
            <w:r>
              <w:t>MDSTW-23842</w:t>
            </w:r>
          </w:p>
        </w:tc>
      </w:tr>
      <w:tr w14:paraId="71615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982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97242" w14:textId="77777777">
            <w:r>
              <w:t>08_19</w:t>
            </w:r>
          </w:p>
        </w:tc>
      </w:tr>
      <w:tr w14:paraId="1ADBDB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178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04BE2" w14:textId="77777777">
            <w:r>
              <w:t>4193</w:t>
            </w:r>
          </w:p>
        </w:tc>
      </w:tr>
      <w:tr w14:paraId="636B3D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F9B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D0A91" w14:textId="77777777"/>
        </w:tc>
      </w:tr>
      <w:tr w14:paraId="4AE3FE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42C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234E5" w14:textId="77777777">
            <w:r>
              <w:t>Draft</w:t>
            </w:r>
          </w:p>
        </w:tc>
      </w:tr>
      <w:tr w14:paraId="4F4CA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4F4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855CFA" w14:textId="77777777">
            <w:r>
              <w:t>Muss</w:t>
            </w:r>
          </w:p>
        </w:tc>
      </w:tr>
      <w:tr w14:paraId="54109C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1D3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A6BA6" w14:textId="77777777">
            <w:r>
              <w:t>Die Schnittstellen von EKSAs werden gemäß LH-EKSA-DSTW ausgeführt.</w:t>
            </w:r>
          </w:p>
        </w:tc>
      </w:tr>
      <w:tr w14:paraId="0FD81B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28B8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F345A" w14:textId="77777777"/>
        </w:tc>
      </w:tr>
      <w:tr w14:paraId="6F3B54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A20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63C7D" w14:textId="77777777">
            <w:r>
              <w:t>PV GA DIL OBB 2.0.0</w:t>
            </w:r>
          </w:p>
        </w:tc>
      </w:tr>
    </w:tbl>
    <w:p w14:paraId="52317B64" w14:textId="77777777">
      <w:pPr>
        <w:spacing w:after="0" w:line="96" w:lineRule="auto"/>
      </w:pPr>
    </w:p>
    <w:p w14:paraId="4F577E46" w14:textId="77777777">
      <w:pPr>
        <w:spacing w:after="0"/>
      </w:pPr>
      <w:r>
        <w:rPr>
          <w:vanish/>
        </w:rPr>
        <w:t>MLS_DSTW/MDSTW-23843</w:t>
      </w:r>
      <w:r>
        <w:rPr>
          <w:b/>
        </w:rPr>
        <w:t>1.1.0-5 Die in Kapitel 7 des &lt;LH EKSA-DSTW&gt; beschriebenen Schnittstellen müssen...</w:t>
      </w:r>
      <w:r>
        <w:br/>
        <w:t>1.1.0-5 Die in Kapitel 7 des &lt;LH EKSA-DSTW&gt; beschriebenen Schnittstellen müssen bei EKSA-Bestandsanlagen durch einen Schnittstellenumsetzer auf die SCI-LX umgesetzt.</w:t>
        <w:br/>
        <w:t>​​</w:t>
      </w:r>
    </w:p>
    <w:p w14:paraId="6A9420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6EE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3CC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09AC9" w14:textId="77777777">
            <w:r>
              <w:t>MDSTW-23843</w:t>
            </w:r>
          </w:p>
        </w:tc>
      </w:tr>
      <w:tr w14:paraId="5D19F9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A7C6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3EB63" w14:textId="77777777">
            <w:r>
              <w:t>08_20</w:t>
            </w:r>
          </w:p>
        </w:tc>
      </w:tr>
      <w:tr w14:paraId="285BB5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8F16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7D38E" w14:textId="77777777">
            <w:r>
              <w:t>4194</w:t>
            </w:r>
          </w:p>
        </w:tc>
      </w:tr>
      <w:tr w14:paraId="73C2EB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ECF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03877" w14:textId="77777777">
            <w:r>
              <w:t>[8], [9]</w:t>
            </w:r>
          </w:p>
        </w:tc>
      </w:tr>
      <w:tr w14:paraId="6B3DC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6FE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00006" w14:textId="77777777">
            <w:r>
              <w:t>Draft</w:t>
            </w:r>
          </w:p>
        </w:tc>
      </w:tr>
      <w:tr w14:paraId="7C4F8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169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310FD" w14:textId="77777777">
            <w:r>
              <w:t>Muss</w:t>
            </w:r>
          </w:p>
        </w:tc>
      </w:tr>
      <w:tr w14:paraId="6036D9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B7F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72D05" w14:textId="77777777">
            <w:r>
              <w:t>Der Schnittstellumsetzer wird für EKSA- Bestandsanlagen gemäß Kapitel 7 des &lt;LH EKSA-DSTW&gt; beschriebenen Schnittstellen auf die SCI-LX umgesetzt.</w:t>
            </w:r>
          </w:p>
        </w:tc>
      </w:tr>
      <w:tr w14:paraId="3B06E5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AB3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F5D30" w14:textId="77777777"/>
        </w:tc>
      </w:tr>
      <w:tr w14:paraId="0DA347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99DB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98F2B1" w14:textId="77777777">
            <w:r>
              <w:t>PV GA DIL OBB 2.0.0</w:t>
            </w:r>
          </w:p>
        </w:tc>
      </w:tr>
    </w:tbl>
    <w:p w14:paraId="4BEFFDCB" w14:textId="77777777">
      <w:pPr>
        <w:spacing w:after="0" w:line="96" w:lineRule="auto"/>
      </w:pPr>
    </w:p>
    <w:p w14:paraId="50E83567" w14:textId="77777777">
      <w:pPr>
        <w:pStyle w:val="Heading3"/>
        <w:divId w:val="439"/>
      </w:pPr>
      <w:bookmarkStart w:name="_Toc242173015" w:id="408"/>
      <w:r>
        <w:t>1.2 Schnittstelle SCI-LX</w:t>
      </w:r>
      <w:bookmarkEnd w:id="408"/>
    </w:p>
    <w:p w14:paraId="77559664" w14:textId="77777777">
      <w:pPr>
        <w:spacing w:after="0"/>
      </w:pPr>
      <w:r>
        <w:rPr>
          <w:vanish/>
        </w:rPr>
        <w:t>MLS_DSTW/MDSTW-23844</w:t>
      </w:r>
      <w:r>
        <w:rPr>
          <w:b/>
        </w:rPr>
        <w:t>1.2.0-1 Die Meldungen und Kommandos der in Kapitel 7 des &lt;LH EKSA-DSTW&gt; beschrie...</w:t>
      </w:r>
      <w:r>
        <w:br/>
        <w:t>1.2.0-1 Die Meldungen und Kommandos der in Kapitel 7 des &lt;LH EKSA-DSTW&gt; beschriebenen Schnittstellen müssen wie nachfolgend beschrieben den Telegrammen der SCI-LX zugeordnet werden.</w:t>
        <w:br/>
        <w:t>​​</w:t>
      </w:r>
    </w:p>
    <w:p w14:paraId="297782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D30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DD6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D3FBD" w14:textId="77777777">
            <w:r>
              <w:t>MDSTW-23844</w:t>
            </w:r>
          </w:p>
        </w:tc>
      </w:tr>
      <w:tr w14:paraId="3C8A5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A7C2F3"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EC1B7" w14:textId="77777777">
            <w:r>
              <w:t>08_22</w:t>
            </w:r>
          </w:p>
        </w:tc>
      </w:tr>
      <w:tr w14:paraId="14A3F8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9D3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76BEB" w14:textId="77777777">
            <w:r>
              <w:t>4196</w:t>
            </w:r>
          </w:p>
        </w:tc>
      </w:tr>
      <w:tr w14:paraId="542174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908A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60097" w14:textId="77777777">
            <w:r>
              <w:t>[9]</w:t>
            </w:r>
          </w:p>
        </w:tc>
      </w:tr>
      <w:tr w14:paraId="7FC2B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59B7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9BA0A" w14:textId="77777777">
            <w:r>
              <w:t>Draft</w:t>
            </w:r>
          </w:p>
        </w:tc>
      </w:tr>
      <w:tr w14:paraId="544CF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3EBE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6C9EB" w14:textId="77777777">
            <w:r>
              <w:t>Muss</w:t>
            </w:r>
          </w:p>
        </w:tc>
      </w:tr>
      <w:tr w14:paraId="0E8D64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15E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EA5DA" w14:textId="77777777">
            <w:r>
              <w:t>Die im LH EKSA-DSTW festgelegten Kommandos und Meldungen werden wie folgt durch die Telegramme der SCI-LX ausgetauscht:</w:t>
            </w:r>
          </w:p>
        </w:tc>
      </w:tr>
      <w:tr w14:paraId="4AEC51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CC79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1D6DA" w14:textId="77777777"/>
        </w:tc>
      </w:tr>
      <w:tr w14:paraId="1401FA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7E89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2E683" w14:textId="77777777">
            <w:r>
              <w:t>PV GA DIL OBB 2.0.0</w:t>
            </w:r>
          </w:p>
        </w:tc>
      </w:tr>
    </w:tbl>
    <w:p w14:paraId="2AF48C5F" w14:textId="77777777">
      <w:pPr>
        <w:spacing w:after="0" w:line="96" w:lineRule="auto"/>
      </w:pPr>
    </w:p>
    <w:p w14:paraId="02B9DA01" w14:textId="77777777">
      <w:pPr>
        <w:spacing w:after="0"/>
      </w:pPr>
      <w:r>
        <w:rPr>
          <w:vanish/>
        </w:rPr>
        <w:t>MLS_DSTW/MDSTW-23845</w:t>
      </w:r>
      <w:r>
        <w:rPr>
          <w:b/>
        </w:rPr>
        <w:t>1.2.0-2 Die Anschaltung von EKSA seitens DSTW (Kommandos) und die Rückmeldung se...</w:t>
      </w:r>
      <w:r>
        <w:br/>
        <w:t>1.2.0-2 Die Anschaltung von EKSA seitens DSTW (Kommandos) und die Rückmeldung seitens der EKSA in Richtung DSTW (Meldungen) ist mit der Schnittstelle SCI-LX zu realisieren.</w:t>
        <w:br/>
        <w:t>​​</w:t>
      </w:r>
    </w:p>
    <w:p w14:paraId="2EED026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266D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1D9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18C76" w14:textId="77777777">
            <w:r>
              <w:t>MDSTW-23845</w:t>
            </w:r>
          </w:p>
        </w:tc>
      </w:tr>
      <w:tr w14:paraId="223CF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576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5EEF4" w14:textId="77777777">
            <w:r>
              <w:t>08_23</w:t>
            </w:r>
          </w:p>
        </w:tc>
      </w:tr>
      <w:tr w14:paraId="3F65C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C0EF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5CAE7" w14:textId="77777777">
            <w:r>
              <w:t>4197</w:t>
            </w:r>
          </w:p>
        </w:tc>
      </w:tr>
      <w:tr w14:paraId="50DD1E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8C0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76B54" w14:textId="77777777"/>
        </w:tc>
      </w:tr>
      <w:tr w14:paraId="29ED7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93B4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63D4F4" w14:textId="77777777">
            <w:r>
              <w:t>Draft</w:t>
            </w:r>
          </w:p>
        </w:tc>
      </w:tr>
      <w:tr w14:paraId="6660A8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03C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82A6F" w14:textId="77777777">
            <w:r>
              <w:t>Muss</w:t>
            </w:r>
          </w:p>
        </w:tc>
      </w:tr>
      <w:tr w14:paraId="559BA6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F08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741FF" w14:textId="77777777">
            <w:r>
              <w:t>Die im LH EKSA-DSTW festgelegten Kommandos und Meldungen werden wie folgt durch die Telegramme der SCI-LX ausgetauscht:</w:t>
            </w:r>
          </w:p>
        </w:tc>
      </w:tr>
      <w:tr w14:paraId="2FC50C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B1E8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E0364" w14:textId="77777777"/>
        </w:tc>
      </w:tr>
      <w:tr w14:paraId="016BB5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8E258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2C426" w14:textId="77777777">
            <w:r>
              <w:t>PV GA DIL OBB 2.0.0</w:t>
            </w:r>
          </w:p>
        </w:tc>
      </w:tr>
    </w:tbl>
    <w:p w14:paraId="1C174076" w14:textId="77777777">
      <w:pPr>
        <w:spacing w:after="0" w:line="96" w:lineRule="auto"/>
      </w:pPr>
    </w:p>
    <w:p w14:paraId="4310C184" w14:textId="77777777">
      <w:pPr>
        <w:spacing w:after="0"/>
      </w:pPr>
      <w:r>
        <w:rPr>
          <w:vanish/>
        </w:rPr>
        <w:t>MLS_DSTW/MDSTW-23846</w:t>
      </w:r>
      <w:r>
        <w:rPr>
          <w:b/>
        </w:rPr>
        <w:t>1.2.0-3 Die im LH EKSA-DSTW festgelegten Kommandos und Meldungen sind wie folgt...</w:t>
      </w:r>
      <w:r>
        <w:br/>
        <w:t>1.2.0-3 Die im LH EKSA-DSTW festgelegten Kommandos und Meldungen sind wie folgt durch die Telegramme der SCI-LX auszutauschen:</w:t>
        <w:br/>
        <w:t>​​</w:t>
      </w:r>
    </w:p>
    <w:p w14:paraId="74DCB1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B71C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C4A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689F4" w14:textId="77777777">
            <w:r>
              <w:t>MDSTW-23846</w:t>
            </w:r>
          </w:p>
        </w:tc>
      </w:tr>
      <w:tr w14:paraId="629DB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294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B558D" w14:textId="77777777">
            <w:r>
              <w:t>08_24</w:t>
            </w:r>
          </w:p>
        </w:tc>
      </w:tr>
      <w:tr w14:paraId="5C5CB3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4594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212EC" w14:textId="77777777">
            <w:r>
              <w:t>4198</w:t>
            </w:r>
          </w:p>
        </w:tc>
      </w:tr>
      <w:tr w14:paraId="22A24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16E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FB6BE" w14:textId="77777777"/>
        </w:tc>
      </w:tr>
      <w:tr w14:paraId="61F8A3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8EA7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7125F" w14:textId="77777777">
            <w:r>
              <w:t>Draft</w:t>
            </w:r>
          </w:p>
        </w:tc>
      </w:tr>
      <w:tr w14:paraId="598444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6C9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0337F" w14:textId="77777777">
            <w:r>
              <w:t>Muss</w:t>
            </w:r>
          </w:p>
        </w:tc>
      </w:tr>
      <w:tr w14:paraId="10259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528E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3E2BDC" w14:textId="77777777">
            <w:r>
              <w:t>Die im LH EKSA-DSTW festgelegten auszutauschenden Kommandos und Meldungen werden wie folgt durch die Telegramme der SCI-LX ausgetauscht:</w:t>
            </w:r>
          </w:p>
        </w:tc>
      </w:tr>
      <w:tr w14:paraId="606971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5191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08349" w14:textId="77777777"/>
        </w:tc>
      </w:tr>
      <w:tr w14:paraId="6593F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6FB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99DB4" w14:textId="77777777">
            <w:r>
              <w:t>PV GA DIL OBB 2.0.0</w:t>
            </w:r>
          </w:p>
        </w:tc>
      </w:tr>
    </w:tbl>
    <w:p w14:paraId="78CFE2ED" w14:textId="77777777">
      <w:pPr>
        <w:spacing w:after="0" w:line="96" w:lineRule="auto"/>
      </w:pPr>
    </w:p>
    <w:p w14:paraId="5A4183C6" w14:textId="77777777">
      <w:pPr>
        <w:spacing w:after="0"/>
      </w:pPr>
      <w:r>
        <w:rPr>
          <w:vanish/>
        </w:rPr>
        <w:lastRenderedPageBreak/>
        <w:t>MLS_DSTW/MDSTW-23847</w:t>
      </w:r>
      <w:r>
        <w:rPr>
          <w:b/>
        </w:rPr>
        <w:t>1.2.0-4 FEHLERMELDUNG: LX Failure Status (non-critical)</w:t>
      </w:r>
      <w:r>
        <w:br/>
        <w:t>1.2.0-4 FEHLERMELDUNG: LX Failure Status (non-critical)</w:t>
        <w:br/>
        <w:t>​​</w:t>
      </w:r>
    </w:p>
    <w:p w14:paraId="1E692F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597"/>
      </w:tblGrid>
      <w:tr w14:paraId="379A06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022E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7FD37" w14:textId="77777777">
            <w:r>
              <w:t>MDSTW-23847</w:t>
            </w:r>
          </w:p>
        </w:tc>
      </w:tr>
      <w:tr w14:paraId="2C138E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A60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F99FE" w14:textId="77777777">
            <w:r>
              <w:t>08_25</w:t>
            </w:r>
          </w:p>
        </w:tc>
      </w:tr>
      <w:tr w14:paraId="10A971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F33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45DA5" w14:textId="77777777">
            <w:r>
              <w:t>4199</w:t>
            </w:r>
          </w:p>
        </w:tc>
      </w:tr>
      <w:tr w14:paraId="67AF63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7852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D0B82" w14:textId="77777777"/>
        </w:tc>
      </w:tr>
      <w:tr w14:paraId="24304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7668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66227" w14:textId="77777777">
            <w:r>
              <w:t>Draft</w:t>
            </w:r>
          </w:p>
        </w:tc>
      </w:tr>
      <w:tr w14:paraId="6B2F6E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C4A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06A01" w14:textId="77777777">
            <w:r>
              <w:t>Muss</w:t>
            </w:r>
          </w:p>
        </w:tc>
      </w:tr>
      <w:tr w14:paraId="694BE1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ED8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76288" w14:textId="77777777">
            <w:r>
              <w:t>FEHLERMELDUNG: LX Failure Status (non-critical)</w:t>
            </w:r>
          </w:p>
        </w:tc>
      </w:tr>
      <w:tr w14:paraId="432141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9AF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9102B2" w14:textId="77777777"/>
        </w:tc>
      </w:tr>
      <w:tr w14:paraId="11E8E9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824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1E130" w14:textId="77777777">
            <w:r>
              <w:t>PV GA DIL OBB 2.0.0</w:t>
            </w:r>
          </w:p>
        </w:tc>
      </w:tr>
    </w:tbl>
    <w:p w14:paraId="2F5FE39A" w14:textId="77777777">
      <w:pPr>
        <w:spacing w:after="0" w:line="96" w:lineRule="auto"/>
      </w:pPr>
    </w:p>
    <w:p w14:paraId="0CAB6683" w14:textId="77777777">
      <w:pPr>
        <w:spacing w:after="0"/>
      </w:pPr>
      <w:r>
        <w:rPr>
          <w:vanish/>
        </w:rPr>
        <w:t>MLS_DSTW/MDSTW-23848</w:t>
      </w:r>
      <w:r>
        <w:rPr>
          <w:b/>
        </w:rPr>
        <w:t>1.2.0-5 STÖRUNGSMELDUNG: LX Failure Status (critical)</w:t>
      </w:r>
      <w:r>
        <w:br/>
        <w:t>1.2.0-5 STÖRUNGSMELDUNG: LX Failure Status (critical)</w:t>
        <w:br/>
        <w:t>​​</w:t>
      </w:r>
    </w:p>
    <w:p w14:paraId="268861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514"/>
      </w:tblGrid>
      <w:tr w14:paraId="5BE1CF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997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97031" w14:textId="77777777">
            <w:r>
              <w:t>MDSTW-23848</w:t>
            </w:r>
          </w:p>
        </w:tc>
      </w:tr>
      <w:tr w14:paraId="1C0202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9E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D736D" w14:textId="77777777">
            <w:r>
              <w:t>08_26</w:t>
            </w:r>
          </w:p>
        </w:tc>
      </w:tr>
      <w:tr w14:paraId="33A4B4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86F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800DF9" w14:textId="77777777">
            <w:r>
              <w:t>4200</w:t>
            </w:r>
          </w:p>
        </w:tc>
      </w:tr>
      <w:tr w14:paraId="0E322D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4BC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8D78E" w14:textId="77777777"/>
        </w:tc>
      </w:tr>
      <w:tr w14:paraId="49AC1A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1A2C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FA28F" w14:textId="77777777">
            <w:r>
              <w:t>Draft</w:t>
            </w:r>
          </w:p>
        </w:tc>
      </w:tr>
      <w:tr w14:paraId="55CFA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520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B80FA" w14:textId="77777777">
            <w:r>
              <w:t>Muss</w:t>
            </w:r>
          </w:p>
        </w:tc>
      </w:tr>
      <w:tr w14:paraId="174066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367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A7DFF" w14:textId="77777777">
            <w:r>
              <w:t>STÖRUNGSMELDUNG: LX Failure Status (critical)</w:t>
            </w:r>
          </w:p>
        </w:tc>
      </w:tr>
      <w:tr w14:paraId="2DFC16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B70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3247E0" w14:textId="77777777"/>
        </w:tc>
      </w:tr>
      <w:tr w14:paraId="1D4A5D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E84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E9516" w14:textId="77777777">
            <w:r>
              <w:t>PV GA DIL OBB 2.0.0</w:t>
            </w:r>
          </w:p>
        </w:tc>
      </w:tr>
    </w:tbl>
    <w:p w14:paraId="48EA8441" w14:textId="77777777">
      <w:pPr>
        <w:spacing w:after="0" w:line="96" w:lineRule="auto"/>
      </w:pPr>
    </w:p>
    <w:p w14:paraId="67E0824F" w14:textId="77777777">
      <w:pPr>
        <w:spacing w:after="0"/>
      </w:pPr>
      <w:r>
        <w:rPr>
          <w:vanish/>
        </w:rPr>
        <w:t>MLS_DSTW/MDSTW-23849</w:t>
      </w:r>
      <w:r>
        <w:rPr>
          <w:b/>
        </w:rPr>
        <w:t>1.2.0-6 NETZMELDUNG: LX Monitoring Status/Power Supply Status</w:t>
      </w:r>
      <w:r>
        <w:br/>
        <w:t>1.2.0-6 NETZMELDUNG: LX Monitoring Status/Power Supply Status</w:t>
        <w:br/>
        <w:t>​​</w:t>
      </w:r>
    </w:p>
    <w:p w14:paraId="2AF4029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09"/>
      </w:tblGrid>
      <w:tr w14:paraId="269B31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438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C05C22" w14:textId="77777777">
            <w:r>
              <w:t>MDSTW-23849</w:t>
            </w:r>
          </w:p>
        </w:tc>
      </w:tr>
      <w:tr w14:paraId="3984A1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C81C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C2783" w14:textId="77777777">
            <w:r>
              <w:t>08_27</w:t>
            </w:r>
          </w:p>
        </w:tc>
      </w:tr>
      <w:tr w14:paraId="1CACA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C83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86022" w14:textId="77777777">
            <w:r>
              <w:t>4201</w:t>
            </w:r>
          </w:p>
        </w:tc>
      </w:tr>
      <w:tr w14:paraId="660B5F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170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FC59BC" w14:textId="77777777"/>
        </w:tc>
      </w:tr>
      <w:tr w14:paraId="2AD796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2384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5B257" w14:textId="77777777">
            <w:r>
              <w:t>Draft</w:t>
            </w:r>
          </w:p>
        </w:tc>
      </w:tr>
      <w:tr w14:paraId="0B9FA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310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F6844" w14:textId="77777777">
            <w:r>
              <w:t>Muss</w:t>
            </w:r>
          </w:p>
        </w:tc>
      </w:tr>
      <w:tr w14:paraId="03C08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C9B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34FC51" w14:textId="77777777">
            <w:r>
              <w:t>NETZMELDUNG: LX Monitoring Status/Power Supply Status</w:t>
            </w:r>
          </w:p>
        </w:tc>
      </w:tr>
      <w:tr w14:paraId="6FC7EE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9E04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0A0DC" w14:textId="77777777"/>
        </w:tc>
      </w:tr>
      <w:tr w14:paraId="0D4713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13D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AB8FA" w14:textId="77777777">
            <w:r>
              <w:t>PV GA DIL OBB 2.0.0</w:t>
            </w:r>
          </w:p>
        </w:tc>
      </w:tr>
    </w:tbl>
    <w:p w14:paraId="7AB6B22E" w14:textId="77777777">
      <w:pPr>
        <w:spacing w:after="0" w:line="96" w:lineRule="auto"/>
      </w:pPr>
    </w:p>
    <w:p w14:paraId="4DDE87F2" w14:textId="77777777">
      <w:pPr>
        <w:spacing w:after="0"/>
      </w:pPr>
      <w:r>
        <w:rPr>
          <w:vanish/>
        </w:rPr>
        <w:t>MLS_DSTW/MDSTW-23850</w:t>
      </w:r>
      <w:r>
        <w:rPr>
          <w:b/>
        </w:rPr>
        <w:t>1.2.0-7 HALTMELDUNG: LX Monitoring Status/Road Light Status</w:t>
      </w:r>
      <w:r>
        <w:br/>
        <w:t>1.2.0-7 HALTMELDUNG: LX Monitoring Status/Road Light Status</w:t>
        <w:br/>
        <w:t>​​</w:t>
      </w:r>
    </w:p>
    <w:p w14:paraId="6D1224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234"/>
      </w:tblGrid>
      <w:tr w14:paraId="1EF744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1CCC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E873F" w14:textId="77777777">
            <w:r>
              <w:t>MDSTW-23850</w:t>
            </w:r>
          </w:p>
        </w:tc>
      </w:tr>
      <w:tr w14:paraId="1C51C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112F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0DED8" w14:textId="77777777">
            <w:r>
              <w:t>08_28</w:t>
            </w:r>
          </w:p>
        </w:tc>
      </w:tr>
      <w:tr w14:paraId="4AC864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F51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35388" w14:textId="77777777">
            <w:r>
              <w:t>4202</w:t>
            </w:r>
          </w:p>
        </w:tc>
      </w:tr>
      <w:tr w14:paraId="1C8584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899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9F47F" w14:textId="77777777"/>
        </w:tc>
      </w:tr>
      <w:tr w14:paraId="080E54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9BCB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9F8E5" w14:textId="77777777">
            <w:r>
              <w:t>Draft</w:t>
            </w:r>
          </w:p>
        </w:tc>
      </w:tr>
      <w:tr w14:paraId="3F9379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93D9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C0CCA" w14:textId="77777777">
            <w:r>
              <w:t>Muss</w:t>
            </w:r>
          </w:p>
        </w:tc>
      </w:tr>
      <w:tr w14:paraId="49A437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46D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685B4" w14:textId="77777777">
            <w:r>
              <w:t>HALTMELDUNG: LX Monitoring Status/Road Light Status</w:t>
            </w:r>
          </w:p>
        </w:tc>
      </w:tr>
      <w:tr w14:paraId="71B18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FDB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CCD6C" w14:textId="77777777"/>
        </w:tc>
      </w:tr>
      <w:tr w14:paraId="509A2D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25A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024A2" w14:textId="77777777">
            <w:r>
              <w:t>PV GA DIL OBB 2.0.0</w:t>
            </w:r>
          </w:p>
        </w:tc>
      </w:tr>
    </w:tbl>
    <w:p w14:paraId="45C1E909" w14:textId="77777777">
      <w:pPr>
        <w:spacing w:after="0" w:line="96" w:lineRule="auto"/>
      </w:pPr>
    </w:p>
    <w:p w14:paraId="3B15D1E4" w14:textId="77777777">
      <w:pPr>
        <w:spacing w:after="0"/>
      </w:pPr>
      <w:r>
        <w:rPr>
          <w:vanish/>
        </w:rPr>
        <w:t>MLS_DSTW/MDSTW-23851</w:t>
      </w:r>
      <w:r>
        <w:rPr>
          <w:b/>
        </w:rPr>
        <w:t>1.2.0-8 OFFEN/ZU MELDUNG: LX Monitoring Status/Barrier position</w:t>
      </w:r>
      <w:r>
        <w:br/>
        <w:t>1.2.0-8 OFFEN/ZU MELDUNG: LX Monitoring Status/Barrier position</w:t>
        <w:br/>
        <w:t>​​</w:t>
      </w:r>
    </w:p>
    <w:p w14:paraId="4F21E6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88"/>
      </w:tblGrid>
      <w:tr w14:paraId="32772D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791E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65351" w14:textId="77777777">
            <w:r>
              <w:t>MDSTW-23851</w:t>
            </w:r>
          </w:p>
        </w:tc>
      </w:tr>
      <w:tr w14:paraId="24567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9E5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D9629" w14:textId="77777777">
            <w:r>
              <w:t>08_29</w:t>
            </w:r>
          </w:p>
        </w:tc>
      </w:tr>
      <w:tr w14:paraId="73B5A6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CCC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A2EE3" w14:textId="77777777">
            <w:r>
              <w:t>4203</w:t>
            </w:r>
          </w:p>
        </w:tc>
      </w:tr>
      <w:tr w14:paraId="641126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D46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0B7EED" w14:textId="77777777"/>
        </w:tc>
      </w:tr>
      <w:tr w14:paraId="0E06A7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C9AD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C160C" w14:textId="77777777">
            <w:r>
              <w:t>Draft</w:t>
            </w:r>
          </w:p>
        </w:tc>
      </w:tr>
      <w:tr w14:paraId="72A119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910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A77C1" w14:textId="77777777">
            <w:r>
              <w:t>Muss</w:t>
            </w:r>
          </w:p>
        </w:tc>
      </w:tr>
      <w:tr w14:paraId="5106C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E77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F77E2" w14:textId="77777777">
            <w:r>
              <w:t>OFFEN/ZU MELDUNG: LX Monitoring Status/Barrier position</w:t>
            </w:r>
          </w:p>
        </w:tc>
      </w:tr>
      <w:tr w14:paraId="01302D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3F9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D7938" w14:textId="77777777"/>
        </w:tc>
      </w:tr>
      <w:tr w14:paraId="00FA10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F2C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67B6E" w14:textId="77777777">
            <w:r>
              <w:t>PV GA DIL OBB 2.0.0</w:t>
            </w:r>
          </w:p>
        </w:tc>
      </w:tr>
    </w:tbl>
    <w:p w14:paraId="1464595A" w14:textId="77777777">
      <w:pPr>
        <w:spacing w:after="0" w:line="96" w:lineRule="auto"/>
      </w:pPr>
    </w:p>
    <w:p w14:paraId="68C49E59" w14:textId="77777777">
      <w:pPr>
        <w:spacing w:after="0"/>
      </w:pPr>
      <w:r>
        <w:rPr>
          <w:vanish/>
        </w:rPr>
        <w:t>MLS_DSTW/MDSTW-23852</w:t>
      </w:r>
      <w:r>
        <w:rPr>
          <w:b/>
        </w:rPr>
        <w:t>1.2.0-9 SCHLIESS/ÖFFNUNGSMELDUNG: LX Monitoring Status/Barrier Movement</w:t>
      </w:r>
      <w:r>
        <w:br/>
        <w:t>1.2.0-9 SCHLIESS/ÖFFNUNGSMELDUNG: LX Monitoring Status/Barrier Movement</w:t>
        <w:br/>
        <w:t>​​</w:t>
      </w:r>
    </w:p>
    <w:p w14:paraId="59FB9A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786"/>
      </w:tblGrid>
      <w:tr w14:paraId="4C1349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ACFC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287DF" w14:textId="77777777">
            <w:r>
              <w:t>MDSTW-23852</w:t>
            </w:r>
          </w:p>
        </w:tc>
      </w:tr>
      <w:tr w14:paraId="6678B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25A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0AFE5" w14:textId="77777777">
            <w:r>
              <w:t>08_30</w:t>
            </w:r>
          </w:p>
        </w:tc>
      </w:tr>
      <w:tr w14:paraId="0D482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510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1CE68" w14:textId="77777777">
            <w:r>
              <w:t>4204</w:t>
            </w:r>
          </w:p>
        </w:tc>
      </w:tr>
      <w:tr w14:paraId="4E480F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3449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F536E8" w14:textId="77777777"/>
        </w:tc>
      </w:tr>
      <w:tr w14:paraId="27098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BCF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ADF129" w14:textId="77777777">
            <w:r>
              <w:t>Draft</w:t>
            </w:r>
          </w:p>
        </w:tc>
      </w:tr>
      <w:tr w14:paraId="5BAF3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A23D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D2348" w14:textId="77777777">
            <w:r>
              <w:t>Muss</w:t>
            </w:r>
          </w:p>
        </w:tc>
      </w:tr>
      <w:tr w14:paraId="2AAAA5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B70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C8803" w14:textId="77777777">
            <w:r>
              <w:t>SCHLIESS/ÖFFNUNGSMELDUNG: LX Monitoring Status/Barrier Movement</w:t>
            </w:r>
          </w:p>
        </w:tc>
      </w:tr>
      <w:tr w14:paraId="299E2A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BBA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91C44" w14:textId="77777777"/>
        </w:tc>
      </w:tr>
      <w:tr w14:paraId="29BFC3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358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4D081" w14:textId="77777777">
            <w:r>
              <w:t>PV GA DIL OBB 2.0.0</w:t>
            </w:r>
          </w:p>
        </w:tc>
      </w:tr>
    </w:tbl>
    <w:p w14:paraId="3CCA2824" w14:textId="77777777">
      <w:pPr>
        <w:spacing w:after="0" w:line="96" w:lineRule="auto"/>
      </w:pPr>
    </w:p>
    <w:p w14:paraId="3272B6A9" w14:textId="77777777">
      <w:pPr>
        <w:spacing w:after="0"/>
      </w:pPr>
      <w:r>
        <w:rPr>
          <w:vanish/>
        </w:rPr>
        <w:t>MLS_DSTW/MDSTW-23853</w:t>
      </w:r>
      <w:r>
        <w:rPr>
          <w:b/>
        </w:rPr>
        <w:t>1.2.0-10 Obere Endlage verlassen: LX Monitoring Status/Barrier Movement mit Wert...</w:t>
      </w:r>
      <w:r>
        <w:br/>
        <w:t>1.2.0-10 Obere Endlage verlassen: LX Monitoring Status/Barrier Movement mit Wert 0xF0 "Left upper end position"</w:t>
        <w:br/>
        <w:t>​​</w:t>
      </w:r>
    </w:p>
    <w:p w14:paraId="75D633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9AB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378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D3BA31" w14:textId="77777777">
            <w:r>
              <w:t>MDSTW-23853</w:t>
            </w:r>
          </w:p>
        </w:tc>
      </w:tr>
      <w:tr w14:paraId="60F36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DF9DD"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783AE" w14:textId="77777777">
            <w:r>
              <w:t>08_31</w:t>
            </w:r>
          </w:p>
        </w:tc>
      </w:tr>
      <w:tr w14:paraId="5E897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45C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DAA43" w14:textId="77777777">
            <w:r>
              <w:t>4205</w:t>
            </w:r>
          </w:p>
        </w:tc>
      </w:tr>
      <w:tr w14:paraId="4693A3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F06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A308C0" w14:textId="77777777"/>
        </w:tc>
      </w:tr>
      <w:tr w14:paraId="08D8D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46E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F4B4E" w14:textId="77777777">
            <w:r>
              <w:t>Draft</w:t>
            </w:r>
          </w:p>
        </w:tc>
      </w:tr>
      <w:tr w14:paraId="26986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882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F4A76" w14:textId="77777777">
            <w:r>
              <w:t>Muss</w:t>
            </w:r>
          </w:p>
        </w:tc>
      </w:tr>
      <w:tr w14:paraId="30959D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AD8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EAE68" w14:textId="77777777">
            <w:r>
              <w:t>Obere Endlage verlassen: LX Monitoring Status/Barrier Movement mit Wert 0xF0 "Left upper end position"</w:t>
            </w:r>
          </w:p>
        </w:tc>
      </w:tr>
      <w:tr w14:paraId="33DB4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AC5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263C11" w14:textId="77777777"/>
        </w:tc>
      </w:tr>
      <w:tr w14:paraId="5AB9FD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46D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864A6" w14:textId="77777777">
            <w:r>
              <w:t>PV GA DIL OBB 2.0.0</w:t>
            </w:r>
          </w:p>
        </w:tc>
      </w:tr>
    </w:tbl>
    <w:p w14:paraId="2C399015" w14:textId="77777777">
      <w:pPr>
        <w:spacing w:after="0" w:line="96" w:lineRule="auto"/>
      </w:pPr>
    </w:p>
    <w:p w14:paraId="3759516B" w14:textId="77777777">
      <w:pPr>
        <w:spacing w:after="0"/>
      </w:pPr>
      <w:r>
        <w:rPr>
          <w:vanish/>
        </w:rPr>
        <w:t>MLS_DSTW/MDSTW-23854</w:t>
      </w:r>
      <w:r>
        <w:rPr>
          <w:b/>
        </w:rPr>
        <w:t>1.2.0-11 GRUNDSTELLUNG: LX Deactivation mit Deactivation Type "Emergency Deactiv...</w:t>
      </w:r>
      <w:r>
        <w:br/>
        <w:t>1.2.0-11 GRUNDSTELLUNG: LX Deactivation mit Deactivation Type "Emergency Deactivation"</w:t>
        <w:br/>
        <w:t>​​</w:t>
      </w:r>
    </w:p>
    <w:p w14:paraId="78953C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903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E4B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9AE4B" w14:textId="77777777">
            <w:r>
              <w:t>MDSTW-23854</w:t>
            </w:r>
          </w:p>
        </w:tc>
      </w:tr>
      <w:tr w14:paraId="0E022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FDC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D1F30" w14:textId="77777777">
            <w:r>
              <w:t>08_32</w:t>
            </w:r>
          </w:p>
        </w:tc>
      </w:tr>
      <w:tr w14:paraId="143A82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0988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8E6CA" w14:textId="77777777">
            <w:r>
              <w:t>4206</w:t>
            </w:r>
          </w:p>
        </w:tc>
      </w:tr>
      <w:tr w14:paraId="5AAAFD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F76B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B44CB" w14:textId="77777777"/>
        </w:tc>
      </w:tr>
      <w:tr w14:paraId="1BEFE6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E1A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42DDA" w14:textId="77777777">
            <w:r>
              <w:t>Draft</w:t>
            </w:r>
          </w:p>
        </w:tc>
      </w:tr>
      <w:tr w14:paraId="2621B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7C2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BDAB1" w14:textId="77777777">
            <w:r>
              <w:t>Muss</w:t>
            </w:r>
          </w:p>
        </w:tc>
      </w:tr>
      <w:tr w14:paraId="2A6818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C6C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664DC" w14:textId="77777777">
            <w:r>
              <w:t>GRUNDSTELLUNG: LX Deactivation mit Deactivation Type "Emergency Deactivation"</w:t>
            </w:r>
          </w:p>
        </w:tc>
      </w:tr>
      <w:tr w14:paraId="06F82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392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F5D39" w14:textId="77777777"/>
        </w:tc>
      </w:tr>
      <w:tr w14:paraId="56045D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B66D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0488E3" w14:textId="77777777">
            <w:r>
              <w:t>PV GA DIL OBB 2.0.0</w:t>
            </w:r>
          </w:p>
        </w:tc>
      </w:tr>
    </w:tbl>
    <w:p w14:paraId="007F4841" w14:textId="77777777">
      <w:pPr>
        <w:spacing w:after="0" w:line="96" w:lineRule="auto"/>
      </w:pPr>
    </w:p>
    <w:p w14:paraId="2E039C50" w14:textId="77777777">
      <w:pPr>
        <w:spacing w:after="0"/>
      </w:pPr>
      <w:r>
        <w:rPr>
          <w:vanish/>
        </w:rPr>
        <w:t>MLS_DSTW/MDSTW-23855</w:t>
      </w:r>
      <w:r>
        <w:rPr>
          <w:b/>
        </w:rPr>
        <w:t>1.2.0-12 GRUNDSTELLUNG GLEIS x: Track-Related Deactivation</w:t>
      </w:r>
      <w:r>
        <w:br/>
        <w:t>1.2.0-12 GRUNDSTELLUNG GLEIS x: Track-Related Deactivation</w:t>
        <w:br/>
        <w:t>​​</w:t>
      </w:r>
    </w:p>
    <w:p w14:paraId="5B9073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025"/>
      </w:tblGrid>
      <w:tr w14:paraId="3677C6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A8F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8E5E1" w14:textId="77777777">
            <w:r>
              <w:t>MDSTW-23855</w:t>
            </w:r>
          </w:p>
        </w:tc>
      </w:tr>
      <w:tr w14:paraId="789C93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BB2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C9ED2C" w14:textId="77777777">
            <w:r>
              <w:t>08_33</w:t>
            </w:r>
          </w:p>
        </w:tc>
      </w:tr>
      <w:tr w14:paraId="48E4B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123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9E50B" w14:textId="77777777">
            <w:r>
              <w:t>4207</w:t>
            </w:r>
          </w:p>
        </w:tc>
      </w:tr>
      <w:tr w14:paraId="387A2F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3B3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E1CCC9" w14:textId="77777777"/>
        </w:tc>
      </w:tr>
      <w:tr w14:paraId="6A5F57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F9E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DF5E7" w14:textId="77777777">
            <w:r>
              <w:t>Draft</w:t>
            </w:r>
          </w:p>
        </w:tc>
      </w:tr>
      <w:tr w14:paraId="5ABBCC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0B6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6482D" w14:textId="77777777">
            <w:r>
              <w:t>Muss</w:t>
            </w:r>
          </w:p>
        </w:tc>
      </w:tr>
      <w:tr w14:paraId="11BD2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A30DC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42286" w14:textId="77777777">
            <w:r>
              <w:t>GRUNDSTELLUNG GLEIS x: Track-Related Deactivation</w:t>
            </w:r>
          </w:p>
        </w:tc>
      </w:tr>
      <w:tr w14:paraId="083846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A015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614CA" w14:textId="77777777"/>
        </w:tc>
      </w:tr>
      <w:tr w14:paraId="1ECBF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1E4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3C511" w14:textId="77777777">
            <w:r>
              <w:t>PV GA DIL OBB 2.0.0</w:t>
            </w:r>
          </w:p>
        </w:tc>
      </w:tr>
    </w:tbl>
    <w:p w14:paraId="11D02621" w14:textId="77777777">
      <w:pPr>
        <w:spacing w:after="0" w:line="96" w:lineRule="auto"/>
      </w:pPr>
    </w:p>
    <w:p w14:paraId="79537303" w14:textId="77777777">
      <w:pPr>
        <w:spacing w:after="0"/>
      </w:pPr>
      <w:r>
        <w:rPr>
          <w:vanish/>
        </w:rPr>
        <w:t>MLS_DSTW/MDSTW-23856</w:t>
      </w:r>
      <w:r>
        <w:rPr>
          <w:b/>
        </w:rPr>
        <w:t>1.2.0-13 EINSCHALTUNG/AUSSCHALTUNG: LX Activation/LX Deactivation</w:t>
      </w:r>
      <w:r>
        <w:br/>
        <w:t>1.2.0-13 EINSCHALTUNG/AUSSCHALTUNG: LX Activation/LX Deactivation</w:t>
        <w:br/>
        <w:t>​​</w:t>
      </w:r>
    </w:p>
    <w:p w14:paraId="11702E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668"/>
      </w:tblGrid>
      <w:tr w14:paraId="6B8567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B94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E93B6" w14:textId="77777777">
            <w:r>
              <w:t>MDSTW-23856</w:t>
            </w:r>
          </w:p>
        </w:tc>
      </w:tr>
      <w:tr w14:paraId="168C5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5AC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07DF1" w14:textId="77777777">
            <w:r>
              <w:t>08_34</w:t>
            </w:r>
          </w:p>
        </w:tc>
      </w:tr>
      <w:tr w14:paraId="0E37D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27475A"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8FCD2" w14:textId="77777777">
            <w:r>
              <w:t>4208</w:t>
            </w:r>
          </w:p>
        </w:tc>
      </w:tr>
      <w:tr w14:paraId="75EA93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1258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767EB" w14:textId="77777777"/>
        </w:tc>
      </w:tr>
      <w:tr w14:paraId="48E83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28C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BD2F2" w14:textId="77777777">
            <w:r>
              <w:t>Draft</w:t>
            </w:r>
          </w:p>
        </w:tc>
      </w:tr>
      <w:tr w14:paraId="3C26BA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59A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CAAB9F" w14:textId="77777777">
            <w:r>
              <w:t>Muss</w:t>
            </w:r>
          </w:p>
        </w:tc>
      </w:tr>
      <w:tr w14:paraId="7BC7D8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B21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84EE8" w14:textId="77777777">
            <w:r>
              <w:t>EINSCHALTUNG/AUSSCHALTUNG: LX Activation/Deactivation</w:t>
            </w:r>
          </w:p>
        </w:tc>
      </w:tr>
      <w:tr w14:paraId="59C4DC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2AAE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3A6DB" w14:textId="77777777"/>
        </w:tc>
      </w:tr>
      <w:tr w14:paraId="685C6D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5960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B139E" w14:textId="77777777">
            <w:r>
              <w:t>PV GA DIL OBB 2.0.0</w:t>
            </w:r>
          </w:p>
        </w:tc>
      </w:tr>
    </w:tbl>
    <w:p w14:paraId="3CDB6D62" w14:textId="77777777">
      <w:pPr>
        <w:spacing w:after="0" w:line="96" w:lineRule="auto"/>
      </w:pPr>
    </w:p>
    <w:p w14:paraId="49002D15" w14:textId="77777777">
      <w:pPr>
        <w:spacing w:after="0"/>
      </w:pPr>
      <w:r>
        <w:rPr>
          <w:vanish/>
        </w:rPr>
        <w:t>MLS_DSTW/MDSTW-23857</w:t>
      </w:r>
      <w:r>
        <w:rPr>
          <w:b/>
        </w:rPr>
        <w:t>1.2.0-14 EINSCHALTUNG GLEIS x: Track-Related Activation</w:t>
      </w:r>
      <w:r>
        <w:br/>
        <w:t>1.2.0-14 EINSCHALTUNG GLEIS x: Track-Related Activation</w:t>
        <w:br/>
        <w:t>​​</w:t>
      </w:r>
    </w:p>
    <w:p w14:paraId="26CE48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612"/>
      </w:tblGrid>
      <w:tr w14:paraId="13235A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AC1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DAC99" w14:textId="77777777">
            <w:r>
              <w:t>MDSTW-23857</w:t>
            </w:r>
          </w:p>
        </w:tc>
      </w:tr>
      <w:tr w14:paraId="55C5C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4DF05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9CB37" w14:textId="77777777">
            <w:r>
              <w:t>08_35</w:t>
            </w:r>
          </w:p>
        </w:tc>
      </w:tr>
      <w:tr w14:paraId="66F60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03C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8A95C" w14:textId="77777777">
            <w:r>
              <w:t>4209</w:t>
            </w:r>
          </w:p>
        </w:tc>
      </w:tr>
      <w:tr w14:paraId="55BCC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5FBB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1F97B" w14:textId="77777777"/>
        </w:tc>
      </w:tr>
      <w:tr w14:paraId="148F50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9DA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4D890C" w14:textId="77777777">
            <w:r>
              <w:t>Draft</w:t>
            </w:r>
          </w:p>
        </w:tc>
      </w:tr>
      <w:tr w14:paraId="783C43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6C2F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2F19F" w14:textId="77777777">
            <w:r>
              <w:t>Muss</w:t>
            </w:r>
          </w:p>
        </w:tc>
      </w:tr>
      <w:tr w14:paraId="57BE1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287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D2269" w14:textId="77777777">
            <w:r>
              <w:t>EINSCHALTUNG GLEIS x: Track-Related Activation</w:t>
            </w:r>
          </w:p>
        </w:tc>
      </w:tr>
      <w:tr w14:paraId="2CED0B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200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1C346" w14:textId="77777777"/>
        </w:tc>
      </w:tr>
      <w:tr w14:paraId="6E1B4D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4DA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EB891" w14:textId="77777777">
            <w:r>
              <w:t>PV GA DIL OBB 2.0.0</w:t>
            </w:r>
          </w:p>
        </w:tc>
      </w:tr>
    </w:tbl>
    <w:p w14:paraId="28702B8E" w14:textId="77777777">
      <w:pPr>
        <w:spacing w:after="0" w:line="96" w:lineRule="auto"/>
      </w:pPr>
    </w:p>
    <w:p w14:paraId="7243B82E" w14:textId="77777777">
      <w:pPr>
        <w:spacing w:after="0"/>
      </w:pPr>
      <w:r>
        <w:rPr>
          <w:vanish/>
        </w:rPr>
        <w:t>MLS_DSTW/MDSTW-23858</w:t>
      </w:r>
      <w:r>
        <w:rPr>
          <w:b/>
        </w:rPr>
        <w:t>1.2.0-15 WIRKMELDUNG GLEIS x: Track-related Functional Status</w:t>
      </w:r>
      <w:r>
        <w:br/>
        <w:t>1.2.0-15 WIRKMELDUNG GLEIS x: Track-related Functional Status</w:t>
        <w:br/>
        <w:t>​​</w:t>
      </w:r>
    </w:p>
    <w:p w14:paraId="2AFDB5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228"/>
      </w:tblGrid>
      <w:tr w14:paraId="4F13B8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89B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1AF6D" w14:textId="77777777">
            <w:r>
              <w:t>MDSTW-23858</w:t>
            </w:r>
          </w:p>
        </w:tc>
      </w:tr>
      <w:tr w14:paraId="0CA44B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A66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7FD1E6" w14:textId="77777777">
            <w:r>
              <w:t>08_36</w:t>
            </w:r>
          </w:p>
        </w:tc>
      </w:tr>
      <w:tr w14:paraId="5DBC6F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D03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1259B" w14:textId="77777777">
            <w:r>
              <w:t>4210</w:t>
            </w:r>
          </w:p>
        </w:tc>
      </w:tr>
      <w:tr w14:paraId="508A8B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C79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2ACC3" w14:textId="77777777"/>
        </w:tc>
      </w:tr>
      <w:tr w14:paraId="6923BD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05F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CE7C1" w14:textId="77777777">
            <w:r>
              <w:t>Draft</w:t>
            </w:r>
          </w:p>
        </w:tc>
      </w:tr>
      <w:tr w14:paraId="1A641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FBD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A95665" w14:textId="77777777">
            <w:r>
              <w:t>Muss</w:t>
            </w:r>
          </w:p>
        </w:tc>
      </w:tr>
      <w:tr w14:paraId="708AE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03A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5AAED" w14:textId="77777777">
            <w:r>
              <w:t>WIRKMELDUNG GLEIS x: Track-related Functional Status</w:t>
            </w:r>
          </w:p>
        </w:tc>
      </w:tr>
      <w:tr w14:paraId="6C475F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884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1D1B9" w14:textId="77777777"/>
        </w:tc>
      </w:tr>
      <w:tr w14:paraId="4ED6B3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5B64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CF03F0" w14:textId="77777777">
            <w:r>
              <w:t>PV GA DIL OBB 2.0.0</w:t>
            </w:r>
          </w:p>
        </w:tc>
      </w:tr>
    </w:tbl>
    <w:p w14:paraId="1DB120E0" w14:textId="77777777">
      <w:pPr>
        <w:spacing w:after="0" w:line="96" w:lineRule="auto"/>
      </w:pPr>
    </w:p>
    <w:p w14:paraId="2F46F004" w14:textId="77777777">
      <w:pPr>
        <w:spacing w:after="0"/>
      </w:pPr>
      <w:r>
        <w:rPr>
          <w:vanish/>
        </w:rPr>
        <w:t>MLS_DSTW/MDSTW-23859</w:t>
      </w:r>
      <w:r>
        <w:rPr>
          <w:b/>
        </w:rPr>
        <w:t>1.2.0-16 NAHBEDIENUNGSFREIGABE: Kommando als LX Activation mit Activation Type (...</w:t>
      </w:r>
      <w:r>
        <w:br/>
        <w:t>1.2.0-16 NAHBEDIENUNGSFREIGABE: Kommando als LX Activation mit Activation Type (Byte 43) für "Local Activation for Shunting"</w:t>
        <w:br/>
        <w:t>​​</w:t>
      </w:r>
    </w:p>
    <w:p w14:paraId="4F729D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2634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4CF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2B211" w14:textId="77777777">
            <w:r>
              <w:t>MDSTW-23859</w:t>
            </w:r>
          </w:p>
        </w:tc>
      </w:tr>
      <w:tr w14:paraId="25CC2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1BB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CC271" w14:textId="77777777">
            <w:r>
              <w:t>08_37</w:t>
            </w:r>
          </w:p>
        </w:tc>
      </w:tr>
      <w:tr w14:paraId="0F59A4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538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CFC8DE" w14:textId="77777777">
            <w:r>
              <w:t>4211</w:t>
            </w:r>
          </w:p>
        </w:tc>
      </w:tr>
      <w:tr w14:paraId="5B17E7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1B6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20FE0" w14:textId="77777777"/>
        </w:tc>
      </w:tr>
      <w:tr w14:paraId="1E2404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EE55C"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1BF49" w14:textId="77777777">
            <w:r>
              <w:t>Draft</w:t>
            </w:r>
          </w:p>
        </w:tc>
      </w:tr>
      <w:tr w14:paraId="507DF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2DB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C0022" w14:textId="77777777">
            <w:r>
              <w:t>Muss</w:t>
            </w:r>
          </w:p>
        </w:tc>
      </w:tr>
      <w:tr w14:paraId="6F822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F7D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4078A" w14:textId="77777777">
            <w:r>
              <w:t>NAHBEDIENUNGSFREIGABE: Kommando als LX Activation/Deactivation mit Activcation Type (Byte 43) für "Local Activation for Shunting"</w:t>
            </w:r>
          </w:p>
        </w:tc>
      </w:tr>
      <w:tr w14:paraId="6E5079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9732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41C5B" w14:textId="77777777"/>
        </w:tc>
      </w:tr>
      <w:tr w14:paraId="5AE5F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3A2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F8CB6" w14:textId="77777777">
            <w:r>
              <w:t>PV GA DIL OBB 2.0.0</w:t>
            </w:r>
          </w:p>
        </w:tc>
      </w:tr>
    </w:tbl>
    <w:p w14:paraId="435BDF0C" w14:textId="77777777">
      <w:pPr>
        <w:spacing w:after="0" w:line="96" w:lineRule="auto"/>
      </w:pPr>
    </w:p>
    <w:p w14:paraId="3688AD78" w14:textId="77777777">
      <w:pPr>
        <w:spacing w:after="0"/>
      </w:pPr>
      <w:r>
        <w:rPr>
          <w:vanish/>
        </w:rPr>
        <w:t>MLS_DSTW/MDSTW-23860</w:t>
      </w:r>
      <w:r>
        <w:rPr>
          <w:b/>
        </w:rPr>
        <w:t>1.2.0-17 NAHBEDIENUNGSRÜCKGABE: Wenn das DSTW die EKSA in den Modus "Local Activ...</w:t>
      </w:r>
      <w:r>
        <w:br/>
        <w:t>1.2.0-17 NAHBEDIENUNGSRÜCKGABE: Wenn das DSTW die EKSA in den Modus "Local Activation for Shunting" kommandiert hat, muss die EKSA die Statusmeldung LX Functional Status mit Activation Type (Byte 44) "Local Activation for Shunting" übertragen. Diese Statusmeldung ist solange zu übertragen, bis die Nahbedienung der EKSA zurückgegeben wird.</w:t>
        <w:br/>
        <w:t>​​</w:t>
      </w:r>
    </w:p>
    <w:p w14:paraId="3473B3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A9EA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6A0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F3D27" w14:textId="77777777">
            <w:r>
              <w:t>MDSTW-23860</w:t>
            </w:r>
          </w:p>
        </w:tc>
      </w:tr>
      <w:tr w14:paraId="7A5A4C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0F2E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2C707" w14:textId="77777777">
            <w:r>
              <w:t>08_38</w:t>
            </w:r>
          </w:p>
        </w:tc>
      </w:tr>
      <w:tr w14:paraId="074C34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A600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3A19F" w14:textId="77777777">
            <w:r>
              <w:t>4212</w:t>
            </w:r>
          </w:p>
        </w:tc>
      </w:tr>
      <w:tr w14:paraId="064A06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7D5D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3A693" w14:textId="77777777"/>
        </w:tc>
      </w:tr>
      <w:tr w14:paraId="40782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775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56609" w14:textId="77777777">
            <w:r>
              <w:t>Draft</w:t>
            </w:r>
          </w:p>
        </w:tc>
      </w:tr>
      <w:tr w14:paraId="7691B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DD299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910C4D" w14:textId="77777777">
            <w:r>
              <w:t>Muss</w:t>
            </w:r>
          </w:p>
        </w:tc>
      </w:tr>
      <w:tr w14:paraId="5D7BB3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4AB9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B47866" w14:textId="77777777">
            <w:r>
              <w:t>NAHBEDIENUNGSRÜCKGABE: Wenn das DSTW die EKSA in den Modus "Local Activation for Shunting" kommandiert hat, wird die EKSA die Statusmeldung LX Functional Status mit Activation Type (Byte 44) "Local Activation for Shunting" übertragen. Diese Statusmeldung wird solange übertragen, bis die Nahbedienung der EKSA zurückgegeben wird.</w:t>
            </w:r>
          </w:p>
        </w:tc>
      </w:tr>
      <w:tr w14:paraId="4D3E2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B61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894B7" w14:textId="77777777"/>
        </w:tc>
      </w:tr>
      <w:tr w14:paraId="48D1F2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350E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8A154" w14:textId="77777777">
            <w:r>
              <w:t>PV GA DIL OBB 2.0.0</w:t>
            </w:r>
          </w:p>
        </w:tc>
      </w:tr>
    </w:tbl>
    <w:p w14:paraId="39604429" w14:textId="77777777">
      <w:pPr>
        <w:spacing w:after="0" w:line="96" w:lineRule="auto"/>
      </w:pPr>
    </w:p>
    <w:p w14:paraId="3D23B43C" w14:textId="77777777">
      <w:pPr>
        <w:spacing w:after="0"/>
      </w:pPr>
      <w:r>
        <w:rPr>
          <w:vanish/>
        </w:rPr>
        <w:t>MLS_DSTW/MDSTW-23861</w:t>
      </w:r>
      <w:r>
        <w:rPr>
          <w:b/>
        </w:rPr>
        <w:t>1.2.0-18 ORTSSCHALTERBETRIEB: LX Functional Status mit Wert 0xF0 in Byte 44 für...</w:t>
      </w:r>
      <w:r>
        <w:br/>
        <w:t>1.2.0-18 ORTSSCHALTERBETRIEB: LX Functional Status mit Wert 0xF0 in Byte 44 für Ortsschalter</w:t>
        <w:br/>
        <w:t>​​</w:t>
      </w:r>
    </w:p>
    <w:p w14:paraId="1DC625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73B1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4F4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6CDD54" w14:textId="77777777">
            <w:r>
              <w:t>MDSTW-23861</w:t>
            </w:r>
          </w:p>
        </w:tc>
      </w:tr>
      <w:tr w14:paraId="393F5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FB7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33FB1" w14:textId="77777777">
            <w:r>
              <w:t>08_39</w:t>
            </w:r>
          </w:p>
        </w:tc>
      </w:tr>
      <w:tr w14:paraId="669302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AC0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EC33FC" w14:textId="77777777">
            <w:r>
              <w:t>4213</w:t>
            </w:r>
          </w:p>
        </w:tc>
      </w:tr>
      <w:tr w14:paraId="068BCC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336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CC3AE" w14:textId="77777777"/>
        </w:tc>
      </w:tr>
      <w:tr w14:paraId="56113F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789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3A582" w14:textId="77777777">
            <w:r>
              <w:t>Draft</w:t>
            </w:r>
          </w:p>
        </w:tc>
      </w:tr>
      <w:tr w14:paraId="5FD70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157B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00F48" w14:textId="77777777">
            <w:r>
              <w:t>Muss</w:t>
            </w:r>
          </w:p>
        </w:tc>
      </w:tr>
      <w:tr w14:paraId="571CF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74D38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2AD3E" w14:textId="77777777">
            <w:r>
              <w:t>ORTSSCHALTERBETRIEB: LX Functional Status mit Wert 0xF0 in Byte 44 für Ortsschalter</w:t>
            </w:r>
          </w:p>
        </w:tc>
      </w:tr>
      <w:tr w14:paraId="66B9E7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8DE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2DAA0" w14:textId="77777777"/>
        </w:tc>
      </w:tr>
      <w:tr w14:paraId="696D7E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EDB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5AD36A" w14:textId="77777777">
            <w:r>
              <w:t>PV GA DIL OBB 2.0.0</w:t>
            </w:r>
          </w:p>
        </w:tc>
      </w:tr>
    </w:tbl>
    <w:p w14:paraId="28A24FCD" w14:textId="77777777">
      <w:pPr>
        <w:spacing w:after="0" w:line="96" w:lineRule="auto"/>
      </w:pPr>
    </w:p>
    <w:p w14:paraId="75DC3CD8" w14:textId="77777777">
      <w:pPr>
        <w:spacing w:after="0"/>
      </w:pPr>
      <w:r>
        <w:rPr>
          <w:vanish/>
        </w:rPr>
        <w:lastRenderedPageBreak/>
        <w:t>MLS_DSTW/MDSTW-23862</w:t>
      </w:r>
      <w:r>
        <w:rPr>
          <w:b/>
        </w:rPr>
        <w:t>1.2.0-19 EINSCHALTSTELLENWIRKSAMSCHALTUNG: Control Activation Point</w:t>
      </w:r>
      <w:r>
        <w:br/>
        <w:t>1.2.0-19 EINSCHALTSTELLENWIRKSAMSCHALTUNG: Control Activation Point</w:t>
        <w:br/>
        <w:t>​​</w:t>
      </w:r>
    </w:p>
    <w:p w14:paraId="1D170E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208"/>
      </w:tblGrid>
      <w:tr w14:paraId="4C536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E4B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48F1F" w14:textId="77777777">
            <w:r>
              <w:t>MDSTW-23862</w:t>
            </w:r>
          </w:p>
        </w:tc>
      </w:tr>
      <w:tr w14:paraId="1CE07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7A7D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ED2FA" w14:textId="77777777">
            <w:r>
              <w:t>08_40</w:t>
            </w:r>
          </w:p>
        </w:tc>
      </w:tr>
      <w:tr w14:paraId="6BF944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12C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4E17F1" w14:textId="77777777">
            <w:r>
              <w:t>4214</w:t>
            </w:r>
          </w:p>
        </w:tc>
      </w:tr>
      <w:tr w14:paraId="01335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D52F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39D39" w14:textId="77777777"/>
        </w:tc>
      </w:tr>
      <w:tr w14:paraId="4ABBF2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C33B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840D4" w14:textId="77777777">
            <w:r>
              <w:t>Draft</w:t>
            </w:r>
          </w:p>
        </w:tc>
      </w:tr>
      <w:tr w14:paraId="485239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0F7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4B009" w14:textId="77777777">
            <w:r>
              <w:t>Muss</w:t>
            </w:r>
          </w:p>
        </w:tc>
      </w:tr>
      <w:tr w14:paraId="0F5068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DD3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2B4D7" w14:textId="77777777">
            <w:r>
              <w:t>EINSCHALTSTELLENWIRKSAMSCHALTUNG: Control Activation Point</w:t>
            </w:r>
          </w:p>
        </w:tc>
      </w:tr>
      <w:tr w14:paraId="3865E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14D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D9F3AD" w14:textId="77777777"/>
        </w:tc>
      </w:tr>
      <w:tr w14:paraId="239150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0B17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58FFB" w14:textId="77777777">
            <w:r>
              <w:t>PV GA DIL OBB 2.0.0</w:t>
            </w:r>
          </w:p>
        </w:tc>
      </w:tr>
    </w:tbl>
    <w:p w14:paraId="18DA452E" w14:textId="77777777">
      <w:pPr>
        <w:spacing w:after="0" w:line="96" w:lineRule="auto"/>
      </w:pPr>
    </w:p>
    <w:p w14:paraId="089CA837" w14:textId="77777777">
      <w:pPr>
        <w:spacing w:after="0"/>
      </w:pPr>
      <w:r>
        <w:rPr>
          <w:vanish/>
        </w:rPr>
        <w:t>MLS_DSTW/MDSTW-23863</w:t>
      </w:r>
      <w:r>
        <w:rPr>
          <w:b/>
        </w:rPr>
        <w:t>1.2.0-20 EINSCHALTSTELLENWIRKSAMMELDUNG: Track-related Functional Status in dire...</w:t>
      </w:r>
      <w:r>
        <w:br/>
        <w:t>1.2.0-20 EINSCHALTSTELLENWIRKSAMMELDUNG: Track-related Functional Status in direction 1 respektive in direction 2.</w:t>
        <w:br/>
        <w:t>​​</w:t>
      </w:r>
    </w:p>
    <w:p w14:paraId="7CEE09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21C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A72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9F6E6" w14:textId="77777777">
            <w:r>
              <w:t>MDSTW-23863</w:t>
            </w:r>
          </w:p>
        </w:tc>
      </w:tr>
      <w:tr w14:paraId="3BC0EA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270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E8BAB" w14:textId="77777777">
            <w:r>
              <w:t>08_41</w:t>
            </w:r>
          </w:p>
        </w:tc>
      </w:tr>
      <w:tr w14:paraId="712E4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2A0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9BDAB" w14:textId="77777777">
            <w:r>
              <w:t>4215</w:t>
            </w:r>
          </w:p>
        </w:tc>
      </w:tr>
      <w:tr w14:paraId="6B4A33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6D6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CA31D" w14:textId="77777777"/>
        </w:tc>
      </w:tr>
      <w:tr w14:paraId="31CA2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C56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6ACA6" w14:textId="77777777">
            <w:r>
              <w:t>Draft</w:t>
            </w:r>
          </w:p>
        </w:tc>
      </w:tr>
      <w:tr w14:paraId="14596A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FBE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CCD37" w14:textId="77777777">
            <w:r>
              <w:t>Muss</w:t>
            </w:r>
          </w:p>
        </w:tc>
      </w:tr>
      <w:tr w14:paraId="44557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4A5C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2DC2C" w14:textId="77777777">
            <w:r>
              <w:t>EINSCHALTSTELLENWIRKSAMMELDUNG: Track-related Functional Status in direction 1 respektive in direction 2.</w:t>
            </w:r>
          </w:p>
        </w:tc>
      </w:tr>
      <w:tr w14:paraId="6D837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5EDB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E63B2" w14:textId="77777777"/>
        </w:tc>
      </w:tr>
      <w:tr w14:paraId="1D549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150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2D8D0" w14:textId="77777777">
            <w:r>
              <w:t>PV GA DIL OBB 2.0.0</w:t>
            </w:r>
          </w:p>
        </w:tc>
      </w:tr>
    </w:tbl>
    <w:p w14:paraId="51079FF3" w14:textId="77777777">
      <w:pPr>
        <w:spacing w:after="0" w:line="96" w:lineRule="auto"/>
      </w:pPr>
    </w:p>
    <w:p w14:paraId="2C900FBC" w14:textId="77777777">
      <w:pPr>
        <w:spacing w:after="0"/>
      </w:pPr>
      <w:r>
        <w:rPr>
          <w:vanish/>
        </w:rPr>
        <w:t>MLS_DSTW/MDSTW-23864</w:t>
      </w:r>
      <w:r>
        <w:rPr>
          <w:b/>
        </w:rPr>
        <w:t>1.2.0-21 EINSCHALTSTELLENBEFAHRUNG Gleis x Richtung y: Detection Element Status</w:t>
      </w:r>
      <w:r>
        <w:br/>
        <w:t>1.2.0-21 EINSCHALTSTELLENBEFAHRUNG Gleis x Richtung y: Detection Element Status</w:t>
        <w:br/>
        <w:t>​​</w:t>
      </w:r>
    </w:p>
    <w:p w14:paraId="2DB86C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086"/>
      </w:tblGrid>
      <w:tr w14:paraId="31C7E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EDA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ED680" w14:textId="77777777">
            <w:r>
              <w:t>MDSTW-23864</w:t>
            </w:r>
          </w:p>
        </w:tc>
      </w:tr>
      <w:tr w14:paraId="658A86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0A2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A2BAD" w14:textId="77777777">
            <w:r>
              <w:t>08_42</w:t>
            </w:r>
          </w:p>
        </w:tc>
      </w:tr>
      <w:tr w14:paraId="216B9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269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77079A" w14:textId="77777777">
            <w:r>
              <w:t>4216</w:t>
            </w:r>
          </w:p>
        </w:tc>
      </w:tr>
      <w:tr w14:paraId="55E66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B4C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C94D4" w14:textId="77777777"/>
        </w:tc>
      </w:tr>
      <w:tr w14:paraId="0BE4AE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D753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67F0C" w14:textId="77777777">
            <w:r>
              <w:t>Draft</w:t>
            </w:r>
          </w:p>
        </w:tc>
      </w:tr>
      <w:tr w14:paraId="2CE325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560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EFA3F" w14:textId="77777777">
            <w:r>
              <w:t>Muss</w:t>
            </w:r>
          </w:p>
        </w:tc>
      </w:tr>
      <w:tr w14:paraId="6F6237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7EE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265A5" w14:textId="77777777">
            <w:r>
              <w:t>EINSCHALTSTELLENBEFAHRUNG Gleis x Richtung y: Detection Element Status</w:t>
            </w:r>
          </w:p>
        </w:tc>
      </w:tr>
      <w:tr w14:paraId="016BCE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A55D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CEDCE" w14:textId="77777777"/>
        </w:tc>
      </w:tr>
      <w:tr w14:paraId="7F75AF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1D0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4F131" w14:textId="77777777">
            <w:r>
              <w:t>PV GA DIL OBB 2.0.0</w:t>
            </w:r>
          </w:p>
        </w:tc>
      </w:tr>
    </w:tbl>
    <w:p w14:paraId="60CDD5F4" w14:textId="77777777">
      <w:pPr>
        <w:spacing w:after="0" w:line="96" w:lineRule="auto"/>
      </w:pPr>
    </w:p>
    <w:p w14:paraId="5395E541" w14:textId="77777777">
      <w:pPr>
        <w:spacing w:after="0"/>
      </w:pPr>
      <w:r>
        <w:rPr>
          <w:vanish/>
        </w:rPr>
        <w:lastRenderedPageBreak/>
        <w:t>MLS_DSTW/MDSTW-23865</w:t>
      </w:r>
      <w:r>
        <w:rPr>
          <w:b/>
        </w:rPr>
        <w:t>1.2.0-22 AUSSCHALTSTELLENBEFAHRUNG Gleis x: Detection Element Status</w:t>
      </w:r>
      <w:r>
        <w:br/>
        <w:t>1.2.0-22 AUSSCHALTSTELLENBEFAHRUNG Gleis x: Detection Element Status</w:t>
        <w:br/>
        <w:t>​​</w:t>
      </w:r>
    </w:p>
    <w:p w14:paraId="3888D2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165"/>
      </w:tblGrid>
      <w:tr w14:paraId="3F7F52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E69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F12C1" w14:textId="77777777">
            <w:r>
              <w:t>MDSTW-23865</w:t>
            </w:r>
          </w:p>
        </w:tc>
      </w:tr>
      <w:tr w14:paraId="3C9531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B91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910C64" w14:textId="77777777">
            <w:r>
              <w:t>08_43</w:t>
            </w:r>
          </w:p>
        </w:tc>
      </w:tr>
      <w:tr w14:paraId="40411B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74F3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77B46" w14:textId="77777777">
            <w:r>
              <w:t>4217</w:t>
            </w:r>
          </w:p>
        </w:tc>
      </w:tr>
      <w:tr w14:paraId="6D479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4F2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F0F37" w14:textId="77777777"/>
        </w:tc>
      </w:tr>
      <w:tr w14:paraId="19FC4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D6E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52294" w14:textId="77777777">
            <w:r>
              <w:t>Draft</w:t>
            </w:r>
          </w:p>
        </w:tc>
      </w:tr>
      <w:tr w14:paraId="095AC2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2C2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ECAE7" w14:textId="77777777">
            <w:r>
              <w:t>Muss</w:t>
            </w:r>
          </w:p>
        </w:tc>
      </w:tr>
      <w:tr w14:paraId="7FC60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462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10ABE" w14:textId="77777777">
            <w:r>
              <w:t>AUSSCHALTSTELLENBEFAHRUNG Gleis x: Detection Element Status</w:t>
            </w:r>
          </w:p>
        </w:tc>
      </w:tr>
      <w:tr w14:paraId="36190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62B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9D911" w14:textId="77777777"/>
        </w:tc>
      </w:tr>
      <w:tr w14:paraId="4AAC8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E12B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C6C1D" w14:textId="77777777">
            <w:r>
              <w:t>PV GA DIL OBB 2.0.0</w:t>
            </w:r>
          </w:p>
        </w:tc>
      </w:tr>
    </w:tbl>
    <w:p w14:paraId="571B47A1" w14:textId="77777777">
      <w:pPr>
        <w:spacing w:after="0" w:line="96" w:lineRule="auto"/>
      </w:pPr>
    </w:p>
    <w:p w14:paraId="4C97C4BA" w14:textId="77777777">
      <w:pPr>
        <w:spacing w:after="0"/>
      </w:pPr>
      <w:r>
        <w:rPr>
          <w:vanish/>
        </w:rPr>
        <w:t>MLS_DSTW/MDSTW-23866</w:t>
      </w:r>
      <w:r>
        <w:rPr>
          <w:b/>
        </w:rPr>
        <w:t>1.2.0-23 Wenn weitere Informationen, die in Abhängigkeit zur EKSA stehen, an das...</w:t>
      </w:r>
      <w:r>
        <w:br/>
        <w:t>1.2.0-23 Wenn weitere Informationen, die in Abhängigkeit zur EKSA stehen, an das VSTW übermittelt werden, müssen diese mittels SCI-IO realisiert werden.</w:t>
        <w:br/>
        <w:t>​​</w:t>
      </w:r>
    </w:p>
    <w:p w14:paraId="7562FA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1D5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630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734B1" w14:textId="77777777">
            <w:r>
              <w:t>MDSTW-23866</w:t>
            </w:r>
          </w:p>
        </w:tc>
      </w:tr>
      <w:tr w14:paraId="47B809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F686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A464F" w14:textId="77777777">
            <w:r>
              <w:t>08_44</w:t>
            </w:r>
          </w:p>
        </w:tc>
      </w:tr>
      <w:tr w14:paraId="199B9B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0AA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C2DF4" w14:textId="77777777">
            <w:r>
              <w:t>4218</w:t>
            </w:r>
          </w:p>
        </w:tc>
      </w:tr>
      <w:tr w14:paraId="01893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25C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A220D" w14:textId="77777777"/>
        </w:tc>
      </w:tr>
      <w:tr w14:paraId="026711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280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3F83C" w14:textId="77777777">
            <w:r>
              <w:t>Draft</w:t>
            </w:r>
          </w:p>
        </w:tc>
      </w:tr>
      <w:tr w14:paraId="331610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D47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CFEC1" w14:textId="77777777">
            <w:r>
              <w:t>Muss</w:t>
            </w:r>
          </w:p>
        </w:tc>
      </w:tr>
      <w:tr w14:paraId="28D5D4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8A792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72291" w14:textId="77777777">
            <w:r>
              <w:t>Weitere Informationen, die in Abhängigkeit zur EKSA stehen können mittels SCI-IO an das VSTW übermittelt werden.</w:t>
            </w:r>
          </w:p>
        </w:tc>
      </w:tr>
      <w:tr w14:paraId="028FBC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383D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EAD00" w14:textId="77777777">
            <w:r>
              <w:t>Nach Definition durch den AG.</w:t>
            </w:r>
          </w:p>
        </w:tc>
      </w:tr>
      <w:tr w14:paraId="588E7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B029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EB624" w14:textId="77777777">
            <w:r>
              <w:t>PV GA DIL OBB 2.0.0</w:t>
            </w:r>
          </w:p>
        </w:tc>
      </w:tr>
    </w:tbl>
    <w:p w14:paraId="6BFC2D99" w14:textId="77777777">
      <w:pPr>
        <w:spacing w:after="0" w:line="96" w:lineRule="auto"/>
      </w:pPr>
    </w:p>
    <w:p w14:paraId="446E290A" w14:textId="77777777">
      <w:pPr>
        <w:spacing w:after="0"/>
      </w:pPr>
      <w:r>
        <w:rPr>
          <w:vanish/>
        </w:rPr>
        <w:t>MLS_DSTW/MDSTW-23867</w:t>
      </w:r>
      <w:r>
        <w:rPr>
          <w:b/>
        </w:rPr>
        <w:t>1.2.0-24 An der Schnittstelle zur VLSA sind über SCI-IO folgende Meldungen und K...</w:t>
      </w:r>
      <w:r>
        <w:br/>
        <w:t>1.2.0-24 An der Schnittstelle zur VLSA sind über SCI-IO folgende Meldungen und Kommandos ausgetauscht werden:</w:t>
        <w:br/>
        <w:t>• Meldung VLSA-Wirkmelder</w:t>
        <w:br/>
        <w:t>• Meldung VLSA-Störung</w:t>
        <w:br/>
        <w:t>• Kommando VLSA-AUS</w:t>
        <w:br/>
        <w:br/>
        <w:t>Die Funktionen zu diesen Meldungen und Kommandos sind in Abstimmung mit dem AG und entsprechend des EKSA-Lastenhefts auszuführen.</w:t>
        <w:br/>
        <w:t>​​</w:t>
      </w:r>
    </w:p>
    <w:p w14:paraId="5129322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A19A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70E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118CF" w14:textId="77777777">
            <w:r>
              <w:t>MDSTW-23867</w:t>
            </w:r>
          </w:p>
        </w:tc>
      </w:tr>
      <w:tr w14:paraId="232E58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905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6CA5F" w14:textId="77777777">
            <w:r>
              <w:t>08_45</w:t>
            </w:r>
          </w:p>
        </w:tc>
      </w:tr>
      <w:tr w14:paraId="4E7DA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EDC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EEFAF" w14:textId="77777777">
            <w:r>
              <w:t>4219</w:t>
            </w:r>
          </w:p>
        </w:tc>
      </w:tr>
      <w:tr w14:paraId="37B32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CDC075"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D2DCE" w14:textId="77777777">
            <w:r>
              <w:t>[46]</w:t>
            </w:r>
          </w:p>
        </w:tc>
      </w:tr>
      <w:tr w14:paraId="504F78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CC5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79657" w14:textId="77777777">
            <w:r>
              <w:t>Draft</w:t>
            </w:r>
          </w:p>
        </w:tc>
      </w:tr>
      <w:tr w14:paraId="78D7D0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E3D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38245E" w14:textId="77777777">
            <w:r>
              <w:t>Muss</w:t>
            </w:r>
          </w:p>
        </w:tc>
      </w:tr>
      <w:tr w14:paraId="2D77BA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5CC3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87D15E" w14:textId="77777777">
            <w:r>
              <w:t>An der Schnittstelle zur VLSA werden über SCI-IO folgende Meldungen und Kommandos ausgetauscht:</w:t>
              <w:br/>
              <w:t>• Meldung VLSA-Melder nicht wirksam</w:t>
              <w:br/>
              <w:t>• Meldung VLSA Verzögerung wirksam</w:t>
              <w:br/>
              <w:t>• Meldung VLSA-Melder wirksam</w:t>
              <w:br/>
              <w:t>• Meldung Fehler des VLSA-Melders</w:t>
              <w:br/>
              <w:t>• Kommando VLSA-Deaktivierung</w:t>
            </w:r>
          </w:p>
        </w:tc>
      </w:tr>
      <w:tr w14:paraId="020EA8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9C26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4A444" w14:textId="77777777">
            <w:r>
              <w:t>Die Funktionen zu diesen Meldungen und Kommandos sind in Abstimmung mit dem AG und entsprechend des EKSA-Lastenhefts auszuführen.</w:t>
            </w:r>
          </w:p>
        </w:tc>
      </w:tr>
      <w:tr w14:paraId="29A4BD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ABB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26CCD" w14:textId="77777777">
            <w:r>
              <w:t>PV GA DIL OBB 2.0.0</w:t>
            </w:r>
          </w:p>
        </w:tc>
      </w:tr>
    </w:tbl>
    <w:p w14:paraId="300D256F" w14:textId="77777777">
      <w:pPr>
        <w:spacing w:after="0" w:line="96" w:lineRule="auto"/>
      </w:pPr>
    </w:p>
    <w:p w14:paraId="0361E4C6" w14:textId="77777777">
      <w:pPr>
        <w:spacing w:after="0"/>
      </w:pPr>
      <w:r>
        <w:rPr>
          <w:vanish/>
        </w:rPr>
        <w:t>MLS_DSTW/MDSTW-23868</w:t>
      </w:r>
      <w:r>
        <w:rPr>
          <w:b/>
        </w:rPr>
        <w:t>1.2.0-25 Auf die SCI-LX Schnittstelle muss der gleiche IT-Security Schutz angewe...</w:t>
      </w:r>
      <w:r>
        <w:br/>
        <w:t>1.2.0-25 Auf die SCI-LX Schnittstelle muss der gleiche IT-Security Schutz angewendet werden, wie auf die SCI-LC Schnittstelle.</w:t>
        <w:br/>
        <w:t>​​</w:t>
      </w:r>
    </w:p>
    <w:p w14:paraId="5D92446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949A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7711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A96B5" w14:textId="77777777">
            <w:r>
              <w:t>MDSTW-23868</w:t>
            </w:r>
          </w:p>
        </w:tc>
      </w:tr>
      <w:tr w14:paraId="514CF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FE17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3400C" w14:textId="77777777">
            <w:r>
              <w:t>08_46</w:t>
            </w:r>
          </w:p>
        </w:tc>
      </w:tr>
      <w:tr w14:paraId="64657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B1D2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49CF0" w14:textId="77777777">
            <w:r>
              <w:t>4220</w:t>
            </w:r>
          </w:p>
        </w:tc>
      </w:tr>
      <w:tr w14:paraId="31F8C8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E04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FE5467" w14:textId="77777777"/>
        </w:tc>
      </w:tr>
      <w:tr w14:paraId="1F6A70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C57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148CCD" w14:textId="77777777">
            <w:r>
              <w:t>Draft</w:t>
            </w:r>
          </w:p>
        </w:tc>
      </w:tr>
      <w:tr w14:paraId="2EE9E9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2C09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37630" w14:textId="77777777">
            <w:r>
              <w:t>Muss</w:t>
            </w:r>
          </w:p>
        </w:tc>
      </w:tr>
      <w:tr w14:paraId="2900D3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579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F3212" w14:textId="77777777">
            <w:r>
              <w:t>Für die SCI-LX Schnittstelle wird der gleiche IT-Security Schutz wie für die anderen SCI- Schnittstellen zu den Object Controllern (EULYNX field element Subsystem (EfeS)) angewandt.</w:t>
            </w:r>
          </w:p>
        </w:tc>
      </w:tr>
      <w:tr w14:paraId="69C5AA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B87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D3E24" w14:textId="77777777"/>
        </w:tc>
      </w:tr>
      <w:tr w14:paraId="3ED5A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7EA0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AB66E" w14:textId="77777777">
            <w:r>
              <w:t>PV GA DIL OBB 2.0.0</w:t>
            </w:r>
          </w:p>
        </w:tc>
      </w:tr>
    </w:tbl>
    <w:p w14:paraId="253FDB25" w14:textId="77777777">
      <w:pPr>
        <w:spacing w:after="0" w:line="96" w:lineRule="auto"/>
      </w:pPr>
    </w:p>
    <w:p w14:paraId="1DC6E320" w14:textId="77777777">
      <w:r>
        <w:rPr>
          <w:vanish/>
        </w:rPr>
        <w:t>MLS_DSTW/MDSTW-23869</w:t>
      </w:r>
      <w:r>
        <w:t>1.2.0-26 Aus Sicht der Eulynx Security Specification (Eu.Doc.114) ist das External Level Crossing System ein EULYNX field element Subsystem (EfeS).</w:t>
        <w:br/>
        <w:t>​​</w:t>
      </w:r>
    </w:p>
    <w:p w14:paraId="7203FD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B2A0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EC87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C8293" w14:textId="77777777">
            <w:r>
              <w:t>2090</w:t>
            </w:r>
          </w:p>
        </w:tc>
      </w:tr>
      <w:tr w14:paraId="37A19F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722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37FFB" w14:textId="77777777">
            <w:r>
              <w:t>MDSTW-23869</w:t>
            </w:r>
          </w:p>
        </w:tc>
      </w:tr>
      <w:tr w14:paraId="65900D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BFF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14C32B" w14:textId="77777777">
            <w:r>
              <w:t>4221</w:t>
            </w:r>
          </w:p>
        </w:tc>
      </w:tr>
      <w:tr w14:paraId="3A1BBE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C3F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A145C" w14:textId="77777777">
            <w:r>
              <w:t>08_47</w:t>
            </w:r>
          </w:p>
        </w:tc>
      </w:tr>
    </w:tbl>
    <w:p w14:paraId="5570ACFA" w14:textId="77777777">
      <w:pPr>
        <w:spacing w:after="0" w:line="96" w:lineRule="auto"/>
      </w:pPr>
    </w:p>
    <w:p w14:paraId="5EA8D0A1" w14:textId="77777777">
      <w:pPr>
        <w:pStyle w:val="Heading3"/>
        <w:divId w:val="440"/>
      </w:pPr>
      <w:bookmarkStart w:name="_Toc242173016" w:id="409"/>
      <w:r>
        <w:t>1.3 Schnittstelle SSI</w:t>
      </w:r>
      <w:bookmarkEnd w:id="409"/>
    </w:p>
    <w:p w14:paraId="0D589A37" w14:textId="77777777">
      <w:pPr>
        <w:spacing w:after="0"/>
      </w:pPr>
      <w:r>
        <w:rPr>
          <w:vanish/>
        </w:rPr>
        <w:t>MLS_DSTW/MDSTW-23870</w:t>
      </w:r>
      <w:r>
        <w:rPr>
          <w:b/>
        </w:rPr>
        <w:t>1.3.0-1 Die SSI-Schnittstelle muss für die Security Services nach &lt;04 Lastenheft...</w:t>
      </w:r>
      <w:r>
        <w:br/>
        <w:t xml:space="preserve">1.3.0-1 Die SSI-Schnittstelle muss für die Security Services nach &lt;04 Lastenheft Security&gt; 1 umgesetzt </w:t>
        <w:lastRenderedPageBreak/>
        <w:t>werden.</w:t>
        <w:br/>
        <w:t>​​</w:t>
      </w:r>
    </w:p>
    <w:p w14:paraId="1B20EE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F763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4DD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7FA39" w14:textId="77777777">
            <w:r>
              <w:t>MDSTW-23870</w:t>
            </w:r>
          </w:p>
        </w:tc>
      </w:tr>
      <w:tr w14:paraId="7A27E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B11D0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2CB24" w14:textId="77777777">
            <w:r>
              <w:t>08_49</w:t>
            </w:r>
          </w:p>
        </w:tc>
      </w:tr>
      <w:tr w14:paraId="54B172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5AA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A3C20" w14:textId="77777777">
            <w:r>
              <w:t>4223</w:t>
            </w:r>
          </w:p>
        </w:tc>
      </w:tr>
      <w:tr w14:paraId="6F6FBE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B91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18673" w14:textId="77777777">
            <w:r>
              <w:t>[105], [141]</w:t>
            </w:r>
          </w:p>
        </w:tc>
      </w:tr>
      <w:tr w14:paraId="108B8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71F2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1D595" w14:textId="77777777">
            <w:r>
              <w:t>Draft</w:t>
            </w:r>
          </w:p>
        </w:tc>
      </w:tr>
      <w:tr w14:paraId="3E16F7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0CB0D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9CAD3" w14:textId="77777777">
            <w:r>
              <w:t>Muss</w:t>
            </w:r>
          </w:p>
        </w:tc>
      </w:tr>
      <w:tr w14:paraId="7206BF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2FB2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944F1" w14:textId="77777777">
            <w:r>
              <w:t>Für die SSI-Schnittstelle wird der gleiche IT-Security Schutz wie für die anderen SSI- Schnittstellen zu den Object Controllern (EULYNX field element Subsystem (EfeS)) angewandt.</w:t>
            </w:r>
          </w:p>
        </w:tc>
      </w:tr>
      <w:tr w14:paraId="30D3D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F2A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3370D" w14:textId="77777777"/>
        </w:tc>
      </w:tr>
      <w:tr w14:paraId="2CAA99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42F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46E5C" w14:textId="77777777">
            <w:r>
              <w:t>PV GA DIL OBB 2.0.0</w:t>
            </w:r>
          </w:p>
        </w:tc>
      </w:tr>
    </w:tbl>
    <w:p w14:paraId="27D7B03D" w14:textId="77777777">
      <w:pPr>
        <w:spacing w:after="0" w:line="96" w:lineRule="auto"/>
      </w:pPr>
    </w:p>
    <w:p w14:paraId="1890D4D3" w14:textId="77777777">
      <w:pPr>
        <w:pStyle w:val="Heading3"/>
        <w:divId w:val="441"/>
      </w:pPr>
      <w:bookmarkStart w:name="_Toc242173017" w:id="410"/>
      <w:r>
        <w:t>1.4 Schnittstellenumsetzer</w:t>
      </w:r>
      <w:bookmarkEnd w:id="410"/>
    </w:p>
    <w:p w14:paraId="07417321" w14:textId="77777777">
      <w:pPr>
        <w:spacing w:after="0"/>
      </w:pPr>
      <w:r>
        <w:rPr>
          <w:vanish/>
        </w:rPr>
        <w:t>MLS_DSTW/MDSTW-23871</w:t>
      </w:r>
      <w:r>
        <w:rPr>
          <w:b/>
        </w:rPr>
        <w:t>1.4.0-1 Der Schnittstellenumsetzer muss die parallele Schnittstelle von der EKSA...</w:t>
      </w:r>
      <w:r>
        <w:br/>
        <w:t>1.4.0-1 Der Schnittstellenumsetzer muss die parallele Schnittstelle von der EKSA auf die serielle SCI-LX-Schnittstelle (nach &lt;08 Lastenheft Externe EKSA&gt; 1.2) zum DSTW umsetzen.</w:t>
        <w:br/>
        <w:t>​​</w:t>
      </w:r>
    </w:p>
    <w:p w14:paraId="74EA6F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187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C89D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4DF0B8" w14:textId="77777777">
            <w:r>
              <w:t>MDSTW-23871</w:t>
            </w:r>
          </w:p>
        </w:tc>
      </w:tr>
      <w:tr w14:paraId="6E12D6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E12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2BD3F" w14:textId="77777777">
            <w:r>
              <w:t>08_51</w:t>
            </w:r>
          </w:p>
        </w:tc>
      </w:tr>
      <w:tr w14:paraId="586E3E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62A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9A16EC" w14:textId="77777777">
            <w:r>
              <w:t>4225</w:t>
            </w:r>
          </w:p>
        </w:tc>
      </w:tr>
      <w:tr w14:paraId="3ED167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02A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25D48" w14:textId="77777777"/>
        </w:tc>
      </w:tr>
      <w:tr w14:paraId="0A2205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804D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E9BF7" w14:textId="77777777">
            <w:r>
              <w:t>Draft</w:t>
            </w:r>
          </w:p>
        </w:tc>
      </w:tr>
      <w:tr w14:paraId="6BEBC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C685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AC81D" w14:textId="77777777">
            <w:r>
              <w:t>Muss</w:t>
            </w:r>
          </w:p>
        </w:tc>
      </w:tr>
      <w:tr w14:paraId="25208F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C5B1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201DB6" w14:textId="77777777">
            <w:r>
              <w:t>Der Schnittstellumsetzer wird für EKSA- mit paralleler Schnittstelle gemäß Kapitel 7 des &lt;LH EKSA-DSTW&gt; beschriebenen Schnittstellen auf die SCI-LX umgesetzt.</w:t>
            </w:r>
          </w:p>
        </w:tc>
      </w:tr>
      <w:tr w14:paraId="63595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1EDD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C78F6" w14:textId="77777777"/>
        </w:tc>
      </w:tr>
      <w:tr w14:paraId="6FCB39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A6F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CB93E" w14:textId="77777777">
            <w:r>
              <w:t>PV GA DIL OBB 2.0.0</w:t>
            </w:r>
          </w:p>
        </w:tc>
      </w:tr>
    </w:tbl>
    <w:p w14:paraId="62678D8C" w14:textId="77777777">
      <w:pPr>
        <w:spacing w:after="0" w:line="96" w:lineRule="auto"/>
      </w:pPr>
    </w:p>
    <w:p w14:paraId="39AE2A79" w14:textId="77777777">
      <w:pPr>
        <w:pStyle w:val="Heading2"/>
        <w:divId w:val="442"/>
      </w:pPr>
      <w:bookmarkStart w:name="_Toc242173018" w:id="411"/>
      <w:r>
        <w:t>D2.9 Teilpflichtenheft Teilsystem Generische Ein- und Ausgabe</w:t>
      </w:r>
      <w:bookmarkEnd w:id="411"/>
    </w:p>
    <w:p w14:paraId="69A02C09" w14:textId="77777777">
      <w:pPr>
        <w:pStyle w:val="Heading3"/>
        <w:divId w:val="443"/>
      </w:pPr>
      <w:bookmarkStart w:name="_Toc242173019" w:id="412"/>
      <w:r>
        <w:t>1.1 Allgemeine Anforderungen</w:t>
      </w:r>
      <w:bookmarkEnd w:id="412"/>
    </w:p>
    <w:p w14:paraId="40C64B6F" w14:textId="77777777">
      <w:r>
        <w:rPr>
          <w:vanish/>
        </w:rPr>
        <w:t>MLS_DSTW/MDSTW-23877</w:t>
      </w:r>
      <w:r>
        <w:t>1.1.0-1 Die logische und funktionale Systemgrenze des Teilsystems Generische Ein-/Ausgabe ist in der folgenden Abbildung dargestellt.</w:t>
        <w:br/>
        <w:t>​​</w:t>
      </w:r>
    </w:p>
    <w:p w14:paraId="1248A5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A130A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3908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C73CA" w14:textId="77777777">
            <w:r>
              <w:t>2097</w:t>
            </w:r>
          </w:p>
        </w:tc>
      </w:tr>
      <w:tr w14:paraId="20276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4EC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6FC3D" w14:textId="77777777">
            <w:r>
              <w:t>MDSTW-23877</w:t>
            </w:r>
          </w:p>
        </w:tc>
      </w:tr>
      <w:tr w14:paraId="337BE0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1A4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CB86D" w14:textId="77777777">
            <w:r>
              <w:t>4228</w:t>
            </w:r>
          </w:p>
        </w:tc>
      </w:tr>
      <w:tr w14:paraId="6F0247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2487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3668E" w14:textId="77777777">
            <w:r>
              <w:t>09_16</w:t>
            </w:r>
          </w:p>
        </w:tc>
      </w:tr>
    </w:tbl>
    <w:p w14:paraId="457FD0B4" w14:textId="77777777">
      <w:pPr>
        <w:spacing w:after="0" w:line="96" w:lineRule="auto"/>
      </w:pPr>
    </w:p>
    <w:p w14:paraId="53765332" w14:textId="77777777">
      <w:r>
        <w:rPr>
          <w:vanish/>
        </w:rPr>
        <w:t>MLS_DSTW/MDSTW-23878</w:t>
      </w:r>
      <w:r>
        <w:t>1.1.0-2 &lt;Bild&gt;</w:t>
        <w:br/>
        <w:t>​​</w:t>
      </w:r>
    </w:p>
    <w:p w14:paraId="7D627B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856E5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3809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93870" w14:textId="77777777">
            <w:r>
              <w:t>2098</w:t>
            </w:r>
          </w:p>
        </w:tc>
      </w:tr>
      <w:tr w14:paraId="134BD0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9A2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D5828" w14:textId="77777777">
            <w:r>
              <w:t>MDSTW-23878</w:t>
            </w:r>
          </w:p>
        </w:tc>
      </w:tr>
      <w:tr w14:paraId="168E44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A1E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8A2E8" w14:textId="77777777">
            <w:r>
              <w:t>4229</w:t>
            </w:r>
          </w:p>
        </w:tc>
      </w:tr>
      <w:tr w14:paraId="308F9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C47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A9555" w14:textId="77777777">
            <w:r>
              <w:t>09_46</w:t>
            </w:r>
          </w:p>
        </w:tc>
      </w:tr>
    </w:tbl>
    <w:p w14:paraId="0EBCA240" w14:textId="77777777">
      <w:pPr>
        <w:spacing w:after="0" w:line="96" w:lineRule="auto"/>
      </w:pPr>
    </w:p>
    <w:p w14:paraId="75A934C2" w14:textId="77777777">
      <w:pPr>
        <w:spacing w:after="0"/>
      </w:pPr>
      <w:r>
        <w:rPr>
          <w:vanish/>
        </w:rPr>
        <w:t>MLS_DSTW/MDSTW-23879</w:t>
      </w:r>
      <w:r>
        <w:rPr>
          <w:b/>
        </w:rPr>
        <w:t>1.1.0-3 Das Teilsystem Generische Ein-/Ausgabe muss alle Daten messen oder berei...</w:t>
      </w:r>
      <w:r>
        <w:br/>
        <w:t>1.1.0-3 Das Teilsystem Generische Ein-/Ausgabe muss alle Daten messen oder bereitstellen, die an der Schnittstelle SDI-IO ausgetauscht werden können.</w:t>
        <w:br/>
        <w:t>​​</w:t>
      </w:r>
    </w:p>
    <w:p w14:paraId="7759E9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E90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239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54EB4" w14:textId="77777777">
            <w:r>
              <w:t>MDSTW-23879</w:t>
            </w:r>
          </w:p>
        </w:tc>
      </w:tr>
      <w:tr w14:paraId="1FE0FB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9E5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5AFAA" w14:textId="77777777">
            <w:r>
              <w:t>09_18</w:t>
            </w:r>
          </w:p>
        </w:tc>
      </w:tr>
      <w:tr w14:paraId="014BF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0290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36164" w14:textId="77777777">
            <w:r>
              <w:t>4230</w:t>
            </w:r>
          </w:p>
        </w:tc>
      </w:tr>
      <w:tr w14:paraId="5C551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3AFE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0FA74" w14:textId="77777777">
            <w:r>
              <w:t>[27]</w:t>
            </w:r>
          </w:p>
        </w:tc>
      </w:tr>
      <w:tr w14:paraId="653059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E93DA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E834F" w14:textId="77777777">
            <w:r>
              <w:t>Draft</w:t>
            </w:r>
          </w:p>
        </w:tc>
      </w:tr>
      <w:tr w14:paraId="7C920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E72BD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9BFDA" w14:textId="77777777">
            <w:r>
              <w:t>Muss</w:t>
            </w:r>
          </w:p>
        </w:tc>
      </w:tr>
      <w:tr w14:paraId="16368C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D75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318AE" w14:textId="77777777">
            <w:r>
              <w:t>Das Subsystem Generic IO stellt die vereinbarten Diagnose- und Zustandsinformationen gemäß Eu.Doc. 82 auf Basis der vertraglich vereinbarten EULYNX Baseline 4 Release 4 über SDI-IO bereit. In Stufe 1 wird PULSE als temporäre Gegenstelle verwendet.</w:t>
            </w:r>
          </w:p>
        </w:tc>
      </w:tr>
      <w:tr w14:paraId="6C05CA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07F6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54E9F" w14:textId="77777777">
            <w:r>
              <w:t>Die spätere DDSP-Anbindung erfolgt auf Basis derselben freigegebenen SDI-IO-Schnittstellenbaseline. Die funktionale Interpretation der Ein- und Ausgänge verbleibt im VSTW beziehungsweise im verantwortlichen Umsystem.</w:t>
            </w:r>
          </w:p>
        </w:tc>
      </w:tr>
      <w:tr w14:paraId="17B284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7DE6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B5D99" w14:textId="77777777">
            <w:r>
              <w:t>PV GA DIL OBB 1.0.0</w:t>
            </w:r>
          </w:p>
        </w:tc>
      </w:tr>
    </w:tbl>
    <w:p w14:paraId="3681063F" w14:textId="77777777">
      <w:pPr>
        <w:spacing w:after="0" w:line="96" w:lineRule="auto"/>
      </w:pPr>
    </w:p>
    <w:p w14:paraId="0ED96DB7" w14:textId="77777777">
      <w:pPr>
        <w:spacing w:after="0"/>
      </w:pPr>
      <w:r>
        <w:rPr>
          <w:vanish/>
        </w:rPr>
        <w:t>MLS_DSTW/MDSTW-23880</w:t>
      </w:r>
      <w:r>
        <w:rPr>
          <w:b/>
        </w:rPr>
        <w:t>1.1.0-4 Zusätzlich zu den in der SDI-IO festgelegten Daten muss das System an de...</w:t>
      </w:r>
      <w:r>
        <w:br/>
        <w:t>1.1.0-4 Zusätzlich zu den in der SDI-IO festgelegten Daten muss das System an derselben Schnittstelle die Betriebsstunden in Stunden und Dezimalstunden (h) des Object Controllers zählen und übertragen.</w:t>
        <w:br/>
        <w:t>​​</w:t>
      </w:r>
    </w:p>
    <w:p w14:paraId="4652BC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5709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CDA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9D96D" w14:textId="77777777">
            <w:r>
              <w:t>MDSTW-23880</w:t>
            </w:r>
          </w:p>
        </w:tc>
      </w:tr>
      <w:tr w14:paraId="3E547F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FC5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50599" w14:textId="77777777">
            <w:r>
              <w:t>09_19</w:t>
            </w:r>
          </w:p>
        </w:tc>
      </w:tr>
      <w:tr w14:paraId="01E979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9F84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AA785" w14:textId="77777777">
            <w:r>
              <w:t>4231</w:t>
            </w:r>
          </w:p>
        </w:tc>
      </w:tr>
      <w:tr w14:paraId="2A9B14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DABF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EA7BC5" w14:textId="77777777"/>
        </w:tc>
      </w:tr>
      <w:tr w14:paraId="08D593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EF3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51438" w14:textId="77777777">
            <w:r>
              <w:t>Draft</w:t>
            </w:r>
          </w:p>
        </w:tc>
      </w:tr>
      <w:tr w14:paraId="36DCFC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6D9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8882D" w14:textId="77777777">
            <w:r>
              <w:t>Muss</w:t>
            </w:r>
          </w:p>
        </w:tc>
      </w:tr>
      <w:tr w14:paraId="461AD1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1CA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2CC77" w14:textId="77777777">
            <w:r>
              <w:t>Das Subsystem Generische Ein-/Ausgabe wird an der Schnittstelle SDI-IO die Betriebsstunden in Stunden, jedoch nicht in Dezimalstunden zählen und übertragen.</w:t>
            </w:r>
          </w:p>
        </w:tc>
      </w:tr>
      <w:tr w14:paraId="7A1E84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757F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6447E" w14:textId="77777777">
            <w:r>
              <w:t>Die angebotene Lösung überträgt Betriebsstunden derzeit mit einer Auflösung von einer Stunde. Eine zusätzliche Übertragung in Dezimalstunden ist nicht Bestandteil der bestehenden Produktfunktion. Aus Sicht von Hitachi Rail ist die vorhandene Auflösung für die vorgesehene betriebliche Auswertung und Instandhaltungsplanung ausreichend. Die Akzeptanz dieser Auslegung wird mit dem AG abgestimmt. Sollte eine feinere Auflösung zwingend erforderlich sein, sind Datenformat, Auflösung und technische Auswirkungen gemeinsam festzulegen.</w:t>
            </w:r>
          </w:p>
        </w:tc>
      </w:tr>
      <w:tr w14:paraId="642014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187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4AC97A" w14:textId="77777777">
            <w:r>
              <w:t>PV GA DIL OBB 2.0.0</w:t>
            </w:r>
          </w:p>
        </w:tc>
      </w:tr>
    </w:tbl>
    <w:p w14:paraId="3DB6C228" w14:textId="77777777">
      <w:pPr>
        <w:spacing w:after="0" w:line="96" w:lineRule="auto"/>
      </w:pPr>
    </w:p>
    <w:p w14:paraId="2743549F" w14:textId="77777777">
      <w:pPr>
        <w:pStyle w:val="Heading3"/>
        <w:divId w:val="444"/>
      </w:pPr>
      <w:bookmarkStart w:name="_Toc242173020" w:id="413"/>
      <w:r>
        <w:t>1.2 Schnittstellen</w:t>
      </w:r>
      <w:bookmarkEnd w:id="413"/>
    </w:p>
    <w:p w14:paraId="5D12144D" w14:textId="77777777">
      <w:pPr>
        <w:spacing w:after="0"/>
      </w:pPr>
      <w:r>
        <w:rPr>
          <w:vanish/>
        </w:rPr>
        <w:t>MLS_DSTW/MDSTW-23882</w:t>
      </w:r>
      <w:r>
        <w:rPr>
          <w:b/>
        </w:rPr>
        <w:t>1.2.0-1 Die Schnittstelle zwischen der DSTW-ZE und dem Teilsystem Generische Ein...</w:t>
      </w:r>
      <w:r>
        <w:br/>
        <w:t>1.2.0-1 Die Schnittstelle zwischen der DSTW-ZE und dem Teilsystem Generische Ein-/Ausgabe muss entsprechend der Schnittstelle SCI-IO hergestellt werden.</w:t>
        <w:br/>
        <w:t>​​</w:t>
      </w:r>
    </w:p>
    <w:p w14:paraId="19A1C5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BAD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675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80453" w14:textId="77777777">
            <w:r>
              <w:t>MDSTW-23882</w:t>
            </w:r>
          </w:p>
        </w:tc>
      </w:tr>
      <w:tr w14:paraId="5D5E6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1FA8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0CDA6" w14:textId="77777777">
            <w:r>
              <w:t>09_21</w:t>
            </w:r>
          </w:p>
        </w:tc>
      </w:tr>
      <w:tr w14:paraId="29F34C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EA12F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6A922" w14:textId="77777777">
            <w:r>
              <w:t>4233</w:t>
            </w:r>
          </w:p>
        </w:tc>
      </w:tr>
      <w:tr w14:paraId="191AB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C96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372DF" w14:textId="77777777">
            <w:r>
              <w:t>[26]</w:t>
            </w:r>
          </w:p>
        </w:tc>
      </w:tr>
      <w:tr w14:paraId="11AD16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E9E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6F68B" w14:textId="77777777">
            <w:r>
              <w:t>Draft</w:t>
            </w:r>
          </w:p>
        </w:tc>
      </w:tr>
      <w:tr w14:paraId="49B954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D5FB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DBDDB" w14:textId="77777777">
            <w:r>
              <w:t>Muss</w:t>
            </w:r>
          </w:p>
        </w:tc>
      </w:tr>
      <w:tr w14:paraId="6234F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E1DE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44B2E" w14:textId="77777777">
            <w:r>
              <w:t>Die SCI-IO-Schnittstelle zwischen VSTW und OC-IO wird gemäß Eu.Doc. 46 auf Basis der vertraglich vereinbarten EULYNX Baseline 4 Release 4 umgesetzt.</w:t>
            </w:r>
          </w:p>
        </w:tc>
      </w:tr>
      <w:tr w14:paraId="1E53A5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5913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1799F" w14:textId="77777777">
            <w:r>
              <w:t>Die Umsetzung umfasst die für die angebotene Generic-IO-Architektur anwendbaren verpflichtenden Funktionen und Funktionspakete. Die funktionale Logik des angeschlossenen Systems verbleibt im VSTW beziehungsweise im verantwortlichen Umsystem.</w:t>
            </w:r>
          </w:p>
        </w:tc>
      </w:tr>
      <w:tr w14:paraId="12E381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039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B1CFB" w14:textId="77777777">
            <w:r>
              <w:t>PV GA DIL OBB 1.0.0</w:t>
            </w:r>
          </w:p>
        </w:tc>
      </w:tr>
    </w:tbl>
    <w:p w14:paraId="3CED08A9" w14:textId="77777777">
      <w:pPr>
        <w:spacing w:after="0" w:line="96" w:lineRule="auto"/>
      </w:pPr>
    </w:p>
    <w:p w14:paraId="6C721575" w14:textId="77777777">
      <w:pPr>
        <w:spacing w:after="0"/>
      </w:pPr>
      <w:r>
        <w:rPr>
          <w:vanish/>
        </w:rPr>
        <w:t>MLS_DSTW/MDSTW-23883</w:t>
      </w:r>
      <w:r>
        <w:rPr>
          <w:b/>
        </w:rPr>
        <w:t>1.2.0-2 Es muss eine Wartungsschnittstelle gemäß SMI-IO und in Abstimmung mit de...</w:t>
      </w:r>
      <w:r>
        <w:br/>
        <w:t>1.2.0-2 Es muss eine Wartungsschnittstelle gemäß SMI-IO und in Abstimmung mit dem AG hergestellt werden.</w:t>
        <w:br/>
        <w:t>​​</w:t>
      </w:r>
    </w:p>
    <w:p w14:paraId="6FAE10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7AE9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ABC2B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A5653" w14:textId="77777777">
            <w:r>
              <w:t>MDSTW-23883</w:t>
            </w:r>
          </w:p>
        </w:tc>
      </w:tr>
      <w:tr w14:paraId="5E1270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F30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F4337" w14:textId="77777777">
            <w:r>
              <w:t>09_22</w:t>
            </w:r>
          </w:p>
        </w:tc>
      </w:tr>
      <w:tr w14:paraId="35ACD4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8EB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E5CD9" w14:textId="77777777">
            <w:r>
              <w:t>4234</w:t>
            </w:r>
          </w:p>
        </w:tc>
      </w:tr>
      <w:tr w14:paraId="3000EB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369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C3437C" w14:textId="77777777">
            <w:r>
              <w:t>[14]</w:t>
            </w:r>
          </w:p>
        </w:tc>
      </w:tr>
      <w:tr w14:paraId="206DA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6005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C65E4" w14:textId="77777777">
            <w:r>
              <w:t>Draft</w:t>
            </w:r>
          </w:p>
        </w:tc>
      </w:tr>
      <w:tr w14:paraId="7B8CD9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D0B5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9D7E9" w14:textId="77777777">
            <w:r>
              <w:t>Muss</w:t>
            </w:r>
          </w:p>
        </w:tc>
      </w:tr>
      <w:tr w14:paraId="4697F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D94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B102B" w14:textId="77777777">
            <w:r>
              <w:t>Die Maintenance-Schnittstelle wird gemäß Eu.Doc. 120 auf Basis der vertraglich vereinbarten EULYNX Baseline 4 Release 4 und entsprechend der festgelegten Stufenplanung umgesetzt.</w:t>
            </w:r>
          </w:p>
        </w:tc>
      </w:tr>
      <w:tr w14:paraId="32A5A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3EBE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1F0F95" w14:textId="77777777">
            <w:r>
              <w:t>Die vollständige Nutzung setzt eine kompatible und rechtzeitig verfügbare DDSP-/SMI-Gegenstelle voraus. Die verbindlichen Dokumentstände werden zentral in der freigegebenen Schnittstellenbaseline geführt. Änderungen nach Freigabe der Baseline sind gesondert zu bewerten.</w:t>
            </w:r>
          </w:p>
        </w:tc>
      </w:tr>
      <w:tr w14:paraId="6C710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652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FFBF0" w14:textId="77777777">
            <w:r>
              <w:t>PV GA DIL OBB 1.0.0</w:t>
            </w:r>
          </w:p>
        </w:tc>
      </w:tr>
    </w:tbl>
    <w:p w14:paraId="484B6525" w14:textId="77777777">
      <w:pPr>
        <w:spacing w:after="0" w:line="96" w:lineRule="auto"/>
      </w:pPr>
    </w:p>
    <w:p w14:paraId="0F7425DE" w14:textId="77777777">
      <w:pPr>
        <w:spacing w:after="0"/>
      </w:pPr>
      <w:r>
        <w:rPr>
          <w:vanish/>
        </w:rPr>
        <w:t>MLS_DSTW/MDSTW-23884</w:t>
      </w:r>
      <w:r>
        <w:rPr>
          <w:b/>
        </w:rPr>
        <w:t>1.2.0-3 Es muss eine Diagnoseschnittstelle gemäß SDI-IO und in Abstimmung mit de...</w:t>
      </w:r>
      <w:r>
        <w:br/>
        <w:t>1.2.0-3 Es muss eine Diagnoseschnittstelle gemäß SDI-IO und in Abstimmung mit dem AG hergestellt werden.</w:t>
        <w:br/>
        <w:t>​​</w:t>
      </w:r>
    </w:p>
    <w:p w14:paraId="75DD7E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C354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B3C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31542" w14:textId="77777777">
            <w:r>
              <w:t>MDSTW-23884</w:t>
            </w:r>
          </w:p>
        </w:tc>
      </w:tr>
      <w:tr w14:paraId="20B3A7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E3C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D4259B" w14:textId="77777777">
            <w:r>
              <w:t>09_23</w:t>
            </w:r>
          </w:p>
        </w:tc>
      </w:tr>
      <w:tr w14:paraId="3072F2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4F8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BD54E" w14:textId="77777777">
            <w:r>
              <w:t>4235</w:t>
            </w:r>
          </w:p>
        </w:tc>
      </w:tr>
      <w:tr w14:paraId="52A5F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DA21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09D0D" w14:textId="77777777">
            <w:r>
              <w:t>[27]</w:t>
            </w:r>
          </w:p>
        </w:tc>
      </w:tr>
      <w:tr w14:paraId="3752F3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B393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F21DD" w14:textId="77777777">
            <w:r>
              <w:t>Draft</w:t>
            </w:r>
          </w:p>
        </w:tc>
      </w:tr>
      <w:tr w14:paraId="6DECDF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7E1A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8E1D7" w14:textId="77777777">
            <w:r>
              <w:t>Muss</w:t>
            </w:r>
          </w:p>
        </w:tc>
      </w:tr>
      <w:tr w14:paraId="539E54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86E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99823" w14:textId="77777777">
            <w:r>
              <w:t>Der OC-IO stellt die vorgesehenen Diagnose- und Maintenance-Informationen gemäß Eu.Doc. 82 auf Basis der vertraglich vereinbarten EULYNX Baseline 4 Release 4 über SDI-IO bereit. In Stufe 1 wird PULSE als temporäre Gegenstelle verwendet.</w:t>
            </w:r>
          </w:p>
        </w:tc>
      </w:tr>
      <w:tr w14:paraId="55D918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202E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06E702" w14:textId="77777777">
            <w:r>
              <w:t>Die spätere DDSP-Anbindung erfolgt auf Basis derselben freigegebenen SDI-IO-Schnittstellenbaseline.</w:t>
            </w:r>
          </w:p>
        </w:tc>
      </w:tr>
      <w:tr w14:paraId="0F13AE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C2D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872AA" w14:textId="77777777">
            <w:r>
              <w:t>PV GA DIL OBB 1.0.0</w:t>
            </w:r>
          </w:p>
        </w:tc>
      </w:tr>
    </w:tbl>
    <w:p w14:paraId="010A6307" w14:textId="77777777">
      <w:pPr>
        <w:spacing w:after="0" w:line="96" w:lineRule="auto"/>
      </w:pPr>
    </w:p>
    <w:p w14:paraId="0685BFA4" w14:textId="77777777">
      <w:pPr>
        <w:spacing w:after="0"/>
      </w:pPr>
      <w:r>
        <w:rPr>
          <w:vanish/>
        </w:rPr>
        <w:t>MLS_DSTW/MDSTW-23885</w:t>
      </w:r>
      <w:r>
        <w:rPr>
          <w:b/>
        </w:rPr>
        <w:t>1.2.0-4 Es muss die Schnittstelle zum Subsystem Security Services Platform gemäß...</w:t>
      </w:r>
      <w:r>
        <w:br/>
        <w:t>1.2.0-4 Es muss die Schnittstelle zum Subsystem Security Services Platform gemäß SSI-IO hergestellt werden.</w:t>
        <w:br/>
        <w:t>​​</w:t>
      </w:r>
    </w:p>
    <w:p w14:paraId="54159D9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D779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C8DB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5CC31" w14:textId="77777777">
            <w:r>
              <w:t>MDSTW-23885</w:t>
            </w:r>
          </w:p>
        </w:tc>
      </w:tr>
      <w:tr w14:paraId="34CA6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772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0383E" w14:textId="77777777">
            <w:r>
              <w:t>09_24</w:t>
            </w:r>
          </w:p>
        </w:tc>
      </w:tr>
      <w:tr w14:paraId="49E0F8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731E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335B9" w14:textId="77777777">
            <w:r>
              <w:t>4236</w:t>
            </w:r>
          </w:p>
        </w:tc>
      </w:tr>
      <w:tr w14:paraId="7C1A11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003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5AF7C" w14:textId="77777777">
            <w:r>
              <w:t>[23]</w:t>
            </w:r>
          </w:p>
        </w:tc>
      </w:tr>
      <w:tr w14:paraId="0179C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2897B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15014" w14:textId="77777777">
            <w:r>
              <w:t>Draft</w:t>
            </w:r>
          </w:p>
        </w:tc>
      </w:tr>
      <w:tr w14:paraId="45458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F15C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470BB" w14:textId="77777777">
            <w:r>
              <w:t>Muss</w:t>
            </w:r>
          </w:p>
        </w:tc>
      </w:tr>
      <w:tr w14:paraId="02B1A6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6E7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592E9" w14:textId="77777777">
            <w:r>
              <w:t>Die Security-Service-Schnittstelle wird gemäß dem im Requirement referenzierten Security-Dokument und auf Basis der mit EULYNX Baseline 4 Release 4 abgestimmten Cybersecurity-Spezifikation entsprechend der vereinbarten Security-Stufenplanung umgesetzt.</w:t>
            </w:r>
          </w:p>
        </w:tc>
      </w:tr>
      <w:tr w14:paraId="5ECAAD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0C2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AAF0E" w14:textId="77777777">
            <w:r>
              <w:t>Die Umsetzung setzt die Bereitstellung der erforderlichen AG-Security-Services voraus. Der verbindliche Dokument- und Revisionsstand wird zentral in der freigegebenen Security- und Schnittstellenbaseline geführt.</w:t>
            </w:r>
          </w:p>
        </w:tc>
      </w:tr>
      <w:tr w14:paraId="368FB7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FA1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E6E70" w14:textId="77777777">
            <w:r>
              <w:t>PV GA DIL OBB 1.0.0</w:t>
            </w:r>
          </w:p>
        </w:tc>
      </w:tr>
    </w:tbl>
    <w:p w14:paraId="427B8F6F" w14:textId="77777777">
      <w:pPr>
        <w:spacing w:after="0" w:line="96" w:lineRule="auto"/>
      </w:pPr>
    </w:p>
    <w:p w14:paraId="193A64D3" w14:textId="77777777">
      <w:pPr>
        <w:spacing w:after="0"/>
      </w:pPr>
      <w:r>
        <w:rPr>
          <w:vanish/>
        </w:rPr>
        <w:lastRenderedPageBreak/>
        <w:t>MLS_DSTW/MDSTW-23886</w:t>
      </w:r>
      <w:r>
        <w:rPr>
          <w:b/>
        </w:rPr>
        <w:t>1.2.0-5 Es muss eine Schnitttstelle IO1 (Basic Data Identifier) entsprechend des...</w:t>
      </w:r>
      <w:r>
        <w:br/>
        <w:t>1.2.0-5 Es muss eine Schnitttstelle IO1 (Basic Data Identifier) entsprechend des &lt;03 Lastenheft Allgemeine Anforderungen&gt; 1 realisiert werden.</w:t>
        <w:br/>
        <w:t>​​</w:t>
      </w:r>
    </w:p>
    <w:p w14:paraId="703AC1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51BC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8C1F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4FB83" w14:textId="77777777">
            <w:r>
              <w:t>MDSTW-23886</w:t>
            </w:r>
          </w:p>
        </w:tc>
      </w:tr>
      <w:tr w14:paraId="5336E1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A0F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8BE3B" w14:textId="77777777">
            <w:r>
              <w:t>09_25</w:t>
            </w:r>
          </w:p>
        </w:tc>
      </w:tr>
      <w:tr w14:paraId="4BB7DD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280B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0F29A" w14:textId="77777777">
            <w:r>
              <w:t>4237</w:t>
            </w:r>
          </w:p>
        </w:tc>
      </w:tr>
      <w:tr w14:paraId="257B09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D02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126D1" w14:textId="77777777"/>
        </w:tc>
      </w:tr>
      <w:tr w14:paraId="555D76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9EB5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7275B" w14:textId="77777777">
            <w:r>
              <w:t>Draft</w:t>
            </w:r>
          </w:p>
        </w:tc>
      </w:tr>
      <w:tr w14:paraId="48CF2C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A4A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9870F" w14:textId="77777777">
            <w:r>
              <w:t>Muss</w:t>
            </w:r>
          </w:p>
        </w:tc>
      </w:tr>
      <w:tr w14:paraId="625B37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C2E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A2CF3" w14:textId="77777777">
            <w:r>
              <w:t>Die standortrelevanten Daten eines OC-IO (Bahnhof, Standort, Projektierung) werden auf einem ID-Stecker gespeichert, der am OC-IO anzustecken ist.</w:t>
            </w:r>
          </w:p>
        </w:tc>
      </w:tr>
      <w:tr w14:paraId="4AE644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73F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3A538" w14:textId="77777777">
            <w:r>
              <w:t>Siehe auch Teilpflichtenheft Allgemeine Anforderungen - Kap 13.2.</w:t>
            </w:r>
          </w:p>
        </w:tc>
      </w:tr>
      <w:tr w14:paraId="50354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D4B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6A499" w14:textId="77777777">
            <w:r>
              <w:t>PV GA DIL OBB 1.0.0</w:t>
            </w:r>
          </w:p>
        </w:tc>
      </w:tr>
    </w:tbl>
    <w:p w14:paraId="265DB9CF" w14:textId="77777777">
      <w:pPr>
        <w:spacing w:after="0" w:line="96" w:lineRule="auto"/>
      </w:pPr>
    </w:p>
    <w:p w14:paraId="74AE0C18" w14:textId="77777777">
      <w:pPr>
        <w:spacing w:after="0"/>
      </w:pPr>
      <w:r>
        <w:rPr>
          <w:vanish/>
        </w:rPr>
        <w:t>MLS_DSTW/MDSTW-23887</w:t>
      </w:r>
      <w:r>
        <w:rPr>
          <w:b/>
        </w:rPr>
        <w:t>1.2.0-6 Es muss eine Schnittstelle IO5 (Maintainer) entsprechend der Requirement...</w:t>
      </w:r>
      <w:r>
        <w:br/>
        <w:t>1.2.0-6 Es muss eine Schnittstelle IO5 (Maintainer) entsprechend der Requirements Specification Subsystem Generic IO realisiert werden.</w:t>
        <w:br/>
        <w:t>​​</w:t>
      </w:r>
    </w:p>
    <w:p w14:paraId="5412E3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298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BD2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03A4E" w14:textId="77777777">
            <w:r>
              <w:t>MDSTW-23887</w:t>
            </w:r>
          </w:p>
        </w:tc>
      </w:tr>
      <w:tr w14:paraId="3581EE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5E5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260A1" w14:textId="77777777">
            <w:r>
              <w:t>09_26</w:t>
            </w:r>
          </w:p>
        </w:tc>
      </w:tr>
      <w:tr w14:paraId="3BE5A6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256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BE8FA" w14:textId="77777777">
            <w:r>
              <w:t>4238</w:t>
            </w:r>
          </w:p>
        </w:tc>
      </w:tr>
      <w:tr w14:paraId="05AA8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35050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E1E3B" w14:textId="77777777">
            <w:r>
              <w:t>[34]</w:t>
            </w:r>
          </w:p>
        </w:tc>
      </w:tr>
      <w:tr w14:paraId="7D752D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B14A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76BF4" w14:textId="77777777">
            <w:r>
              <w:t>Draft</w:t>
            </w:r>
          </w:p>
        </w:tc>
      </w:tr>
      <w:tr w14:paraId="7AF4D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935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B01E7" w14:textId="77777777">
            <w:r>
              <w:t>Muss</w:t>
            </w:r>
          </w:p>
        </w:tc>
      </w:tr>
      <w:tr w14:paraId="04E74B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E82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49C92" w14:textId="77777777">
            <w:r>
              <w:t>Der OC-IO wird eine Schnittstelle zur lokalen Diagnose für den Maintainer entsprechend der SSS Generic IO realisieren.</w:t>
            </w:r>
          </w:p>
        </w:tc>
      </w:tr>
      <w:tr w14:paraId="6E808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AA5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8F1CA" w14:textId="77777777"/>
        </w:tc>
      </w:tr>
      <w:tr w14:paraId="4ECE6C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5CDE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99BE4" w14:textId="77777777">
            <w:r>
              <w:t>PV GA DIL OBB 1.0.0</w:t>
            </w:r>
          </w:p>
        </w:tc>
      </w:tr>
    </w:tbl>
    <w:p w14:paraId="602F8D78" w14:textId="77777777">
      <w:pPr>
        <w:spacing w:after="0" w:line="96" w:lineRule="auto"/>
      </w:pPr>
    </w:p>
    <w:p w14:paraId="1B530E83" w14:textId="77777777">
      <w:pPr>
        <w:spacing w:after="0"/>
      </w:pPr>
      <w:r>
        <w:rPr>
          <w:vanish/>
        </w:rPr>
        <w:t>MLS_DSTW/MDSTW-23888</w:t>
      </w:r>
      <w:r>
        <w:rPr>
          <w:b/>
        </w:rPr>
        <w:t>1.2.0-7 Die Schnittstelle Power Supply IO4 muss entsprechend der Vorgaben im &lt;11...</w:t>
      </w:r>
      <w:r>
        <w:br/>
        <w:t>1.2.0-7 Die Schnittstelle Power Supply IO4 muss entsprechend der Vorgaben im &lt;11 Lastenheft Feldelementstation&gt; 1 realisiert werden.</w:t>
        <w:br/>
        <w:t>​​</w:t>
      </w:r>
    </w:p>
    <w:p w14:paraId="5C6069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F297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A3E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DC8BF8" w14:textId="77777777">
            <w:r>
              <w:t>MDSTW-23888</w:t>
            </w:r>
          </w:p>
        </w:tc>
      </w:tr>
      <w:tr w14:paraId="06109A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4F8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FCB22" w14:textId="77777777">
            <w:r>
              <w:t>09_27</w:t>
            </w:r>
          </w:p>
        </w:tc>
      </w:tr>
      <w:tr w14:paraId="78E3F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C1D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BC225" w14:textId="77777777">
            <w:r>
              <w:t>4239</w:t>
            </w:r>
          </w:p>
        </w:tc>
      </w:tr>
      <w:tr w14:paraId="3192D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34C0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79383" w14:textId="77777777">
            <w:r>
              <w:t>[26]</w:t>
            </w:r>
          </w:p>
        </w:tc>
      </w:tr>
      <w:tr w14:paraId="79622A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49A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39118" w14:textId="77777777">
            <w:r>
              <w:t>Draft</w:t>
            </w:r>
          </w:p>
        </w:tc>
      </w:tr>
      <w:tr w14:paraId="6F8F6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F70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8778E" w14:textId="77777777">
            <w:r>
              <w:t>Muss</w:t>
            </w:r>
          </w:p>
        </w:tc>
      </w:tr>
      <w:tr w14:paraId="3ED4C5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89482"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63324" w14:textId="77777777">
            <w:r>
              <w:t>Der FES wird die Schnittstelle PowerSupply gemäß Vorgabe &lt;11 Lastenheft Feldelementstation&gt; realisieren.</w:t>
            </w:r>
          </w:p>
        </w:tc>
      </w:tr>
      <w:tr w14:paraId="6FA5B1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99A0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577164" w14:textId="77777777"/>
        </w:tc>
      </w:tr>
      <w:tr w14:paraId="49F2C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B70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9DA90" w14:textId="77777777">
            <w:r>
              <w:t>PV GA DIL OBB 1.0.0</w:t>
            </w:r>
          </w:p>
        </w:tc>
      </w:tr>
    </w:tbl>
    <w:p w14:paraId="0168EB1F" w14:textId="77777777">
      <w:pPr>
        <w:spacing w:after="0" w:line="96" w:lineRule="auto"/>
      </w:pPr>
    </w:p>
    <w:p w14:paraId="3110B378" w14:textId="77777777">
      <w:pPr>
        <w:spacing w:after="0"/>
      </w:pPr>
      <w:r>
        <w:rPr>
          <w:vanish/>
        </w:rPr>
        <w:t>MLS_DSTW/MDSTW-23889</w:t>
      </w:r>
      <w:r>
        <w:rPr>
          <w:b/>
        </w:rPr>
        <w:t>1.2.0-8 Die Schnittstelle IO2 muss für Ausgaben realisiert werden.</w:t>
      </w:r>
      <w:r>
        <w:br/>
        <w:t>1.2.0-8 Die Schnittstelle IO2 muss für Ausgaben realisiert werden.</w:t>
        <w:br/>
        <w:t>​​</w:t>
      </w:r>
    </w:p>
    <w:p w14:paraId="68C1C6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945"/>
      </w:tblGrid>
      <w:tr w14:paraId="1C6E75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F0D1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8EDAD8" w14:textId="77777777">
            <w:r>
              <w:t>MDSTW-23889</w:t>
            </w:r>
          </w:p>
        </w:tc>
      </w:tr>
      <w:tr w14:paraId="50E4CF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9A97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AB6F97" w14:textId="77777777">
            <w:r>
              <w:t>09_28</w:t>
            </w:r>
          </w:p>
        </w:tc>
      </w:tr>
      <w:tr w14:paraId="486BF3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7B5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7E9A9" w14:textId="77777777">
            <w:r>
              <w:t>4240</w:t>
            </w:r>
          </w:p>
        </w:tc>
      </w:tr>
      <w:tr w14:paraId="47CDFB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4DF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318DF" w14:textId="77777777">
            <w:r>
              <w:t>[26]</w:t>
            </w:r>
          </w:p>
        </w:tc>
      </w:tr>
      <w:tr w14:paraId="15A678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3C0AF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C67C9" w14:textId="77777777">
            <w:r>
              <w:t>Draft</w:t>
            </w:r>
          </w:p>
        </w:tc>
      </w:tr>
      <w:tr w14:paraId="7057D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6DFC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6F452" w14:textId="77777777">
            <w:r>
              <w:t>Muss</w:t>
            </w:r>
          </w:p>
        </w:tc>
      </w:tr>
      <w:tr w14:paraId="58F57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2628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A5CC3" w14:textId="77777777">
            <w:r>
              <w:t>Der OC-IO wird eine generische Ausgabeschnittstelle aufweisen.</w:t>
            </w:r>
          </w:p>
        </w:tc>
      </w:tr>
      <w:tr w14:paraId="073C46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03E0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841AD" w14:textId="77777777"/>
        </w:tc>
      </w:tr>
      <w:tr w14:paraId="2320B0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C3A2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F55EF" w14:textId="77777777">
            <w:r>
              <w:t>PV GA DIL OBB 1.0.0</w:t>
            </w:r>
          </w:p>
        </w:tc>
      </w:tr>
    </w:tbl>
    <w:p w14:paraId="381B4B23" w14:textId="77777777">
      <w:pPr>
        <w:spacing w:after="0" w:line="96" w:lineRule="auto"/>
      </w:pPr>
    </w:p>
    <w:p w14:paraId="0A1E45A6" w14:textId="77777777">
      <w:pPr>
        <w:spacing w:after="0"/>
      </w:pPr>
      <w:r>
        <w:rPr>
          <w:vanish/>
        </w:rPr>
        <w:t>MLS_DSTW/MDSTW-23890</w:t>
      </w:r>
      <w:r>
        <w:rPr>
          <w:b/>
        </w:rPr>
        <w:t>1.2.0-9 Die Schnittstelle IO3 muss für Eingaben realisiert werden.</w:t>
      </w:r>
      <w:r>
        <w:br/>
        <w:t>1.2.0-9 Die Schnittstelle IO3 muss für Eingaben realisiert werden.</w:t>
        <w:br/>
        <w:t>​​</w:t>
      </w:r>
    </w:p>
    <w:p w14:paraId="4662B3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889"/>
      </w:tblGrid>
      <w:tr w14:paraId="70EAD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045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700E9" w14:textId="77777777">
            <w:r>
              <w:t>MDSTW-23890</w:t>
            </w:r>
          </w:p>
        </w:tc>
      </w:tr>
      <w:tr w14:paraId="7CD29D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CAD4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39047" w14:textId="77777777">
            <w:r>
              <w:t>09_29</w:t>
            </w:r>
          </w:p>
        </w:tc>
      </w:tr>
      <w:tr w14:paraId="3F83CC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C64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439A2" w14:textId="77777777">
            <w:r>
              <w:t>4241</w:t>
            </w:r>
          </w:p>
        </w:tc>
      </w:tr>
      <w:tr w14:paraId="7DB50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9681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FB9CA5" w14:textId="77777777">
            <w:r>
              <w:t>[26]</w:t>
            </w:r>
          </w:p>
        </w:tc>
      </w:tr>
      <w:tr w14:paraId="4DD1A4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D8D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831F8" w14:textId="77777777">
            <w:r>
              <w:t>Draft</w:t>
            </w:r>
          </w:p>
        </w:tc>
      </w:tr>
      <w:tr w14:paraId="7E86F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51F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E1ACD" w14:textId="77777777">
            <w:r>
              <w:t>Muss</w:t>
            </w:r>
          </w:p>
        </w:tc>
      </w:tr>
      <w:tr w14:paraId="37DF43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9CB8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01DF45" w14:textId="77777777">
            <w:r>
              <w:t>Der OC-IO wird eine generische Eingabeschnittstelle aufweisen.</w:t>
            </w:r>
          </w:p>
        </w:tc>
      </w:tr>
      <w:tr w14:paraId="13D218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1EA2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48DD6" w14:textId="77777777"/>
        </w:tc>
      </w:tr>
      <w:tr w14:paraId="6BC7F9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FACF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E470CC" w14:textId="77777777">
            <w:r>
              <w:t>PV GA DIL OBB 1.0.0</w:t>
            </w:r>
          </w:p>
        </w:tc>
      </w:tr>
    </w:tbl>
    <w:p w14:paraId="71B506B2" w14:textId="77777777">
      <w:pPr>
        <w:spacing w:after="0" w:line="96" w:lineRule="auto"/>
      </w:pPr>
    </w:p>
    <w:p w14:paraId="48CECC2E" w14:textId="77777777">
      <w:r>
        <w:rPr>
          <w:vanish/>
        </w:rPr>
        <w:t>MLS_DSTW/MDSTW-23891</w:t>
      </w:r>
      <w:r>
        <w:t>1.2.0-10 IO2 und IO3 beschreiben Schnittstellen, die für universelle Zwecke konfiguriert werden können.</w:t>
        <w:br/>
        <w:t>​​</w:t>
      </w:r>
    </w:p>
    <w:p w14:paraId="407BE1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2BBB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0187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7F416" w14:textId="77777777">
            <w:r>
              <w:t>2114</w:t>
            </w:r>
          </w:p>
        </w:tc>
      </w:tr>
      <w:tr w14:paraId="2BD34F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D41A1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A5672" w14:textId="77777777">
            <w:r>
              <w:t>MDSTW-23891</w:t>
            </w:r>
          </w:p>
        </w:tc>
      </w:tr>
      <w:tr w14:paraId="31390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C4E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D5E56" w14:textId="77777777">
            <w:r>
              <w:t>4242</w:t>
            </w:r>
          </w:p>
        </w:tc>
      </w:tr>
      <w:tr w14:paraId="2B9DB8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573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B30398" w14:textId="77777777">
            <w:r>
              <w:t>09_30</w:t>
            </w:r>
          </w:p>
        </w:tc>
      </w:tr>
    </w:tbl>
    <w:p w14:paraId="5CCD6791" w14:textId="77777777">
      <w:pPr>
        <w:spacing w:after="0" w:line="96" w:lineRule="auto"/>
      </w:pPr>
    </w:p>
    <w:p w14:paraId="4F0B1A57" w14:textId="77777777">
      <w:pPr>
        <w:spacing w:after="0"/>
      </w:pPr>
      <w:r>
        <w:rPr>
          <w:vanish/>
        </w:rPr>
        <w:t>MLS_DSTW/MDSTW-23892</w:t>
      </w:r>
      <w:r>
        <w:rPr>
          <w:b/>
        </w:rPr>
        <w:t>1.2.0-11 Die funktionalen Spezifikationen des angeschlossenen Systems erfolgt du...</w:t>
      </w:r>
      <w:r>
        <w:br/>
        <w:t xml:space="preserve">1.2.0-11 Die funktionalen Spezifikationen des angeschlossenen Systems erfolgt durch den AG. Die Beschreibung der zugehörigen Schnittstellen IO2 und IO3 müssen angepasst an den Einsatzzweck </w:t>
        <w:lastRenderedPageBreak/>
        <w:t>zwischen AG und AN erfolgen und durch den AN umgesetzt werden.</w:t>
        <w:br/>
        <w:t>​​</w:t>
      </w:r>
    </w:p>
    <w:p w14:paraId="77FE4E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C8D13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FB4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781D8" w14:textId="77777777">
            <w:r>
              <w:t>MDSTW-23892</w:t>
            </w:r>
          </w:p>
        </w:tc>
      </w:tr>
      <w:tr w14:paraId="228F9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24C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CADAD" w14:textId="77777777">
            <w:r>
              <w:t>09_31</w:t>
            </w:r>
          </w:p>
        </w:tc>
      </w:tr>
      <w:tr w14:paraId="739148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0FF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977AF" w14:textId="77777777">
            <w:r>
              <w:t>4243</w:t>
            </w:r>
          </w:p>
        </w:tc>
      </w:tr>
      <w:tr w14:paraId="2832E3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E54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77512" w14:textId="77777777"/>
        </w:tc>
      </w:tr>
      <w:tr w14:paraId="4D264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CFC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1F6D0" w14:textId="77777777">
            <w:r>
              <w:t>Draft</w:t>
            </w:r>
          </w:p>
        </w:tc>
      </w:tr>
      <w:tr w14:paraId="2E470F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8EE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EE9AC" w14:textId="77777777">
            <w:r>
              <w:t>Muss</w:t>
            </w:r>
          </w:p>
        </w:tc>
      </w:tr>
      <w:tr w14:paraId="3340A4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88FC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1F1A8" w14:textId="77777777">
            <w:r>
              <w:t>Der OC-IO wird Eulynx konform das Subsystem generic IO implementieren. Somit kann OC-IO gemäß Eulynx SCI-IO Schnittstelle (ohne funktionale Interpretation) Input- und Outputpforten an den Schnittstellen IO2 und IO3 lesen bzw. schreiben. Die Umsetzung der funktionalen Spezifikation des angeschlossenen Systems erfolgt im VSTW und wird in Abstimmung AG und AN definiert. Der OC-IO wird keine funktionale Logik eines angeschlossenen Systems implementieren.</w:t>
            </w:r>
          </w:p>
        </w:tc>
      </w:tr>
      <w:tr w14:paraId="082224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F46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EC541" w14:textId="77777777"/>
        </w:tc>
      </w:tr>
      <w:tr w14:paraId="54734B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9E2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5AF4F" w14:textId="77777777">
            <w:r>
              <w:t>PV GA DIL OBB 1.0.0</w:t>
            </w:r>
          </w:p>
        </w:tc>
      </w:tr>
    </w:tbl>
    <w:p w14:paraId="6634C851" w14:textId="77777777">
      <w:pPr>
        <w:spacing w:after="0" w:line="96" w:lineRule="auto"/>
      </w:pPr>
    </w:p>
    <w:p w14:paraId="11F5C9FC" w14:textId="77777777">
      <w:pPr>
        <w:pStyle w:val="Heading3"/>
        <w:divId w:val="445"/>
      </w:pPr>
      <w:bookmarkStart w:name="_Toc242173021" w:id="414"/>
      <w:r>
        <w:t>1.3 Einsatzzwecke</w:t>
      </w:r>
      <w:bookmarkEnd w:id="414"/>
    </w:p>
    <w:p w14:paraId="1D527402" w14:textId="77777777">
      <w:pPr>
        <w:spacing w:after="0"/>
      </w:pPr>
      <w:r>
        <w:rPr>
          <w:vanish/>
        </w:rPr>
        <w:t>MLS_DSTW/MDSTW-23895</w:t>
      </w:r>
      <w:r>
        <w:rPr>
          <w:b/>
        </w:rPr>
        <w:t>1.3.0-1 Das Subsystem Generische Ein- und Ausgabe muss mindestens für folgende E...</w:t>
      </w:r>
      <w:r>
        <w:br/>
        <w:t>1.3.0-1 Das Subsystem Generische Ein- und Ausgabe muss mindestens für folgende Einsatzzwecke entwickelt werden:</w:t>
        <w:br/>
        <w:t>• Schlüsselsperren/elektrische Festhalteschlösser</w:t>
        <w:br/>
        <w:t>• Signal - ZUSTIMMUNG - (siehe &lt;07 Lastenheft Teilsystem Lichtsignal&gt; 1.14)</w:t>
        <w:br/>
        <w:t>• Schnittstelle zur VLSA (siehe &lt;21 LH EKSA-DSTW&gt; 7.23)</w:t>
        <w:br/>
        <w:t>• Universelle Ein- und Ausgabe</w:t>
        <w:br/>
        <w:t>​​</w:t>
      </w:r>
    </w:p>
    <w:p w14:paraId="7F3931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1DB4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419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AD22B" w14:textId="77777777">
            <w:r>
              <w:t>MDSTW-23895</w:t>
            </w:r>
          </w:p>
        </w:tc>
      </w:tr>
      <w:tr w14:paraId="393B6F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00B8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61473" w14:textId="77777777">
            <w:r>
              <w:t>09_33</w:t>
            </w:r>
          </w:p>
        </w:tc>
      </w:tr>
      <w:tr w14:paraId="1FA883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705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9A415" w14:textId="77777777">
            <w:r>
              <w:t>4245</w:t>
            </w:r>
          </w:p>
        </w:tc>
      </w:tr>
      <w:tr w14:paraId="1EFC1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28F6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5110F" w14:textId="77777777"/>
        </w:tc>
      </w:tr>
      <w:tr w14:paraId="016D4E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950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5B8BF" w14:textId="77777777">
            <w:r>
              <w:t>Draft</w:t>
            </w:r>
          </w:p>
        </w:tc>
      </w:tr>
      <w:tr w14:paraId="78D7E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A74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04159" w14:textId="77777777">
            <w:r>
              <w:t>Muss</w:t>
            </w:r>
          </w:p>
        </w:tc>
      </w:tr>
      <w:tr w14:paraId="365200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B77F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6A058" w14:textId="77777777">
            <w:r>
              <w:t>Das DSTW wird unter der Verwendung des Subsystems Generic IO die folgenden Elemente unterstützen:</w:t>
              <w:br/>
              <w:t>• Schlüsselsperren/elektrische Festhalteschlösser</w:t>
              <w:br/>
              <w:t>• Signal - ZUSTIMMUNG</w:t>
              <w:br/>
              <w:t>• Schnittstelle zur VLSA</w:t>
              <w:br/>
              <w:t>• Universelle Ein- und Ausgabe</w:t>
            </w:r>
          </w:p>
        </w:tc>
      </w:tr>
      <w:tr w14:paraId="203584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523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B75DE" w14:textId="77777777"/>
        </w:tc>
      </w:tr>
      <w:tr w14:paraId="46FA3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995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E9EAE" w14:textId="77777777">
            <w:r>
              <w:t>PV GA DIL OBB 1.0.0</w:t>
            </w:r>
          </w:p>
        </w:tc>
      </w:tr>
    </w:tbl>
    <w:p w14:paraId="07BC202A" w14:textId="77777777">
      <w:pPr>
        <w:spacing w:after="0" w:line="96" w:lineRule="auto"/>
      </w:pPr>
    </w:p>
    <w:p w14:paraId="572A97B0" w14:textId="77777777">
      <w:r>
        <w:rPr>
          <w:vanish/>
        </w:rPr>
        <w:lastRenderedPageBreak/>
        <w:t>MLS_DSTW/MDSTW-23896</w:t>
      </w:r>
      <w:r>
        <w:t>1.3.0-2 Die obige Liste von Einsatzzwecken ist die Mindestanforderung und als nicht abgeschlossen zu betrachten.</w:t>
        <w:br/>
        <w:t>​​</w:t>
      </w:r>
    </w:p>
    <w:p w14:paraId="180A30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6E75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518C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3C236" w14:textId="77777777">
            <w:r>
              <w:t>2121</w:t>
            </w:r>
          </w:p>
        </w:tc>
      </w:tr>
      <w:tr w14:paraId="11A9B8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E67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2BA15" w14:textId="77777777">
            <w:r>
              <w:t>MDSTW-23896</w:t>
            </w:r>
          </w:p>
        </w:tc>
      </w:tr>
      <w:tr w14:paraId="50902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6D7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C61C9" w14:textId="77777777">
            <w:r>
              <w:t>4246</w:t>
            </w:r>
          </w:p>
        </w:tc>
      </w:tr>
      <w:tr w14:paraId="79AA4C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C9C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459EA" w14:textId="77777777">
            <w:r>
              <w:t>09_34</w:t>
            </w:r>
          </w:p>
        </w:tc>
      </w:tr>
    </w:tbl>
    <w:p w14:paraId="154603A7" w14:textId="77777777">
      <w:pPr>
        <w:spacing w:after="0" w:line="96" w:lineRule="auto"/>
      </w:pPr>
    </w:p>
    <w:p w14:paraId="3A06CADA" w14:textId="77777777">
      <w:pPr>
        <w:pStyle w:val="Heading3"/>
        <w:divId w:val="446"/>
      </w:pPr>
      <w:bookmarkStart w:name="_Toc242173022" w:id="415"/>
      <w:r>
        <w:t>1.4 Schlossgesperrte Weichen</w:t>
      </w:r>
      <w:bookmarkEnd w:id="415"/>
    </w:p>
    <w:p w14:paraId="31A0D4FA" w14:textId="77777777">
      <w:pPr>
        <w:spacing w:after="0"/>
      </w:pPr>
      <w:r>
        <w:rPr>
          <w:vanish/>
        </w:rPr>
        <w:t>MLS_DSTW/MDSTW-23900</w:t>
      </w:r>
      <w:r>
        <w:rPr>
          <w:b/>
        </w:rPr>
        <w:t>1.4.0-1 Schlossgesperrte Weichen müssen mittels Schlüsselsperren vom VSTW abhäng...</w:t>
      </w:r>
      <w:r>
        <w:br/>
        <w:t>1.4.0-1 Schlossgesperrte Weichen müssen mittels Schlüsselsperren vom VSTW abhängig gemacht werden.</w:t>
        <w:br/>
        <w:br/>
        <w:t>Abhängigkeiten der Schlüsselsperre:</w:t>
        <w:br/>
        <w:t>• Einzeln freigebbar, unabhängig von der Freimeldung.</w:t>
        <w:br/>
        <w:t>• Freigabe nur, wenn kein Verschluss, keine Einzelsperrung und keine Störung vorliegen.</w:t>
        <w:br/>
        <w:t>• Freigabe nur von der Stelle aus, der die Bedienung der Schlüsselsperre zugeordnet ist.</w:t>
        <w:br/>
        <w:t>• Keine Rückgabeaufforderung</w:t>
        <w:br/>
        <w:t>• Rücknahme, solange der Schlüssel noch nicht entnommen wurde.</w:t>
        <w:br/>
        <w:t>​​</w:t>
      </w:r>
    </w:p>
    <w:p w14:paraId="021755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DAE3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8E8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445E9" w14:textId="77777777">
            <w:r>
              <w:t>MDSTW-23900</w:t>
            </w:r>
          </w:p>
        </w:tc>
      </w:tr>
      <w:tr w14:paraId="53B14B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7F0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5FF55" w14:textId="77777777">
            <w:r>
              <w:t>09_36</w:t>
            </w:r>
          </w:p>
        </w:tc>
      </w:tr>
      <w:tr w14:paraId="41D33D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BA9A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639C6" w14:textId="77777777">
            <w:r>
              <w:t>4248</w:t>
            </w:r>
          </w:p>
        </w:tc>
      </w:tr>
      <w:tr w14:paraId="485190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9E49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3069D" w14:textId="77777777"/>
        </w:tc>
      </w:tr>
      <w:tr w14:paraId="0C77D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AD5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97205" w14:textId="77777777">
            <w:r>
              <w:t>Draft</w:t>
            </w:r>
          </w:p>
        </w:tc>
      </w:tr>
      <w:tr w14:paraId="45DF6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0DB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9316D3" w14:textId="77777777">
            <w:r>
              <w:t>Muss</w:t>
            </w:r>
          </w:p>
        </w:tc>
      </w:tr>
      <w:tr w14:paraId="1052E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477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7FFF2" w14:textId="77777777">
            <w:r>
              <w:t>Schlossgesperrte Weichen werden vom VSTW mittels Schlüsselsperren (elektrisches Festlegeschloss, ELF) unterstützt. Die Typen "Bahnhofsschlüsselsperre" und "Streckenschlüsselsperre" werden umgesetzt. Zur Umsetzung wird ein ObjectController OC-IO herangezogen. Die Logik der Schlüsselsperren wird im DSTW-ZE implementiert, der OC-IO implementiert keine über die Funktion der generischen Ein-/Ausgabe hinausgehende Logik.</w:t>
            </w:r>
          </w:p>
        </w:tc>
      </w:tr>
      <w:tr w14:paraId="2C8D4D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967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4592A" w14:textId="77777777">
            <w:r>
              <w:t>Funktion wird wie in der ELEKTRA 2 Baseline 29.40 realisiert zur Verfügung gestellt.</w:t>
            </w:r>
          </w:p>
        </w:tc>
      </w:tr>
      <w:tr w14:paraId="50132C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530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CB11A" w14:textId="77777777">
            <w:r>
              <w:t>PV GA DIL OBB 1.0.0</w:t>
            </w:r>
          </w:p>
        </w:tc>
      </w:tr>
    </w:tbl>
    <w:p w14:paraId="0A9C46B7" w14:textId="77777777">
      <w:pPr>
        <w:spacing w:after="0" w:line="96" w:lineRule="auto"/>
      </w:pPr>
    </w:p>
    <w:p w14:paraId="28518A49" w14:textId="77777777">
      <w:pPr>
        <w:spacing w:after="0"/>
      </w:pPr>
      <w:r>
        <w:rPr>
          <w:vanish/>
        </w:rPr>
        <w:t>MLS_DSTW/MDSTW-23901</w:t>
      </w:r>
      <w:r>
        <w:rPr>
          <w:b/>
        </w:rPr>
        <w:t>1.4.0-2 Die Freigabe darf nur einmal ausgenützt werden und muss durch Wiedereinf...</w:t>
      </w:r>
      <w:r>
        <w:br/>
        <w:t>1.4.0-2 Die Freigabe darf nur einmal ausgenützt werden und muss durch Wiedereinführen und Umsperren des Schlüssels selbsttätig zurückgegeben werden.</w:t>
        <w:br/>
        <w:t>​​</w:t>
      </w:r>
    </w:p>
    <w:p w14:paraId="5B32E8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5D8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B9E98"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00F73" w14:textId="77777777">
            <w:r>
              <w:t>MDSTW-23901</w:t>
            </w:r>
          </w:p>
        </w:tc>
      </w:tr>
      <w:tr w14:paraId="2CEF5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F7E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12D9A" w14:textId="77777777">
            <w:r>
              <w:t>09_37</w:t>
            </w:r>
          </w:p>
        </w:tc>
      </w:tr>
      <w:tr w14:paraId="3B7A0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0C7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EFA03" w14:textId="77777777">
            <w:r>
              <w:t>4249</w:t>
            </w:r>
          </w:p>
        </w:tc>
      </w:tr>
      <w:tr w14:paraId="7904AD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246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78E23" w14:textId="77777777"/>
        </w:tc>
      </w:tr>
      <w:tr w14:paraId="4501A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8F706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D8B76C" w14:textId="77777777">
            <w:r>
              <w:t>Draft</w:t>
            </w:r>
          </w:p>
        </w:tc>
      </w:tr>
      <w:tr w14:paraId="55C78A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0CA3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9CC84" w14:textId="77777777">
            <w:r>
              <w:t>Muss</w:t>
            </w:r>
          </w:p>
        </w:tc>
      </w:tr>
      <w:tr w14:paraId="1FB328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097FA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3132A" w14:textId="77777777">
            <w:r>
              <w:t>Die Freigabe wird von der Logik in DSTW-ZE einmalig zur entsprechenden Ausgabe an den OC-IO zur Freigabe des Schlüssels verwendet.</w:t>
              <w:br/>
              <w:t>Die Rückgabe erfolgt durch Wiedereinführen und Umsperren des Schlüssels. Ein weiteres Entnehmen setzt eine neuerliche Freigabe durch den Bediener voraus.</w:t>
            </w:r>
          </w:p>
        </w:tc>
      </w:tr>
      <w:tr w14:paraId="5B79B7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33BB2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03763" w14:textId="77777777">
            <w:r>
              <w:t>Funktion wird wie in der ELEKTRA 2 Baseline 29.40 realisiert zur Verfügung gestellt.</w:t>
            </w:r>
          </w:p>
        </w:tc>
      </w:tr>
      <w:tr w14:paraId="5AA704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E9C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3B797" w14:textId="77777777">
            <w:r>
              <w:t>PV GA DIL OBB 1.0.0</w:t>
            </w:r>
          </w:p>
        </w:tc>
      </w:tr>
    </w:tbl>
    <w:p w14:paraId="54740515" w14:textId="77777777">
      <w:pPr>
        <w:spacing w:after="0" w:line="96" w:lineRule="auto"/>
      </w:pPr>
    </w:p>
    <w:p w14:paraId="01F3D771" w14:textId="77777777">
      <w:pPr>
        <w:spacing w:after="0"/>
      </w:pPr>
      <w:r>
        <w:rPr>
          <w:vanish/>
        </w:rPr>
        <w:t>MLS_DSTW/MDSTW-23902</w:t>
      </w:r>
      <w:r>
        <w:rPr>
          <w:b/>
        </w:rPr>
        <w:t>1.4.0-3 Wenn eine Schlüsselsperre freigegeben ist, muss eine Einzelsperrung ausg...</w:t>
      </w:r>
      <w:r>
        <w:br/>
        <w:t>1.4.0-3 Wenn eine Schlüsselsperre freigegeben ist, muss eine Einzelsperrung ausgeschlossen sein.</w:t>
        <w:br/>
        <w:t>​​</w:t>
      </w:r>
    </w:p>
    <w:p w14:paraId="029CB1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2250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84A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F47CE" w14:textId="77777777">
            <w:r>
              <w:t>MDSTW-23902</w:t>
            </w:r>
          </w:p>
        </w:tc>
      </w:tr>
      <w:tr w14:paraId="0488D7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6E6E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87F32E" w14:textId="77777777">
            <w:r>
              <w:t>09_38</w:t>
            </w:r>
          </w:p>
        </w:tc>
      </w:tr>
      <w:tr w14:paraId="2B9541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094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D8D5E" w14:textId="77777777">
            <w:r>
              <w:t>4250</w:t>
            </w:r>
          </w:p>
        </w:tc>
      </w:tr>
      <w:tr w14:paraId="19B6C3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3F9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59A8B" w14:textId="77777777"/>
        </w:tc>
      </w:tr>
      <w:tr w14:paraId="2213F5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D58B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18F51" w14:textId="77777777">
            <w:r>
              <w:t>Draft</w:t>
            </w:r>
          </w:p>
        </w:tc>
      </w:tr>
      <w:tr w14:paraId="39C89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429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82E64" w14:textId="77777777">
            <w:r>
              <w:t>Muss</w:t>
            </w:r>
          </w:p>
        </w:tc>
      </w:tr>
      <w:tr w14:paraId="57731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0644A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48F1C" w14:textId="77777777">
            <w:r>
              <w:t>Das DSTW-ZE lehnt eine Einzelsperrung ab, wenn die betroffene Schlüsselsperre freigegeben ist.</w:t>
            </w:r>
          </w:p>
        </w:tc>
      </w:tr>
      <w:tr w14:paraId="3FE21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158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EE349" w14:textId="77777777">
            <w:r>
              <w:t>Funktion wird wie in der ELEKTRA 2 Baseline 29.40 realisiert zur Verfügung gestellt.</w:t>
            </w:r>
          </w:p>
        </w:tc>
      </w:tr>
      <w:tr w14:paraId="23A0F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0783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F1A056" w14:textId="77777777">
            <w:r>
              <w:t>PV GA DIL OBB 1.0.0</w:t>
            </w:r>
          </w:p>
        </w:tc>
      </w:tr>
    </w:tbl>
    <w:p w14:paraId="723667C8" w14:textId="77777777">
      <w:pPr>
        <w:spacing w:after="0" w:line="96" w:lineRule="auto"/>
      </w:pPr>
    </w:p>
    <w:p w14:paraId="2C386595" w14:textId="77777777">
      <w:pPr>
        <w:spacing w:after="0"/>
      </w:pPr>
      <w:r>
        <w:rPr>
          <w:vanish/>
        </w:rPr>
        <w:t>MLS_DSTW/MDSTW-23903</w:t>
      </w:r>
      <w:r>
        <w:rPr>
          <w:b/>
        </w:rPr>
        <w:t>1.4.0-4 Die Einzelsperrung einer Schlüsselsperre muss ohne Bedingungen aufhebbar...</w:t>
      </w:r>
      <w:r>
        <w:br/>
        <w:t>1.4.0-4 Die Einzelsperrung einer Schlüsselsperre muss ohne Bedingungen aufhebbar sein.</w:t>
        <w:br/>
        <w:t>​​</w:t>
      </w:r>
    </w:p>
    <w:p w14:paraId="0A9DDD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1753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1A3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71759" w14:textId="77777777">
            <w:r>
              <w:t>MDSTW-23903</w:t>
            </w:r>
          </w:p>
        </w:tc>
      </w:tr>
      <w:tr w14:paraId="3FF34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FA9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D5219" w14:textId="77777777">
            <w:r>
              <w:t>09_39</w:t>
            </w:r>
          </w:p>
        </w:tc>
      </w:tr>
      <w:tr w14:paraId="01B9BA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73C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81DBD" w14:textId="77777777">
            <w:r>
              <w:t>4251</w:t>
            </w:r>
          </w:p>
        </w:tc>
      </w:tr>
      <w:tr w14:paraId="6D5F2B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838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7AEF2" w14:textId="77777777"/>
        </w:tc>
      </w:tr>
      <w:tr w14:paraId="2DAFA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3A9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DCA1E" w14:textId="77777777">
            <w:r>
              <w:t>Draft</w:t>
            </w:r>
          </w:p>
        </w:tc>
      </w:tr>
      <w:tr w14:paraId="566292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958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7D993" w14:textId="77777777">
            <w:r>
              <w:t>Muss</w:t>
            </w:r>
          </w:p>
        </w:tc>
      </w:tr>
      <w:tr w14:paraId="302DAB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C571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6970D" w14:textId="77777777">
            <w:r>
              <w:t>Die Einzelsperre einer Schlüsselsperre kann jederzeit vom Bediener aufgehoben werden.</w:t>
            </w:r>
          </w:p>
        </w:tc>
      </w:tr>
      <w:tr w14:paraId="7291AB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1CA84"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931B78" w14:textId="77777777">
            <w:r>
              <w:t>Funktion wird wie in der ELEKTRA 2 Baseline 29.40 realisiert zur Verfügung gestellt.</w:t>
            </w:r>
          </w:p>
        </w:tc>
      </w:tr>
      <w:tr w14:paraId="504DCC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F1B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6E6B8" w14:textId="77777777">
            <w:r>
              <w:t>PV GA DIL OBB 1.0.0</w:t>
            </w:r>
          </w:p>
        </w:tc>
      </w:tr>
    </w:tbl>
    <w:p w14:paraId="53BA8C43" w14:textId="77777777">
      <w:pPr>
        <w:spacing w:after="0" w:line="96" w:lineRule="auto"/>
      </w:pPr>
    </w:p>
    <w:p w14:paraId="36A3D815" w14:textId="77777777">
      <w:pPr>
        <w:spacing w:after="0"/>
      </w:pPr>
      <w:r>
        <w:rPr>
          <w:vanish/>
        </w:rPr>
        <w:t>MLS_DSTW/MDSTW-23904</w:t>
      </w:r>
      <w:r>
        <w:rPr>
          <w:b/>
        </w:rPr>
        <w:t>1.4.0-5 Eine Schlüsselsperre zwischen Einfahrsignal und Verschubhalttafel ist mi...</w:t>
      </w:r>
      <w:r>
        <w:br/>
        <w:t>1.4.0-5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br/>
        <w:t>​​</w:t>
      </w:r>
    </w:p>
    <w:p w14:paraId="46A56D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8314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85A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5DD2D" w14:textId="77777777">
            <w:r>
              <w:t>MDSTW-23904</w:t>
            </w:r>
          </w:p>
        </w:tc>
      </w:tr>
      <w:tr w14:paraId="37C27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806E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D5DC0" w14:textId="77777777">
            <w:r>
              <w:t>09_40</w:t>
            </w:r>
          </w:p>
        </w:tc>
      </w:tr>
      <w:tr w14:paraId="0A97A0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66B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0D566" w14:textId="77777777">
            <w:r>
              <w:t>4252</w:t>
            </w:r>
          </w:p>
        </w:tc>
      </w:tr>
      <w:tr w14:paraId="2F7A2E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F008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E3B00" w14:textId="77777777"/>
        </w:tc>
      </w:tr>
      <w:tr w14:paraId="538E1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9DF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C379C" w14:textId="77777777">
            <w:r>
              <w:t>Draft</w:t>
            </w:r>
          </w:p>
        </w:tc>
      </w:tr>
      <w:tr w14:paraId="3016EE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FA7B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2A73E" w14:textId="77777777">
            <w:r>
              <w:t>Muss</w:t>
            </w:r>
          </w:p>
        </w:tc>
      </w:tr>
      <w:tr w14:paraId="1389C8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6DE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36E43" w14:textId="77777777">
            <w:r>
              <w:t>Schlüsselsperren zwischen Einfahrsignal und Verschubhalttafel werden als Streckenschlüsselsperre aufgebaut. Für Einfahrten werden diese Schlüsselsperren wie eine Schlüsselsperre im Bahnhof behandelt.</w:t>
            </w:r>
          </w:p>
        </w:tc>
      </w:tr>
      <w:tr w14:paraId="5BE27E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DD86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D32CB" w14:textId="77777777">
            <w:r>
              <w:t>Funktion wird wie in der ELEKTRA 2 Baseline 29.40 realisiert zur Verfügung gestellt.</w:t>
            </w:r>
          </w:p>
        </w:tc>
      </w:tr>
      <w:tr w14:paraId="205392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165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30BAB" w14:textId="77777777">
            <w:r>
              <w:t>PV GA DIL OBB 1.0.0</w:t>
            </w:r>
          </w:p>
        </w:tc>
      </w:tr>
    </w:tbl>
    <w:p w14:paraId="411FDB67" w14:textId="77777777">
      <w:pPr>
        <w:spacing w:after="0" w:line="96" w:lineRule="auto"/>
      </w:pPr>
    </w:p>
    <w:p w14:paraId="7E30D2EF" w14:textId="77777777">
      <w:pPr>
        <w:spacing w:after="0"/>
      </w:pPr>
      <w:r>
        <w:rPr>
          <w:vanish/>
        </w:rPr>
        <w:t>MLS_DSTW/MDSTW-23905</w:t>
      </w:r>
      <w:r>
        <w:rPr>
          <w:b/>
        </w:rPr>
        <w:t>1.4.0-6 Die Funktionen und Bedienung von Schlüsselsperren ist entsprechend RW 47...</w:t>
      </w:r>
      <w:r>
        <w:br/>
        <w:t>1.4.0-6 Die Funktionen und Bedienung von Schlüsselsperren ist entsprechend RW 47.07.10 §§14 und 15 auszuführen.</w:t>
        <w:br/>
        <w:t>​​</w:t>
      </w:r>
    </w:p>
    <w:p w14:paraId="321916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221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DB4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3A65D" w14:textId="77777777">
            <w:r>
              <w:t>MDSTW-23905</w:t>
            </w:r>
          </w:p>
        </w:tc>
      </w:tr>
      <w:tr w14:paraId="70BB96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063F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75319" w14:textId="77777777">
            <w:r>
              <w:t>09_41</w:t>
            </w:r>
          </w:p>
        </w:tc>
      </w:tr>
      <w:tr w14:paraId="4A44BA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D7A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CF1425" w14:textId="77777777">
            <w:r>
              <w:t>4253</w:t>
            </w:r>
          </w:p>
        </w:tc>
      </w:tr>
      <w:tr w14:paraId="3A2F47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5C3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2AFCD" w14:textId="77777777">
            <w:r>
              <w:t>[25]</w:t>
            </w:r>
          </w:p>
        </w:tc>
      </w:tr>
      <w:tr w14:paraId="23FD5C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BC49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13A7C" w14:textId="77777777">
            <w:r>
              <w:t>Draft</w:t>
            </w:r>
          </w:p>
        </w:tc>
      </w:tr>
      <w:tr w14:paraId="46D4B6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294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CCA97" w14:textId="77777777">
            <w:r>
              <w:t>Muss</w:t>
            </w:r>
          </w:p>
        </w:tc>
      </w:tr>
      <w:tr w14:paraId="3B53C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20BE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F8810" w14:textId="77777777">
            <w:r>
              <w:t>Die Funktionen und Bedienung von Schlüsselsperren wird entsprechend RW 47.07.10 §§14 und 15 ausgeführt.</w:t>
            </w:r>
          </w:p>
        </w:tc>
      </w:tr>
      <w:tr w14:paraId="484EA7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D91F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47C3B" w14:textId="77777777">
            <w:r>
              <w:t>Funktion wird wie in der ELEKTRA 2 Baseline 29.40 realisiert zur Verfügung gestellt.</w:t>
            </w:r>
          </w:p>
        </w:tc>
      </w:tr>
      <w:tr w14:paraId="45EFD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5BD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6A4DF" w14:textId="77777777">
            <w:r>
              <w:t>PV GA DIL OBB 1.0.0</w:t>
            </w:r>
          </w:p>
        </w:tc>
      </w:tr>
    </w:tbl>
    <w:p w14:paraId="1C6D7FBC" w14:textId="77777777">
      <w:pPr>
        <w:spacing w:after="0" w:line="96" w:lineRule="auto"/>
      </w:pPr>
    </w:p>
    <w:p w14:paraId="2FCA0339" w14:textId="77777777">
      <w:pPr>
        <w:pStyle w:val="Heading2"/>
        <w:divId w:val="447"/>
      </w:pPr>
      <w:bookmarkStart w:name="_Toc242173023" w:id="416"/>
      <w:r>
        <w:lastRenderedPageBreak/>
        <w:t>D2.10 Teilpflichtenheft Teilsystem Gleisfreimeldung</w:t>
      </w:r>
      <w:bookmarkEnd w:id="416"/>
    </w:p>
    <w:p w14:paraId="73EA76D3" w14:textId="77777777">
      <w:pPr>
        <w:pStyle w:val="Heading3"/>
        <w:divId w:val="448"/>
      </w:pPr>
      <w:bookmarkStart w:name="_Toc242173024" w:id="417"/>
      <w:r>
        <w:t>1.1 Allgemeine Anforderungen</w:t>
      </w:r>
      <w:bookmarkEnd w:id="417"/>
    </w:p>
    <w:p w14:paraId="04DD63AF" w14:textId="77777777">
      <w:r>
        <w:rPr>
          <w:vanish/>
        </w:rPr>
        <w:t>MLS_DSTW/MDSTW-23914</w:t>
      </w:r>
      <w:r>
        <w:t>1.1.0-1 Die logische und funktionale Systemgrenze des Teilsystems GFM ist in der folgenden Abbildung dargestellt.</w:t>
        <w:br/>
        <w:t>​​</w:t>
      </w:r>
    </w:p>
    <w:p w14:paraId="3C45DA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74FE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6286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9E9A4" w14:textId="77777777">
            <w:r>
              <w:t>2135</w:t>
            </w:r>
          </w:p>
        </w:tc>
      </w:tr>
      <w:tr w14:paraId="10A4CA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5C66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738A4" w14:textId="77777777">
            <w:r>
              <w:t>MDSTW-23914</w:t>
            </w:r>
          </w:p>
        </w:tc>
      </w:tr>
      <w:tr w14:paraId="7F16FC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F9E2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CAD74" w14:textId="77777777">
            <w:r>
              <w:t>4260</w:t>
            </w:r>
          </w:p>
        </w:tc>
      </w:tr>
      <w:tr w14:paraId="326E2A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0BD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512C6" w14:textId="77777777">
            <w:r>
              <w:t>10_16</w:t>
            </w:r>
          </w:p>
        </w:tc>
      </w:tr>
    </w:tbl>
    <w:p w14:paraId="4750BCD8" w14:textId="77777777">
      <w:pPr>
        <w:spacing w:after="0" w:line="96" w:lineRule="auto"/>
      </w:pPr>
    </w:p>
    <w:p w14:paraId="7F698F2B" w14:textId="77777777">
      <w:r>
        <w:rPr>
          <w:vanish/>
        </w:rPr>
        <w:t>MLS_DSTW/MDSTW-23915</w:t>
      </w:r>
      <w:r>
        <w:t>1.1.0-2 &lt;Systemschaubild Subsystem TDS&gt;</w:t>
        <w:br/>
        <w:t>​​</w:t>
      </w:r>
    </w:p>
    <w:p w14:paraId="0FA669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27582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EBC1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3D66A" w14:textId="77777777">
            <w:r>
              <w:t>2136</w:t>
            </w:r>
          </w:p>
        </w:tc>
      </w:tr>
      <w:tr w14:paraId="7ECC3E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56B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AA582" w14:textId="77777777">
            <w:r>
              <w:t>MDSTW-23915</w:t>
            </w:r>
          </w:p>
        </w:tc>
      </w:tr>
      <w:tr w14:paraId="12083C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7539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2DAFF" w14:textId="77777777">
            <w:r>
              <w:t>4261</w:t>
            </w:r>
          </w:p>
        </w:tc>
      </w:tr>
      <w:tr w14:paraId="11C98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F99E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5011D8" w14:textId="77777777">
            <w:r>
              <w:t>10_46</w:t>
            </w:r>
          </w:p>
        </w:tc>
      </w:tr>
    </w:tbl>
    <w:p w14:paraId="7B4AFF4D" w14:textId="77777777">
      <w:pPr>
        <w:spacing w:after="0" w:line="96" w:lineRule="auto"/>
      </w:pPr>
    </w:p>
    <w:p w14:paraId="073123D0" w14:textId="77777777">
      <w:pPr>
        <w:spacing w:after="0"/>
      </w:pPr>
      <w:r>
        <w:rPr>
          <w:vanish/>
        </w:rPr>
        <w:t>MLS_DSTW/MDSTW-23916</w:t>
      </w:r>
      <w:r>
        <w:rPr>
          <w:b/>
        </w:rPr>
        <w:t>1.1.0-3 Das Teilsystem GFM muss alle Daten messen oder bereitstellen, die an der...</w:t>
      </w:r>
      <w:r>
        <w:br/>
        <w:t>1.1.0-3 Das Teilsystem GFM muss alle Daten messen oder bereitstellen, die an der Schnittstelle SDI-TDS ausgetauscht werden können.</w:t>
        <w:br/>
        <w:t>​​</w:t>
      </w:r>
    </w:p>
    <w:p w14:paraId="033799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D6D9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2499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EEFEA" w14:textId="77777777">
            <w:r>
              <w:t>MDSTW-23916</w:t>
            </w:r>
          </w:p>
        </w:tc>
      </w:tr>
      <w:tr w14:paraId="21F27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AF3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AAF43" w14:textId="77777777">
            <w:r>
              <w:t>10_18</w:t>
            </w:r>
          </w:p>
        </w:tc>
      </w:tr>
      <w:tr w14:paraId="3D660E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1E8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0DE1E" w14:textId="77777777">
            <w:r>
              <w:t>4262</w:t>
            </w:r>
          </w:p>
        </w:tc>
      </w:tr>
      <w:tr w14:paraId="315E6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A8F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74DBE" w14:textId="77777777">
            <w:r>
              <w:t>[33]</w:t>
            </w:r>
          </w:p>
        </w:tc>
      </w:tr>
      <w:tr w14:paraId="08A61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4A0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B6CB3" w14:textId="77777777">
            <w:r>
              <w:t>Draft</w:t>
            </w:r>
          </w:p>
        </w:tc>
      </w:tr>
      <w:tr w14:paraId="162FE2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78C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83B83" w14:textId="77777777">
            <w:r>
              <w:t>Muss</w:t>
            </w:r>
          </w:p>
        </w:tc>
      </w:tr>
      <w:tr w14:paraId="4484C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C1C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AA265" w14:textId="77777777">
            <w:r>
              <w:t>Das Subsystem TDS stellt die vereinbarten Diagnose- und Zustandsinformationen gemäß Eu.Doc. 81 auf Basis der vertraglich vereinbarten EULYNX Baseline 4 Release 4 über SDI-TDS bereit. In der vorgesehenen Stufe wird PULSE als temporäre Gegenstelle verwendet, solange die entsprechende DDSP-Funktion nicht vollständig verfügbar ist.</w:t>
            </w:r>
          </w:p>
        </w:tc>
      </w:tr>
      <w:tr w14:paraId="2DDBBD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F24D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61C63" w14:textId="77777777">
            <w:r>
              <w:t>Die spätere DDSP-Anbindung erfolgt auf Basis derselben freigegebenen SDI-TDS-Schnittstellenbaseline. Zusätzliche oder abweichende DDSP-Anforderungen sind gesondert zu spezifizieren und zu bewerten.</w:t>
            </w:r>
          </w:p>
        </w:tc>
      </w:tr>
      <w:tr w14:paraId="105BA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774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47439" w14:textId="77777777">
            <w:r>
              <w:t>PV GA DIL OBB 2.0.0</w:t>
            </w:r>
          </w:p>
        </w:tc>
      </w:tr>
    </w:tbl>
    <w:p w14:paraId="26AB6554" w14:textId="77777777">
      <w:pPr>
        <w:spacing w:after="0" w:line="96" w:lineRule="auto"/>
      </w:pPr>
    </w:p>
    <w:p w14:paraId="185B18E4" w14:textId="77777777">
      <w:pPr>
        <w:spacing w:after="0"/>
      </w:pPr>
      <w:r>
        <w:rPr>
          <w:vanish/>
        </w:rPr>
        <w:t>MLS_DSTW/MDSTW-23917</w:t>
      </w:r>
      <w:r>
        <w:rPr>
          <w:b/>
        </w:rPr>
        <w:t>1.1.0-4 Zusätzlich zu den in der SDI-TDS festgelegten Daten muss das System an d...</w:t>
      </w:r>
      <w:r>
        <w:br/>
        <w:t xml:space="preserve">1.1.0-4 Zusätzlich zu den in der SDI-TDS festgelegten Daten muss das System an derselben Schnittstelle die Betriebsstunden in Stunden und Dezimalstunden (h) des Object Controllers zählen </w:t>
        <w:lastRenderedPageBreak/>
        <w:t>und übertragen.</w:t>
        <w:br/>
        <w:t>​​</w:t>
      </w:r>
    </w:p>
    <w:p w14:paraId="79D6A0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0716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22E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59377" w14:textId="77777777">
            <w:r>
              <w:t>MDSTW-23917</w:t>
            </w:r>
          </w:p>
        </w:tc>
      </w:tr>
      <w:tr w14:paraId="1749AA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F21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168AE" w14:textId="77777777">
            <w:r>
              <w:t>10_19</w:t>
            </w:r>
          </w:p>
        </w:tc>
      </w:tr>
      <w:tr w14:paraId="680B10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117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8F6464" w14:textId="77777777">
            <w:r>
              <w:t>4263</w:t>
            </w:r>
          </w:p>
        </w:tc>
      </w:tr>
      <w:tr w14:paraId="0AC6B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3A0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EB65C" w14:textId="77777777"/>
        </w:tc>
      </w:tr>
      <w:tr w14:paraId="66F77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326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C52F6" w14:textId="77777777">
            <w:r>
              <w:t>Draft</w:t>
            </w:r>
          </w:p>
        </w:tc>
      </w:tr>
      <w:tr w14:paraId="068E87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41B5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2A2DA" w14:textId="77777777">
            <w:r>
              <w:t>Muss</w:t>
            </w:r>
          </w:p>
        </w:tc>
      </w:tr>
      <w:tr w14:paraId="69E49C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3C7F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B96CA" w14:textId="77777777">
            <w:r>
              <w:t>Das Subsystem GFM wird an der Schnittstelle SDI-TDS die Betriebsstunden in Stunden, jedoch nicht in Dezimalstunden zählen und übertragen.</w:t>
            </w:r>
          </w:p>
        </w:tc>
      </w:tr>
      <w:tr w14:paraId="2378B3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3A6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DF0B8" w14:textId="77777777">
            <w:r>
              <w:t>Die angebotene Lösung überträgt Betriebsstunden derzeit mit einer Auflösung von einer Stunde. Eine zusätzliche Übertragung in Dezimalstunden ist nicht Bestandteil der bestehenden Produktfunktion. Aus Sicht von Hitachi Rail ist die vorhandene Auflösung für die vorgesehene betriebliche Auswertung und Instandhaltungsplanung ausreichend. Die Akzeptanz dieser Auslegung wird mit dem AG abgestimmt. Sollte eine feinere Auflösung zwingend erforderlich sein, sind Datenformat, Auflösung und technische Auswirkungen gemeinsam festzulegen.</w:t>
            </w:r>
          </w:p>
        </w:tc>
      </w:tr>
      <w:tr w14:paraId="4D232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246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93A02" w14:textId="77777777">
            <w:r>
              <w:t>PV GA DIL OBB 2.0.0</w:t>
            </w:r>
          </w:p>
        </w:tc>
      </w:tr>
    </w:tbl>
    <w:p w14:paraId="599D1719" w14:textId="77777777">
      <w:pPr>
        <w:spacing w:after="0" w:line="96" w:lineRule="auto"/>
      </w:pPr>
    </w:p>
    <w:p w14:paraId="7A8C0992" w14:textId="77777777">
      <w:pPr>
        <w:pStyle w:val="Heading3"/>
        <w:divId w:val="449"/>
      </w:pPr>
      <w:bookmarkStart w:name="_Toc242173025" w:id="418"/>
      <w:r>
        <w:t>1.2 Schnittstellen</w:t>
      </w:r>
      <w:bookmarkEnd w:id="418"/>
    </w:p>
    <w:p w14:paraId="69583107" w14:textId="77777777">
      <w:pPr>
        <w:spacing w:after="0"/>
      </w:pPr>
      <w:r>
        <w:rPr>
          <w:vanish/>
        </w:rPr>
        <w:t>MLS_DSTW/MDSTW-23918</w:t>
      </w:r>
      <w:r>
        <w:rPr>
          <w:b/>
        </w:rPr>
        <w:t>1.2.0-1 Die Schnittstelle zwischen Teilsystem Stellwerkskern und Teilsystem GFM...</w:t>
      </w:r>
      <w:r>
        <w:br/>
        <w:t>1.2.0-1 Die Schnittstelle zwischen Teilsystem Stellwerkskern und Teilsystem GFM muss entsprechend der Schnittstelle SCI-TDS hergestellt werden. Die optionalen Pakete müssen nicht umgesetzt werden.</w:t>
        <w:br/>
        <w:t>​​</w:t>
      </w:r>
    </w:p>
    <w:p w14:paraId="775DD7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39A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6C9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3F20C" w14:textId="77777777">
            <w:r>
              <w:t>MDSTW-23918</w:t>
            </w:r>
          </w:p>
        </w:tc>
      </w:tr>
      <w:tr w14:paraId="5CACFA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432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7DD98" w14:textId="77777777">
            <w:r>
              <w:t>10_21</w:t>
            </w:r>
          </w:p>
        </w:tc>
      </w:tr>
      <w:tr w14:paraId="232A3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08F7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FFBE09" w14:textId="77777777">
            <w:r>
              <w:t>4265</w:t>
            </w:r>
          </w:p>
        </w:tc>
      </w:tr>
      <w:tr w14:paraId="217B8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405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48694" w14:textId="77777777">
            <w:r>
              <w:t>[32]</w:t>
            </w:r>
          </w:p>
        </w:tc>
      </w:tr>
      <w:tr w14:paraId="46F3CC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4C0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5C719" w14:textId="77777777">
            <w:r>
              <w:t>Draft</w:t>
            </w:r>
          </w:p>
        </w:tc>
      </w:tr>
      <w:tr w14:paraId="36B49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64E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456D9" w14:textId="77777777">
            <w:r>
              <w:t>Muss</w:t>
            </w:r>
          </w:p>
        </w:tc>
      </w:tr>
      <w:tr w14:paraId="2778DA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238B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6C74E" w14:textId="77777777">
            <w:r>
              <w:t>Die SCI-TDS-Schnittstelle zwischen VSTW und OC-TDS wird gemäß Eu.Doc. 44 auf Basis der vertraglich vereinbarten EULYNX Baseline 4 Release 4 umgesetzt.</w:t>
            </w:r>
          </w:p>
        </w:tc>
      </w:tr>
      <w:tr w14:paraId="463ABC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BA77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3C21D" w14:textId="77777777">
            <w:r>
              <w:t>Die Umsetzung umfasst die für die angebotene TDS-Architektur anwendbaren verpflichtenden Funktionen und Funktionspakete. Änderungen nach Freigabe der Schnittstellenbaseline sind gesondert zu bewerten.</w:t>
            </w:r>
          </w:p>
        </w:tc>
      </w:tr>
      <w:tr w14:paraId="6434F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DB4B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BB2BD" w14:textId="77777777">
            <w:r>
              <w:t>PV GA DIL OBB 1.0.0</w:t>
            </w:r>
          </w:p>
        </w:tc>
      </w:tr>
    </w:tbl>
    <w:p w14:paraId="5EAA8968" w14:textId="77777777">
      <w:pPr>
        <w:spacing w:after="0" w:line="96" w:lineRule="auto"/>
      </w:pPr>
    </w:p>
    <w:p w14:paraId="4F663AC4" w14:textId="77777777">
      <w:pPr>
        <w:spacing w:after="0"/>
      </w:pPr>
      <w:r>
        <w:rPr>
          <w:vanish/>
        </w:rPr>
        <w:t>MLS_DSTW/MDSTW-23919</w:t>
      </w:r>
      <w:r>
        <w:rPr>
          <w:b/>
        </w:rPr>
        <w:t>1.2.0-2 Es muss eine Wartungsschnittstelle gemäß SMI-TDS hergestellt werden.</w:t>
      </w:r>
      <w:r>
        <w:br/>
        <w:t>1.2.0-2 Es muss eine Wartungsschnittstelle gemäß SMI-TDS hergestellt werden.</w:t>
        <w:br/>
        <w:t>​​</w:t>
      </w:r>
    </w:p>
    <w:p w14:paraId="1FE93E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D63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C2BBF"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72B56" w14:textId="77777777">
            <w:r>
              <w:t>MDSTW-23919</w:t>
            </w:r>
          </w:p>
        </w:tc>
      </w:tr>
      <w:tr w14:paraId="3914F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2DE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FE870" w14:textId="77777777">
            <w:r>
              <w:t>10_22</w:t>
            </w:r>
          </w:p>
        </w:tc>
      </w:tr>
      <w:tr w14:paraId="43E923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09F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6AD0A" w14:textId="77777777">
            <w:r>
              <w:t>4266</w:t>
            </w:r>
          </w:p>
        </w:tc>
      </w:tr>
      <w:tr w14:paraId="0B4617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337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74C8BF" w14:textId="77777777">
            <w:r>
              <w:t>[14]</w:t>
            </w:r>
          </w:p>
        </w:tc>
      </w:tr>
      <w:tr w14:paraId="434227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FCF0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A45BC" w14:textId="77777777">
            <w:r>
              <w:t>Draft</w:t>
            </w:r>
          </w:p>
        </w:tc>
      </w:tr>
      <w:tr w14:paraId="2E757C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58F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9F2D5" w14:textId="77777777">
            <w:r>
              <w:t>Muss</w:t>
            </w:r>
          </w:p>
        </w:tc>
      </w:tr>
      <w:tr w14:paraId="05019E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8A07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FD9C1" w14:textId="77777777">
            <w:r>
              <w:t>Die Maintenance-Schnittstelle wird gemäß Eu.Doc. 120 auf Basis der vertraglich vereinbarten EULYNX Baseline 4 Release 4 und entsprechend der festgelegten Stufenplanung umgesetzt.</w:t>
            </w:r>
          </w:p>
        </w:tc>
      </w:tr>
      <w:tr w14:paraId="7C478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20D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A08FC" w14:textId="77777777">
            <w:r>
              <w:t>Die vollständige Nutzung setzt eine kompatible und rechtzeitig verfügbare DDSP-/SMI-Gegenstelle voraus. Die verbindlichen Dokumentstände werden zentral in der freigegebenen Schnittstellenbaseline geführt. Änderungen nach Freigabe der Baseline sind gesondert zu bewerten.</w:t>
            </w:r>
          </w:p>
        </w:tc>
      </w:tr>
      <w:tr w14:paraId="71B5D1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60C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4AA4C" w14:textId="77777777">
            <w:r>
              <w:t>PV GA DIL OBB 3.0.0</w:t>
            </w:r>
          </w:p>
        </w:tc>
      </w:tr>
    </w:tbl>
    <w:p w14:paraId="67395F77" w14:textId="77777777">
      <w:pPr>
        <w:spacing w:after="0" w:line="96" w:lineRule="auto"/>
      </w:pPr>
    </w:p>
    <w:p w14:paraId="1F104A0D" w14:textId="77777777">
      <w:pPr>
        <w:spacing w:after="0"/>
      </w:pPr>
      <w:r>
        <w:rPr>
          <w:vanish/>
        </w:rPr>
        <w:t>MLS_DSTW/MDSTW-23920</w:t>
      </w:r>
      <w:r>
        <w:rPr>
          <w:b/>
        </w:rPr>
        <w:t>1.2.0-3 Es muss eine Diagnoseschnittstelle gemäß SDI-TDS hergestellt werden.</w:t>
      </w:r>
      <w:r>
        <w:br/>
        <w:t>1.2.0-3 Es muss eine Diagnoseschnittstelle gemäß SDI-TDS hergestellt werden.</w:t>
        <w:br/>
        <w:t>​​</w:t>
      </w:r>
    </w:p>
    <w:p w14:paraId="4EF584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FFA3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584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686D6" w14:textId="77777777">
            <w:r>
              <w:t>MDSTW-23920</w:t>
            </w:r>
          </w:p>
        </w:tc>
      </w:tr>
      <w:tr w14:paraId="244FFE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F29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0BD6F" w14:textId="77777777">
            <w:r>
              <w:t>10_23</w:t>
            </w:r>
          </w:p>
        </w:tc>
      </w:tr>
      <w:tr w14:paraId="12AE2C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DAB1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70F98" w14:textId="77777777">
            <w:r>
              <w:t>4267</w:t>
            </w:r>
          </w:p>
        </w:tc>
      </w:tr>
      <w:tr w14:paraId="03DFA3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1EB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167050" w14:textId="77777777">
            <w:r>
              <w:t>[33]</w:t>
            </w:r>
          </w:p>
        </w:tc>
      </w:tr>
      <w:tr w14:paraId="55B08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FED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56A02" w14:textId="77777777">
            <w:r>
              <w:t>Draft</w:t>
            </w:r>
          </w:p>
        </w:tc>
      </w:tr>
      <w:tr w14:paraId="63266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105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2990D" w14:textId="77777777">
            <w:r>
              <w:t>Muss</w:t>
            </w:r>
          </w:p>
        </w:tc>
      </w:tr>
      <w:tr w14:paraId="7906E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522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81E7F" w14:textId="77777777">
            <w:r>
              <w:t>Der OC-TDS stellt die vorgesehenen Diagnose- und Maintenance-Informationen gemäß Eu.Doc. 81 auf Basis der vertraglich vereinbarten EULYNX Baseline 4 Release 4 über SDI-TDS bereit. In der vorgesehenen Stufe wird PULSE als temporäre Gegenstelle verwendet, solange die entsprechende DDSP-Funktion nicht vollständig verfügbar ist.</w:t>
            </w:r>
          </w:p>
        </w:tc>
      </w:tr>
      <w:tr w14:paraId="65FD6F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E42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031304" w14:textId="77777777">
            <w:r>
              <w:t>Die Verwendung von PULSE in Stufe 1 stellt keine Änderung der vom Object Controller bereitgestellten SDI-Schnittstelle dar. Die Austauschbarkeit der Gegenstelle setzt voraus, dass PULSE und die spätere DDSP dieselbe freigegebene Schnittstellen- und Datenmodellbaseline verwenden. Abweichungen der DDSP sind gesondert zu bewerten.</w:t>
            </w:r>
          </w:p>
        </w:tc>
      </w:tr>
      <w:tr w14:paraId="650981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6BB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F8761" w14:textId="77777777">
            <w:r>
              <w:t>PV GA DIL OBB 1.0.0</w:t>
            </w:r>
          </w:p>
        </w:tc>
      </w:tr>
    </w:tbl>
    <w:p w14:paraId="38B0A5E8" w14:textId="77777777">
      <w:pPr>
        <w:spacing w:after="0" w:line="96" w:lineRule="auto"/>
      </w:pPr>
    </w:p>
    <w:p w14:paraId="6BD98274" w14:textId="77777777">
      <w:pPr>
        <w:spacing w:after="0"/>
      </w:pPr>
      <w:r>
        <w:rPr>
          <w:vanish/>
        </w:rPr>
        <w:t>MLS_DSTW/MDSTW-23921</w:t>
      </w:r>
      <w:r>
        <w:rPr>
          <w:b/>
        </w:rPr>
        <w:t>1.2.0-4 Es muss die Schnittstelle zum Subsystem Security Services Platform gemäß...</w:t>
      </w:r>
      <w:r>
        <w:br/>
        <w:t>1.2.0-4 Es muss die Schnittstelle zum Subsystem Security Services Platform gemäß SSI-TDS hergestellt werden.</w:t>
        <w:br/>
        <w:t>​​</w:t>
      </w:r>
    </w:p>
    <w:p w14:paraId="126E9FC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FFDC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4E7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C2CD0" w14:textId="77777777">
            <w:r>
              <w:t>MDSTW-23921</w:t>
            </w:r>
          </w:p>
        </w:tc>
      </w:tr>
      <w:tr w14:paraId="178096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C5D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42F8A" w14:textId="77777777">
            <w:r>
              <w:t>10_24</w:t>
            </w:r>
          </w:p>
        </w:tc>
      </w:tr>
      <w:tr w14:paraId="76988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7FB3E"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E4F65" w14:textId="77777777">
            <w:r>
              <w:t>4268</w:t>
            </w:r>
          </w:p>
        </w:tc>
      </w:tr>
      <w:tr w14:paraId="733432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EBD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FE9AC" w14:textId="77777777">
            <w:r>
              <w:t>[23]</w:t>
            </w:r>
          </w:p>
        </w:tc>
      </w:tr>
      <w:tr w14:paraId="242AC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1941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9F438" w14:textId="77777777">
            <w:r>
              <w:t>Draft</w:t>
            </w:r>
          </w:p>
        </w:tc>
      </w:tr>
      <w:tr w14:paraId="032C2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380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63C17" w14:textId="77777777">
            <w:r>
              <w:t>Muss</w:t>
            </w:r>
          </w:p>
        </w:tc>
      </w:tr>
      <w:tr w14:paraId="254C5D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C823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18539C" w14:textId="77777777">
            <w:r>
              <w:t>Die Security-Service-Schnittstelle wird gemäß dem im Requirement referenzierten Security-Dokument und auf Basis der mit EULYNX Baseline 4 Release 4 abgestimmten Cybersecurity-Spezifikation entsprechend der vereinbarten Security-Stufenplanung umgesetzt.</w:t>
            </w:r>
          </w:p>
        </w:tc>
      </w:tr>
      <w:tr w14:paraId="1E372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8D69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D8F16" w14:textId="77777777">
            <w:r>
              <w:t>Die Umsetzung setzt die Bereitstellung der erforderlichen AG-Security-Services voraus. Der verbindliche Dokument- und Revisionsstand wird zentral in der freigegebenen Security- und Schnittstellenbaseline geführt.</w:t>
            </w:r>
          </w:p>
        </w:tc>
      </w:tr>
      <w:tr w14:paraId="5D9936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266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5A0DE" w14:textId="77777777">
            <w:r>
              <w:t>PV GA DIL OBB 2.0.0</w:t>
            </w:r>
          </w:p>
        </w:tc>
      </w:tr>
    </w:tbl>
    <w:p w14:paraId="59CB80EB" w14:textId="77777777">
      <w:pPr>
        <w:spacing w:after="0" w:line="96" w:lineRule="auto"/>
      </w:pPr>
    </w:p>
    <w:p w14:paraId="6F1DA3B7" w14:textId="77777777">
      <w:pPr>
        <w:spacing w:after="0"/>
      </w:pPr>
      <w:r>
        <w:rPr>
          <w:vanish/>
        </w:rPr>
        <w:t>MLS_DSTW/MDSTW-23922</w:t>
      </w:r>
      <w:r>
        <w:rPr>
          <w:b/>
        </w:rPr>
        <w:t>1.2.0-5 Es muss eine Schnitttstelle TDS1 (Basic Data Identifier) entsprechend de...</w:t>
      </w:r>
      <w:r>
        <w:br/>
        <w:t>1.2.0-5 Es muss eine Schnitttstelle TDS1 (Basic Data Identifier) entsprechend des &lt;03 Lastenheft Allgemeine Anforderungen&gt; 1 realisiert werden.</w:t>
        <w:br/>
        <w:t>​​</w:t>
      </w:r>
    </w:p>
    <w:p w14:paraId="5F1E96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1ACB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A99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9839D" w14:textId="77777777">
            <w:r>
              <w:t>MDSTW-23922</w:t>
            </w:r>
          </w:p>
        </w:tc>
      </w:tr>
      <w:tr w14:paraId="0E6AA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9EA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65F81" w14:textId="77777777">
            <w:r>
              <w:t>10_25</w:t>
            </w:r>
          </w:p>
        </w:tc>
      </w:tr>
      <w:tr w14:paraId="33B29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A68E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6316B" w14:textId="77777777">
            <w:r>
              <w:t>4269</w:t>
            </w:r>
          </w:p>
        </w:tc>
      </w:tr>
      <w:tr w14:paraId="069B0E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170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CAECF" w14:textId="77777777">
            <w:r>
              <w:t>[32]</w:t>
            </w:r>
          </w:p>
        </w:tc>
      </w:tr>
      <w:tr w14:paraId="59D823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917D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BB4E9" w14:textId="77777777">
            <w:r>
              <w:t>Draft</w:t>
            </w:r>
          </w:p>
        </w:tc>
      </w:tr>
      <w:tr w14:paraId="557329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0D6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FD31E" w14:textId="77777777">
            <w:r>
              <w:t>Muss</w:t>
            </w:r>
          </w:p>
        </w:tc>
      </w:tr>
      <w:tr w14:paraId="0F6AD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023FC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4E890" w14:textId="77777777">
            <w:r>
              <w:t>Die standortrelevanten Daten eines OC-TDS (Bahnhof, Standort, Projektierung) werden auf einem ID-Stecker gespeichert, der am OC-TDS anzustecken ist.</w:t>
            </w:r>
          </w:p>
        </w:tc>
      </w:tr>
      <w:tr w14:paraId="7E9D1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A85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80462" w14:textId="77777777"/>
        </w:tc>
      </w:tr>
      <w:tr w14:paraId="77B15D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7C2B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6C287" w14:textId="77777777">
            <w:r>
              <w:t>PV GA DIL OBB 1.0.0</w:t>
            </w:r>
          </w:p>
        </w:tc>
      </w:tr>
    </w:tbl>
    <w:p w14:paraId="6A6B5A5A" w14:textId="77777777">
      <w:pPr>
        <w:spacing w:after="0" w:line="96" w:lineRule="auto"/>
      </w:pPr>
    </w:p>
    <w:p w14:paraId="337611D4" w14:textId="77777777">
      <w:pPr>
        <w:spacing w:after="0"/>
      </w:pPr>
      <w:r>
        <w:rPr>
          <w:vanish/>
        </w:rPr>
        <w:t>MLS_DSTW/MDSTW-23923</w:t>
      </w:r>
      <w:r>
        <w:rPr>
          <w:b/>
        </w:rPr>
        <w:t>1.2.0-6 Es muss eine Schnittstelle TDS6 (Maintainer) realisiert werden.</w:t>
      </w:r>
      <w:r>
        <w:br/>
        <w:t>1.2.0-6 Es muss eine Schnittstelle TDS6 (Maintainer) realisiert werden.</w:t>
        <w:br/>
        <w:t>​​</w:t>
      </w:r>
    </w:p>
    <w:p w14:paraId="5396B1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A8B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0AFE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8476C" w14:textId="77777777">
            <w:r>
              <w:t>MDSTW-23923</w:t>
            </w:r>
          </w:p>
        </w:tc>
      </w:tr>
      <w:tr w14:paraId="1058EA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8CE0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340C7" w14:textId="77777777">
            <w:r>
              <w:t>10_26</w:t>
            </w:r>
          </w:p>
        </w:tc>
      </w:tr>
      <w:tr w14:paraId="7F5DF2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A09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BE286" w14:textId="77777777">
            <w:r>
              <w:t>4270</w:t>
            </w:r>
          </w:p>
        </w:tc>
      </w:tr>
      <w:tr w14:paraId="4ED773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80D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A7A02" w14:textId="77777777">
            <w:r>
              <w:t>[32]</w:t>
            </w:r>
          </w:p>
        </w:tc>
      </w:tr>
      <w:tr w14:paraId="7E8540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2CD4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9B944" w14:textId="77777777">
            <w:r>
              <w:t>Draft</w:t>
            </w:r>
          </w:p>
        </w:tc>
      </w:tr>
      <w:tr w14:paraId="739693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607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F06D9" w14:textId="77777777">
            <w:r>
              <w:t>Muss</w:t>
            </w:r>
          </w:p>
        </w:tc>
      </w:tr>
      <w:tr w14:paraId="63EBB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508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FA00C" w14:textId="77777777">
            <w:r>
              <w:t>Der OC-TDS (AzLM) wird eine Schnittstelle zur lokalen Diagnose für den Maintainer bereitstellen.</w:t>
            </w:r>
          </w:p>
        </w:tc>
      </w:tr>
      <w:tr w14:paraId="377BF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C33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F02D1" w14:textId="77777777"/>
        </w:tc>
      </w:tr>
      <w:tr w14:paraId="5FD14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4C5DC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70F42" w14:textId="77777777">
            <w:r>
              <w:t>PV GA DIL OBB 1.0.0</w:t>
            </w:r>
          </w:p>
        </w:tc>
      </w:tr>
    </w:tbl>
    <w:p w14:paraId="79B777A9" w14:textId="77777777">
      <w:pPr>
        <w:spacing w:after="0" w:line="96" w:lineRule="auto"/>
      </w:pPr>
    </w:p>
    <w:p w14:paraId="0E76865C" w14:textId="77777777">
      <w:pPr>
        <w:spacing w:after="0"/>
      </w:pPr>
      <w:r>
        <w:rPr>
          <w:vanish/>
        </w:rPr>
        <w:lastRenderedPageBreak/>
        <w:t>MLS_DSTW/MDSTW-23924</w:t>
      </w:r>
      <w:r>
        <w:rPr>
          <w:b/>
        </w:rPr>
        <w:t>1.2.0-7 Die Schnittstelle TDS5 (Power Supply) muss entsprechend der Vorgaben des...</w:t>
      </w:r>
      <w:r>
        <w:br/>
        <w:t>1.2.0-7 Die Schnittstelle TDS5 (Power Supply) muss entsprechend der Vorgaben des &lt;11 Lastenheft Feldelementstation&gt; 1 realisiert werden.</w:t>
        <w:br/>
        <w:t>​​</w:t>
      </w:r>
    </w:p>
    <w:p w14:paraId="740D23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4E0E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9D7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C802C" w14:textId="77777777">
            <w:r>
              <w:t>MDSTW-23924</w:t>
            </w:r>
          </w:p>
        </w:tc>
      </w:tr>
      <w:tr w14:paraId="04105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46C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1B6D8" w14:textId="77777777">
            <w:r>
              <w:t>10_27</w:t>
            </w:r>
          </w:p>
        </w:tc>
      </w:tr>
      <w:tr w14:paraId="23245F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A25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451D7" w14:textId="77777777">
            <w:r>
              <w:t>4271</w:t>
            </w:r>
          </w:p>
        </w:tc>
      </w:tr>
      <w:tr w14:paraId="49FBBC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FA8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F4520" w14:textId="77777777"/>
        </w:tc>
      </w:tr>
      <w:tr w14:paraId="6B468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6DAA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058AC" w14:textId="77777777">
            <w:r>
              <w:t>Draft</w:t>
            </w:r>
          </w:p>
        </w:tc>
      </w:tr>
      <w:tr w14:paraId="04E89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09D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3EAEE" w14:textId="77777777">
            <w:r>
              <w:t>Muss</w:t>
            </w:r>
          </w:p>
        </w:tc>
      </w:tr>
      <w:tr w14:paraId="0FCFD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80E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F77B3" w14:textId="77777777">
            <w:r>
              <w:t>Der FES wird die Schnittstelle PowerSupply gemäß Vorgabe &lt;11 Lastenheft Feldelementstation&gt; realisieren.</w:t>
            </w:r>
          </w:p>
        </w:tc>
      </w:tr>
      <w:tr w14:paraId="3B6F1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6113F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46EFED" w14:textId="77777777"/>
        </w:tc>
      </w:tr>
      <w:tr w14:paraId="462EF6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1C7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B0300" w14:textId="77777777">
            <w:r>
              <w:t>PV GA DIL OBB 1.0.0</w:t>
            </w:r>
          </w:p>
        </w:tc>
      </w:tr>
    </w:tbl>
    <w:p w14:paraId="12BA6FC5" w14:textId="77777777">
      <w:pPr>
        <w:spacing w:after="0" w:line="96" w:lineRule="auto"/>
      </w:pPr>
    </w:p>
    <w:p w14:paraId="155E8407" w14:textId="77777777">
      <w:pPr>
        <w:spacing w:after="0"/>
      </w:pPr>
      <w:r>
        <w:rPr>
          <w:vanish/>
        </w:rPr>
        <w:t>MLS_DSTW/MDSTW-23925</w:t>
      </w:r>
      <w:r>
        <w:rPr>
          <w:b/>
        </w:rPr>
        <w:t>1.2.0-8 Es muss eine Umsystemschnittstelle zu angrenzenden Achszählbereichen gle...</w:t>
      </w:r>
      <w:r>
        <w:br/>
        <w:t>1.2.0-8 Es muss eine Umsystemschnittstelle zu angrenzenden Achszählbereichen gleicher Bauart hergestellt werden.</w:t>
        <w:br/>
        <w:t>​​</w:t>
      </w:r>
    </w:p>
    <w:p w14:paraId="65FBC1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830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B5E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A0A1F" w14:textId="77777777">
            <w:r>
              <w:t>MDSTW-23925</w:t>
            </w:r>
          </w:p>
        </w:tc>
      </w:tr>
      <w:tr w14:paraId="30DBC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7B8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254CB" w14:textId="77777777">
            <w:r>
              <w:t>10_28</w:t>
            </w:r>
          </w:p>
        </w:tc>
      </w:tr>
      <w:tr w14:paraId="006AF8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912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9C72E" w14:textId="77777777">
            <w:r>
              <w:t>4272</w:t>
            </w:r>
          </w:p>
        </w:tc>
      </w:tr>
      <w:tr w14:paraId="102B7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654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27E14" w14:textId="77777777">
            <w:r>
              <w:t>[32]</w:t>
            </w:r>
          </w:p>
        </w:tc>
      </w:tr>
      <w:tr w14:paraId="08647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B9F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B4BB6" w14:textId="77777777">
            <w:r>
              <w:t>Draft</w:t>
            </w:r>
          </w:p>
        </w:tc>
      </w:tr>
      <w:tr w14:paraId="04679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E5BD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DDE58" w14:textId="77777777">
            <w:r>
              <w:t>Muss</w:t>
            </w:r>
          </w:p>
        </w:tc>
      </w:tr>
      <w:tr w14:paraId="0D6D5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816E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27774" w14:textId="77777777">
            <w:r>
              <w:t>Der OC-TDS des AN kann eine Verbindung zu einer angrenzenden OC-TDS des AN über eine Schnittstelle  via SiDi-Netz herstellen.</w:t>
            </w:r>
          </w:p>
        </w:tc>
      </w:tr>
      <w:tr w14:paraId="53212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725B4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4C833" w14:textId="77777777"/>
        </w:tc>
      </w:tr>
      <w:tr w14:paraId="267D1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3692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459BF7" w14:textId="77777777">
            <w:r>
              <w:t>PV GA DIL OBB 1.0.0</w:t>
            </w:r>
          </w:p>
        </w:tc>
      </w:tr>
    </w:tbl>
    <w:p w14:paraId="2926E59A" w14:textId="77777777">
      <w:pPr>
        <w:spacing w:after="0" w:line="96" w:lineRule="auto"/>
      </w:pPr>
    </w:p>
    <w:p w14:paraId="54431EDC" w14:textId="77777777">
      <w:pPr>
        <w:spacing w:after="0"/>
      </w:pPr>
      <w:r>
        <w:rPr>
          <w:vanish/>
        </w:rPr>
        <w:t>MLS_DSTW/MDSTW-23926</w:t>
      </w:r>
      <w:r>
        <w:rPr>
          <w:b/>
        </w:rPr>
        <w:t>1.2.0-9 Die Schnittstelle zum Zug muss gemäß TDS2 (Wheel) hergestellt werden.</w:t>
      </w:r>
      <w:r>
        <w:br/>
        <w:t>1.2.0-9 Die Schnittstelle zum Zug muss gemäß TDS2 (Wheel) hergestellt werden.</w:t>
        <w:br/>
        <w:t>​​</w:t>
      </w:r>
    </w:p>
    <w:p w14:paraId="2E03B6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624"/>
      </w:tblGrid>
      <w:tr w14:paraId="08C427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F879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12DBB" w14:textId="77777777">
            <w:r>
              <w:t>MDSTW-23926</w:t>
            </w:r>
          </w:p>
        </w:tc>
      </w:tr>
      <w:tr w14:paraId="5A8167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F53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61A08" w14:textId="77777777">
            <w:r>
              <w:t>10_29</w:t>
            </w:r>
          </w:p>
        </w:tc>
      </w:tr>
      <w:tr w14:paraId="3FEF0F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89E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A814B" w14:textId="77777777">
            <w:r>
              <w:t>4273</w:t>
            </w:r>
          </w:p>
        </w:tc>
      </w:tr>
      <w:tr w14:paraId="046DBD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A32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E5633" w14:textId="77777777">
            <w:r>
              <w:t>[32]</w:t>
            </w:r>
          </w:p>
        </w:tc>
      </w:tr>
      <w:tr w14:paraId="7F21B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872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0AA326" w14:textId="77777777">
            <w:r>
              <w:t>Draft</w:t>
            </w:r>
          </w:p>
        </w:tc>
      </w:tr>
      <w:tr w14:paraId="2BAA5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0BC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BD514" w14:textId="77777777">
            <w:r>
              <w:t>Muss</w:t>
            </w:r>
          </w:p>
        </w:tc>
      </w:tr>
      <w:tr w14:paraId="1479F8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5DAD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97492" w14:textId="77777777">
            <w:r>
              <w:t>Der OC-TDS wird die Schnittstelle zum Zug gem. Eulynx TDS2 herstellen.</w:t>
            </w:r>
          </w:p>
        </w:tc>
      </w:tr>
      <w:tr w14:paraId="0EF38D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503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0D2CB" w14:textId="77777777"/>
        </w:tc>
      </w:tr>
      <w:tr w14:paraId="73FE14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D8287"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5467E" w14:textId="77777777">
            <w:r>
              <w:t>PV GA DIL OBB 1.0.0</w:t>
            </w:r>
          </w:p>
        </w:tc>
      </w:tr>
    </w:tbl>
    <w:p w14:paraId="755C0290" w14:textId="77777777">
      <w:pPr>
        <w:spacing w:after="0" w:line="96" w:lineRule="auto"/>
      </w:pPr>
    </w:p>
    <w:p w14:paraId="65DB3F61" w14:textId="77777777">
      <w:pPr>
        <w:spacing w:after="0"/>
      </w:pPr>
      <w:r>
        <w:rPr>
          <w:vanish/>
        </w:rPr>
        <w:t>MLS_DSTW/MDSTW-23927</w:t>
      </w:r>
      <w:r>
        <w:rPr>
          <w:b/>
        </w:rPr>
        <w:t>1.2.0-10 Die Schnittstelle TDS2 müssen nach den Anforderungen der EN50238-3 sowi...</w:t>
      </w:r>
      <w:r>
        <w:br/>
        <w:t>1.2.0-10 Die Schnittstelle TDS2 müssen nach den Anforderungen der EN50238-3 sowie EN50617 umgesetzt werden.</w:t>
        <w:br/>
        <w:t>​​</w:t>
      </w:r>
    </w:p>
    <w:p w14:paraId="271B49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D8E4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BF8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A8051C" w14:textId="77777777">
            <w:r>
              <w:t>MDSTW-23927</w:t>
            </w:r>
          </w:p>
        </w:tc>
      </w:tr>
      <w:tr w14:paraId="08DEA7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4A1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396D7" w14:textId="77777777">
            <w:r>
              <w:t>10_30</w:t>
            </w:r>
          </w:p>
        </w:tc>
      </w:tr>
      <w:tr w14:paraId="6D1BC6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CDF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6E78C4" w14:textId="77777777">
            <w:r>
              <w:t>4274</w:t>
            </w:r>
          </w:p>
        </w:tc>
      </w:tr>
      <w:tr w14:paraId="21942B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BB7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0D6979" w14:textId="77777777">
            <w:r>
              <w:t>[38], [37]</w:t>
            </w:r>
          </w:p>
        </w:tc>
      </w:tr>
      <w:tr w14:paraId="1A44CB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A91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867D9" w14:textId="77777777">
            <w:r>
              <w:t>Draft</w:t>
            </w:r>
          </w:p>
        </w:tc>
      </w:tr>
      <w:tr w14:paraId="3C3051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A19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275DD" w14:textId="77777777">
            <w:r>
              <w:t>Muss</w:t>
            </w:r>
          </w:p>
        </w:tc>
      </w:tr>
      <w:tr w14:paraId="6D077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8B6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C4A9E" w14:textId="77777777">
            <w:r>
              <w:t>Der OC-TDS setzt die Schnittstelle TDS2 nach den Anforderungen der EN50238-3 sowie EN50617 um.</w:t>
            </w:r>
          </w:p>
        </w:tc>
      </w:tr>
      <w:tr w14:paraId="7CE14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7B6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BDBF0" w14:textId="77777777"/>
        </w:tc>
      </w:tr>
      <w:tr w14:paraId="349D6A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602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CE22C" w14:textId="77777777">
            <w:r>
              <w:t>PV GA DIL OBB 1.0.0</w:t>
            </w:r>
          </w:p>
        </w:tc>
      </w:tr>
    </w:tbl>
    <w:p w14:paraId="1610889E" w14:textId="77777777">
      <w:pPr>
        <w:spacing w:after="0" w:line="96" w:lineRule="auto"/>
      </w:pPr>
    </w:p>
    <w:p w14:paraId="1355DEFB" w14:textId="77777777">
      <w:pPr>
        <w:spacing w:after="0"/>
      </w:pPr>
      <w:r>
        <w:rPr>
          <w:vanish/>
        </w:rPr>
        <w:t>MLS_DSTW/MDSTW-23928</w:t>
      </w:r>
      <w:r>
        <w:rPr>
          <w:b/>
        </w:rPr>
        <w:t>1.2.0-11 Weiterhin gelten für die Schnittstelle TDS2 die Regelwerke 50.02.04 sow...</w:t>
      </w:r>
      <w:r>
        <w:br/>
        <w:t>1.2.0-11 Weiterhin gelten für die Schnittstelle TDS2 die Regelwerke 50.02.04 sowie RW 13.05.01, RW13.05.02, RW 13.05.05, RW13.08.07 und RW13.05.80.</w:t>
        <w:br/>
        <w:t>​​</w:t>
      </w:r>
    </w:p>
    <w:p w14:paraId="605804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879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C0AA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993CB" w14:textId="77777777">
            <w:r>
              <w:t>MDSTW-23928</w:t>
            </w:r>
          </w:p>
        </w:tc>
      </w:tr>
      <w:tr w14:paraId="38070C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285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313AF" w14:textId="77777777">
            <w:r>
              <w:t>10_31</w:t>
            </w:r>
          </w:p>
        </w:tc>
      </w:tr>
      <w:tr w14:paraId="37F149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67E7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1EA2C" w14:textId="77777777">
            <w:r>
              <w:t>4275</w:t>
            </w:r>
          </w:p>
        </w:tc>
      </w:tr>
      <w:tr w14:paraId="3FC812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A4C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3628A" w14:textId="77777777">
            <w:r>
              <w:t>[87], [51], [52], [53], [54], [55]</w:t>
            </w:r>
          </w:p>
        </w:tc>
      </w:tr>
      <w:tr w14:paraId="6741A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07A4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03156" w14:textId="77777777">
            <w:r>
              <w:t>Draft</w:t>
            </w:r>
          </w:p>
        </w:tc>
      </w:tr>
      <w:tr w14:paraId="0EE2C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156E7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AABEF" w14:textId="77777777">
            <w:r>
              <w:t>Muss</w:t>
            </w:r>
          </w:p>
        </w:tc>
      </w:tr>
      <w:tr w14:paraId="61A30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81B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F5D2C1" w14:textId="77777777">
            <w:r>
              <w:t>Der OC-TDS steuert die Schnittstelle zum Zug gemäß TDS2 sowie gemäß Regelwerk 50.02.04 sowie RW 13.05.01, RW13.05.02, RW 13.05.05, RW13.08.07 und RW13.05.80.</w:t>
            </w:r>
          </w:p>
        </w:tc>
      </w:tr>
      <w:tr w14:paraId="482C4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5FE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B0570" w14:textId="77777777"/>
        </w:tc>
      </w:tr>
      <w:tr w14:paraId="528F0B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8216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7D5BA" w14:textId="77777777">
            <w:r>
              <w:t>PV GA DIL OBB 1.0.0</w:t>
            </w:r>
          </w:p>
        </w:tc>
      </w:tr>
    </w:tbl>
    <w:p w14:paraId="54C47909" w14:textId="77777777">
      <w:pPr>
        <w:spacing w:after="0" w:line="96" w:lineRule="auto"/>
      </w:pPr>
    </w:p>
    <w:p w14:paraId="106425A4" w14:textId="77777777">
      <w:pPr>
        <w:spacing w:after="0"/>
      </w:pPr>
      <w:r>
        <w:rPr>
          <w:vanish/>
        </w:rPr>
        <w:t>MLS_DSTW/MDSTW-23929</w:t>
      </w:r>
      <w:r>
        <w:rPr>
          <w:b/>
        </w:rPr>
        <w:t>1.2.0-12 An der Schnittstelle TDS2 dürfen nur Radsensoren eingesetzt werden, wel...</w:t>
      </w:r>
      <w:r>
        <w:br/>
        <w:t>1.2.0-12 An der Schnittstelle TDS2 dürfen nur Radsensoren eingesetzt werden, welche den Richtlinien des AG entsprechen und vom AG freigegeben sind bzw. müssen in Abstimmung zwischen AN &amp; AG durch den AG freigegeben werden.</w:t>
        <w:br/>
        <w:t>​​</w:t>
      </w:r>
    </w:p>
    <w:p w14:paraId="6D04B0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25"/>
      </w:tblGrid>
      <w:tr w14:paraId="25008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510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58D74" w14:textId="77777777">
            <w:r>
              <w:t>MDSTW-23929</w:t>
            </w:r>
          </w:p>
        </w:tc>
      </w:tr>
      <w:tr w14:paraId="7782D1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3070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0EDE1" w14:textId="77777777">
            <w:r>
              <w:t>10_32</w:t>
            </w:r>
          </w:p>
        </w:tc>
      </w:tr>
      <w:tr w14:paraId="5D152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1FEC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80E9C" w14:textId="77777777">
            <w:r>
              <w:t>4276</w:t>
            </w:r>
          </w:p>
        </w:tc>
      </w:tr>
      <w:tr w14:paraId="7938AA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AD1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2FD34" w14:textId="77777777"/>
        </w:tc>
      </w:tr>
      <w:tr w14:paraId="7B1BD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03E4D"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2CB3E" w14:textId="77777777">
            <w:r>
              <w:t>Draft</w:t>
            </w:r>
          </w:p>
        </w:tc>
      </w:tr>
      <w:tr w14:paraId="28D382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3ED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67A02" w14:textId="77777777">
            <w:r>
              <w:t>Muss</w:t>
            </w:r>
          </w:p>
        </w:tc>
      </w:tr>
      <w:tr w14:paraId="396C8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1D29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83881" w14:textId="77777777">
            <w:r>
              <w:t>Der OC-TDS verwendet vom AG freigegebene Radsensoren.</w:t>
            </w:r>
          </w:p>
        </w:tc>
      </w:tr>
      <w:tr w14:paraId="4B5A76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C7D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FBF7B3" w14:textId="77777777"/>
        </w:tc>
      </w:tr>
      <w:tr w14:paraId="7DCA6A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85C7D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07CA3" w14:textId="77777777">
            <w:r>
              <w:t>PV GA DIL OBB 1.0.0</w:t>
            </w:r>
          </w:p>
        </w:tc>
      </w:tr>
    </w:tbl>
    <w:p w14:paraId="597328B5" w14:textId="77777777">
      <w:pPr>
        <w:spacing w:after="0" w:line="96" w:lineRule="auto"/>
      </w:pPr>
    </w:p>
    <w:p w14:paraId="31ED820B" w14:textId="77777777">
      <w:pPr>
        <w:pStyle w:val="Heading3"/>
        <w:divId w:val="450"/>
      </w:pPr>
      <w:bookmarkStart w:name="_Toc242173026" w:id="419"/>
      <w:r>
        <w:t>1.3 Art der Gleisfreimeldeeinrichtungen</w:t>
      </w:r>
      <w:bookmarkEnd w:id="419"/>
    </w:p>
    <w:p w14:paraId="7FA2B51C" w14:textId="77777777">
      <w:pPr>
        <w:spacing w:after="0"/>
      </w:pPr>
      <w:r>
        <w:rPr>
          <w:vanish/>
        </w:rPr>
        <w:t>MLS_DSTW/MDSTW-23930</w:t>
      </w:r>
      <w:r>
        <w:rPr>
          <w:b/>
        </w:rPr>
        <w:t>1.3.0-1 Als Teil des Subsystem Gleisfreimeldung sind</w:t>
      </w:r>
      <w:r>
        <w:br/>
        <w:t>1.3.0-1 Als Teil des Subsystem Gleisfreimeldung sind</w:t>
        <w:br/>
        <w:t>- Achszähleinrichtungen</w:t>
        <w:br/>
        <w:t>vorzusehen.</w:t>
      </w:r>
    </w:p>
    <w:p w14:paraId="200B00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648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164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72FE0" w14:textId="77777777">
            <w:r>
              <w:t>MDSTW-23930</w:t>
            </w:r>
          </w:p>
        </w:tc>
      </w:tr>
      <w:tr w14:paraId="0A2D2A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101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89BC9" w14:textId="77777777">
            <w:r>
              <w:t>10_34</w:t>
            </w:r>
          </w:p>
        </w:tc>
      </w:tr>
      <w:tr w14:paraId="7091A4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C66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47D25" w14:textId="77777777">
            <w:r>
              <w:t>4278</w:t>
            </w:r>
          </w:p>
        </w:tc>
      </w:tr>
      <w:tr w14:paraId="51D9AC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E51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3D972" w14:textId="77777777"/>
        </w:tc>
      </w:tr>
      <w:tr w14:paraId="5C9E69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CCB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7FCEA" w14:textId="77777777">
            <w:r>
              <w:t>Draft</w:t>
            </w:r>
          </w:p>
        </w:tc>
      </w:tr>
      <w:tr w14:paraId="551B92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E0B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091948" w14:textId="77777777">
            <w:r>
              <w:t>Muss</w:t>
            </w:r>
          </w:p>
        </w:tc>
      </w:tr>
      <w:tr w14:paraId="7C372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242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3E9A5" w14:textId="77777777">
            <w:r>
              <w:t>Der OC-TDS erlaubt den Einsatz von Achszähleinrichtungen für Neu- und Umbauprojekte.</w:t>
            </w:r>
          </w:p>
        </w:tc>
      </w:tr>
      <w:tr w14:paraId="23E0D1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AA4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3592C" w14:textId="77777777"/>
        </w:tc>
      </w:tr>
      <w:tr w14:paraId="333E8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C7EC5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2EE58" w14:textId="77777777">
            <w:r>
              <w:t>PV GA DIL OBB 1.0.0</w:t>
            </w:r>
          </w:p>
        </w:tc>
      </w:tr>
    </w:tbl>
    <w:p w14:paraId="000A8D42" w14:textId="77777777">
      <w:pPr>
        <w:spacing w:after="0" w:line="96" w:lineRule="auto"/>
      </w:pPr>
    </w:p>
    <w:p w14:paraId="2FD9C6A3" w14:textId="77777777">
      <w:r>
        <w:rPr>
          <w:vanish/>
        </w:rPr>
        <w:t>MLS_DSTW/MDSTW-23931</w:t>
      </w:r>
      <w:r>
        <w:t>1.3.0-2 Wird in einem Projekt die Außenanlage erneuert, sind ausschließlich Achszähleinrichtungen einzusetzen.</w:t>
        <w:br/>
        <w:t>​​</w:t>
      </w:r>
    </w:p>
    <w:p w14:paraId="50A634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E473C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2B9E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30BC5" w14:textId="77777777">
            <w:r>
              <w:t>2154</w:t>
            </w:r>
          </w:p>
        </w:tc>
      </w:tr>
      <w:tr w14:paraId="5F429F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DBE8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58380" w14:textId="77777777">
            <w:r>
              <w:t>MDSTW-23931</w:t>
            </w:r>
          </w:p>
        </w:tc>
      </w:tr>
      <w:tr w14:paraId="245F00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4BE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9794A" w14:textId="77777777">
            <w:r>
              <w:t>4279</w:t>
            </w:r>
          </w:p>
        </w:tc>
      </w:tr>
      <w:tr w14:paraId="2A2FF1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38E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BF984" w14:textId="77777777">
            <w:r>
              <w:t>10_35</w:t>
            </w:r>
          </w:p>
        </w:tc>
      </w:tr>
    </w:tbl>
    <w:p w14:paraId="0C557B91" w14:textId="77777777">
      <w:pPr>
        <w:spacing w:after="0" w:line="96" w:lineRule="auto"/>
      </w:pPr>
    </w:p>
    <w:p w14:paraId="4672277E" w14:textId="77777777">
      <w:pPr>
        <w:spacing w:after="0"/>
      </w:pPr>
      <w:r>
        <w:rPr>
          <w:vanish/>
        </w:rPr>
        <w:t>MLS_DSTW/MDSTW-23932</w:t>
      </w:r>
      <w:r>
        <w:rPr>
          <w:b/>
        </w:rPr>
        <w:t>1.3.0-3 Nachdem die Achszähleinrichtung auf den Zustand frei geht, ist dieser fr...</w:t>
      </w:r>
      <w:r>
        <w:br/>
        <w:t>1.3.0-3 Nachdem die Achszähleinrichtung auf den Zustand frei geht, ist dieser freie Zustand erst nach einer projektierbaren Zeit weiter zu verarbeiten. Die Zeit muss zwischen 1 und 10 Sekunden in Schritten von 1 Sekunde projektierbar sein. Als Defaultwert muss 1 Sekunde projektiert werden, sofern in der Planung keine andere Vorgabe gemacht wird.</w:t>
        <w:br/>
        <w:t>​​</w:t>
      </w:r>
    </w:p>
    <w:p w14:paraId="2461E0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4CE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150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68157" w14:textId="77777777">
            <w:r>
              <w:t>MDSTW-23932</w:t>
            </w:r>
          </w:p>
        </w:tc>
      </w:tr>
      <w:tr w14:paraId="0F854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BA7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D063E" w14:textId="77777777">
            <w:r>
              <w:t>10_36</w:t>
            </w:r>
          </w:p>
        </w:tc>
      </w:tr>
      <w:tr w14:paraId="2695A9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7F196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F34B4" w14:textId="77777777">
            <w:r>
              <w:t>4280</w:t>
            </w:r>
          </w:p>
        </w:tc>
      </w:tr>
      <w:tr w14:paraId="7C539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51BC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74735" w14:textId="77777777"/>
        </w:tc>
      </w:tr>
      <w:tr w14:paraId="4F2380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DAE57"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616BF" w14:textId="77777777">
            <w:r>
              <w:t>Draft</w:t>
            </w:r>
          </w:p>
        </w:tc>
      </w:tr>
      <w:tr w14:paraId="36ADA9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ECD5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78386" w14:textId="77777777">
            <w:r>
              <w:t>Muss</w:t>
            </w:r>
          </w:p>
        </w:tc>
      </w:tr>
      <w:tr w14:paraId="5DDC8A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BD2F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9FEB0" w14:textId="77777777">
            <w:r>
              <w:t>Die DSTW-ZE verarbeitet eingehende Meldungen über Zustand Frei nach einer projektierbaren Zeit. Die Zeit ist zwischen 1 und 10 Sekunden projektierbar. Defaultwert ist 1.</w:t>
            </w:r>
          </w:p>
        </w:tc>
      </w:tr>
      <w:tr w14:paraId="68A8A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6F4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28798" w14:textId="77777777">
            <w:r>
              <w:t>Mit Verweis auf BL 29.20 und bestehende Funktion. Siehe ADD 3BU 15000 2011 DSAPC Kapitel Freimeldeverzögerung.</w:t>
            </w:r>
          </w:p>
        </w:tc>
      </w:tr>
      <w:tr w14:paraId="3D5F18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C076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5EAD8" w14:textId="77777777">
            <w:r>
              <w:t>PV GA DIL OBB 1.0.0</w:t>
            </w:r>
          </w:p>
        </w:tc>
      </w:tr>
    </w:tbl>
    <w:p w14:paraId="0447D42F" w14:textId="77777777">
      <w:pPr>
        <w:spacing w:after="0" w:line="96" w:lineRule="auto"/>
      </w:pPr>
    </w:p>
    <w:p w14:paraId="52A3C2C6" w14:textId="77777777">
      <w:pPr>
        <w:spacing w:after="0"/>
      </w:pPr>
      <w:r>
        <w:rPr>
          <w:vanish/>
        </w:rPr>
        <w:t>MLS_DSTW/MDSTW-23933</w:t>
      </w:r>
      <w:r>
        <w:rPr>
          <w:b/>
        </w:rPr>
        <w:t>1.3.0-4 Für die Montage der Radsensoren muss die Klauenmontage vorgesehen werden...</w:t>
      </w:r>
      <w:r>
        <w:br/>
        <w:t>1.3.0-4 Für die Montage der Radsensoren muss die Klauenmontage vorgesehen werden. Ausnahmen müssen vom AG genehmigt werden.</w:t>
        <w:br/>
        <w:t>​​</w:t>
      </w:r>
    </w:p>
    <w:p w14:paraId="6F740C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4F64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0A4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A20F6" w14:textId="77777777">
            <w:r>
              <w:t>MDSTW-23933</w:t>
            </w:r>
          </w:p>
        </w:tc>
      </w:tr>
      <w:tr w14:paraId="6717AC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F66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2D87B" w14:textId="77777777">
            <w:r>
              <w:t>10_37</w:t>
            </w:r>
          </w:p>
        </w:tc>
      </w:tr>
      <w:tr w14:paraId="77CBF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AC8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A70F3" w14:textId="77777777">
            <w:r>
              <w:t>4281</w:t>
            </w:r>
          </w:p>
        </w:tc>
      </w:tr>
      <w:tr w14:paraId="69CC6C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04C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A99D5" w14:textId="77777777"/>
        </w:tc>
      </w:tr>
      <w:tr w14:paraId="07CBB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868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86FE04" w14:textId="77777777">
            <w:r>
              <w:t>Draft</w:t>
            </w:r>
          </w:p>
        </w:tc>
      </w:tr>
      <w:tr w14:paraId="6EAC43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B8D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FCBDA" w14:textId="77777777">
            <w:r>
              <w:t>Muss</w:t>
            </w:r>
          </w:p>
        </w:tc>
      </w:tr>
      <w:tr w14:paraId="693F65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580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43C70" w14:textId="77777777">
            <w:r>
              <w:t>Für die Montage der Radsensoren wird die Klauenmontage (Produkt Schienenkontaktklemme, Rail Contact Clamp) vorgesehen.</w:t>
              <w:br/>
              <w:t>Es werden dabei folgende genormten Schienenprofile unterstützt:</w:t>
              <w:br/>
              <w:t>60E1 / 69mm</w:t>
              <w:br/>
              <w:t>49E1 / 62mm</w:t>
              <w:br/>
              <w:t>54E2 / 68mm</w:t>
            </w:r>
          </w:p>
        </w:tc>
      </w:tr>
      <w:tr w14:paraId="3D2D1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2F32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677C2" w14:textId="77777777"/>
        </w:tc>
      </w:tr>
      <w:tr w14:paraId="6DAA2F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B04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473ADE" w14:textId="77777777">
            <w:r>
              <w:t>PV GA DIL OBB 1.0.0</w:t>
            </w:r>
          </w:p>
        </w:tc>
      </w:tr>
    </w:tbl>
    <w:p w14:paraId="34F91E3F" w14:textId="77777777">
      <w:pPr>
        <w:spacing w:after="0" w:line="96" w:lineRule="auto"/>
      </w:pPr>
    </w:p>
    <w:p w14:paraId="540A2F14" w14:textId="77777777">
      <w:pPr>
        <w:spacing w:after="0"/>
      </w:pPr>
      <w:r>
        <w:rPr>
          <w:vanish/>
        </w:rPr>
        <w:t>MLS_DSTW/MDSTW-23934</w:t>
      </w:r>
      <w:r>
        <w:rPr>
          <w:b/>
        </w:rPr>
        <w:t>1.3.0-5 Im Bereich von festen Fahrbahnen sind für die Montage von Radsensoren ke...</w:t>
      </w:r>
      <w:r>
        <w:br/>
        <w:t>1.3.0-5 Im Bereich von festen Fahrbahnen sind für die Montage von Radsensoren keine Ausnehmungen der festen Fahrbahn zulässig.</w:t>
        <w:br/>
        <w:t>​​</w:t>
      </w:r>
    </w:p>
    <w:p w14:paraId="25BCE4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AE6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707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09AC7" w14:textId="77777777">
            <w:r>
              <w:t>MDSTW-23934</w:t>
            </w:r>
          </w:p>
        </w:tc>
      </w:tr>
      <w:tr w14:paraId="1776B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5E9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26704" w14:textId="77777777">
            <w:r>
              <w:t>10_38</w:t>
            </w:r>
          </w:p>
        </w:tc>
      </w:tr>
      <w:tr w14:paraId="07182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3E99D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0FD0A" w14:textId="77777777">
            <w:r>
              <w:t>4282</w:t>
            </w:r>
          </w:p>
        </w:tc>
      </w:tr>
      <w:tr w14:paraId="09CE9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F8F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7874E" w14:textId="77777777"/>
        </w:tc>
      </w:tr>
      <w:tr w14:paraId="06FDAD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686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4675A" w14:textId="77777777">
            <w:r>
              <w:t>Draft</w:t>
            </w:r>
          </w:p>
        </w:tc>
      </w:tr>
      <w:tr w14:paraId="4825F6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5585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1A4716" w14:textId="77777777">
            <w:r>
              <w:t>Muss</w:t>
            </w:r>
          </w:p>
        </w:tc>
      </w:tr>
      <w:tr w14:paraId="48CA96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103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E4359" w14:textId="77777777">
            <w:r>
              <w:t>Die Schienenkontaktklemme (Rail Contact Clamp) ist für die Montage auf Schottergleise, sowie für die Montage auf fester Fahrbahn konzipiert. Ob keine Ausnehmungen erforderlich sind, kann erst nach Prüfung von Maßangaben und Zeichnungen der festen Fahrbahnen eruiert werden.</w:t>
            </w:r>
          </w:p>
        </w:tc>
      </w:tr>
      <w:tr w14:paraId="76E551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F5ADE"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DC46C" w14:textId="77777777">
            <w:r>
              <w:t>Angeforderte Maßangaben bzw. Zeichnungen für die Klärung der Klemm- oder Schienenfußmontage von Radsensoren / Zählpunkten im Bereich von fester Fahrbahn wurden vom AG während der Ausschreibung nicht zur Verfügung gestellt.</w:t>
              <w:br/>
              <w:t>Falls der AG keine Maßangaben bzw. Zeichnungen von festen Fahrbahnen zur Verfügung stellen kann, kann der AN Detailzeichnungen der Schienenfußklemme und den erforderlichen Zwischenräumen zur Verfügung stellen.</w:t>
            </w:r>
          </w:p>
        </w:tc>
      </w:tr>
      <w:tr w14:paraId="0FE65D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83EF9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C8566" w14:textId="77777777">
            <w:r>
              <w:t>PV GA DIL OBB 1.0.0</w:t>
            </w:r>
          </w:p>
        </w:tc>
      </w:tr>
    </w:tbl>
    <w:p w14:paraId="1397B0CB" w14:textId="77777777">
      <w:pPr>
        <w:spacing w:after="0" w:line="96" w:lineRule="auto"/>
      </w:pPr>
    </w:p>
    <w:p w14:paraId="3D661B96" w14:textId="77777777">
      <w:pPr>
        <w:pStyle w:val="Heading3"/>
        <w:divId w:val="451"/>
      </w:pPr>
      <w:bookmarkStart w:name="_Toc242173027" w:id="420"/>
      <w:r>
        <w:t>1.4 Selbstkorrigierende Achszähler</w:t>
      </w:r>
      <w:bookmarkEnd w:id="420"/>
    </w:p>
    <w:p w14:paraId="113D1A0B" w14:textId="77777777">
      <w:pPr>
        <w:spacing w:after="0"/>
      </w:pPr>
      <w:r>
        <w:rPr>
          <w:vanish/>
        </w:rPr>
        <w:t>MLS_DSTW/MDSTW-23935</w:t>
      </w:r>
      <w:r>
        <w:rPr>
          <w:b/>
        </w:rPr>
        <w:t>1.4.0-1 Achszählabschnitte sind grundsätzlich mit der Funktion Selbstkorrektur a...</w:t>
      </w:r>
      <w:r>
        <w:br/>
        <w:t>1.4.0-1 Achszählabschnitte sind grundsätzlich mit der Funktion Selbstkorrektur ausführbar zu gestalten.</w:t>
        <w:br/>
        <w:t>​​</w:t>
      </w:r>
    </w:p>
    <w:p w14:paraId="701CD5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25"/>
      </w:tblGrid>
      <w:tr w14:paraId="23AFE8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AC1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17B31" w14:textId="77777777">
            <w:r>
              <w:t>MDSTW-23935</w:t>
            </w:r>
          </w:p>
        </w:tc>
      </w:tr>
      <w:tr w14:paraId="146463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6C18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8C89A" w14:textId="77777777">
            <w:r>
              <w:t>10_40</w:t>
            </w:r>
          </w:p>
        </w:tc>
      </w:tr>
      <w:tr w14:paraId="02E90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1A8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7C261" w14:textId="77777777">
            <w:r>
              <w:t>4284</w:t>
            </w:r>
          </w:p>
        </w:tc>
      </w:tr>
      <w:tr w14:paraId="30B0F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F70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1D4E3" w14:textId="77777777"/>
        </w:tc>
      </w:tr>
      <w:tr w14:paraId="002E2B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AF506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D3745" w14:textId="77777777">
            <w:r>
              <w:t>Draft</w:t>
            </w:r>
          </w:p>
        </w:tc>
      </w:tr>
      <w:tr w14:paraId="65CF8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45F5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0D2B0" w14:textId="77777777">
            <w:r>
              <w:t>Muss</w:t>
            </w:r>
          </w:p>
        </w:tc>
      </w:tr>
      <w:tr w14:paraId="71E9F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2D0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6E272" w14:textId="77777777">
            <w:r>
              <w:t>Der OC-TDS des AN bietet die Funktion der Selbstkorrektur.</w:t>
            </w:r>
          </w:p>
        </w:tc>
      </w:tr>
      <w:tr w14:paraId="78B890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D137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01E55" w14:textId="77777777"/>
        </w:tc>
      </w:tr>
      <w:tr w14:paraId="36129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AADB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079601" w14:textId="77777777">
            <w:r>
              <w:t>PV GA DIL OBB 1.0.0</w:t>
            </w:r>
          </w:p>
        </w:tc>
      </w:tr>
    </w:tbl>
    <w:p w14:paraId="0168E112" w14:textId="77777777">
      <w:pPr>
        <w:spacing w:after="0" w:line="96" w:lineRule="auto"/>
      </w:pPr>
    </w:p>
    <w:p w14:paraId="2F8F2963" w14:textId="77777777">
      <w:pPr>
        <w:spacing w:after="0"/>
      </w:pPr>
      <w:r>
        <w:rPr>
          <w:vanish/>
        </w:rPr>
        <w:t>MLS_DSTW/MDSTW-23936</w:t>
      </w:r>
      <w:r>
        <w:rPr>
          <w:b/>
        </w:rPr>
        <w:t>1.4.0-2 Für diese Funktion sind in Fahrtrichtung aufeinander folgende Abschnitte...</w:t>
      </w:r>
      <w:r>
        <w:br/>
        <w:t>1.4.0-2 Für diese Funktion sind in Fahrtrichtung aufeinander folgende Abschnitte so zu verknüpfen, dass ein Abschnitt mit fehlerhaftem Zählergebnis durch einen folgenden Abschnitt automatisch korrigiert wird.</w:t>
        <w:br/>
        <w:t>​​</w:t>
      </w:r>
    </w:p>
    <w:p w14:paraId="2233772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6681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E333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FE810" w14:textId="77777777">
            <w:r>
              <w:t>MDSTW-23936</w:t>
            </w:r>
          </w:p>
        </w:tc>
      </w:tr>
      <w:tr w14:paraId="30DE9C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49DD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A833F8" w14:textId="77777777">
            <w:r>
              <w:t>10_41</w:t>
            </w:r>
          </w:p>
        </w:tc>
      </w:tr>
      <w:tr w14:paraId="5E82A9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286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9760D" w14:textId="77777777">
            <w:r>
              <w:t>4285</w:t>
            </w:r>
          </w:p>
        </w:tc>
      </w:tr>
      <w:tr w14:paraId="6A7EAD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DE9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EFD78" w14:textId="77777777"/>
        </w:tc>
      </w:tr>
      <w:tr w14:paraId="32D82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D5B7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DF3A0" w14:textId="77777777">
            <w:r>
              <w:t>Draft</w:t>
            </w:r>
          </w:p>
        </w:tc>
      </w:tr>
      <w:tr w14:paraId="435BE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F264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CF7D2" w14:textId="77777777">
            <w:r>
              <w:t>Muss</w:t>
            </w:r>
          </w:p>
        </w:tc>
      </w:tr>
      <w:tr w14:paraId="23E98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311D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F37B9" w14:textId="77777777">
            <w:r>
              <w:t>Die gewünschte Verknüpfung von Abschnitten ist eine Projektierungsmöglichkeit im OC-TDS des AN.</w:t>
            </w:r>
          </w:p>
        </w:tc>
      </w:tr>
      <w:tr w14:paraId="0E4FA0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988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78EE02" w14:textId="77777777"/>
        </w:tc>
      </w:tr>
      <w:tr w14:paraId="6A260E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FD0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56EF45" w14:textId="77777777">
            <w:r>
              <w:t>PV GA DIL OBB 1.0.0</w:t>
            </w:r>
          </w:p>
        </w:tc>
      </w:tr>
    </w:tbl>
    <w:p w14:paraId="51031AD9" w14:textId="77777777">
      <w:pPr>
        <w:spacing w:after="0" w:line="96" w:lineRule="auto"/>
      </w:pPr>
    </w:p>
    <w:p w14:paraId="7F29CEB8" w14:textId="77777777">
      <w:pPr>
        <w:pStyle w:val="Heading2"/>
        <w:divId w:val="452"/>
      </w:pPr>
      <w:bookmarkStart w:name="_Toc242173028" w:id="421"/>
      <w:r>
        <w:lastRenderedPageBreak/>
        <w:t>D2.11 Teilpflichtenheft Field Element Station</w:t>
      </w:r>
      <w:bookmarkEnd w:id="421"/>
    </w:p>
    <w:p w14:paraId="01EC6B86" w14:textId="77777777">
      <w:pPr>
        <w:pStyle w:val="Heading3"/>
        <w:divId w:val="453"/>
      </w:pPr>
      <w:bookmarkStart w:name="_Toc242173029" w:id="422"/>
      <w:r>
        <w:t>1.1 Allgemeine Anforderungen</w:t>
      </w:r>
      <w:bookmarkEnd w:id="422"/>
    </w:p>
    <w:p w14:paraId="65E59EC3" w14:textId="77777777">
      <w:r>
        <w:rPr>
          <w:vanish/>
        </w:rPr>
        <w:t>MLS_DSTW/MDSTW-23945</w:t>
      </w:r>
      <w:r>
        <w:t>1.1.0-1 Die Feldelementstationen (FES) befinden sich im Gleisnetz und verbinden über das Netzwerk die Außenelemente (Signale, Weichen, Achszähler, etc.) mit der DSTW-ZE. Die FES werden mit Energie durch die Energiestationen (EST) versorgt.</w:t>
        <w:br/>
        <w:t>​​</w:t>
      </w:r>
    </w:p>
    <w:p w14:paraId="350889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825A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7168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820F7" w14:textId="77777777">
            <w:r>
              <w:t>2167</w:t>
            </w:r>
          </w:p>
        </w:tc>
      </w:tr>
      <w:tr w14:paraId="68AFA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FFDE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CCFE1" w14:textId="77777777">
            <w:r>
              <w:t>MDSTW-23945</w:t>
            </w:r>
          </w:p>
        </w:tc>
      </w:tr>
      <w:tr w14:paraId="1EFCFB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12B0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1D4C18" w14:textId="77777777">
            <w:r>
              <w:t>4292</w:t>
            </w:r>
          </w:p>
        </w:tc>
      </w:tr>
      <w:tr w14:paraId="08BEB8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196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54040" w14:textId="77777777">
            <w:r>
              <w:t>11_103</w:t>
            </w:r>
          </w:p>
        </w:tc>
      </w:tr>
    </w:tbl>
    <w:p w14:paraId="17B084B1" w14:textId="77777777">
      <w:pPr>
        <w:spacing w:after="0" w:line="96" w:lineRule="auto"/>
      </w:pPr>
    </w:p>
    <w:p w14:paraId="69DF284E" w14:textId="77777777">
      <w:r>
        <w:rPr>
          <w:vanish/>
        </w:rPr>
        <w:t>MLS_DSTW/MDSTW-23946</w:t>
      </w:r>
      <w:r>
        <w:t>1.1.0-2 &lt;Bild&gt;</w:t>
        <w:br/>
        <w:t>​​</w:t>
      </w:r>
    </w:p>
    <w:p w14:paraId="311A266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B7655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0371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EB9AF" w14:textId="77777777">
            <w:r>
              <w:t>2168</w:t>
            </w:r>
          </w:p>
        </w:tc>
      </w:tr>
      <w:tr w14:paraId="436708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B0661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486568" w14:textId="77777777">
            <w:r>
              <w:t>MDSTW-23946</w:t>
            </w:r>
          </w:p>
        </w:tc>
      </w:tr>
      <w:tr w14:paraId="632495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7EF5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58824" w14:textId="77777777">
            <w:r>
              <w:t>4293</w:t>
            </w:r>
          </w:p>
        </w:tc>
      </w:tr>
      <w:tr w14:paraId="6BBE35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555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F3E84" w14:textId="77777777">
            <w:r>
              <w:t>11_193</w:t>
            </w:r>
          </w:p>
        </w:tc>
      </w:tr>
    </w:tbl>
    <w:p w14:paraId="7B20105C" w14:textId="77777777">
      <w:pPr>
        <w:spacing w:after="0" w:line="96" w:lineRule="auto"/>
      </w:pPr>
    </w:p>
    <w:p w14:paraId="182099ED" w14:textId="77777777">
      <w:r>
        <w:rPr>
          <w:vanish/>
        </w:rPr>
        <w:t>MLS_DSTW/MDSTW-23947</w:t>
      </w:r>
      <w:r>
        <w:t>1.1.0-3 Die Feldelementstation setzt sich aus vier Modulen zusammen:</w:t>
        <w:br/>
        <w:t>• Modul Object Controller</w:t>
        <w:br/>
        <w:t>• Modul Netzwerktechnik</w:t>
        <w:br/>
        <w:t>• Modul Stromversorgung</w:t>
        <w:br/>
        <w:t>• Modul Kabelendverschluss</w:t>
        <w:br/>
        <w:t>​​</w:t>
      </w:r>
    </w:p>
    <w:p w14:paraId="35BDE0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290C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4D2E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CE66D" w14:textId="77777777">
            <w:r>
              <w:t>2169</w:t>
            </w:r>
          </w:p>
        </w:tc>
      </w:tr>
      <w:tr w14:paraId="7B589B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591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D4C66" w14:textId="77777777">
            <w:r>
              <w:t>MDSTW-23947</w:t>
            </w:r>
          </w:p>
        </w:tc>
      </w:tr>
      <w:tr w14:paraId="0B7E5D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4DA6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C6F7F" w14:textId="77777777">
            <w:r>
              <w:t>4294</w:t>
            </w:r>
          </w:p>
        </w:tc>
      </w:tr>
      <w:tr w14:paraId="73B1C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785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8B91A" w14:textId="77777777">
            <w:r>
              <w:t>11_105</w:t>
            </w:r>
          </w:p>
        </w:tc>
      </w:tr>
    </w:tbl>
    <w:p w14:paraId="0632F40D" w14:textId="77777777">
      <w:pPr>
        <w:spacing w:after="0" w:line="96" w:lineRule="auto"/>
      </w:pPr>
    </w:p>
    <w:p w14:paraId="6BC93D02" w14:textId="77777777">
      <w:r>
        <w:rPr>
          <w:vanish/>
        </w:rPr>
        <w:t>MLS_DSTW/MDSTW-23948</w:t>
      </w:r>
      <w:r>
        <w:t>1.1.0-4 Die Feldelementstation wird durch die Energiestation mit Energie versorgt.</w:t>
        <w:br/>
        <w:t>​​</w:t>
      </w:r>
    </w:p>
    <w:p w14:paraId="22366E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25D2A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BA95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B22A6" w14:textId="77777777">
            <w:r>
              <w:t>2170</w:t>
            </w:r>
          </w:p>
        </w:tc>
      </w:tr>
      <w:tr w14:paraId="78250D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7BB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442AA6" w14:textId="77777777">
            <w:r>
              <w:t>MDSTW-23948</w:t>
            </w:r>
          </w:p>
        </w:tc>
      </w:tr>
      <w:tr w14:paraId="2CC1BF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04A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A7545" w14:textId="77777777">
            <w:r>
              <w:t>4295</w:t>
            </w:r>
          </w:p>
        </w:tc>
      </w:tr>
      <w:tr w14:paraId="50765E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C6A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E9D53" w14:textId="77777777">
            <w:r>
              <w:t>11_106</w:t>
            </w:r>
          </w:p>
        </w:tc>
      </w:tr>
    </w:tbl>
    <w:p w14:paraId="6820D782" w14:textId="77777777">
      <w:pPr>
        <w:spacing w:after="0" w:line="96" w:lineRule="auto"/>
      </w:pPr>
    </w:p>
    <w:p w14:paraId="4EF89707" w14:textId="77777777">
      <w:r>
        <w:rPr>
          <w:vanish/>
        </w:rPr>
        <w:t>MLS_DSTW/MDSTW-23949</w:t>
      </w:r>
      <w:r>
        <w:t>1.1.0-5 Die Spezifikation der elektrischen Energieversorgung ist im Lastenheft USV beschrieben.</w:t>
        <w:br/>
        <w:t>​​</w:t>
      </w:r>
    </w:p>
    <w:p w14:paraId="31C6CA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941B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72E5E"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A9D5F" w14:textId="77777777">
            <w:r>
              <w:t>2171</w:t>
            </w:r>
          </w:p>
        </w:tc>
      </w:tr>
      <w:tr w14:paraId="383DDD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E18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F1A3A" w14:textId="77777777">
            <w:r>
              <w:t>MDSTW-23949</w:t>
            </w:r>
          </w:p>
        </w:tc>
      </w:tr>
      <w:tr w14:paraId="679A80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63D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FE615" w14:textId="77777777">
            <w:r>
              <w:t>4296</w:t>
            </w:r>
          </w:p>
        </w:tc>
      </w:tr>
      <w:tr w14:paraId="0CDC4B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53D2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80171" w14:textId="77777777">
            <w:r>
              <w:t>11_107</w:t>
            </w:r>
          </w:p>
        </w:tc>
      </w:tr>
    </w:tbl>
    <w:p w14:paraId="7A382D6D" w14:textId="77777777">
      <w:pPr>
        <w:spacing w:after="0" w:line="96" w:lineRule="auto"/>
      </w:pPr>
    </w:p>
    <w:p w14:paraId="5833AA87" w14:textId="77777777">
      <w:r>
        <w:rPr>
          <w:vanish/>
        </w:rPr>
        <w:t>MLS_DSTW/MDSTW-23950</w:t>
      </w:r>
      <w:r>
        <w:t>1.1.0-6 Der Aufbau des Netzwerks ist im &lt;22 Lastenheft Netze&gt; 1 beschrieben.</w:t>
        <w:br/>
        <w:t>​​</w:t>
      </w:r>
    </w:p>
    <w:p w14:paraId="5121E7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2C32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150C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5C5D4" w14:textId="77777777">
            <w:r>
              <w:t>2172</w:t>
            </w:r>
          </w:p>
        </w:tc>
      </w:tr>
      <w:tr w14:paraId="044DA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61D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4675A" w14:textId="77777777">
            <w:r>
              <w:t>MDSTW-23950</w:t>
            </w:r>
          </w:p>
        </w:tc>
      </w:tr>
      <w:tr w14:paraId="01643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444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8FB79" w14:textId="77777777">
            <w:r>
              <w:t>4297</w:t>
            </w:r>
          </w:p>
        </w:tc>
      </w:tr>
      <w:tr w14:paraId="58E753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117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B6F3D" w14:textId="77777777">
            <w:r>
              <w:t>11_108</w:t>
            </w:r>
          </w:p>
        </w:tc>
      </w:tr>
    </w:tbl>
    <w:p w14:paraId="3D6BBB0D" w14:textId="77777777">
      <w:pPr>
        <w:spacing w:after="0" w:line="96" w:lineRule="auto"/>
      </w:pPr>
    </w:p>
    <w:p w14:paraId="68F3BACF" w14:textId="77777777">
      <w:r>
        <w:rPr>
          <w:vanish/>
        </w:rPr>
        <w:t>MLS_DSTW/MDSTW-23951</w:t>
      </w:r>
      <w:r>
        <w:t>1.1.0-7 In der folgenden Grafik ist die logische Systemgrenze der FES dargestellt.</w:t>
        <w:br/>
        <w:t>​​</w:t>
      </w:r>
    </w:p>
    <w:p w14:paraId="695296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77EF5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BFE0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D4364" w14:textId="77777777">
            <w:r>
              <w:t>2173</w:t>
            </w:r>
          </w:p>
        </w:tc>
      </w:tr>
      <w:tr w14:paraId="16333E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FBC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5D7C3" w14:textId="77777777">
            <w:r>
              <w:t>MDSTW-23951</w:t>
            </w:r>
          </w:p>
        </w:tc>
      </w:tr>
      <w:tr w14:paraId="09236E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440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86D3D" w14:textId="77777777">
            <w:r>
              <w:t>4298</w:t>
            </w:r>
          </w:p>
        </w:tc>
      </w:tr>
      <w:tr w14:paraId="5F0F41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5FF1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3667B" w14:textId="77777777">
            <w:r>
              <w:t>11_109</w:t>
            </w:r>
          </w:p>
        </w:tc>
      </w:tr>
    </w:tbl>
    <w:p w14:paraId="6760A7EA" w14:textId="77777777">
      <w:pPr>
        <w:spacing w:after="0" w:line="96" w:lineRule="auto"/>
      </w:pPr>
    </w:p>
    <w:p w14:paraId="0216AA28" w14:textId="77777777">
      <w:r>
        <w:rPr>
          <w:vanish/>
        </w:rPr>
        <w:t>MLS_DSTW/MDSTW-23952</w:t>
      </w:r>
      <w:r>
        <w:t>1.1.0-8 &lt;Bild&gt;</w:t>
        <w:br/>
        <w:t>​​</w:t>
      </w:r>
    </w:p>
    <w:p w14:paraId="3A8A747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2656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2819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3AECB" w14:textId="77777777">
            <w:r>
              <w:t>2174</w:t>
            </w:r>
          </w:p>
        </w:tc>
      </w:tr>
      <w:tr w14:paraId="1AA12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859A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D667A" w14:textId="77777777">
            <w:r>
              <w:t>MDSTW-23952</w:t>
            </w:r>
          </w:p>
        </w:tc>
      </w:tr>
      <w:tr w14:paraId="468E82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71B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26621B" w14:textId="77777777">
            <w:r>
              <w:t>4299</w:t>
            </w:r>
          </w:p>
        </w:tc>
      </w:tr>
      <w:tr w14:paraId="199F32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424F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88766" w14:textId="77777777">
            <w:r>
              <w:t>11_194</w:t>
            </w:r>
          </w:p>
        </w:tc>
      </w:tr>
    </w:tbl>
    <w:p w14:paraId="0B6B5376" w14:textId="77777777">
      <w:pPr>
        <w:spacing w:after="0" w:line="96" w:lineRule="auto"/>
      </w:pPr>
    </w:p>
    <w:p w14:paraId="2F6D8992" w14:textId="77777777">
      <w:r>
        <w:rPr>
          <w:vanish/>
        </w:rPr>
        <w:t>MLS_DSTW/MDSTW-23953</w:t>
      </w:r>
      <w:r>
        <w:t>1.1.0-9 Die FES befindet sich im Gleisnetz (z.B. Bahnhofsbereich, Blockstelle oder Überleitstelle) und kann entweder in Form eines Schaltkastens, eines Schaltschranks, einer Technikstationen oder eines bereitgestellten Gebäudes bestehen.</w:t>
        <w:br/>
        <w:t>​​</w:t>
      </w:r>
    </w:p>
    <w:p w14:paraId="184366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5E65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698A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A9AEE" w14:textId="77777777">
            <w:r>
              <w:t>2175</w:t>
            </w:r>
          </w:p>
        </w:tc>
      </w:tr>
      <w:tr w14:paraId="33C9F0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664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99C32" w14:textId="77777777">
            <w:r>
              <w:t>MDSTW-23953</w:t>
            </w:r>
          </w:p>
        </w:tc>
      </w:tr>
      <w:tr w14:paraId="2EDDF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FED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84CFB" w14:textId="77777777">
            <w:r>
              <w:t>4300</w:t>
            </w:r>
          </w:p>
        </w:tc>
      </w:tr>
      <w:tr w14:paraId="3854D4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415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AB529" w14:textId="77777777">
            <w:r>
              <w:t>11_111</w:t>
            </w:r>
          </w:p>
        </w:tc>
      </w:tr>
    </w:tbl>
    <w:p w14:paraId="2962DD68" w14:textId="77777777">
      <w:pPr>
        <w:spacing w:after="0" w:line="96" w:lineRule="auto"/>
      </w:pPr>
    </w:p>
    <w:p w14:paraId="50D4A36A" w14:textId="77777777">
      <w:pPr>
        <w:spacing w:after="0"/>
      </w:pPr>
      <w:r>
        <w:rPr>
          <w:vanish/>
        </w:rPr>
        <w:t>MLS_DSTW/MDSTW-23954</w:t>
      </w:r>
      <w:r>
        <w:rPr>
          <w:b/>
        </w:rPr>
        <w:t>1.1.0-10 Die FES muss außerhalb des Gefahrenraumes angeordnet werden.</w:t>
      </w:r>
      <w:r>
        <w:br/>
        <w:t>1.1.0-10 Die FES muss außerhalb des Gefahrenraumes angeordnet werden.</w:t>
        <w:br/>
        <w:t>​​</w:t>
      </w:r>
    </w:p>
    <w:p w14:paraId="088E020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D8E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0D5A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16553" w14:textId="77777777">
            <w:r>
              <w:t>MDSTW-23954</w:t>
            </w:r>
          </w:p>
        </w:tc>
      </w:tr>
      <w:tr w14:paraId="6C883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5AD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4D40F" w14:textId="77777777">
            <w:r>
              <w:t>11_170</w:t>
            </w:r>
          </w:p>
        </w:tc>
      </w:tr>
      <w:tr w14:paraId="4F0FD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2DFFB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7B7B8" w14:textId="77777777">
            <w:r>
              <w:t>4301</w:t>
            </w:r>
          </w:p>
        </w:tc>
      </w:tr>
      <w:tr w14:paraId="70ACDA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474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B73F9" w14:textId="77777777"/>
        </w:tc>
      </w:tr>
      <w:tr w14:paraId="267D74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229D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C8B01" w14:textId="77777777">
            <w:r>
              <w:t>Draft</w:t>
            </w:r>
          </w:p>
        </w:tc>
      </w:tr>
      <w:tr w14:paraId="7E72A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972D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72EFE" w14:textId="77777777">
            <w:r>
              <w:t>Muss</w:t>
            </w:r>
          </w:p>
        </w:tc>
      </w:tr>
      <w:tr w14:paraId="36A827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9BA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AD708" w14:textId="77777777">
            <w:r>
              <w:t>Die FES werden so konzipiert, dass diese außerhalb des Gefahrenraums angeordnet werden können. Wenn eine Montage am Signalmast gewünscht ist, kann dieser Anforderung nicht entsprochen werden.</w:t>
            </w:r>
          </w:p>
        </w:tc>
      </w:tr>
      <w:tr w14:paraId="5F416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FBD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B0BD2" w14:textId="77777777"/>
        </w:tc>
      </w:tr>
      <w:tr w14:paraId="290A58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5308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2AAAB" w14:textId="77777777">
            <w:r>
              <w:t>PV GA DIL OBB 1.0.0</w:t>
            </w:r>
          </w:p>
        </w:tc>
      </w:tr>
    </w:tbl>
    <w:p w14:paraId="0CF52CB7" w14:textId="77777777">
      <w:pPr>
        <w:spacing w:after="0" w:line="96" w:lineRule="auto"/>
      </w:pPr>
    </w:p>
    <w:p w14:paraId="34C12121" w14:textId="77777777">
      <w:pPr>
        <w:spacing w:after="0"/>
      </w:pPr>
      <w:r>
        <w:rPr>
          <w:vanish/>
        </w:rPr>
        <w:t>MLS_DSTW/MDSTW-23955</w:t>
      </w:r>
      <w:r>
        <w:rPr>
          <w:b/>
        </w:rPr>
        <w:t>1.1.0-11 Die FES der Größe S-XL müssen ohne aktive Klimaanlage ausgeführt werden...</w:t>
      </w:r>
      <w:r>
        <w:br/>
        <w:t>1.1.0-11 Die FES der Größe S-XL müssen ohne aktive Klimaanlage ausgeführt werden.</w:t>
        <w:br/>
        <w:t>​​</w:t>
      </w:r>
    </w:p>
    <w:p w14:paraId="7020AE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BB80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CEB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ACD87" w14:textId="77777777">
            <w:r>
              <w:t>MDSTW-23955</w:t>
            </w:r>
          </w:p>
        </w:tc>
      </w:tr>
      <w:tr w14:paraId="45635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D9F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F3E3C" w14:textId="77777777">
            <w:r>
              <w:t>11_171</w:t>
            </w:r>
          </w:p>
        </w:tc>
      </w:tr>
      <w:tr w14:paraId="30CFA8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787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1106A" w14:textId="77777777">
            <w:r>
              <w:t>4302</w:t>
            </w:r>
          </w:p>
        </w:tc>
      </w:tr>
      <w:tr w14:paraId="249D9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3B3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806489" w14:textId="77777777"/>
        </w:tc>
      </w:tr>
      <w:tr w14:paraId="29EC07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ADC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A8C721" w14:textId="77777777">
            <w:r>
              <w:t>Draft</w:t>
            </w:r>
          </w:p>
        </w:tc>
      </w:tr>
      <w:tr w14:paraId="290DD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BCFB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C8A2E" w14:textId="77777777">
            <w:r>
              <w:t>Muss</w:t>
            </w:r>
          </w:p>
        </w:tc>
      </w:tr>
      <w:tr w14:paraId="66A0A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269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C27D3" w14:textId="77777777">
            <w:r>
              <w:t>Sämtliche FES-Größen bis XL werden ohne aktive Klimaanlage ausgeführt. Bei FES Stationen Größe L und XL werden Lüfter eingesetzt.</w:t>
            </w:r>
          </w:p>
        </w:tc>
      </w:tr>
      <w:tr w14:paraId="5B9D6A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D4BD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46402" w14:textId="77777777"/>
        </w:tc>
      </w:tr>
      <w:tr w14:paraId="44EB1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839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62F8AE" w14:textId="77777777">
            <w:r>
              <w:t>PV GA DIL OBB 1.0.0</w:t>
            </w:r>
          </w:p>
        </w:tc>
      </w:tr>
    </w:tbl>
    <w:p w14:paraId="0AE50A97" w14:textId="77777777">
      <w:pPr>
        <w:spacing w:after="0" w:line="96" w:lineRule="auto"/>
      </w:pPr>
    </w:p>
    <w:p w14:paraId="0FD406E5" w14:textId="77777777">
      <w:pPr>
        <w:spacing w:after="0"/>
      </w:pPr>
      <w:r>
        <w:rPr>
          <w:vanish/>
        </w:rPr>
        <w:t>MLS_DSTW/MDSTW-23956</w:t>
      </w:r>
      <w:r>
        <w:rPr>
          <w:b/>
        </w:rPr>
        <w:t>1.1.0-12 Eine FES muss gemäß dem &lt;03 Lastenheft Allgemeine Anforderungen&gt; 1 ausg...</w:t>
      </w:r>
      <w:r>
        <w:br/>
        <w:t>1.1.0-12 Eine FES muss gemäß dem &lt;03 Lastenheft Allgemeine Anforderungen&gt; 1 ausgeführt werden.</w:t>
        <w:br/>
        <w:t>​​</w:t>
      </w:r>
    </w:p>
    <w:p w14:paraId="54192F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768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2207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B3B013" w14:textId="77777777">
            <w:r>
              <w:t>MDSTW-23956</w:t>
            </w:r>
          </w:p>
        </w:tc>
      </w:tr>
      <w:tr w14:paraId="2362C5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B300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E08C1" w14:textId="77777777">
            <w:r>
              <w:t>11_172</w:t>
            </w:r>
          </w:p>
        </w:tc>
      </w:tr>
      <w:tr w14:paraId="70D2B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633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2E972" w14:textId="77777777">
            <w:r>
              <w:t>4303</w:t>
            </w:r>
          </w:p>
        </w:tc>
      </w:tr>
      <w:tr w14:paraId="120EFE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722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C57BF" w14:textId="77777777"/>
        </w:tc>
      </w:tr>
      <w:tr w14:paraId="301EA6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48B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C5D94" w14:textId="77777777">
            <w:r>
              <w:t>Draft</w:t>
            </w:r>
          </w:p>
        </w:tc>
      </w:tr>
      <w:tr w14:paraId="63C335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763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FCA5E" w14:textId="77777777">
            <w:r>
              <w:t>Muss</w:t>
            </w:r>
          </w:p>
        </w:tc>
      </w:tr>
      <w:tr w14:paraId="7BC90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739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59884" w14:textId="77777777">
            <w:r>
              <w:t>Die Anforderungen aus dem Teillastenheft "Allgemeine Anforderungen" werden berücksichtigt und erfüllt.</w:t>
            </w:r>
          </w:p>
        </w:tc>
      </w:tr>
      <w:tr w14:paraId="73D869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B8D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18643" w14:textId="77777777"/>
        </w:tc>
      </w:tr>
      <w:tr w14:paraId="7DDC09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F66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C55FF" w14:textId="77777777">
            <w:r>
              <w:t>PV GA DIL OBB 1.0.0</w:t>
            </w:r>
          </w:p>
        </w:tc>
      </w:tr>
    </w:tbl>
    <w:p w14:paraId="7D551E67" w14:textId="77777777">
      <w:pPr>
        <w:spacing w:after="0" w:line="96" w:lineRule="auto"/>
      </w:pPr>
    </w:p>
    <w:p w14:paraId="457C430A" w14:textId="77777777">
      <w:r>
        <w:rPr>
          <w:vanish/>
        </w:rPr>
        <w:t>MLS_DSTW/MDSTW-23957</w:t>
      </w:r>
      <w:r>
        <w:t>1.1.0-13 Die unterschiedlichen Größen der FES sind in der folgenden Abbildung dargestellt.</w:t>
        <w:br/>
        <w:t>​​</w:t>
      </w:r>
    </w:p>
    <w:p w14:paraId="4B24A6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424DB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774B3"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4D750" w14:textId="77777777">
            <w:r>
              <w:t>2179</w:t>
            </w:r>
          </w:p>
        </w:tc>
      </w:tr>
      <w:tr w14:paraId="75F47F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FA03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FB160" w14:textId="77777777">
            <w:r>
              <w:t>MDSTW-23957</w:t>
            </w:r>
          </w:p>
        </w:tc>
      </w:tr>
      <w:tr w14:paraId="120C49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894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B2F23" w14:textId="77777777">
            <w:r>
              <w:t>4304</w:t>
            </w:r>
          </w:p>
        </w:tc>
      </w:tr>
      <w:tr w14:paraId="33C79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F25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7B7EB" w14:textId="77777777">
            <w:r>
              <w:t>11_173</w:t>
            </w:r>
          </w:p>
        </w:tc>
      </w:tr>
    </w:tbl>
    <w:p w14:paraId="0B54AE88" w14:textId="77777777">
      <w:pPr>
        <w:spacing w:after="0" w:line="96" w:lineRule="auto"/>
      </w:pPr>
    </w:p>
    <w:p w14:paraId="4AB84E07" w14:textId="77777777">
      <w:r>
        <w:rPr>
          <w:vanish/>
        </w:rPr>
        <w:t>MLS_DSTW/MDSTW-23958</w:t>
      </w:r>
      <w:r>
        <w:t>1.1.0-14 &lt;Bild&gt;</w:t>
        <w:br/>
        <w:t>​​</w:t>
      </w:r>
    </w:p>
    <w:p w14:paraId="1B964C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A8DB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B91B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126A88" w14:textId="77777777">
            <w:r>
              <w:t>2180</w:t>
            </w:r>
          </w:p>
        </w:tc>
      </w:tr>
      <w:tr w14:paraId="54550F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FFA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085296" w14:textId="77777777">
            <w:r>
              <w:t>MDSTW-23958</w:t>
            </w:r>
          </w:p>
        </w:tc>
      </w:tr>
      <w:tr w14:paraId="5A14A2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1EE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326CF" w14:textId="77777777">
            <w:r>
              <w:t>4305</w:t>
            </w:r>
          </w:p>
        </w:tc>
      </w:tr>
      <w:tr w14:paraId="757CAF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9B7D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E67B0" w14:textId="77777777">
            <w:r>
              <w:t>11_195</w:t>
            </w:r>
          </w:p>
        </w:tc>
      </w:tr>
    </w:tbl>
    <w:p w14:paraId="4B59C5FD" w14:textId="77777777">
      <w:pPr>
        <w:spacing w:after="0" w:line="96" w:lineRule="auto"/>
      </w:pPr>
    </w:p>
    <w:p w14:paraId="4E0D56FF" w14:textId="77777777">
      <w:pPr>
        <w:spacing w:after="0"/>
      </w:pPr>
      <w:r>
        <w:rPr>
          <w:vanish/>
        </w:rPr>
        <w:t>MLS_DSTW/MDSTW-23959</w:t>
      </w:r>
      <w:r>
        <w:rPr>
          <w:b/>
        </w:rPr>
        <w:t>1.1.0-15 Der AN muss ein Konzept für die Bauformen der FES inkl. Fundamente und...</w:t>
      </w:r>
      <w:r>
        <w:br/>
        <w:t>1.1.0-15 Der AN muss ein Konzept für die Bauformen der FES inkl. Fundamente und des internen Aufbaus inkl. Pläne dem AG in einem Handbuch FES vorlegen. Der AG wird das Handbuch FES begutachten und einmalig freigeben.</w:t>
        <w:br/>
        <w:t>​​</w:t>
      </w:r>
    </w:p>
    <w:p w14:paraId="70CF57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2BD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E40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74983" w14:textId="77777777">
            <w:r>
              <w:t>MDSTW-23959</w:t>
            </w:r>
          </w:p>
        </w:tc>
      </w:tr>
      <w:tr w14:paraId="50A95C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2AB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723E9" w14:textId="77777777">
            <w:r>
              <w:t>11_174</w:t>
            </w:r>
          </w:p>
        </w:tc>
      </w:tr>
      <w:tr w14:paraId="034240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EAB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5BD0B" w14:textId="77777777">
            <w:r>
              <w:t>4306</w:t>
            </w:r>
          </w:p>
        </w:tc>
      </w:tr>
      <w:tr w14:paraId="452A6D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083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AD501" w14:textId="77777777"/>
        </w:tc>
      </w:tr>
      <w:tr w14:paraId="6B902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D04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5CC6B" w14:textId="77777777">
            <w:r>
              <w:t>Draft</w:t>
            </w:r>
          </w:p>
        </w:tc>
      </w:tr>
      <w:tr w14:paraId="5218EC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18D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53BEE" w14:textId="77777777">
            <w:r>
              <w:t>Muss</w:t>
            </w:r>
          </w:p>
        </w:tc>
      </w:tr>
      <w:tr w14:paraId="6DAD42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ACE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39D0F" w14:textId="77777777">
            <w:r>
              <w:t>Das Handbuch FES wird zum MS-07 mit den FES Größen S+M dem AG zur Freigabe übermittelt.</w:t>
              <w:br/>
              <w:t>Weitere FES-Größen und deren Umsetzung ist in einer weiteren Projektumsetzungsphase geplant. Dabei werden weitere Handbücher zur Freigabe vorgelegt.</w:t>
            </w:r>
          </w:p>
        </w:tc>
      </w:tr>
      <w:tr w14:paraId="6EC14C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CC0B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A7CC4" w14:textId="77777777"/>
        </w:tc>
      </w:tr>
      <w:tr w14:paraId="1A392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A9B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C3C11" w14:textId="77777777">
            <w:r>
              <w:t>PV GA DIL OBB 1.0.0</w:t>
            </w:r>
          </w:p>
        </w:tc>
      </w:tr>
    </w:tbl>
    <w:p w14:paraId="1D5ACAFC" w14:textId="77777777">
      <w:pPr>
        <w:spacing w:after="0" w:line="96" w:lineRule="auto"/>
      </w:pPr>
    </w:p>
    <w:p w14:paraId="3F29DE7E" w14:textId="77777777">
      <w:pPr>
        <w:spacing w:after="0"/>
      </w:pPr>
      <w:r>
        <w:rPr>
          <w:vanish/>
        </w:rPr>
        <w:t>MLS_DSTW/MDSTW-23960</w:t>
      </w:r>
      <w:r>
        <w:rPr>
          <w:b/>
        </w:rPr>
        <w:t>1.1.0-16 FES der Größe XXL sind Bestandsgebäude vom AG und werden zur Verfügung...</w:t>
      </w:r>
      <w:r>
        <w:br/>
        <w:t>1.1.0-16 FES der Größe XXL sind Bestandsgebäude vom AG und werden zur Verfügung gestellt. Die Planung des internen Aufbaus muss durch den AN erfolgen.</w:t>
        <w:br/>
        <w:t>​​</w:t>
      </w:r>
    </w:p>
    <w:p w14:paraId="4449636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6D50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792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00785" w14:textId="77777777">
            <w:r>
              <w:t>MDSTW-23960</w:t>
            </w:r>
          </w:p>
        </w:tc>
      </w:tr>
      <w:tr w14:paraId="52D02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75B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6E51B" w14:textId="77777777">
            <w:r>
              <w:t>11_176</w:t>
            </w:r>
          </w:p>
        </w:tc>
      </w:tr>
      <w:tr w14:paraId="3F48CB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0CD8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B0B2F" w14:textId="77777777">
            <w:r>
              <w:t>4307</w:t>
            </w:r>
          </w:p>
        </w:tc>
      </w:tr>
      <w:tr w14:paraId="29F0FD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9039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B3D06" w14:textId="77777777"/>
        </w:tc>
      </w:tr>
      <w:tr w14:paraId="2D6E38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8F3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61EF4" w14:textId="77777777">
            <w:r>
              <w:t>Draft</w:t>
            </w:r>
          </w:p>
        </w:tc>
      </w:tr>
      <w:tr w14:paraId="4E67C3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693A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6B417" w14:textId="77777777">
            <w:r>
              <w:t>Muss</w:t>
            </w:r>
          </w:p>
        </w:tc>
      </w:tr>
      <w:tr w14:paraId="4609D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61DC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40E124" w14:textId="77777777">
            <w:r>
              <w:t>Die detaillierte Planung des internen Aufbaus wird anschließend Projektspezifisch abgewickelt. Etwaige generische Raumanforderungen werden dem AG über ein FES Handbuch übergeben.</w:t>
            </w:r>
          </w:p>
        </w:tc>
      </w:tr>
      <w:tr w14:paraId="317AE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F6EE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D75BF" w14:textId="77777777"/>
        </w:tc>
      </w:tr>
      <w:tr w14:paraId="28A54D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1E9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86988" w14:textId="77777777">
            <w:r>
              <w:t>PV GA DIL OBB 2.0.0</w:t>
            </w:r>
          </w:p>
        </w:tc>
      </w:tr>
    </w:tbl>
    <w:p w14:paraId="688D2389" w14:textId="77777777">
      <w:pPr>
        <w:spacing w:after="0" w:line="96" w:lineRule="auto"/>
      </w:pPr>
    </w:p>
    <w:p w14:paraId="09992739" w14:textId="77777777">
      <w:pPr>
        <w:spacing w:after="0"/>
      </w:pPr>
      <w:r>
        <w:rPr>
          <w:vanish/>
        </w:rPr>
        <w:t>MLS_DSTW/MDSTW-23961</w:t>
      </w:r>
      <w:r>
        <w:rPr>
          <w:b/>
        </w:rPr>
        <w:t>1.1.0-17 Die Bauweise der FES L und XL müssen nach den Vorgaben des AG (Technisc...</w:t>
      </w:r>
      <w:r>
        <w:br/>
        <w:t>1.1.0-17 Die Bauweise der FES L und XL müssen nach den Vorgaben des AG (Technische Lieferbeschreibung) realisiert werden.</w:t>
        <w:br/>
        <w:t>​​</w:t>
      </w:r>
    </w:p>
    <w:p w14:paraId="538271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3C3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AB4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9AE30" w14:textId="77777777">
            <w:r>
              <w:t>MDSTW-23961</w:t>
            </w:r>
          </w:p>
        </w:tc>
      </w:tr>
      <w:tr w14:paraId="59080E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744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F8D99" w14:textId="77777777">
            <w:r>
              <w:t>11_177</w:t>
            </w:r>
          </w:p>
        </w:tc>
      </w:tr>
      <w:tr w14:paraId="1B874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5E91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CB98D" w14:textId="77777777">
            <w:r>
              <w:t>4308</w:t>
            </w:r>
          </w:p>
        </w:tc>
      </w:tr>
      <w:tr w14:paraId="1CF8E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2E6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BBFC6" w14:textId="77777777">
            <w:r>
              <w:t>[112]</w:t>
            </w:r>
          </w:p>
        </w:tc>
      </w:tr>
      <w:tr w14:paraId="0EE5A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FDD4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F5325" w14:textId="77777777">
            <w:r>
              <w:t>Draft</w:t>
            </w:r>
          </w:p>
        </w:tc>
      </w:tr>
      <w:tr w14:paraId="009360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9F4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C9957" w14:textId="77777777">
            <w:r>
              <w:t>Muss</w:t>
            </w:r>
          </w:p>
        </w:tc>
      </w:tr>
      <w:tr w14:paraId="1AEAB1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427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AD92EF" w14:textId="77777777">
            <w:r>
              <w:t>Die FES Stationen der Größe L und XL werden nach den Vorgaben der Technischen Lieferbeschreibung (Planungsgrundsätze Technikgebäude RW11.01.02) konzipiert.</w:t>
            </w:r>
          </w:p>
        </w:tc>
      </w:tr>
      <w:tr w14:paraId="43F551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EE55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01653" w14:textId="77777777"/>
        </w:tc>
      </w:tr>
      <w:tr w14:paraId="32047D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A7C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DF534" w14:textId="77777777">
            <w:r>
              <w:t>PV GA DIL OBB 2.0.0</w:t>
            </w:r>
          </w:p>
        </w:tc>
      </w:tr>
    </w:tbl>
    <w:p w14:paraId="7157CDAA" w14:textId="77777777">
      <w:pPr>
        <w:spacing w:after="0" w:line="96" w:lineRule="auto"/>
      </w:pPr>
    </w:p>
    <w:p w14:paraId="5079DA15" w14:textId="77777777">
      <w:pPr>
        <w:spacing w:after="0"/>
      </w:pPr>
      <w:r>
        <w:rPr>
          <w:vanish/>
        </w:rPr>
        <w:t>MLS_DSTW/MDSTW-23962</w:t>
      </w:r>
      <w:r>
        <w:rPr>
          <w:b/>
        </w:rPr>
        <w:t>1.1.0-18 Die Bauweise der FES S und M müssen vom AN geplant werden und werden mi...</w:t>
      </w:r>
      <w:r>
        <w:br/>
        <w:t>1.1.0-18 Die Bauweise der FES S und M müssen vom AN geplant werden und werden mit dem Handbuch FES vom AG freigegeben.</w:t>
        <w:br/>
        <w:t>​​</w:t>
      </w:r>
    </w:p>
    <w:p w14:paraId="6DB044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1F64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F7A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F9121" w14:textId="77777777">
            <w:r>
              <w:t>MDSTW-23962</w:t>
            </w:r>
          </w:p>
        </w:tc>
      </w:tr>
      <w:tr w14:paraId="26ED32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170F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7524E" w14:textId="77777777">
            <w:r>
              <w:t>11_178</w:t>
            </w:r>
          </w:p>
        </w:tc>
      </w:tr>
      <w:tr w14:paraId="1FBB2C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44E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73F10" w14:textId="77777777">
            <w:r>
              <w:t>4309</w:t>
            </w:r>
          </w:p>
        </w:tc>
      </w:tr>
      <w:tr w14:paraId="2B1BD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762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92B38" w14:textId="77777777"/>
        </w:tc>
      </w:tr>
      <w:tr w14:paraId="7A3AAE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6CA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E49BD2" w14:textId="77777777">
            <w:r>
              <w:t>Draft</w:t>
            </w:r>
          </w:p>
        </w:tc>
      </w:tr>
      <w:tr w14:paraId="18B2CB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2AA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09222" w14:textId="77777777">
            <w:r>
              <w:t>Muss</w:t>
            </w:r>
          </w:p>
        </w:tc>
      </w:tr>
      <w:tr w14:paraId="7FCF5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3A8E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2F0DF" w14:textId="77777777">
            <w:r>
              <w:t>Das Handbuch FES wird zum Meilenstein MS-07 mit den FES Größen S+M dem AG zur Freigabe übermittelt.</w:t>
            </w:r>
          </w:p>
        </w:tc>
      </w:tr>
      <w:tr w14:paraId="786815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D48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AD7DE" w14:textId="77777777"/>
        </w:tc>
      </w:tr>
      <w:tr w14:paraId="1B95F0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020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75C1F" w14:textId="77777777">
            <w:r>
              <w:t>PV GA DIL OBB 1.0.0</w:t>
            </w:r>
          </w:p>
        </w:tc>
      </w:tr>
    </w:tbl>
    <w:p w14:paraId="623AECAD" w14:textId="77777777">
      <w:pPr>
        <w:spacing w:after="0" w:line="96" w:lineRule="auto"/>
      </w:pPr>
    </w:p>
    <w:p w14:paraId="0996884F" w14:textId="77777777">
      <w:r>
        <w:rPr>
          <w:vanish/>
        </w:rPr>
        <w:t>MLS_DSTW/MDSTW-23963</w:t>
      </w:r>
      <w:r>
        <w:t>1.1.0-19 Die Kapazitäten der FES werden vom AG vorgegeben.</w:t>
        <w:br/>
        <w:t>​​</w:t>
      </w:r>
    </w:p>
    <w:p w14:paraId="6EF801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1E8E9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E1ED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2C840" w14:textId="77777777">
            <w:r>
              <w:t>2185</w:t>
            </w:r>
          </w:p>
        </w:tc>
      </w:tr>
      <w:tr w14:paraId="1B34D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1CBE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91705" w14:textId="77777777">
            <w:r>
              <w:t>MDSTW-23963</w:t>
            </w:r>
          </w:p>
        </w:tc>
      </w:tr>
      <w:tr w14:paraId="0DF708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EC7F3"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298C46" w14:textId="77777777">
            <w:r>
              <w:t>4310</w:t>
            </w:r>
          </w:p>
        </w:tc>
      </w:tr>
      <w:tr w14:paraId="5EB74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D59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28F7A" w14:textId="77777777">
            <w:r>
              <w:t>11_179</w:t>
            </w:r>
          </w:p>
        </w:tc>
      </w:tr>
    </w:tbl>
    <w:p w14:paraId="37258D69" w14:textId="77777777">
      <w:pPr>
        <w:spacing w:after="0" w:line="96" w:lineRule="auto"/>
      </w:pPr>
    </w:p>
    <w:p w14:paraId="36AEBC2D" w14:textId="77777777">
      <w:pPr>
        <w:spacing w:after="0"/>
      </w:pPr>
      <w:r>
        <w:rPr>
          <w:vanish/>
        </w:rPr>
        <w:t>MLS_DSTW/MDSTW-23964</w:t>
      </w:r>
      <w:r>
        <w:rPr>
          <w:b/>
        </w:rPr>
        <w:t>1.1.0-20 Die Regelzeichnungen von Fundamenten und FES werden vom AN dimensionier...</w:t>
      </w:r>
      <w:r>
        <w:br/>
        <w:t>1.1.0-20 Die Regelzeichnungen von Fundamenten und FES werden vom AN dimensioniert.</w:t>
        <w:br/>
        <w:t>​​</w:t>
      </w:r>
    </w:p>
    <w:p w14:paraId="6875EB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13"/>
      </w:tblGrid>
      <w:tr w14:paraId="181F8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F4A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D83A1" w14:textId="77777777">
            <w:r>
              <w:t>MDSTW-23964</w:t>
            </w:r>
          </w:p>
        </w:tc>
      </w:tr>
      <w:tr w14:paraId="09C860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70A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59816" w14:textId="77777777">
            <w:r>
              <w:t>11_180</w:t>
            </w:r>
          </w:p>
        </w:tc>
      </w:tr>
      <w:tr w14:paraId="53171F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641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18A65" w14:textId="77777777">
            <w:r>
              <w:t>4311</w:t>
            </w:r>
          </w:p>
        </w:tc>
      </w:tr>
      <w:tr w14:paraId="410BC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637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E2205" w14:textId="77777777"/>
        </w:tc>
      </w:tr>
      <w:tr w14:paraId="04C2C5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992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D0482" w14:textId="77777777">
            <w:r>
              <w:t>Draft</w:t>
            </w:r>
          </w:p>
        </w:tc>
      </w:tr>
      <w:tr w14:paraId="158E4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2FA8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798D1" w14:textId="77777777">
            <w:r>
              <w:t>Muss</w:t>
            </w:r>
          </w:p>
        </w:tc>
      </w:tr>
      <w:tr w14:paraId="36A3F4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CF71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F9BAC" w14:textId="77777777">
            <w:r>
              <w:t>Von den FES und den Fundamenten werden Regelzeichnungen angefertigt.</w:t>
            </w:r>
          </w:p>
        </w:tc>
      </w:tr>
      <w:tr w14:paraId="6E4E7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48C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FBC7A" w14:textId="77777777"/>
        </w:tc>
      </w:tr>
      <w:tr w14:paraId="285124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A9B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615DA" w14:textId="77777777">
            <w:r>
              <w:t>PV GA DIL OBB 1.0.0</w:t>
            </w:r>
          </w:p>
        </w:tc>
      </w:tr>
    </w:tbl>
    <w:p w14:paraId="4BFC1B24" w14:textId="77777777">
      <w:pPr>
        <w:spacing w:after="0" w:line="96" w:lineRule="auto"/>
      </w:pPr>
    </w:p>
    <w:p w14:paraId="21AA06CD" w14:textId="77777777">
      <w:pPr>
        <w:spacing w:after="0"/>
      </w:pPr>
      <w:r>
        <w:rPr>
          <w:vanish/>
        </w:rPr>
        <w:t>MLS_DSTW/MDSTW-23965</w:t>
      </w:r>
      <w:r>
        <w:rPr>
          <w:b/>
        </w:rPr>
        <w:t>1.1.0-21 Der AN muss die Kabeleinführungen in den FES planen und in der Regelzei...</w:t>
      </w:r>
      <w:r>
        <w:br/>
        <w:t>1.1.0-21 Der AN muss die Kabeleinführungen in den FES planen und in der Regelzeichnung darstellen.</w:t>
        <w:br/>
        <w:t>​​</w:t>
      </w:r>
    </w:p>
    <w:p w14:paraId="12D3AE5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066"/>
      </w:tblGrid>
      <w:tr w14:paraId="4CF34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3AD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E55EE" w14:textId="77777777">
            <w:r>
              <w:t>MDSTW-23965</w:t>
            </w:r>
          </w:p>
        </w:tc>
      </w:tr>
      <w:tr w14:paraId="54DDAA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A97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10585" w14:textId="77777777">
            <w:r>
              <w:t>11_181</w:t>
            </w:r>
          </w:p>
        </w:tc>
      </w:tr>
      <w:tr w14:paraId="395973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F586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35A721" w14:textId="77777777">
            <w:r>
              <w:t>4312</w:t>
            </w:r>
          </w:p>
        </w:tc>
      </w:tr>
      <w:tr w14:paraId="296064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1FA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F2A23" w14:textId="77777777"/>
        </w:tc>
      </w:tr>
      <w:tr w14:paraId="7AAEDC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899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72763" w14:textId="77777777">
            <w:r>
              <w:t>Draft</w:t>
            </w:r>
          </w:p>
        </w:tc>
      </w:tr>
      <w:tr w14:paraId="184E75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65F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AB495" w14:textId="77777777">
            <w:r>
              <w:t>Muss</w:t>
            </w:r>
          </w:p>
        </w:tc>
      </w:tr>
      <w:tr w14:paraId="38947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FB7A0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5A841" w14:textId="77777777">
            <w:r>
              <w:t>Die Regelzeichnungen werden die Kabeleinführungen beinhalten.</w:t>
            </w:r>
          </w:p>
        </w:tc>
      </w:tr>
      <w:tr w14:paraId="2A0ECE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3BA9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9A43E" w14:textId="77777777"/>
        </w:tc>
      </w:tr>
      <w:tr w14:paraId="4CAF8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953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3D06D" w14:textId="77777777">
            <w:r>
              <w:t>PV GA DIL OBB 1.0.0</w:t>
            </w:r>
          </w:p>
        </w:tc>
      </w:tr>
    </w:tbl>
    <w:p w14:paraId="05401A38" w14:textId="77777777">
      <w:pPr>
        <w:spacing w:after="0" w:line="96" w:lineRule="auto"/>
      </w:pPr>
    </w:p>
    <w:p w14:paraId="073A8E52" w14:textId="77777777">
      <w:pPr>
        <w:spacing w:after="0"/>
      </w:pPr>
      <w:r>
        <w:rPr>
          <w:vanish/>
        </w:rPr>
        <w:t>MLS_DSTW/MDSTW-23966</w:t>
      </w:r>
      <w:r>
        <w:rPr>
          <w:b/>
        </w:rPr>
        <w:t>1.1.0-22 Der AG stellt die Fundamente für die FES der Größe S bis XL bei.</w:t>
      </w:r>
      <w:r>
        <w:br/>
        <w:t>1.1.0-22 Der AG stellt die Fundamente für die FES der Größe S bis XL bei.</w:t>
        <w:br/>
        <w:t>​​</w:t>
      </w:r>
    </w:p>
    <w:p w14:paraId="6C7287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13"/>
      </w:tblGrid>
      <w:tr w14:paraId="7587AB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99E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6C8F1" w14:textId="77777777">
            <w:r>
              <w:t>MDSTW-23966</w:t>
            </w:r>
          </w:p>
        </w:tc>
      </w:tr>
      <w:tr w14:paraId="01F13B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DE8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32362" w14:textId="77777777">
            <w:r>
              <w:t>11_182</w:t>
            </w:r>
          </w:p>
        </w:tc>
      </w:tr>
      <w:tr w14:paraId="69B22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8449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B45D0" w14:textId="77777777">
            <w:r>
              <w:t>4313</w:t>
            </w:r>
          </w:p>
        </w:tc>
      </w:tr>
      <w:tr w14:paraId="209DC7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253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95639" w14:textId="77777777"/>
        </w:tc>
      </w:tr>
      <w:tr w14:paraId="004CE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F7E6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20B01" w14:textId="77777777">
            <w:r>
              <w:t>Draft</w:t>
            </w:r>
          </w:p>
        </w:tc>
      </w:tr>
      <w:tr w14:paraId="7DE70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A408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AD695" w14:textId="77777777">
            <w:r>
              <w:t>Muss</w:t>
            </w:r>
          </w:p>
        </w:tc>
      </w:tr>
      <w:tr w14:paraId="16903D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4FF44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C0DF4" w14:textId="77777777">
            <w:r>
              <w:t>Von den FES und den Fundamenten werden Regelzeichnungen angefertigt.</w:t>
            </w:r>
          </w:p>
        </w:tc>
      </w:tr>
      <w:tr w14:paraId="64205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92A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5934A" w14:textId="77777777"/>
        </w:tc>
      </w:tr>
      <w:tr w14:paraId="3AEB65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D5E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DE583A" w14:textId="77777777">
            <w:r>
              <w:t>PV GA DIL OBB 1.0.0</w:t>
            </w:r>
          </w:p>
        </w:tc>
      </w:tr>
    </w:tbl>
    <w:p w14:paraId="7394C9A8" w14:textId="77777777">
      <w:pPr>
        <w:spacing w:after="0" w:line="96" w:lineRule="auto"/>
      </w:pPr>
    </w:p>
    <w:p w14:paraId="2E092439" w14:textId="77777777">
      <w:pPr>
        <w:spacing w:after="0"/>
      </w:pPr>
      <w:r>
        <w:rPr>
          <w:vanish/>
        </w:rPr>
        <w:lastRenderedPageBreak/>
        <w:t>MLS_DSTW/MDSTW-23967</w:t>
      </w:r>
      <w:r>
        <w:rPr>
          <w:b/>
        </w:rPr>
        <w:t>1.1.0-23 Eine FES der Größe S muss Platz für bis zu 2 Object Controller (OC) bie...</w:t>
      </w:r>
      <w:r>
        <w:br/>
        <w:t>1.1.0-23 Eine FES der Größe S muss Platz für bis zu 2 Object Controller (OC) bieten.</w:t>
        <w:br/>
        <w:t>​​</w:t>
      </w:r>
    </w:p>
    <w:p w14:paraId="2FBF71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0F23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7F0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F80DB" w14:textId="77777777">
            <w:r>
              <w:t>MDSTW-23967</w:t>
            </w:r>
          </w:p>
        </w:tc>
      </w:tr>
      <w:tr w14:paraId="5CBE7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8A7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D5339" w14:textId="77777777">
            <w:r>
              <w:t>11_112</w:t>
            </w:r>
          </w:p>
        </w:tc>
      </w:tr>
      <w:tr w14:paraId="0E35D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61F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51F13" w14:textId="77777777">
            <w:r>
              <w:t>4314</w:t>
            </w:r>
          </w:p>
        </w:tc>
      </w:tr>
      <w:tr w14:paraId="24BDD0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44A3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48AA65" w14:textId="77777777"/>
        </w:tc>
      </w:tr>
      <w:tr w14:paraId="4C5F64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51A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F4D369" w14:textId="77777777">
            <w:r>
              <w:t>Draft</w:t>
            </w:r>
          </w:p>
        </w:tc>
      </w:tr>
      <w:tr w14:paraId="2D454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F7C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FF275" w14:textId="77777777">
            <w:r>
              <w:t>Muss</w:t>
            </w:r>
          </w:p>
        </w:tc>
      </w:tr>
      <w:tr w14:paraId="023DCB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EFB1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43FBC" w14:textId="77777777">
            <w:r>
              <w:t xml:space="preserve">Eine FES der Größe S wird Platz für 2 Object Controller (OC) mit den maximalen Abmessungen pro </w:t>
              <w:commentRangeStart w:id="2558078"/>
              <w:t xml:space="preserve">OC von 110 mm x 173 mm x 180 mm (B x H x T)</w:t>
              <w:commentRangeEnd w:id="2558078"/>
              <w:t xml:space="preserve"> bieten.</w:t>
            </w:r>
            <w:r>
              <w:rPr>
                <w:rStyle w:val="CommentReference"/>
              </w:rPr>
              <w:commentReference w:id="2558078"/>
            </w:r>
          </w:p>
        </w:tc>
      </w:tr>
      <w:tr w14:paraId="77EBC8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9285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4D7770" w14:textId="77777777"/>
        </w:tc>
      </w:tr>
      <w:tr w14:paraId="3B0EAE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3BA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A81B5" w14:textId="77777777">
            <w:r>
              <w:t>PV GA DIL OBB 1.0.0</w:t>
            </w:r>
          </w:p>
        </w:tc>
      </w:tr>
    </w:tbl>
    <w:p w14:paraId="3D383CDB" w14:textId="77777777">
      <w:pPr>
        <w:spacing w:after="0" w:line="96" w:lineRule="auto"/>
      </w:pPr>
    </w:p>
    <w:p w14:paraId="31837B5F" w14:textId="77777777">
      <w:pPr>
        <w:spacing w:after="0"/>
      </w:pPr>
      <w:r>
        <w:rPr>
          <w:vanish/>
        </w:rPr>
        <w:t>MLS_DSTW/MDSTW-23968</w:t>
      </w:r>
      <w:r>
        <w:rPr>
          <w:b/>
        </w:rPr>
        <w:t>1.1.0-24 Eine FES der Größe M muss Platz für bis zu 10 Object Controller (OC) bi...</w:t>
      </w:r>
      <w:r>
        <w:br/>
        <w:t>1.1.0-24 Eine FES der Größe M muss Platz für bis zu 10 Object Controller (OC) bieten.</w:t>
        <w:br/>
        <w:t>​​</w:t>
      </w:r>
    </w:p>
    <w:p w14:paraId="1C20AE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BF6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186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4DB56" w14:textId="77777777">
            <w:r>
              <w:t>MDSTW-23968</w:t>
            </w:r>
          </w:p>
        </w:tc>
      </w:tr>
      <w:tr w14:paraId="0ED04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040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65965" w14:textId="77777777">
            <w:r>
              <w:t>11_113</w:t>
            </w:r>
          </w:p>
        </w:tc>
      </w:tr>
      <w:tr w14:paraId="5AB272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04B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CCFF3" w14:textId="77777777">
            <w:r>
              <w:t>4315</w:t>
            </w:r>
          </w:p>
        </w:tc>
      </w:tr>
      <w:tr w14:paraId="3E2DB1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D14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9318DC" w14:textId="77777777"/>
        </w:tc>
      </w:tr>
      <w:tr w14:paraId="211BF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B6B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87E24" w14:textId="77777777">
            <w:r>
              <w:t>Draft</w:t>
            </w:r>
          </w:p>
        </w:tc>
      </w:tr>
      <w:tr w14:paraId="10FC9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205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16C7D1" w14:textId="77777777">
            <w:r>
              <w:t>Muss</w:t>
            </w:r>
          </w:p>
        </w:tc>
      </w:tr>
      <w:tr w14:paraId="4C2268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5AA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Eine FES der Größe M wird Platz für bis zu 10 Object Controller (OC) bieten. Dabei werden 3 OC-Module mit den Abmessungen Breite von 482,5mm (19“) und eine Höhe von 180mm vorgesehen.</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Ein OC-Modul bietet Platz für bis zu 4 </w:t>
            </w:r>
            <w:commentRangeStart w:id="2558080"/>
            <w:del w:author="BRENNER Erich" w:date="2026-10-09T14:44:19+2" w:id="2558080">
              <w:r>
                <w:rPr xmlns:aml="http://schemas.microsoft.com/aml/2001/core" xmlns:msxsl="urn:schemas-microsoft-com:xslt">
                  <w:rFonts w:ascii="Calibri" w:hAnsi="Calibri" w:cs="Calibri"/>
                  <w:sz w:val="22"/>
                  <w:szCs w:val="22"/>
                  <w:b w:val="off"/>
                  <w:u w:val="none"/>
                  <w:em w:val="false"/>
                </w:rPr>
                <w:delText xml:space="preserve">OCs</w:delText>
              </w:r>
            </w:del>
            <w:ins w:author="BRENNER Erich" w:date="2026-10-09T14:44:19+2" w:id="2558080">
              <w:r xmlns:aml="http://schemas.microsoft.com/aml/2001/core" xmlns:msxsl="urn:schemas-microsoft-com:xslt">
                <w:rPr>
                  <w:rFonts w:ascii="Calibri" w:hAnsi="Calibri" w:cs="Calibri"/>
                  <w:sz w:val="22"/>
                  <w:szCs w:val="22"/>
                  <w:b w:val="off"/>
                  <w:u w:val="none"/>
                  <w:em w:val="false"/>
                </w:rPr>
                <w:t xml:space="preserve">ICBs</w:t>
              </w:r>
            </w:ins>
            <w:commentRangeEnd w:id="2558080"/>
            <w:r>
              <w:rPr>
                <w:rStyle w:val="CommentReference"/>
              </w:rPr>
              <w:commentReference w:id="2558080"/>
            </w:r>
            <w:r xmlns:aml="http://schemas.microsoft.com/aml/2001/core" xmlns:msxsl="urn:schemas-microsoft-com:xslt">
              <w:rPr>
                <w:rFonts w:ascii="Calibri" w:hAnsi="Calibri" w:cs="Calibri"/>
                <w:sz w:val="22"/>
                <w:szCs w:val="22"/>
                <w:b w:val="off"/>
                <w:u w:val="none"/>
                <w:em w:val="false"/>
              </w:rPr>
              <w:t xml:space="preserve">.</w:t>
            </w:r>
          </w:p>
        </w:tc>
      </w:tr>
      <w:tr w14:paraId="2EAEF3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72A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619F8" w14:textId="77777777"/>
        </w:tc>
      </w:tr>
      <w:tr w14:paraId="4A8639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0BB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1B0BD" w14:textId="77777777">
            <w:r>
              <w:t>PV GA DIL OBB 1.0.0</w:t>
            </w:r>
          </w:p>
        </w:tc>
      </w:tr>
    </w:tbl>
    <w:p w14:paraId="1A66F98E" w14:textId="77777777">
      <w:pPr>
        <w:spacing w:after="0" w:line="96" w:lineRule="auto"/>
      </w:pPr>
    </w:p>
    <w:p w14:paraId="7B807262" w14:textId="77777777">
      <w:pPr>
        <w:spacing w:after="0"/>
      </w:pPr>
      <w:r>
        <w:rPr>
          <w:vanish/>
        </w:rPr>
        <w:t>MLS_DSTW/MDSTW-23969</w:t>
      </w:r>
      <w:r>
        <w:rPr>
          <w:b/>
        </w:rPr>
        <w:t>1.1.0-25 Eine FES der Größe L muss Platz für bis zu 44 Object Controller (OC) bi...</w:t>
      </w:r>
      <w:r>
        <w:br/>
        <w:t>1.1.0-25 Eine FES der Größe L muss Platz für bis zu 44 Object Controller (OC) bieten.</w:t>
        <w:br/>
        <w:t>​​</w:t>
      </w:r>
    </w:p>
    <w:p w14:paraId="09B103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06BA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DF2C1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C8212" w14:textId="77777777">
            <w:r>
              <w:t>MDSTW-23969</w:t>
            </w:r>
          </w:p>
        </w:tc>
      </w:tr>
      <w:tr w14:paraId="155A8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DDE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F15F6" w14:textId="77777777">
            <w:r>
              <w:t>11_114</w:t>
            </w:r>
          </w:p>
        </w:tc>
      </w:tr>
      <w:tr w14:paraId="3FC51E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352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BFC26" w14:textId="77777777">
            <w:r>
              <w:t>4316</w:t>
            </w:r>
          </w:p>
        </w:tc>
      </w:tr>
      <w:tr w14:paraId="7152C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B9A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52896" w14:textId="77777777"/>
        </w:tc>
      </w:tr>
      <w:tr w14:paraId="134FD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BB6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98A6B" w14:textId="77777777">
            <w:r>
              <w:t>Draft</w:t>
            </w:r>
          </w:p>
        </w:tc>
      </w:tr>
      <w:tr w14:paraId="762292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03DE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3F534" w14:textId="77777777">
            <w:r>
              <w:t>Muss</w:t>
            </w:r>
          </w:p>
        </w:tc>
      </w:tr>
      <w:tr w14:paraId="472B1C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CE9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Eine FES der Größe L wird Platz für bis zu 44 Object Controller (OC) in 4 19" Schränken bieten. Dabei werden 3 OC-Module mit den Abmessungen Breite von 482,5mm (19“) und eine Höhe von 180mm vorgesehen pro Schrank vorgesehen.</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Ein OC-Modul bietet Platz für bis zu 4 </w:t>
            </w:r>
            <w:commentRangeStart w:id="2558081"/>
            <w:del w:author="BRENNER Erich" w:date="2026-10-09T14:45:37+2" w:id="2558081">
              <w:r>
                <w:rPr xmlns:aml="http://schemas.microsoft.com/aml/2001/core" xmlns:msxsl="urn:schemas-microsoft-com:xslt">
                  <w:rFonts w:ascii="Calibri" w:hAnsi="Calibri" w:cs="Calibri"/>
                  <w:sz w:val="22"/>
                  <w:szCs w:val="22"/>
                  <w:b w:val="off"/>
                  <w:u w:val="none"/>
                  <w:em w:val="false"/>
                </w:rPr>
                <w:delText xml:space="preserve">OCs</w:delText>
              </w:r>
            </w:del>
            <w:ins w:author="BRENNER Erich" w:date="2026-10-09T14:45:37+2" w:id="2558081">
              <w:r xmlns:aml="http://schemas.microsoft.com/aml/2001/core" xmlns:msxsl="urn:schemas-microsoft-com:xslt">
                <w:rPr>
                  <w:rFonts w:ascii="Calibri" w:hAnsi="Calibri" w:cs="Calibri"/>
                  <w:sz w:val="22"/>
                  <w:szCs w:val="22"/>
                  <w:b w:val="off"/>
                  <w:u w:val="none"/>
                  <w:em w:val="false"/>
                </w:rPr>
                <w:t xml:space="preserve">ICBs</w:t>
              </w:r>
            </w:ins>
            <w:commentRangeEnd w:id="2558081"/>
            <w:r>
              <w:rPr>
                <w:rStyle w:val="CommentReference"/>
              </w:rPr>
              <w:commentReference w:id="2558081"/>
            </w:r>
            <w:r xmlns:aml="http://schemas.microsoft.com/aml/2001/core" xmlns:msxsl="urn:schemas-microsoft-com:xslt">
              <w:rPr>
                <w:rFonts w:ascii="Calibri" w:hAnsi="Calibri" w:cs="Calibri"/>
                <w:sz w:val="22"/>
                <w:szCs w:val="22"/>
                <w:b w:val="off"/>
                <w:u w:val="none"/>
                <w:em w:val="false"/>
              </w:rPr>
              <w:t xml:space="preserve">.</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Die Schränke sind so konzipiert, dass sie in eine Technikstation entsprechend Regelwerk 11.01.02 untergebracht werden können.</w:t>
            </w:r>
          </w:p>
        </w:tc>
      </w:tr>
      <w:tr w14:paraId="7285AE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14EA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46F7B" w14:textId="77777777"/>
        </w:tc>
      </w:tr>
      <w:tr w14:paraId="26557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C14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45B0A" w14:textId="77777777">
            <w:r>
              <w:t>PV GA DIL OBB 2.0.0</w:t>
            </w:r>
          </w:p>
        </w:tc>
      </w:tr>
    </w:tbl>
    <w:p w14:paraId="372549A7" w14:textId="77777777">
      <w:pPr>
        <w:spacing w:after="0" w:line="96" w:lineRule="auto"/>
      </w:pPr>
    </w:p>
    <w:p w14:paraId="2C8767AE" w14:textId="77777777">
      <w:pPr>
        <w:spacing w:after="0"/>
      </w:pPr>
      <w:r>
        <w:rPr>
          <w:vanish/>
        </w:rPr>
        <w:t>MLS_DSTW/MDSTW-23970</w:t>
      </w:r>
      <w:r>
        <w:rPr>
          <w:b/>
        </w:rPr>
        <w:t>1.1.0-26 Eine FES der Größe XL muss Platz für bis zu 80 Object Controller (OC) b...</w:t>
      </w:r>
      <w:r>
        <w:br/>
        <w:t>1.1.0-26 Eine FES der Größe XL muss Platz für bis zu 80 Object Controller (OC) bieten.</w:t>
        <w:br/>
        <w:t>​​</w:t>
      </w:r>
    </w:p>
    <w:p w14:paraId="61A15A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2DE1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C38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ADD06" w14:textId="77777777">
            <w:r>
              <w:t>MDSTW-23970</w:t>
            </w:r>
          </w:p>
        </w:tc>
      </w:tr>
      <w:tr w14:paraId="5D2535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31FA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9566B" w14:textId="77777777">
            <w:r>
              <w:t>11_115</w:t>
            </w:r>
          </w:p>
        </w:tc>
      </w:tr>
      <w:tr w14:paraId="498768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F53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C3EF0" w14:textId="77777777">
            <w:r>
              <w:t>4317</w:t>
            </w:r>
          </w:p>
        </w:tc>
      </w:tr>
      <w:tr w14:paraId="0DBD1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D5B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10300" w14:textId="77777777"/>
        </w:tc>
      </w:tr>
      <w:tr w14:paraId="26315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95A0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F4CC7" w14:textId="77777777">
            <w:r>
              <w:t>Draft</w:t>
            </w:r>
          </w:p>
        </w:tc>
      </w:tr>
      <w:tr w14:paraId="019E49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A30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5A8ED" w14:textId="77777777">
            <w:r>
              <w:t>Muss</w:t>
            </w:r>
          </w:p>
        </w:tc>
      </w:tr>
      <w:tr w14:paraId="7A256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24B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Eine FES der Größe L wird Platz für bis zu 80 Object Controller (OC) in 8 19" Schränken bieten. Dabei werden 3 OC-Module mit den Abmessungen Breite von 482,5mm (19“) und eine Höhe von 180mm vorgesehen pro Schrank vorgesehen.</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Ein OC-Modul bietet Platz für bis zu 4 </w:t>
            </w:r>
            <w:commentRangeStart w:id="2558082"/>
            <w:del w:author="BRENNER Erich" w:date="2026-10-09T14:45:51+2" w:id="2558082">
              <w:r>
                <w:rPr xmlns:aml="http://schemas.microsoft.com/aml/2001/core" xmlns:msxsl="urn:schemas-microsoft-com:xslt">
                  <w:rFonts w:ascii="Calibri" w:hAnsi="Calibri" w:cs="Calibri"/>
                  <w:sz w:val="22"/>
                  <w:szCs w:val="22"/>
                  <w:b w:val="off"/>
                  <w:u w:val="none"/>
                  <w:em w:val="false"/>
                </w:rPr>
                <w:delText xml:space="preserve">OCs</w:delText>
              </w:r>
            </w:del>
            <w:ins w:author="BRENNER Erich" w:date="2026-10-09T14:45:51+2" w:id="2558082">
              <w:r xmlns:aml="http://schemas.microsoft.com/aml/2001/core" xmlns:msxsl="urn:schemas-microsoft-com:xslt">
                <w:rPr>
                  <w:rFonts w:ascii="Calibri" w:hAnsi="Calibri" w:cs="Calibri"/>
                  <w:sz w:val="22"/>
                  <w:szCs w:val="22"/>
                  <w:b w:val="off"/>
                  <w:u w:val="none"/>
                  <w:em w:val="false"/>
                </w:rPr>
                <w:t xml:space="preserve">ICBs</w:t>
              </w:r>
            </w:ins>
            <w:commentRangeEnd w:id="2558082"/>
            <w:r>
              <w:rPr>
                <w:rStyle w:val="CommentReference"/>
              </w:rPr>
              <w:commentReference w:id="2558082"/>
            </w:r>
            <w:r xmlns:aml="http://schemas.microsoft.com/aml/2001/core" xmlns:msxsl="urn:schemas-microsoft-com:xslt">
              <w:rPr>
                <w:rFonts w:ascii="Calibri" w:hAnsi="Calibri" w:cs="Calibri"/>
                <w:sz w:val="22"/>
                <w:szCs w:val="22"/>
                <w:b w:val="off"/>
                <w:u w:val="none"/>
                <w:em w:val="false"/>
              </w:rPr>
              <w:t xml:space="preserve">.</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Die Schränke sind so konzipiert, dass sie in eine Technikstation entsprechend Regelwerk 11.01.02 untergebracht werden können.</w:t>
            </w:r>
          </w:p>
        </w:tc>
      </w:tr>
      <w:tr w14:paraId="492F88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1CC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37F18" w14:textId="77777777"/>
        </w:tc>
      </w:tr>
      <w:tr w14:paraId="3C6EE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396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0A5A2" w14:textId="77777777">
            <w:r>
              <w:t>PV GA DIL OBB 2.0.0</w:t>
            </w:r>
          </w:p>
        </w:tc>
      </w:tr>
    </w:tbl>
    <w:p w14:paraId="068BC417" w14:textId="77777777">
      <w:pPr>
        <w:spacing w:after="0" w:line="96" w:lineRule="auto"/>
      </w:pPr>
    </w:p>
    <w:p w14:paraId="3AEE5A35" w14:textId="77777777">
      <w:pPr>
        <w:spacing w:after="0"/>
      </w:pPr>
      <w:r>
        <w:rPr>
          <w:vanish/>
        </w:rPr>
        <w:t>MLS_DSTW/MDSTW-23971</w:t>
      </w:r>
      <w:r>
        <w:rPr>
          <w:b/>
        </w:rPr>
        <w:t>1.1.0-27 Eine FES der Größe XXL muss genug Platz bieten für die entsprechende Be...</w:t>
      </w:r>
      <w:r>
        <w:br/>
        <w:t>1.1.0-27 Eine FES der Größe XXL muss genug Platz bieten für die entsprechende Betriebsstellenprojektierung in 10er OC-Einheiten.</w:t>
        <w:br/>
        <w:t>​​</w:t>
      </w:r>
    </w:p>
    <w:p w14:paraId="650771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548D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667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FF5C6" w14:textId="77777777">
            <w:r>
              <w:t>MDSTW-23971</w:t>
            </w:r>
          </w:p>
        </w:tc>
      </w:tr>
      <w:tr w14:paraId="3C04A7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2D9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79ED1" w14:textId="77777777">
            <w:r>
              <w:t>11_116</w:t>
            </w:r>
          </w:p>
        </w:tc>
      </w:tr>
      <w:tr w14:paraId="25240F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A78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8A80E" w14:textId="77777777">
            <w:r>
              <w:t>4318</w:t>
            </w:r>
          </w:p>
        </w:tc>
      </w:tr>
      <w:tr w14:paraId="170A31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924B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B2A254" w14:textId="77777777"/>
        </w:tc>
      </w:tr>
      <w:tr w14:paraId="0C4F8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D82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82210" w14:textId="77777777">
            <w:r>
              <w:t>Draft</w:t>
            </w:r>
          </w:p>
        </w:tc>
      </w:tr>
      <w:tr w14:paraId="65955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DD3E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63894" w14:textId="77777777">
            <w:r>
              <w:t>Muss</w:t>
            </w:r>
          </w:p>
        </w:tc>
      </w:tr>
      <w:tr w14:paraId="2E0C0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483D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Ein 19" Schrank in einer FES XXL bietet Platz für bis zu 3 OC-Module mit den Abmessungen Breite von 482,5mm (19“) und eine Höhe von 180mm. Ein OC-Modul bietet Platz für bis zu 4 </w:t>
            </w:r>
            <w:commentRangeStart w:id="2558083"/>
            <w:del w:author="BRENNER Erich" w:date="2026-10-09T14:46:11+2" w:id="2558083">
              <w:r>
                <w:rPr xmlns:aml="http://schemas.microsoft.com/aml/2001/core" xmlns:msxsl="urn:schemas-microsoft-com:xslt">
                  <w:rFonts w:ascii="Calibri" w:hAnsi="Calibri" w:cs="Calibri"/>
                  <w:sz w:val="22"/>
                  <w:szCs w:val="22"/>
                  <w:b w:val="off"/>
                  <w:u w:val="none"/>
                  <w:em w:val="false"/>
                </w:rPr>
                <w:delText xml:space="preserve">OCs</w:delText>
              </w:r>
            </w:del>
            <w:ins w:author="BRENNER Erich" w:date="2026-10-09T14:46:11+2" w:id="2558083">
              <w:r xmlns:aml="http://schemas.microsoft.com/aml/2001/core" xmlns:msxsl="urn:schemas-microsoft-com:xslt">
                <w:rPr>
                  <w:rFonts w:ascii="Calibri" w:hAnsi="Calibri" w:cs="Calibri"/>
                  <w:sz w:val="22"/>
                  <w:szCs w:val="22"/>
                  <w:b w:val="off"/>
                  <w:u w:val="none"/>
                  <w:em w:val="false"/>
                </w:rPr>
                <w:t xml:space="preserve">ICBs</w:t>
              </w:r>
            </w:ins>
            <w:commentRangeEnd w:id="2558083"/>
            <w:r>
              <w:rPr>
                <w:rStyle w:val="CommentReference"/>
              </w:rPr>
              <w:commentReference w:id="2558083"/>
            </w:r>
            <w:r xmlns:aml="http://schemas.microsoft.com/aml/2001/core" xmlns:msxsl="urn:schemas-microsoft-com:xslt">
              <w:rPr>
                <w:rFonts w:ascii="Calibri" w:hAnsi="Calibri" w:cs="Calibri"/>
                <w:sz w:val="22"/>
                <w:szCs w:val="22"/>
                <w:b w:val="off"/>
                <w:u w:val="none"/>
                <w:em w:val="false"/>
              </w:rPr>
              <w:t xml:space="preserve">.</w:t>
            </w:r>
          </w:p>
        </w:tc>
      </w:tr>
      <w:tr w14:paraId="3CC87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3060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ACEB3" w14:textId="77777777"/>
        </w:tc>
      </w:tr>
      <w:tr w14:paraId="0724FB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539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BD4F0" w14:textId="77777777">
            <w:r>
              <w:t>PV GA DIL OBB 2.0.0</w:t>
            </w:r>
          </w:p>
        </w:tc>
      </w:tr>
    </w:tbl>
    <w:p w14:paraId="30D87C8F" w14:textId="77777777">
      <w:pPr>
        <w:spacing w:after="0" w:line="96" w:lineRule="auto"/>
      </w:pPr>
    </w:p>
    <w:p w14:paraId="7C2F49D2" w14:textId="77777777">
      <w:pPr>
        <w:spacing w:after="0"/>
      </w:pPr>
      <w:r>
        <w:rPr>
          <w:vanish/>
        </w:rPr>
        <w:lastRenderedPageBreak/>
        <w:t>MLS_DSTW/MDSTW-23972</w:t>
      </w:r>
      <w:r>
        <w:rPr>
          <w:b/>
        </w:rPr>
        <w:t>1.1.0-28 Es muss möglich sein unterschiedliche Typen von Object Controllern (Wei...</w:t>
      </w:r>
      <w:r>
        <w:br/>
        <w:t>1.1.0-28 Es muss möglich sein unterschiedliche Typen von Object Controllern (Weiche, Signal, TDS, etc.) innerhalb einer FES zu installieren.</w:t>
        <w:br/>
        <w:t>​​</w:t>
      </w:r>
    </w:p>
    <w:p w14:paraId="3D2FEF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A482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A75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AE374" w14:textId="77777777">
            <w:r>
              <w:t>MDSTW-23972</w:t>
            </w:r>
          </w:p>
        </w:tc>
      </w:tr>
      <w:tr w14:paraId="2CEECF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C6C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5159CC" w14:textId="77777777">
            <w:r>
              <w:t>11_117</w:t>
            </w:r>
          </w:p>
        </w:tc>
      </w:tr>
      <w:tr w14:paraId="19350E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C43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6A002" w14:textId="77777777">
            <w:r>
              <w:t>4319</w:t>
            </w:r>
          </w:p>
        </w:tc>
      </w:tr>
      <w:tr w14:paraId="4E860D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09A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C07CF2" w14:textId="77777777"/>
        </w:tc>
      </w:tr>
      <w:tr w14:paraId="4D680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3D36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24B84" w14:textId="77777777">
            <w:r>
              <w:t>Draft</w:t>
            </w:r>
          </w:p>
        </w:tc>
      </w:tr>
      <w:tr w14:paraId="0FA4B2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CB98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613DC" w14:textId="77777777">
            <w:r>
              <w:t>Muss</w:t>
            </w:r>
          </w:p>
        </w:tc>
      </w:tr>
      <w:tr w14:paraId="18A1F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E2E2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In einer FES können unterschiedliche Object Controller Typen, bzw. ICBs installiert werden. Die ICBs, ausgenommen Type </w:t>
            </w:r>
            <w:del w:author="BRENNER Erich" w:date="2026-10-09T14:48:05+2" w:id="2558085">
              <w:r>
                <w:rPr xmlns:aml="http://schemas.microsoft.com/aml/2001/core" xmlns:msxsl="urn:schemas-microsoft-com:xslt">
                  <w:rFonts w:ascii="Calibri" w:hAnsi="Calibri" w:cs="Calibri"/>
                  <w:sz w:val="22"/>
                  <w:szCs w:val="22"/>
                  <w:b w:val="off"/>
                  <w:u w:val="none"/>
                  <w:em w:val="false"/>
                </w:rPr>
                <w:delText xml:space="preserve">TDS</w:delText>
              </w:r>
            </w:del>
            <w:ins w:author="BRENNER Erich" w:date="2026-10-09T14:48:05+2" w:id="2558085">
              <w:r xmlns:aml="http://schemas.microsoft.com/aml/2001/core" xmlns:msxsl="urn:schemas-microsoft-com:xslt">
                <w:rPr>
                  <w:rFonts w:ascii="Calibri" w:hAnsi="Calibri" w:cs="Calibri"/>
                  <w:sz w:val="22"/>
                  <w:szCs w:val="22"/>
                  <w:b w:val="off"/>
                  <w:u w:val="none"/>
                  <w:em w:val="false"/>
                </w:rPr>
                <w:t xml:space="preserve">TDS und EKSA</w:t>
              </w:r>
            </w:ins>
            <w:r xmlns:aml="http://schemas.microsoft.com/aml/2001/core" xmlns:msxsl="urn:schemas-microsoft-com:xslt">
              <w:rPr>
                <w:rFonts w:ascii="Calibri" w:hAnsi="Calibri" w:cs="Calibri"/>
                <w:sz w:val="22"/>
                <w:szCs w:val="22"/>
                <w:b w:val="off"/>
                <w:u w:val="none"/>
                <w:em w:val="false"/>
              </w:rPr>
              <w:t xml:space="preserve">, besitzen dieselben Abmessungen und können auf einem Carrier Board eingesteckt werden.</w:t>
            </w:r>
          </w:p>
        </w:tc>
      </w:tr>
      <w:tr w14:paraId="250AF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9E3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0AFF3" w14:textId="77777777"/>
        </w:tc>
      </w:tr>
      <w:tr w14:paraId="5FE1D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4B76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C9521" w14:textId="77777777">
            <w:r>
              <w:t>PV GA DIL OBB 1.0.0</w:t>
            </w:r>
          </w:p>
        </w:tc>
      </w:tr>
    </w:tbl>
    <w:p w14:paraId="769B3177" w14:textId="77777777">
      <w:pPr>
        <w:spacing w:after="0" w:line="96" w:lineRule="auto"/>
      </w:pPr>
    </w:p>
    <w:p w14:paraId="3AC5915A" w14:textId="77777777">
      <w:pPr>
        <w:spacing w:after="0"/>
      </w:pPr>
      <w:r>
        <w:rPr>
          <w:vanish/>
        </w:rPr>
        <w:t>MLS_DSTW/MDSTW-23973</w:t>
      </w:r>
      <w:r>
        <w:rPr>
          <w:b/>
        </w:rPr>
        <w:t>1.1.0-29 Der Innenraum der Feldelementstationen muss mit einer Beleuchtungsanlag...</w:t>
      </w:r>
      <w:r>
        <w:br/>
        <w:t>1.1.0-29 Der Innenraum der Feldelementstationen muss mit einer Beleuchtungsanlage mittels hocheffizienter Leuchtmittel (z.B. LED) ausgestattet und automatisch schaltbar sein.</w:t>
        <w:br/>
        <w:t>​​</w:t>
      </w:r>
    </w:p>
    <w:p w14:paraId="4865EB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7514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A99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C1B6D" w14:textId="77777777">
            <w:r>
              <w:t>MDSTW-23973</w:t>
            </w:r>
          </w:p>
        </w:tc>
      </w:tr>
      <w:tr w14:paraId="48E57F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C1A7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034C6" w14:textId="77777777">
            <w:r>
              <w:t>11_118</w:t>
            </w:r>
          </w:p>
        </w:tc>
      </w:tr>
      <w:tr w14:paraId="043138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D97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33626" w14:textId="77777777">
            <w:r>
              <w:t>4320</w:t>
            </w:r>
          </w:p>
        </w:tc>
      </w:tr>
      <w:tr w14:paraId="69185B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AD74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122FF" w14:textId="77777777"/>
        </w:tc>
      </w:tr>
      <w:tr w14:paraId="645E97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8075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C524F" w14:textId="77777777">
            <w:r>
              <w:t>Draft</w:t>
            </w:r>
          </w:p>
        </w:tc>
      </w:tr>
      <w:tr w14:paraId="1D0DE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3BF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C6079" w14:textId="77777777">
            <w:r>
              <w:t>Muss</w:t>
            </w:r>
          </w:p>
        </w:tc>
      </w:tr>
      <w:tr w14:paraId="494706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CD0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FCF0E" w14:textId="77777777">
            <w:r>
              <w:t>Die FES der Größen S und M werden LED Leuchten ausgestattet, die mittels Türkontakten automatisch geschalten werden. Ab FES der Größe L kommen 19" Schränke mit LED Beleuchtung zum Einsatz. Die 19" Schränke werden ebenfalls mit Türkontakten für die Anschaltung versehen.</w:t>
            </w:r>
          </w:p>
        </w:tc>
      </w:tr>
      <w:tr w14:paraId="3B8BAA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E3DD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81788" w14:textId="77777777"/>
        </w:tc>
      </w:tr>
      <w:tr w14:paraId="622F8A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63C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EC745" w14:textId="77777777">
            <w:r>
              <w:t>PV GA DIL OBB 1.0.0</w:t>
            </w:r>
          </w:p>
        </w:tc>
      </w:tr>
    </w:tbl>
    <w:p w14:paraId="54E4ABAE" w14:textId="77777777">
      <w:pPr>
        <w:spacing w:after="0" w:line="96" w:lineRule="auto"/>
      </w:pPr>
    </w:p>
    <w:p w14:paraId="639B1078" w14:textId="77777777">
      <w:pPr>
        <w:spacing w:after="0"/>
      </w:pPr>
      <w:r>
        <w:rPr>
          <w:vanish/>
        </w:rPr>
        <w:t>MLS_DSTW/MDSTW-23974</w:t>
      </w:r>
      <w:r>
        <w:rPr>
          <w:b/>
        </w:rPr>
        <w:t>1.1.0-30 Der Zugang zu der FES muss durch eine personalisierte Zugangskontrolle...</w:t>
      </w:r>
      <w:r>
        <w:br/>
        <w:t>1.1.0-30 Der Zugang zu der FES muss durch eine personalisierte Zugangskontrolle und in Abstimmung mit den Anforderungen zur Physischen Sicherheit (VA_IS_Physische Sicherheit) realisiert werden (User Management).</w:t>
        <w:br/>
        <w:t>​​</w:t>
      </w:r>
    </w:p>
    <w:p w14:paraId="4ED3B8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F403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403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C1BD1" w14:textId="77777777">
            <w:r>
              <w:t>MDSTW-23974</w:t>
            </w:r>
          </w:p>
        </w:tc>
      </w:tr>
      <w:tr w14:paraId="467D07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714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B0EA0" w14:textId="77777777">
            <w:r>
              <w:t>11_119</w:t>
            </w:r>
          </w:p>
        </w:tc>
      </w:tr>
      <w:tr w14:paraId="5F3916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646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20F13" w14:textId="77777777">
            <w:r>
              <w:t>4321</w:t>
            </w:r>
          </w:p>
        </w:tc>
      </w:tr>
      <w:tr w14:paraId="3DDDCF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235F3"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C7D40" w14:textId="77777777">
            <w:r>
              <w:t>[95]</w:t>
            </w:r>
          </w:p>
        </w:tc>
      </w:tr>
      <w:tr w14:paraId="5153B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60C8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085FE4" w14:textId="77777777">
            <w:r>
              <w:t>Draft</w:t>
            </w:r>
          </w:p>
        </w:tc>
      </w:tr>
      <w:tr w14:paraId="3E292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7D42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2440A" w14:textId="77777777">
            <w:r>
              <w:t>Muss</w:t>
            </w:r>
          </w:p>
        </w:tc>
      </w:tr>
      <w:tr w14:paraId="46561C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7CAB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59D53B" w14:textId="77777777">
            <w:r>
              <w:t>Der Zugang zu der FES wird durch eine personalisierte Zugangskontrolle abgesichert. Details dazu werden mit dem AG abgestimmt.</w:t>
            </w:r>
          </w:p>
        </w:tc>
      </w:tr>
      <w:tr w14:paraId="7BE151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80682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8C384" w14:textId="77777777">
            <w:r>
              <w:t>aktueller Controller laut AG Antworten:</w:t>
              <w:br/>
              <w:t>Leistungsaufnahme: 16VA</w:t>
              <w:br/>
              <w:t>Schnittstelle zum Host (Switch für das DN2020): Ethernet</w:t>
              <w:br/>
              <w:br/>
              <w:t>Montagearten:</w:t>
              <w:br/>
              <w:t>- 19-Zoll Schrank oder Tischgehäuse stapelbar (Abmessung (H x B x T): 44 x 420 x 225 mm)</w:t>
              <w:br/>
              <w:t>- Hutschiene EN 60715 TH 35 (Abmessung (H x B x T): 58 x 160 x 90 mm)</w:t>
              <w:br/>
              <w:br/>
              <w:t>aktuelles Terminal:</w:t>
              <w:br/>
              <w:t>Leistungsaufnahme: 4VA</w:t>
              <w:br/>
              <w:t>Montageart Aufputz</w:t>
              <w:br/>
              <w:t>Abmessung (H x B x T): 119 x 77 x 23 mm</w:t>
            </w:r>
          </w:p>
        </w:tc>
      </w:tr>
      <w:tr w14:paraId="3B15C5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199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E84B3" w14:textId="77777777">
            <w:r>
              <w:t>PV GA DIL OBB 1.0.0</w:t>
            </w:r>
          </w:p>
        </w:tc>
      </w:tr>
    </w:tbl>
    <w:p w14:paraId="4D359801" w14:textId="77777777">
      <w:pPr>
        <w:spacing w:after="0" w:line="96" w:lineRule="auto"/>
      </w:pPr>
    </w:p>
    <w:p w14:paraId="1C154A1D" w14:textId="77777777">
      <w:r>
        <w:rPr>
          <w:vanish/>
        </w:rPr>
        <w:t>MLS_DSTW/MDSTW-23975</w:t>
      </w:r>
      <w:r>
        <w:t>1.1.0-31 Ein unbefugter Zutritt zur FES der Größe L-XXL muss über das Datennetz 2020 an das Zugangskontrollsystem der ÖBB gemeldet werden können.</w:t>
        <w:br/>
        <w:t>​​</w:t>
      </w:r>
    </w:p>
    <w:p w14:paraId="77C8F5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7ED2E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4ED9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AD514" w14:textId="77777777">
            <w:r>
              <w:t>2197</w:t>
            </w:r>
          </w:p>
        </w:tc>
      </w:tr>
      <w:tr w14:paraId="38F496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A83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99422" w14:textId="77777777">
            <w:r>
              <w:t>MDSTW-23975</w:t>
            </w:r>
          </w:p>
        </w:tc>
      </w:tr>
      <w:tr w14:paraId="27E1DC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13E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6387C" w14:textId="77777777">
            <w:r>
              <w:t>4322</w:t>
            </w:r>
          </w:p>
        </w:tc>
      </w:tr>
      <w:tr w14:paraId="5F00E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7BD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051DA" w14:textId="77777777">
            <w:r>
              <w:t>11_120</w:t>
            </w:r>
          </w:p>
        </w:tc>
      </w:tr>
    </w:tbl>
    <w:p w14:paraId="3FE530E0" w14:textId="77777777">
      <w:pPr>
        <w:spacing w:after="0" w:line="96" w:lineRule="auto"/>
      </w:pPr>
    </w:p>
    <w:p w14:paraId="5690E28E" w14:textId="77777777">
      <w:r>
        <w:rPr>
          <w:vanish/>
        </w:rPr>
        <w:t xml:space="preserve">MLS_DSTW/MDSTW-23976</w:t>
        <w:commentRangeStart w:id="2558087"/>
      </w:r>
      <w:r>
        <w:t xml:space="preserve">1.1.0-32 FES der Größe L und XXL werden durch den AG mit einer elektronischer Zugangskontrolle ausgestattet.</w:t>
        <w:commentRangeEnd w:id="2558087"/>
        <w:br/>
        <w:t>​​</w:t>
      </w:r>
      <w:r>
        <w:rPr>
          <w:rStyle w:val="CommentReference"/>
        </w:rPr>
        <w:commentReference w:id="2558087"/>
      </w:r>
    </w:p>
    <w:p w14:paraId="0F5051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8BCD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5CF5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02F8C" w14:textId="77777777">
            <w:r>
              <w:t>2198</w:t>
            </w:r>
          </w:p>
        </w:tc>
      </w:tr>
      <w:tr w14:paraId="4DF85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AE7C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9AFC1" w14:textId="77777777">
            <w:r>
              <w:t>MDSTW-23976</w:t>
            </w:r>
          </w:p>
        </w:tc>
      </w:tr>
      <w:tr w14:paraId="59727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A023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34D1F" w14:textId="77777777">
            <w:r>
              <w:t>4323</w:t>
            </w:r>
          </w:p>
        </w:tc>
      </w:tr>
      <w:tr w14:paraId="642C2E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BC8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138D9B" w14:textId="77777777">
            <w:r>
              <w:t>11_121</w:t>
            </w:r>
          </w:p>
        </w:tc>
      </w:tr>
    </w:tbl>
    <w:p w14:paraId="0E06911E" w14:textId="77777777">
      <w:pPr>
        <w:spacing w:after="0" w:line="96" w:lineRule="auto"/>
      </w:pPr>
    </w:p>
    <w:p w14:paraId="2CF9D436" w14:textId="77777777">
      <w:pPr>
        <w:spacing w:after="0"/>
      </w:pPr>
      <w:r>
        <w:rPr>
          <w:vanish/>
        </w:rPr>
        <w:t>MLS_DSTW/MDSTW-23977</w:t>
      </w:r>
      <w:r>
        <w:rPr>
          <w:b/>
        </w:rPr>
        <w:t>1.1.0-33 Sämtliche Türen im FES müssen mittels Zutrittskontrolle überwacht werde...</w:t>
      </w:r>
      <w:r>
        <w:br/>
        <w:t>1.1.0-33 Sämtliche Türen im FES müssen mittels Zutrittskontrolle überwacht werden. Es muss technisch unterbunden werden, dass die Zutrittskontrolle über andere Türen mit reinem Öffnungskontakt umgangen werden kann.</w:t>
        <w:br/>
        <w:t>​​</w:t>
      </w:r>
    </w:p>
    <w:p w14:paraId="074EEAD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95F2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32D89"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6EA44" w14:textId="77777777">
            <w:r>
              <w:t>MDSTW-23977</w:t>
            </w:r>
          </w:p>
        </w:tc>
      </w:tr>
      <w:tr w14:paraId="098ACA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82F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A6B7F" w14:textId="77777777">
            <w:r>
              <w:t>11_206</w:t>
            </w:r>
          </w:p>
        </w:tc>
      </w:tr>
      <w:tr w14:paraId="6959F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9857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9A69E" w14:textId="77777777">
            <w:r>
              <w:t>6162</w:t>
            </w:r>
          </w:p>
        </w:tc>
      </w:tr>
      <w:tr w14:paraId="311B3F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1054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7D6E0" w14:textId="77777777"/>
        </w:tc>
      </w:tr>
      <w:tr w14:paraId="53487C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04EE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F4C22" w14:textId="77777777">
            <w:r>
              <w:t>Draft</w:t>
            </w:r>
          </w:p>
        </w:tc>
      </w:tr>
      <w:tr w14:paraId="2D813B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E9D3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23B7E" w14:textId="77777777">
            <w:r>
              <w:t>Muss</w:t>
            </w:r>
          </w:p>
        </w:tc>
      </w:tr>
      <w:tr w14:paraId="184117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49C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177E3" w14:textId="77777777">
            <w:r>
              <w:t>Die Technikstation für FES L und XL werden nur mit einer Zugangstüre mit elektronischer Zutrittskontrolle ausgestattet. Für FES der Größe XXL ist der AG für die Zutrittskontrolle der beigestellten  Gebäude verantwortlich.</w:t>
            </w:r>
          </w:p>
        </w:tc>
      </w:tr>
      <w:tr w14:paraId="5F5A2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F9A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813BF" w14:textId="77777777"/>
        </w:tc>
      </w:tr>
      <w:tr w14:paraId="3409A9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428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A36FED" w14:textId="77777777">
            <w:r>
              <w:t>PV GA DIL OBB 2.0.0</w:t>
            </w:r>
          </w:p>
        </w:tc>
      </w:tr>
    </w:tbl>
    <w:p w14:paraId="71B365EB" w14:textId="77777777">
      <w:pPr>
        <w:spacing w:after="0" w:line="96" w:lineRule="auto"/>
      </w:pPr>
    </w:p>
    <w:p w14:paraId="0A59E25C" w14:textId="77777777">
      <w:pPr>
        <w:spacing w:after="0"/>
      </w:pPr>
      <w:r>
        <w:rPr>
          <w:vanish/>
        </w:rPr>
        <w:t>MLS_DSTW/MDSTW-23978</w:t>
      </w:r>
      <w:r>
        <w:rPr>
          <w:b/>
        </w:rPr>
        <w:t>1.1.0-34 Der AN muss für die FES, in den Ausführungsgrößen S und M, Platz für ei...</w:t>
      </w:r>
      <w:r>
        <w:br/>
        <w:t>1.1.0-34 Der AN muss für die FES, in den Ausführungsgrößen S und M, Platz für einen Türkontakt vorgesehen.</w:t>
        <w:br/>
        <w:t>​​</w:t>
      </w:r>
    </w:p>
    <w:p w14:paraId="354D8B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870"/>
      </w:tblGrid>
      <w:tr w14:paraId="3E088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95A5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C9DA4" w14:textId="77777777">
            <w:r>
              <w:t>MDSTW-23978</w:t>
            </w:r>
          </w:p>
        </w:tc>
      </w:tr>
      <w:tr w14:paraId="73CCDE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967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7D4BAC" w14:textId="77777777">
            <w:r>
              <w:t>11_122</w:t>
            </w:r>
          </w:p>
        </w:tc>
      </w:tr>
      <w:tr w14:paraId="6500FC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6F67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023F9" w14:textId="77777777">
            <w:r>
              <w:t>4324</w:t>
            </w:r>
          </w:p>
        </w:tc>
      </w:tr>
      <w:tr w14:paraId="74A75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9231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387A4" w14:textId="77777777"/>
        </w:tc>
      </w:tr>
      <w:tr w14:paraId="5FA72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AA3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29126" w14:textId="77777777">
            <w:r>
              <w:t>Draft</w:t>
            </w:r>
          </w:p>
        </w:tc>
      </w:tr>
      <w:tr w14:paraId="3C632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12C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55FA7" w14:textId="77777777">
            <w:r>
              <w:t>Muss</w:t>
            </w:r>
          </w:p>
        </w:tc>
      </w:tr>
      <w:tr w14:paraId="4E87B0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C9D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2C40C" w14:textId="77777777">
            <w:r>
              <w:t xml:space="preserve">Bei den FES der Größen S und M ist ein </w:t>
              <w:commentRangeStart w:id="2558089"/>
              <w:t xml:space="preserve">Türkontakt</w:t>
              <w:commentRangeEnd w:id="2558089"/>
              <w:t xml:space="preserve"> vorgesehen.</w:t>
            </w:r>
            <w:r>
              <w:rPr>
                <w:rStyle w:val="CommentReference"/>
              </w:rPr>
              <w:commentReference w:id="2558089"/>
            </w:r>
          </w:p>
        </w:tc>
      </w:tr>
      <w:tr w14:paraId="7C80F4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851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8A57A" w14:textId="77777777"/>
        </w:tc>
      </w:tr>
      <w:tr w14:paraId="0A3D30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2E529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345E4" w14:textId="77777777">
            <w:r>
              <w:t>PV GA DIL OBB 1.0.0</w:t>
            </w:r>
          </w:p>
        </w:tc>
      </w:tr>
    </w:tbl>
    <w:p w14:paraId="687464C0" w14:textId="77777777">
      <w:pPr>
        <w:spacing w:after="0" w:line="96" w:lineRule="auto"/>
      </w:pPr>
    </w:p>
    <w:p w14:paraId="544A1036" w14:textId="77777777">
      <w:pPr>
        <w:spacing w:after="0"/>
      </w:pPr>
      <w:r>
        <w:rPr>
          <w:vanish/>
        </w:rPr>
        <w:t>MLS_DSTW/MDSTW-23979</w:t>
      </w:r>
      <w:r>
        <w:rPr>
          <w:b/>
        </w:rPr>
        <w:t>1.1.0-35 Der AN muss die FES in den Ausführungen der Größen S und M mit Standard...</w:t>
      </w:r>
      <w:r>
        <w:br/>
        <w:t>1.1.0-35 Der AN muss die FES in den Ausführungen der Größen S und M mit Standard-Schließzylinder liefern, welche im Anschluss durch den AG mit einem AG-Schließsystem getauscht werden.</w:t>
        <w:br/>
        <w:t>​​</w:t>
      </w:r>
    </w:p>
    <w:p w14:paraId="385CC8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174C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64B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1A303" w14:textId="77777777">
            <w:r>
              <w:t>MDSTW-23979</w:t>
            </w:r>
          </w:p>
        </w:tc>
      </w:tr>
      <w:tr w14:paraId="1210C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F32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03CFF" w14:textId="77777777">
            <w:r>
              <w:t>11_123</w:t>
            </w:r>
          </w:p>
        </w:tc>
      </w:tr>
      <w:tr w14:paraId="327759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2452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40B04" w14:textId="77777777">
            <w:r>
              <w:t>4325</w:t>
            </w:r>
          </w:p>
        </w:tc>
      </w:tr>
      <w:tr w14:paraId="0774CA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2A4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8AD80" w14:textId="77777777">
            <w:r>
              <w:t>[95]</w:t>
            </w:r>
          </w:p>
        </w:tc>
      </w:tr>
      <w:tr w14:paraId="4014ED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9A1EF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207E1" w14:textId="77777777">
            <w:r>
              <w:t>Draft</w:t>
            </w:r>
          </w:p>
        </w:tc>
      </w:tr>
      <w:tr w14:paraId="040217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EBC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E5CFC" w14:textId="77777777">
            <w:r>
              <w:t>Muss</w:t>
            </w:r>
          </w:p>
        </w:tc>
      </w:tr>
      <w:tr w14:paraId="5B61E9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56D3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86D9D" w14:textId="77777777">
            <w:r>
              <w:t>Bei den FES der Größen S und M wird ein Standard-Schließzylinder vorgesehen. Diese können vom AG anschließend getauscht werden.</w:t>
            </w:r>
          </w:p>
        </w:tc>
      </w:tr>
      <w:tr w14:paraId="4BA58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654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F87B1" w14:textId="77777777"/>
        </w:tc>
      </w:tr>
      <w:tr w14:paraId="3A0A0D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230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58CDF" w14:textId="77777777">
            <w:r>
              <w:t>PV GA DIL OBB 1.0.0</w:t>
            </w:r>
          </w:p>
        </w:tc>
      </w:tr>
    </w:tbl>
    <w:p w14:paraId="2EACDE9F" w14:textId="77777777">
      <w:pPr>
        <w:spacing w:after="0" w:line="96" w:lineRule="auto"/>
      </w:pPr>
    </w:p>
    <w:p w14:paraId="38E55493" w14:textId="77777777">
      <w:pPr>
        <w:spacing w:after="0"/>
      </w:pPr>
      <w:r>
        <w:rPr>
          <w:vanish/>
        </w:rPr>
        <w:lastRenderedPageBreak/>
        <w:t>MLS_DSTW/MDSTW-23980</w:t>
      </w:r>
      <w:r>
        <w:rPr>
          <w:b/>
        </w:rPr>
        <w:t>1.1.0-36 Für alle Kabel muss ein Kabelzugabfang/Kabelzugentlastung installiert w...</w:t>
      </w:r>
      <w:r>
        <w:br/>
        <w:t>1.1.0-36 Für alle Kabel muss ein Kabelzugabfang/Kabelzugentlastung installiert werden.</w:t>
        <w:br/>
        <w:t>​​</w:t>
      </w:r>
    </w:p>
    <w:p w14:paraId="50EA6A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9B7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543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C6403E" w14:textId="77777777">
            <w:r>
              <w:t>MDSTW-23980</w:t>
            </w:r>
          </w:p>
        </w:tc>
      </w:tr>
      <w:tr w14:paraId="105857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CD8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35144A" w14:textId="77777777">
            <w:r>
              <w:t>11_124</w:t>
            </w:r>
          </w:p>
        </w:tc>
      </w:tr>
      <w:tr w14:paraId="065FB1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FF3B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5D8ED" w14:textId="77777777">
            <w:r>
              <w:t>4326</w:t>
            </w:r>
          </w:p>
        </w:tc>
      </w:tr>
      <w:tr w14:paraId="3AE98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B67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F2ACC" w14:textId="77777777"/>
        </w:tc>
      </w:tr>
      <w:tr w14:paraId="47C9A2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1B6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3D11A" w14:textId="77777777">
            <w:r>
              <w:t>Draft</w:t>
            </w:r>
          </w:p>
        </w:tc>
      </w:tr>
      <w:tr w14:paraId="0B20E6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6D8F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3F168" w14:textId="77777777">
            <w:r>
              <w:t>Muss</w:t>
            </w:r>
          </w:p>
        </w:tc>
      </w:tr>
      <w:tr w14:paraId="37E39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DF7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616C0" w14:textId="77777777">
            <w:r>
              <w:t>Alle Zu- und abgehenden Kabel in der FES werden mit einer Zugentlastung versehen.</w:t>
            </w:r>
          </w:p>
        </w:tc>
      </w:tr>
      <w:tr w14:paraId="2327F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006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2049F" w14:textId="77777777"/>
        </w:tc>
      </w:tr>
      <w:tr w14:paraId="61BC0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90C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3C9A7" w14:textId="77777777">
            <w:r>
              <w:t>PV GA DIL OBB 1.0.0</w:t>
            </w:r>
          </w:p>
        </w:tc>
      </w:tr>
    </w:tbl>
    <w:p w14:paraId="0698F655" w14:textId="77777777">
      <w:pPr>
        <w:spacing w:after="0" w:line="96" w:lineRule="auto"/>
      </w:pPr>
    </w:p>
    <w:p w14:paraId="352EC13E" w14:textId="77777777">
      <w:pPr>
        <w:spacing w:after="0"/>
      </w:pPr>
      <w:r>
        <w:rPr>
          <w:vanish/>
        </w:rPr>
        <w:t>MLS_DSTW/MDSTW-23981</w:t>
      </w:r>
      <w:r>
        <w:rPr>
          <w:b/>
        </w:rPr>
        <w:t>1.1-1 Die Kabeldurchführungen in der FES müssen eine Schutzart von mindestens IP...</w:t>
      </w:r>
      <w:r>
        <w:br/>
        <w:t>1.1-1 Die Kabeldurchführungen in der FES müssen eine Schutzart von mindestens IP54 (EN 60529) haben. Die Kabeldurchführungen bzw. - einführungen müssen auf einfache Art und Weise zerstörungsfrei, montier- und demontierbar sowie im Auslieferungszustand geschlossen und abgedichtet sein. Ein Abdichten in Schrumpftechnik und dgl. ist untersagt.</w:t>
        <w:br/>
        <w:t>​​</w:t>
      </w:r>
    </w:p>
    <w:p w14:paraId="5DB841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7E2A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05E7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487E6" w14:textId="77777777">
            <w:r>
              <w:t>MDSTW-23981</w:t>
            </w:r>
          </w:p>
        </w:tc>
      </w:tr>
      <w:tr w14:paraId="3877E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E22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00049" w14:textId="77777777">
            <w:r>
              <w:t>11_125</w:t>
            </w:r>
          </w:p>
        </w:tc>
      </w:tr>
      <w:tr w14:paraId="3C8C6A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E89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18307" w14:textId="77777777">
            <w:r>
              <w:t>4327</w:t>
            </w:r>
          </w:p>
        </w:tc>
      </w:tr>
      <w:tr w14:paraId="04B88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A0A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BC3EF" w14:textId="77777777">
            <w:r>
              <w:t>[68]</w:t>
            </w:r>
          </w:p>
        </w:tc>
      </w:tr>
      <w:tr w14:paraId="3E871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B56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199D2" w14:textId="77777777">
            <w:r>
              <w:t>Draft</w:t>
            </w:r>
          </w:p>
        </w:tc>
      </w:tr>
      <w:tr w14:paraId="02933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907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FB3D8" w14:textId="77777777">
            <w:r>
              <w:t>Muss</w:t>
            </w:r>
          </w:p>
        </w:tc>
      </w:tr>
      <w:tr w14:paraId="29B89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0D1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Bei den FES der Größe S und M </w:t>
            </w:r>
            <w:commentRangeStart w:id="2558093"/>
            <w:del w:author="BRENNER Erich" w:date="2026-10-09T15:00:24+2" w:id="2558093">
              <w:r>
                <w:rPr xmlns:aml="http://schemas.microsoft.com/aml/2001/core" xmlns:msxsl="urn:schemas-microsoft-com:xslt">
                  <w:rFonts w:ascii="Calibri" w:hAnsi="Calibri" w:cs="Calibri"/>
                  <w:sz w:val="22"/>
                  <w:szCs w:val="22"/>
                  <w:b w:val="off"/>
                  <w:u w:val="none"/>
                  <w:em w:val="false"/>
                </w:rPr>
                <w:delText xml:space="preserve">wird pro </w:delText>
              </w:r>
            </w:del>
            <w:ins w:author="BRENNER Erich" w:date="2026-10-09T15:00:24+2" w:id="2558093">
              <w:r xmlns:aml="http://schemas.microsoft.com/aml/2001/core" xmlns:msxsl="urn:schemas-microsoft-com:xslt">
                <w:rPr>
                  <w:rFonts w:ascii="Calibri" w:hAnsi="Calibri" w:cs="Calibri"/>
                  <w:sz w:val="22"/>
                  <w:szCs w:val="22"/>
                  <w:b w:val="off"/>
                  <w:u w:val="none"/>
                  <w:em w:val="false"/>
                </w:rPr>
                <w:t xml:space="preserve">werden für </w:t>
              </w:r>
            </w:ins>
            <w:commentRangeEnd w:id="2558093"/>
            <w:r>
              <w:rPr>
                <w:rStyle w:val="CommentReference"/>
              </w:rPr>
              <w:commentReference w:id="2558093"/>
            </w:r>
            <w:r xmlns:aml="http://schemas.microsoft.com/aml/2001/core" xmlns:msxsl="urn:schemas-microsoft-com:xslt">
              <w:rPr>
                <w:rFonts w:ascii="Calibri" w:hAnsi="Calibri" w:cs="Calibri"/>
                <w:sz w:val="22"/>
                <w:szCs w:val="22"/>
                <w:b w:val="off"/>
                <w:u w:val="none"/>
                <w:em w:val="false"/>
              </w:rPr>
              <w:t xml:space="preserve">Kabel eine dem Durchmesser angepasste </w:t>
            </w:r>
            <w:commentRangeStart w:id="2558093"/>
            <w:del w:author="BRENNER Erich" w:date="2026-10-09T15:00:24+2" w:id="2558093">
              <w:r>
                <w:rPr xmlns:aml="http://schemas.microsoft.com/aml/2001/core" xmlns:msxsl="urn:schemas-microsoft-com:xslt">
                  <w:rFonts w:ascii="Calibri" w:hAnsi="Calibri" w:cs="Calibri"/>
                  <w:sz w:val="22"/>
                  <w:szCs w:val="22"/>
                  <w:b w:val="off"/>
                  <w:u w:val="none"/>
                  <w:em w:val="false"/>
                </w:rPr>
                <w:delText xml:space="preserve">metrische Metallverschraubung </w:delText>
              </w:r>
            </w:del>
            <w:ins w:author="BRENNER Erich" w:date="2026-10-09T15:00:24+2" w:id="2558093">
              <w:r xmlns:aml="http://schemas.microsoft.com/aml/2001/core" xmlns:msxsl="urn:schemas-microsoft-com:xslt">
                <w:rPr>
                  <w:rFonts w:ascii="Calibri" w:hAnsi="Calibri" w:cs="Calibri"/>
                  <w:sz w:val="22"/>
                  <w:szCs w:val="22"/>
                  <w:b w:val="off"/>
                  <w:u w:val="none"/>
                  <w:em w:val="false"/>
                </w:rPr>
                <w:t xml:space="preserve">Dichtdurchführung </w:t>
              </w:r>
            </w:ins>
            <w:commentRangeEnd w:id="2558093"/>
            <w:r>
              <w:rPr>
                <w:rStyle w:val="CommentReference"/>
              </w:rPr>
            </w:r>
            <w:r xmlns:aml="http://schemas.microsoft.com/aml/2001/core" xmlns:msxsl="urn:schemas-microsoft-com:xslt">
              <w:rPr>
                <w:rFonts w:ascii="Calibri" w:hAnsi="Calibri" w:cs="Calibri"/>
                <w:sz w:val="22"/>
                <w:szCs w:val="22"/>
                <w:b w:val="off"/>
                <w:u w:val="none"/>
                <w:em w:val="false"/>
              </w:rPr>
              <w:t xml:space="preserve">der Klasse IP65 vorgesehen. Bei den </w:t>
            </w:r>
            <w:commentRangeStart xmlns:aml="http://schemas.microsoft.com/aml/2001/core" xmlns:msxsl="urn:schemas-microsoft-com:xslt" w:id="2558094"/>
            <w:r xmlns:aml="http://schemas.microsoft.com/aml/2001/core" xmlns:msxsl="urn:schemas-microsoft-com:xslt">
              <w:rPr>
                <w:rFonts w:ascii="Calibri" w:hAnsi="Calibri" w:cs="Calibri"/>
                <w:sz w:val="22"/>
                <w:szCs w:val="22"/>
                <w:b w:val="off"/>
                <w:u w:val="none"/>
                <w:em w:val="false"/>
              </w:rPr>
              <w:t xml:space="preserve">Technikstationen</w:t>
            </w:r>
            <w:commentRangeEnd xmlns:aml="http://schemas.microsoft.com/aml/2001/core" xmlns:msxsl="urn:schemas-microsoft-com:xslt" w:id="2558094"/>
            <w:r xmlns:aml="http://schemas.microsoft.com/aml/2001/core" xmlns:msxsl="urn:schemas-microsoft-com:xslt">
              <w:rPr>
                <w:rFonts w:ascii="Calibri" w:hAnsi="Calibri" w:cs="Calibri"/>
                <w:sz w:val="22"/>
                <w:szCs w:val="22"/>
                <w:b w:val="off"/>
                <w:u w:val="none"/>
                <w:em w:val="false"/>
              </w:rPr>
              <w:t xml:space="preserve"> wird bei der Durchführung von Kabeln ein luft- und wasserdichtes System </w:t>
            </w:r>
            <w:commentRangeStart w:id="2558093"/>
            <w:del w:author="BRENNER Erich" w:date="2026-10-09T15:00:24+2" w:id="2558093">
              <w:r>
                <w:rPr xmlns:aml="http://schemas.microsoft.com/aml/2001/core" xmlns:msxsl="urn:schemas-microsoft-com:xslt">
                  <w:rFonts w:ascii="Calibri" w:hAnsi="Calibri" w:cs="Calibri"/>
                  <w:sz w:val="22"/>
                  <w:szCs w:val="22"/>
                  <w:b w:val="off"/>
                  <w:u w:val="none"/>
                  <w:em w:val="false"/>
                </w:rPr>
                <w:delText xml:space="preserve">(System Poloplast oder ähnliches) </w:delText>
              </w:r>
            </w:del>
            <w:commentRangeEnd w:id="2558093"/>
            <w:r>
              <w:rPr>
                <w:rStyle w:val="CommentReference"/>
              </w:rPr>
            </w:r>
            <w:r xmlns:aml="http://schemas.microsoft.com/aml/2001/core" xmlns:msxsl="urn:schemas-microsoft-com:xslt">
              <w:rPr>
                <w:rFonts w:ascii="Calibri" w:hAnsi="Calibri" w:cs="Calibri"/>
                <w:sz w:val="22"/>
                <w:szCs w:val="22"/>
                <w:b w:val="off"/>
                <w:u w:val="none"/>
                <w:em w:val="false"/>
              </w:rPr>
              <w:t xml:space="preserve">verwendet.</w:t>
            </w:r>
            <w:r>
              <w:rPr>
                <w:rStyle w:val="CommentReference"/>
              </w:rPr>
              <w:commentReference w:id="2558094"/>
            </w:r>
          </w:p>
        </w:tc>
      </w:tr>
      <w:tr w14:paraId="52260D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C2F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58042" w14:textId="77777777"/>
        </w:tc>
      </w:tr>
      <w:tr w14:paraId="4134A5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040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4977E" w14:textId="77777777">
            <w:r>
              <w:t>PV GA DIL OBB 1.0.0</w:t>
            </w:r>
          </w:p>
        </w:tc>
      </w:tr>
    </w:tbl>
    <w:p w14:paraId="1BCD3C67" w14:textId="77777777">
      <w:pPr>
        <w:spacing w:after="0" w:line="96" w:lineRule="auto"/>
      </w:pPr>
    </w:p>
    <w:p w14:paraId="2B92F8B6" w14:textId="77777777">
      <w:pPr>
        <w:pStyle w:val="Heading3"/>
        <w:divId w:val="454"/>
      </w:pPr>
      <w:bookmarkStart w:name="_Toc242173030" w:id="423"/>
      <w:r>
        <w:t>1.2 Modul Netzwerktechnik</w:t>
      </w:r>
      <w:bookmarkEnd w:id="423"/>
    </w:p>
    <w:p w14:paraId="405C27EC" w14:textId="77777777">
      <w:r>
        <w:rPr>
          <w:vanish/>
        </w:rPr>
        <w:t>MLS_DSTW/MDSTW-23982</w:t>
      </w:r>
      <w:r>
        <w:t>1.2.0-1 Das Modul Netzwerktechnik besteht aus einen Schrank, Gestell oder Hutschiene zur Aufnahme der Netzwerk-Komponenten.</w:t>
        <w:br/>
        <w:t>​​</w:t>
      </w:r>
    </w:p>
    <w:p w14:paraId="2A745F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CCD8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7AD8A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5AFFD" w14:textId="77777777">
            <w:r>
              <w:t>2205</w:t>
            </w:r>
          </w:p>
        </w:tc>
      </w:tr>
      <w:tr w14:paraId="7D713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DC0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ECDFD" w14:textId="77777777">
            <w:r>
              <w:t>MDSTW-23982</w:t>
            </w:r>
          </w:p>
        </w:tc>
      </w:tr>
      <w:tr w14:paraId="2B8B68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1E4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A0916" w14:textId="77777777">
            <w:r>
              <w:t>4329</w:t>
            </w:r>
          </w:p>
        </w:tc>
      </w:tr>
      <w:tr w14:paraId="4892F4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3DC2AD"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21A2C" w14:textId="77777777">
            <w:r>
              <w:t>11_184</w:t>
            </w:r>
          </w:p>
        </w:tc>
      </w:tr>
    </w:tbl>
    <w:p w14:paraId="48AAAB43" w14:textId="77777777">
      <w:pPr>
        <w:spacing w:after="0" w:line="96" w:lineRule="auto"/>
      </w:pPr>
    </w:p>
    <w:p w14:paraId="5678F6D1" w14:textId="77777777">
      <w:r>
        <w:rPr>
          <w:vanish/>
        </w:rPr>
        <w:t xml:space="preserve">MLS_DSTW/MDSTW-23983</w:t>
        <w:commentRangeStart w:id="2558095"/>
      </w:r>
      <w:r>
        <w:t xml:space="preserve">1.2.0-2 Es werden 4 Stück LWL-Kabel (Durchmesser 5-17mm) entsprechend TK135R700.20, TK135R700.30, TK135R700.50 zur Versorgung der Netzwerktechnik vorgesehen.</w:t>
        <w:commentRangeEnd w:id="2558095"/>
        <w:br/>
        <w:t>​​</w:t>
      </w:r>
      <w:r>
        <w:rPr>
          <w:rStyle w:val="CommentReference"/>
        </w:rPr>
        <w:commentReference w:id="2558095"/>
      </w:r>
    </w:p>
    <w:p w14:paraId="79A182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07C99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0C20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08A0B" w14:textId="77777777">
            <w:r>
              <w:t>2206</w:t>
            </w:r>
          </w:p>
        </w:tc>
      </w:tr>
      <w:tr w14:paraId="5DC10D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48F0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FDE53" w14:textId="77777777">
            <w:r>
              <w:t>MDSTW-23983</w:t>
            </w:r>
          </w:p>
        </w:tc>
      </w:tr>
      <w:tr w14:paraId="3D6F0C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BC1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A21C9" w14:textId="77777777">
            <w:r>
              <w:t>4330</w:t>
            </w:r>
          </w:p>
        </w:tc>
      </w:tr>
      <w:tr w14:paraId="07E195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643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D8AFEC" w14:textId="77777777">
            <w:r>
              <w:t>11_185</w:t>
            </w:r>
          </w:p>
        </w:tc>
      </w:tr>
    </w:tbl>
    <w:p w14:paraId="743216A2" w14:textId="77777777">
      <w:pPr>
        <w:spacing w:after="0" w:line="96" w:lineRule="auto"/>
      </w:pPr>
    </w:p>
    <w:p w14:paraId="409B46B4" w14:textId="77777777">
      <w:r>
        <w:rPr>
          <w:vanish/>
        </w:rPr>
        <w:t xml:space="preserve">MLS_DSTW/MDSTW-23984</w:t>
        <w:commentRangeStart w:id="2558096"/>
      </w:r>
      <w:r>
        <w:t xml:space="preserve">1.2.0-3 Es werden 2 Stück LWL-Kabelschutzrohre (Durchmesser 32-50mm) entsprechend TK135R539dbl vorgesehen.</w:t>
        <w:commentRangeEnd w:id="2558096"/>
        <w:br/>
        <w:t>​​</w:t>
      </w:r>
      <w:r>
        <w:rPr>
          <w:rStyle w:val="CommentReference"/>
        </w:rPr>
        <w:commentReference w:id="2558096"/>
      </w:r>
    </w:p>
    <w:p w14:paraId="1FF438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5BF23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B145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7D33A" w14:textId="77777777">
            <w:r>
              <w:t>2207</w:t>
            </w:r>
          </w:p>
        </w:tc>
      </w:tr>
      <w:tr w14:paraId="47B61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C2A2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356CE" w14:textId="77777777">
            <w:r>
              <w:t>MDSTW-23984</w:t>
            </w:r>
          </w:p>
        </w:tc>
      </w:tr>
      <w:tr w14:paraId="301BD4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8226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96170" w14:textId="77777777">
            <w:r>
              <w:t>4331</w:t>
            </w:r>
          </w:p>
        </w:tc>
      </w:tr>
      <w:tr w14:paraId="3580B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B1A2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C1810D" w14:textId="77777777">
            <w:r>
              <w:t>11_128</w:t>
            </w:r>
          </w:p>
        </w:tc>
      </w:tr>
    </w:tbl>
    <w:p w14:paraId="25689A4E" w14:textId="77777777">
      <w:pPr>
        <w:spacing w:after="0" w:line="96" w:lineRule="auto"/>
      </w:pPr>
    </w:p>
    <w:p w14:paraId="38F45AD5" w14:textId="77777777">
      <w:pPr>
        <w:spacing w:after="0"/>
      </w:pPr>
      <w:r>
        <w:rPr>
          <w:vanish/>
        </w:rPr>
        <w:t>MLS_DSTW/MDSTW-23985</w:t>
      </w:r>
      <w:r>
        <w:rPr>
          <w:b/>
        </w:rPr>
        <w:t>1.2.0-4 Für die FES der Größe L bis XXL müssen Schränke oder Gestelle zur Aufnah...</w:t>
      </w:r>
      <w:r>
        <w:br/>
        <w:t>1.2.0-4 Für die FES der Größe L bis XXL müssen Schränke oder Gestelle zur Aufnahme der Netzwerkkomponenten installiert werden.</w:t>
        <w:br/>
        <w:t>​​</w:t>
      </w:r>
    </w:p>
    <w:p w14:paraId="114D75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6D6B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433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66640" w14:textId="77777777">
            <w:r>
              <w:t>MDSTW-23985</w:t>
            </w:r>
          </w:p>
        </w:tc>
      </w:tr>
      <w:tr w14:paraId="4990A9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7A9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6B3E8" w14:textId="77777777">
            <w:r>
              <w:t>11_129</w:t>
            </w:r>
          </w:p>
        </w:tc>
      </w:tr>
      <w:tr w14:paraId="0C3F38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C60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D63F17" w14:textId="77777777">
            <w:r>
              <w:t>4332</w:t>
            </w:r>
          </w:p>
        </w:tc>
      </w:tr>
      <w:tr w14:paraId="4AC161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9B2A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83977" w14:textId="77777777"/>
        </w:tc>
      </w:tr>
      <w:tr w14:paraId="310BB7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B5DD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ADD62" w14:textId="77777777">
            <w:r>
              <w:t>Draft</w:t>
            </w:r>
          </w:p>
        </w:tc>
      </w:tr>
      <w:tr w14:paraId="376CB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B788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AC74D" w14:textId="77777777">
            <w:r>
              <w:t>Muss</w:t>
            </w:r>
          </w:p>
        </w:tc>
      </w:tr>
      <w:tr w14:paraId="3EF9AE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CC3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E3EBE" w14:textId="77777777">
            <w:r>
              <w:t>Für die Netzwerkkomponenten in den FES der Größen L bis XXL werden 19" - Schränke oder Gestelle vorgesehen.</w:t>
            </w:r>
          </w:p>
        </w:tc>
      </w:tr>
      <w:tr w14:paraId="18816D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C30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DCB10F" w14:textId="77777777"/>
        </w:tc>
      </w:tr>
      <w:tr w14:paraId="6F866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4CA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69E5F" w14:textId="77777777">
            <w:r>
              <w:t>PV GA DIL OBB 2.0.0</w:t>
            </w:r>
          </w:p>
        </w:tc>
      </w:tr>
    </w:tbl>
    <w:p w14:paraId="135231E8" w14:textId="77777777">
      <w:pPr>
        <w:spacing w:after="0" w:line="96" w:lineRule="auto"/>
      </w:pPr>
    </w:p>
    <w:p w14:paraId="53515970" w14:textId="77777777">
      <w:pPr>
        <w:spacing w:after="0"/>
      </w:pPr>
      <w:r>
        <w:rPr>
          <w:vanish/>
        </w:rPr>
        <w:t>MLS_DSTW/MDSTW-23986</w:t>
      </w:r>
      <w:r>
        <w:rPr>
          <w:b/>
        </w:rPr>
        <w:t>1.2.0-5 Für die FES der Größe S und M müssen Hutschiene/n zur Aufnahme der Netzw...</w:t>
      </w:r>
      <w:r>
        <w:br/>
        <w:t>1.2.0-5 Für die FES der Größe S und M müssen Hutschiene/n zur Aufnahme der Netzwerkkomponenten installiert werden.</w:t>
        <w:br/>
        <w:t>​​</w:t>
      </w:r>
    </w:p>
    <w:p w14:paraId="72E0F4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0290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EED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A79B6D" w14:textId="77777777">
            <w:r>
              <w:t>MDSTW-23986</w:t>
            </w:r>
          </w:p>
        </w:tc>
      </w:tr>
      <w:tr w14:paraId="2A59F5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9A0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5DA06" w14:textId="77777777">
            <w:r>
              <w:t>11_130</w:t>
            </w:r>
          </w:p>
        </w:tc>
      </w:tr>
      <w:tr w14:paraId="3CD847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AB5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34AC4" w14:textId="77777777">
            <w:r>
              <w:t>4333</w:t>
            </w:r>
          </w:p>
        </w:tc>
      </w:tr>
      <w:tr w14:paraId="162015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99A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287512" w14:textId="77777777"/>
        </w:tc>
      </w:tr>
      <w:tr w14:paraId="4CFEBC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A45AF"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02B02" w14:textId="77777777">
            <w:r>
              <w:t>Draft</w:t>
            </w:r>
          </w:p>
        </w:tc>
      </w:tr>
      <w:tr w14:paraId="0222B7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DCC7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A5384" w14:textId="77777777">
            <w:r>
              <w:t>Muss</w:t>
            </w:r>
          </w:p>
        </w:tc>
      </w:tr>
      <w:tr w14:paraId="21136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EE82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0C431" w14:textId="77777777">
            <w:r>
              <w:t>Für die Netzwerkkomponenten in den FES der Größen S und M werden Hutschienen vorgesehen.</w:t>
            </w:r>
          </w:p>
        </w:tc>
      </w:tr>
      <w:tr w14:paraId="1619AD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635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27185" w14:textId="77777777"/>
        </w:tc>
      </w:tr>
      <w:tr w14:paraId="4B1BC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CE1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F097C" w14:textId="77777777">
            <w:r>
              <w:t>PV GA DIL OBB 1.0.0</w:t>
            </w:r>
          </w:p>
        </w:tc>
      </w:tr>
    </w:tbl>
    <w:p w14:paraId="03D33A7B" w14:textId="77777777">
      <w:pPr>
        <w:spacing w:after="0" w:line="96" w:lineRule="auto"/>
      </w:pPr>
    </w:p>
    <w:p w14:paraId="59773BCD" w14:textId="77777777">
      <w:pPr>
        <w:spacing w:after="0"/>
      </w:pPr>
      <w:r>
        <w:rPr>
          <w:vanish/>
        </w:rPr>
        <w:t>MLS_DSTW/MDSTW-23987</w:t>
      </w:r>
      <w:r>
        <w:rPr>
          <w:b/>
        </w:rPr>
        <w:t>1.2.0-6 Der AN muss je nach Planung den Platz für die erforderlichen Switches de...</w:t>
      </w:r>
      <w:r>
        <w:br/>
        <w:t>1.2.0-6 Der AN muss je nach Planung den Platz für die erforderlichen Switches der Bauform B150mmxH250mmxT300mm oder der Switches 19 Zoll (2HE) einplanen.</w:t>
        <w:br/>
        <w:t>​​</w:t>
      </w:r>
    </w:p>
    <w:p w14:paraId="4E3E0D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583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93F6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743D15" w14:textId="77777777">
            <w:r>
              <w:t>MDSTW-23987</w:t>
            </w:r>
          </w:p>
        </w:tc>
      </w:tr>
      <w:tr w14:paraId="75D56B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2037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CDFE1" w14:textId="77777777">
            <w:r>
              <w:t>11_131</w:t>
            </w:r>
          </w:p>
        </w:tc>
      </w:tr>
      <w:tr w14:paraId="634413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609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274B4" w14:textId="77777777">
            <w:r>
              <w:t>4334</w:t>
            </w:r>
          </w:p>
        </w:tc>
      </w:tr>
      <w:tr w14:paraId="3500F9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BD52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B6511" w14:textId="77777777"/>
        </w:tc>
      </w:tr>
      <w:tr w14:paraId="40D51D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64B9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0F289" w14:textId="77777777">
            <w:r>
              <w:t>Draft</w:t>
            </w:r>
          </w:p>
        </w:tc>
      </w:tr>
      <w:tr w14:paraId="25ACB8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BEB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A6B21" w14:textId="77777777">
            <w:r>
              <w:t>Muss</w:t>
            </w:r>
          </w:p>
        </w:tc>
      </w:tr>
      <w:tr w14:paraId="06669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7C1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3A5A6" w14:textId="77777777">
            <w:r>
              <w:t>Für die Netzwerk-Switches der FES-Baugrößen S und M wird ein Platz von B150mmxH250mmxT300mm vorgesehen. Für die FES-Baugrößen L bis XXL wird Platz für einen Netzwerk-Switch in der Höhe 2HE in 19 Zoll Technik vorgesehen.</w:t>
            </w:r>
          </w:p>
        </w:tc>
      </w:tr>
      <w:tr w14:paraId="62836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160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EF4052" w14:textId="77777777"/>
        </w:tc>
      </w:tr>
      <w:tr w14:paraId="74982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80A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0EA45" w14:textId="77777777">
            <w:r>
              <w:t>PV GA DIL OBB 1.0.0</w:t>
            </w:r>
          </w:p>
        </w:tc>
      </w:tr>
    </w:tbl>
    <w:p w14:paraId="0BA6D9D2" w14:textId="77777777">
      <w:pPr>
        <w:spacing w:after="0" w:line="96" w:lineRule="auto"/>
      </w:pPr>
    </w:p>
    <w:p w14:paraId="1AFF130D" w14:textId="77777777">
      <w:pPr>
        <w:spacing w:after="0"/>
      </w:pPr>
      <w:r>
        <w:rPr>
          <w:vanish/>
        </w:rPr>
        <w:t>MLS_DSTW/MDSTW-23988</w:t>
      </w:r>
      <w:r>
        <w:rPr>
          <w:b/>
        </w:rPr>
        <w:t>1.2.0-7 Der AN muss genügend Platz für ein Zugangskontrollsystem vorsehen.</w:t>
      </w:r>
      <w:r>
        <w:br/>
        <w:t>1.2.0-7 Der AN muss genügend Platz für ein Zugangskontrollsystem vorsehen.</w:t>
        <w:br/>
        <w:t>​​</w:t>
      </w:r>
    </w:p>
    <w:p w14:paraId="468A91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A010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F5C81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9D0E8" w14:textId="77777777">
            <w:r>
              <w:t>MDSTW-23988</w:t>
            </w:r>
          </w:p>
        </w:tc>
      </w:tr>
      <w:tr w14:paraId="130E4A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AF5F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48139" w14:textId="77777777">
            <w:r>
              <w:t>11_132</w:t>
            </w:r>
          </w:p>
        </w:tc>
      </w:tr>
      <w:tr w14:paraId="77872B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B7A2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998C9" w14:textId="77777777">
            <w:r>
              <w:t>4335</w:t>
            </w:r>
          </w:p>
        </w:tc>
      </w:tr>
      <w:tr w14:paraId="71E041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B42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28DA2" w14:textId="77777777"/>
        </w:tc>
      </w:tr>
      <w:tr w14:paraId="517411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BF7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38FE6" w14:textId="77777777">
            <w:r>
              <w:t>Draft</w:t>
            </w:r>
          </w:p>
        </w:tc>
      </w:tr>
      <w:tr w14:paraId="11867F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560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B4DD9" w14:textId="77777777">
            <w:r>
              <w:t>Muss</w:t>
            </w:r>
          </w:p>
        </w:tc>
      </w:tr>
      <w:tr w14:paraId="30BB2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BEEF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AA50F" w14:textId="77777777">
            <w:r>
              <w:t>Für das Zugangskontrollsystem der FES der Größen L bis XXL wird ausreichend Platz vorgesehen.</w:t>
              <w:br/>
              <w:t>Montagearten:</w:t>
              <w:br/>
              <w:t>- 19-Zoll Schrank oder Tischgehäuse stapelbar (Abmessung (H x B x T): 44 x 420 x 225 mm)</w:t>
              <w:br/>
              <w:t>- Hutschiene EN 60715 TH 35 (Abmessung (H x B x T): 58 x 160 x 90 mm)</w:t>
            </w:r>
          </w:p>
        </w:tc>
      </w:tr>
      <w:tr w14:paraId="3D9AF6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658F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1FF8DD" w14:textId="77777777"/>
        </w:tc>
      </w:tr>
      <w:tr w14:paraId="1E6BA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AD9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406F5" w14:textId="77777777">
            <w:r>
              <w:t>PV GA DIL OBB 1.0.0</w:t>
            </w:r>
          </w:p>
        </w:tc>
      </w:tr>
    </w:tbl>
    <w:p w14:paraId="230FDDFA" w14:textId="77777777">
      <w:pPr>
        <w:spacing w:after="0" w:line="96" w:lineRule="auto"/>
      </w:pPr>
    </w:p>
    <w:p w14:paraId="32C37625" w14:textId="77777777">
      <w:pPr>
        <w:spacing w:after="0"/>
      </w:pPr>
      <w:r>
        <w:rPr>
          <w:vanish/>
        </w:rPr>
        <w:lastRenderedPageBreak/>
        <w:t xml:space="preserve">MLS_DSTW/MDSTW-23989</w:t>
      </w:r>
      <w:r>
        <w:rPr>
          <w:b/>
        </w:rPr>
        <w:t xml:space="preserve">1.2.0-8 Der Platzbedarf für 2x 19-Zoll LWL-Endverschluss gemäß Punkt 3.1, 1x19-Z...</w:t>
      </w:r>
      <w:r>
        <w:br/>
        <w:t xml:space="preserve">1.2.0-8 Der Platzbedarf für 2x 19-Zoll LWL-Endverschluss gemäß Punkt 3.1, 1x19-Zoll Patchmonitoring (1 Höheneinheit) gemäß Punkt 3.4 und 1x 19-Zoll Patchkabelablage gemäß Punkt 3.3 der </w:t>
        <w:commentRangeStart w:id="2558097"/>
        <w:t xml:space="preserve">TK135R700.60</w:t>
        <w:commentRangeEnd w:id="2558097"/>
        <w:t xml:space="preserve"> muss vorgesehen werden. Diese 19-Zoll-Komponenten müssen direkt übereinander angereiht werden, so dass die max. Einbauhöhe der Summe der Höhen der einzelnen Komponenten entspricht.</w:t>
        <w:br/>
        <w:t>​​</w:t>
      </w:r>
      <w:r>
        <w:rPr>
          <w:rStyle w:val="CommentReference"/>
        </w:rPr>
        <w:commentReference w:id="2558097"/>
      </w:r>
    </w:p>
    <w:p w14:paraId="0F9837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A8F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0E7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9C3CB" w14:textId="77777777">
            <w:r>
              <w:t>MDSTW-23989</w:t>
            </w:r>
          </w:p>
        </w:tc>
      </w:tr>
      <w:tr w14:paraId="4AE0C1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F70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7908A" w14:textId="77777777">
            <w:r>
              <w:t>11_133</w:t>
            </w:r>
          </w:p>
        </w:tc>
      </w:tr>
      <w:tr w14:paraId="4FFDEF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483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71ADA" w14:textId="77777777">
            <w:r>
              <w:t>4336</w:t>
            </w:r>
          </w:p>
        </w:tc>
      </w:tr>
      <w:tr w14:paraId="008C8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FF36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9234F" w14:textId="77777777">
            <w:r>
              <w:t>[118]</w:t>
            </w:r>
          </w:p>
        </w:tc>
      </w:tr>
      <w:tr w14:paraId="579673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581D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71612" w14:textId="77777777">
            <w:r>
              <w:t>Draft</w:t>
            </w:r>
          </w:p>
        </w:tc>
      </w:tr>
      <w:tr w14:paraId="15E5E1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C34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EDC4A" w14:textId="77777777">
            <w:r>
              <w:t>Muss</w:t>
            </w:r>
          </w:p>
        </w:tc>
      </w:tr>
      <w:tr w14:paraId="50DB6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4EE1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E8FB1" w14:textId="77777777">
            <w:r>
              <w:t>Es wird der Platz für mindestens 2x19 Zoll LWL-Endverschlüsse, einen 19 Zoll Patch-Monitoring Einschub und einer 19 Zoll Patch-Kabel-Ablage vorgesehen. Diese Komponenten werden unmittelbar übereinander montiert.</w:t>
            </w:r>
          </w:p>
        </w:tc>
      </w:tr>
      <w:tr w14:paraId="5C3BF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525D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8EDEA" w14:textId="77777777"/>
        </w:tc>
      </w:tr>
      <w:tr w14:paraId="187E4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24E5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4B706" w14:textId="77777777">
            <w:r>
              <w:t>PV GA DIL OBB 1.0.0</w:t>
            </w:r>
          </w:p>
        </w:tc>
      </w:tr>
    </w:tbl>
    <w:p w14:paraId="3EEA2923" w14:textId="77777777">
      <w:pPr>
        <w:spacing w:after="0" w:line="96" w:lineRule="auto"/>
      </w:pPr>
    </w:p>
    <w:p w14:paraId="3838F6F6" w14:textId="77777777">
      <w:pPr>
        <w:spacing w:after="0"/>
      </w:pPr>
      <w:r>
        <w:rPr>
          <w:vanish/>
        </w:rPr>
        <w:t>MLS_DSTW/MDSTW-23990</w:t>
      </w:r>
      <w:r>
        <w:rPr>
          <w:b/>
        </w:rPr>
        <w:t>1.2.0-9 Der Platzbedarf zur Netzteilunterbringung der Switches von je 150 mm Bre...</w:t>
      </w:r>
      <w:r>
        <w:br/>
        <w:t>1.2.0-9 Der Platzbedarf zur Netzteilunterbringung der Switches von je 150 mm Breite und 250 mm Höhe muss vorgesehen werden.</w:t>
        <w:br/>
        <w:t>​​</w:t>
      </w:r>
    </w:p>
    <w:p w14:paraId="7C670D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5849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310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F8D9A" w14:textId="77777777">
            <w:r>
              <w:t>MDSTW-23990</w:t>
            </w:r>
          </w:p>
        </w:tc>
      </w:tr>
      <w:tr w14:paraId="4B1C12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663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76DCD" w14:textId="77777777">
            <w:r>
              <w:t>11_186</w:t>
            </w:r>
          </w:p>
        </w:tc>
      </w:tr>
      <w:tr w14:paraId="6B0AFF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DB95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B3988" w14:textId="77777777">
            <w:r>
              <w:t>4337</w:t>
            </w:r>
          </w:p>
        </w:tc>
      </w:tr>
      <w:tr w14:paraId="1F090E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557A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0BAC0" w14:textId="77777777"/>
        </w:tc>
      </w:tr>
      <w:tr w14:paraId="15F07D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79B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BA047" w14:textId="77777777">
            <w:r>
              <w:t>Draft</w:t>
            </w:r>
          </w:p>
        </w:tc>
      </w:tr>
      <w:tr w14:paraId="32C588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2596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2C3A4D" w14:textId="77777777">
            <w:r>
              <w:t>Muss</w:t>
            </w:r>
          </w:p>
        </w:tc>
      </w:tr>
      <w:tr w14:paraId="1A8BCA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5BE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BF465" w14:textId="77777777">
            <w:r>
              <w:t>Für jeden Netzwerk-Switch der FES-Baugrößen S und M wird ein Platz für ein Netzteil der Größe B150mmxH250mm vorgesehen.</w:t>
            </w:r>
          </w:p>
        </w:tc>
      </w:tr>
      <w:tr w14:paraId="3F06D9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E4A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FAE85" w14:textId="77777777"/>
        </w:tc>
      </w:tr>
      <w:tr w14:paraId="0C2D4E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AD5D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A2012" w14:textId="77777777">
            <w:r>
              <w:t>PV GA DIL OBB 1.0.0</w:t>
            </w:r>
          </w:p>
        </w:tc>
      </w:tr>
    </w:tbl>
    <w:p w14:paraId="412DFBCF" w14:textId="77777777">
      <w:pPr>
        <w:spacing w:after="0" w:line="96" w:lineRule="auto"/>
      </w:pPr>
    </w:p>
    <w:p w14:paraId="1C220A12" w14:textId="77777777">
      <w:pPr>
        <w:spacing w:after="0"/>
      </w:pPr>
      <w:r>
        <w:rPr>
          <w:vanish/>
        </w:rPr>
        <w:t>MLS_DSTW/MDSTW-23991</w:t>
      </w:r>
      <w:r>
        <w:rPr>
          <w:b/>
        </w:rPr>
        <w:t>1.2.0-10 Der Platzbedarf zur Installation der Patchfelder (19 Zoll 1HE) für die...</w:t>
      </w:r>
      <w:r>
        <w:br/>
        <w:t>1.2.0-10 Der Platzbedarf zur Installation der Patchfelder (19 Zoll 1HE) für die FES der Größe L-XXL muss vorgesehen werden.</w:t>
        <w:br/>
        <w:t>​​</w:t>
      </w:r>
    </w:p>
    <w:p w14:paraId="60E90E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BB3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108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0B70C" w14:textId="77777777">
            <w:r>
              <w:t>MDSTW-23991</w:t>
            </w:r>
          </w:p>
        </w:tc>
      </w:tr>
      <w:tr w14:paraId="3FD19D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272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4BF09" w14:textId="77777777">
            <w:r>
              <w:t>11_187</w:t>
            </w:r>
          </w:p>
        </w:tc>
      </w:tr>
      <w:tr w14:paraId="56AE1A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C8C6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F442A9" w14:textId="77777777">
            <w:r>
              <w:t>4338</w:t>
            </w:r>
          </w:p>
        </w:tc>
      </w:tr>
      <w:tr w14:paraId="7837BC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A113A"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3DA3B" w14:textId="77777777"/>
        </w:tc>
      </w:tr>
      <w:tr w14:paraId="39E9D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A49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26C1E9" w14:textId="77777777">
            <w:r>
              <w:t>Draft</w:t>
            </w:r>
          </w:p>
        </w:tc>
      </w:tr>
      <w:tr w14:paraId="34FF49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EDE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1057A5" w14:textId="77777777">
            <w:r>
              <w:t>Muss</w:t>
            </w:r>
          </w:p>
        </w:tc>
      </w:tr>
      <w:tr w14:paraId="40ACED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1D24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D30FC" w14:textId="77777777">
            <w:r>
              <w:t>Für jedes notwendige Patchfeld in den Technikstationen der Größe L-XXL wird ein Platzbedarf von 1HE in 19-Zoll-Bauweise vorgesehen.</w:t>
            </w:r>
          </w:p>
        </w:tc>
      </w:tr>
      <w:tr w14:paraId="073C1C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27775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A3A52" w14:textId="77777777"/>
        </w:tc>
      </w:tr>
      <w:tr w14:paraId="06DFFD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07D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36F41" w14:textId="77777777">
            <w:r>
              <w:t>PV GA DIL OBB 2.0.0</w:t>
            </w:r>
          </w:p>
        </w:tc>
      </w:tr>
    </w:tbl>
    <w:p w14:paraId="59FB15BD" w14:textId="77777777">
      <w:pPr>
        <w:spacing w:after="0" w:line="96" w:lineRule="auto"/>
      </w:pPr>
    </w:p>
    <w:p w14:paraId="107DDAD7" w14:textId="77777777">
      <w:pPr>
        <w:spacing w:after="0"/>
      </w:pPr>
      <w:r>
        <w:rPr>
          <w:vanish/>
        </w:rPr>
        <w:t>MLS_DSTW/MDSTW-23992</w:t>
      </w:r>
      <w:r>
        <w:rPr>
          <w:b/>
        </w:rPr>
        <w:t>1.2.0-11 Die Farben der Patchfeldkabel müssen entsprechend der Netzwerkkanäle</w:t>
      </w:r>
      <w:r>
        <w:br/>
        <w:t>1.2.0-11 Die Farben der Patchfeldkabel müssen entsprechend der Netzwerkkanäle</w:t>
        <w:br/>
        <w:t>• SiDi-Net Kanal rot</w:t>
        <w:br/>
        <w:t>• SiDi-Net Kanal blau</w:t>
        <w:br/>
        <w:t>ausgeführt werden.</w:t>
        <w:br/>
        <w:t>​​</w:t>
      </w:r>
    </w:p>
    <w:p w14:paraId="474122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408D5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806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E0332" w14:textId="77777777">
            <w:r>
              <w:t>MDSTW-23992</w:t>
            </w:r>
          </w:p>
        </w:tc>
      </w:tr>
      <w:tr w14:paraId="7792C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D7B9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1B53D" w14:textId="77777777">
            <w:r>
              <w:t>11_188</w:t>
            </w:r>
          </w:p>
        </w:tc>
      </w:tr>
      <w:tr w14:paraId="5003D7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4C9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3D8E0" w14:textId="77777777">
            <w:r>
              <w:t>4339</w:t>
            </w:r>
          </w:p>
        </w:tc>
      </w:tr>
      <w:tr w14:paraId="3DB2D3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77B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EC972" w14:textId="77777777"/>
        </w:tc>
      </w:tr>
      <w:tr w14:paraId="128090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62B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024CD" w14:textId="77777777">
            <w:r>
              <w:t>Draft</w:t>
            </w:r>
          </w:p>
        </w:tc>
      </w:tr>
      <w:tr w14:paraId="3505EE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363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F582A" w14:textId="77777777">
            <w:r>
              <w:t>Soll</w:t>
            </w:r>
          </w:p>
        </w:tc>
      </w:tr>
      <w:tr w14:paraId="5E0158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C69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del w:author="BRENNER Erich" w:date="2026-10-09T15:08:33+2" w:id="2558098">
              <w:r>
                <w:rPr xmlns:aml="http://schemas.microsoft.com/aml/2001/core" xmlns:msxsl="urn:schemas-microsoft-com:xslt">
                  <w:rFonts w:ascii="Calibri" w:hAnsi="Calibri" w:cs="Calibri"/>
                  <w:sz w:val="22"/>
                  <w:szCs w:val="22"/>
                  <w:b w:val="off"/>
                  <w:u w:val="none"/>
                  <w:em w:val="false"/>
                </w:rPr>
                <w:delText xml:space="preserve"> </w:delText>
              </w:r>
            </w:del>
            <w:ins w:author="BRENNER Erich" w:date="2026-10-09T15:08:33+2" w:id="2558098">
              <w:r xmlns:aml="http://schemas.microsoft.com/aml/2001/core" xmlns:msxsl="urn:schemas-microsoft-com:xslt">
                <w:rPr>
                  <w:u w:val="none"/>
                  <w:em w:val="false"/>
                </w:rPr>
                <w:t xml:space="preserve">Die Farben der Patchfeldkabel werden entsprechend der Netzwerkkanäle SiDi-Net Kanal rot [RAL 3000] und SiDi-Net Kanal blau [RAL 5015] ausgeführt.</w:t>
              </w:r>
            </w:ins>
          </w:p>
        </w:tc>
      </w:tr>
      <w:tr w14:paraId="311ED0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0E3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042C8" w14:textId="77777777"/>
        </w:tc>
      </w:tr>
      <w:tr w14:paraId="14E8FD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8EE9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50977" w14:textId="77777777">
            <w:r>
              <w:t>PV GA DIL OBB 1.0.0</w:t>
            </w:r>
          </w:p>
        </w:tc>
      </w:tr>
    </w:tbl>
    <w:p w14:paraId="494F780C" w14:textId="77777777">
      <w:pPr>
        <w:spacing w:after="0" w:line="96" w:lineRule="auto"/>
      </w:pPr>
    </w:p>
    <w:p w14:paraId="08BD2D58" w14:textId="77777777">
      <w:pPr>
        <w:spacing w:after="0"/>
      </w:pPr>
      <w:r>
        <w:rPr>
          <w:vanish/>
        </w:rPr>
        <w:t>MLS_DSTW/MDSTW-23993</w:t>
      </w:r>
      <w:r>
        <w:rPr>
          <w:b/>
        </w:rPr>
        <w:t>1.2.0-12 Ein entsprechendes Kabelführungssystem muss für alle LWL- und Kupferpat...</w:t>
      </w:r>
      <w:r>
        <w:br/>
        <w:t>1.2.0-12 Ein entsprechendes Kabelführungssystem muss für alle LWL- und Kupferpatchkabel vorgesehen werden.</w:t>
        <w:br/>
        <w:t>​​</w:t>
      </w:r>
    </w:p>
    <w:p w14:paraId="5C8139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5D51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FF8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DCCFA" w14:textId="77777777">
            <w:r>
              <w:t>MDSTW-23993</w:t>
            </w:r>
          </w:p>
        </w:tc>
      </w:tr>
      <w:tr w14:paraId="436108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530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9A87A" w14:textId="77777777">
            <w:r>
              <w:t>11_189</w:t>
            </w:r>
          </w:p>
        </w:tc>
      </w:tr>
      <w:tr w14:paraId="0372F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9EF1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6449C" w14:textId="77777777">
            <w:r>
              <w:t>4340</w:t>
            </w:r>
          </w:p>
        </w:tc>
      </w:tr>
      <w:tr w14:paraId="3F73E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B91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15844" w14:textId="77777777"/>
        </w:tc>
      </w:tr>
      <w:tr w14:paraId="675FA2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887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26C3F" w14:textId="77777777">
            <w:r>
              <w:t>Draft</w:t>
            </w:r>
          </w:p>
        </w:tc>
      </w:tr>
      <w:tr w14:paraId="0DCB08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08F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AF021" w14:textId="77777777">
            <w:r>
              <w:t>Muss</w:t>
            </w:r>
          </w:p>
        </w:tc>
      </w:tr>
      <w:tr w14:paraId="6D7C4A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FEF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27C34E" w14:textId="77777777">
            <w:r>
              <w:t>Für die Kabelführungen kommen Kabelschutzrohre und Kabelkanäle zum Einsatz.</w:t>
            </w:r>
          </w:p>
        </w:tc>
      </w:tr>
      <w:tr w14:paraId="603E06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094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04D9A" w14:textId="77777777"/>
        </w:tc>
      </w:tr>
      <w:tr w14:paraId="37A48C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6E7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AC501" w14:textId="77777777">
            <w:r>
              <w:t>PV GA DIL OBB 1.0.0</w:t>
            </w:r>
          </w:p>
        </w:tc>
      </w:tr>
    </w:tbl>
    <w:p w14:paraId="3E9FD25B" w14:textId="77777777">
      <w:pPr>
        <w:spacing w:after="0" w:line="96" w:lineRule="auto"/>
      </w:pPr>
    </w:p>
    <w:p w14:paraId="1455D224" w14:textId="77777777">
      <w:pPr>
        <w:spacing w:after="0"/>
      </w:pPr>
      <w:r>
        <w:rPr>
          <w:vanish/>
        </w:rPr>
        <w:t>MLS_DSTW/MDSTW-23994</w:t>
      </w:r>
      <w:r>
        <w:rPr>
          <w:b/>
        </w:rPr>
        <w:t>1.2.0-13 Ist der Durchmesserbereich der LWL-Kabel und LWL-Rohre nicht durch eine...</w:t>
      </w:r>
      <w:r>
        <w:br/>
        <w:t xml:space="preserve">1.2.0-13 Ist der Durchmesserbereich der LWL-Kabel und LWL-Rohre nicht durch eine einzelne Einführung / Durchführung abdeckbar, sind pro LWL-Rohr oder LWL-Kabel mehrere, entsprechend </w:t>
        <w:lastRenderedPageBreak/>
        <w:t>abgestufte Einführungen / Durchführungen vorzusehen.</w:t>
        <w:br/>
        <w:t>​​</w:t>
      </w:r>
    </w:p>
    <w:p w14:paraId="3B6B63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089"/>
      </w:tblGrid>
      <w:tr w14:paraId="7F606B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191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6CC81" w14:textId="77777777">
            <w:r>
              <w:t>MDSTW-23994</w:t>
            </w:r>
          </w:p>
        </w:tc>
      </w:tr>
      <w:tr w14:paraId="4189C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533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4EBE1" w14:textId="77777777">
            <w:r>
              <w:t>11_190</w:t>
            </w:r>
          </w:p>
        </w:tc>
      </w:tr>
      <w:tr w14:paraId="1A4458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390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4D24A" w14:textId="77777777">
            <w:r>
              <w:t>4341</w:t>
            </w:r>
          </w:p>
        </w:tc>
      </w:tr>
      <w:tr w14:paraId="34FF22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46A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D4224" w14:textId="77777777"/>
        </w:tc>
      </w:tr>
      <w:tr w14:paraId="5A7C93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EC79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9B78F9" w14:textId="77777777">
            <w:r>
              <w:t>Draft</w:t>
            </w:r>
          </w:p>
        </w:tc>
      </w:tr>
      <w:tr w14:paraId="46EDD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D9F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05871" w14:textId="77777777">
            <w:r>
              <w:t>Muss</w:t>
            </w:r>
          </w:p>
        </w:tc>
      </w:tr>
      <w:tr w14:paraId="3E4C0B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112A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Pro LWL-Rohr bzw. LWL-Kabel wird eine Ein- bzw. Durchführung vorgesehen.</w:t>
            </w:r>
            <w:ins w:author="BRENNER Erich" w:date="2026-10-09T15:10:30+2" w:id="2558099">
              <w:r xmlns:msxsl="urn:schemas-microsoft-com:xslt">
                <w:br w:type="text-wrapping"/>
              </w:r>
              <w:r xmlns:aml="http://schemas.microsoft.com/aml/2001/core" xmlns:msxsl="urn:schemas-microsoft-com:xslt">
                <w:rPr>
                  <w:rFonts w:ascii="Calibri" w:hAnsi="Calibri" w:cs="Calibri"/>
                  <w:sz w:val="22"/>
                  <w:szCs w:val="22"/>
                  <w:b w:val="off"/>
                  <w:u w:val="none"/>
                  <w:em w:val="false"/>
                </w:rPr>
                <w:t xml:space="preserve">Der Durchmesser der Dichtdurchführung kann stufenweise angepasst werden.</w:t>
              </w:r>
            </w:ins>
          </w:p>
        </w:tc>
      </w:tr>
      <w:tr w14:paraId="2927F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768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75D02" w14:textId="77777777"/>
        </w:tc>
      </w:tr>
      <w:tr w14:paraId="767AD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F478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8CE9A" w14:textId="77777777">
            <w:r>
              <w:t>PV GA DIL OBB 1.0.0</w:t>
            </w:r>
          </w:p>
        </w:tc>
      </w:tr>
    </w:tbl>
    <w:p w14:paraId="618FE6EA" w14:textId="77777777">
      <w:pPr>
        <w:spacing w:after="0" w:line="96" w:lineRule="auto"/>
      </w:pPr>
    </w:p>
    <w:p w14:paraId="689A9ADD" w14:textId="77777777">
      <w:pPr>
        <w:spacing w:after="0"/>
      </w:pPr>
      <w:r>
        <w:rPr>
          <w:vanish/>
        </w:rPr>
        <w:t>MLS_DSTW/MDSTW-23995</w:t>
      </w:r>
      <w:r>
        <w:rPr>
          <w:b/>
        </w:rPr>
        <w:t>1.2.0-14 Die Kabeleinführungen in das Gehäuse / FES müssen an einer Wand angeord...</w:t>
      </w:r>
      <w:r>
        <w:br/>
        <w:t>1.2.0-14 Die Kabeleinführungen in das Gehäuse / FES müssen an einer Wand angeordnet sein, damit in weiterer Folge die Kabelführung und -befestigung an der Wand erfolgen kann. In einem Abstand von 20cm und 40cm über der Kabeleinführung sind C-Schienen-Profile zur Kabelzugabfangung zu montieren.</w:t>
        <w:br/>
        <w:t>​​</w:t>
      </w:r>
    </w:p>
    <w:p w14:paraId="0E33F3C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EE38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C6E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C5BE5" w14:textId="77777777">
            <w:r>
              <w:t>MDSTW-23995</w:t>
            </w:r>
          </w:p>
        </w:tc>
      </w:tr>
      <w:tr w14:paraId="6BCC59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B99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2FBF58" w14:textId="77777777">
            <w:r>
              <w:t>11_191</w:t>
            </w:r>
          </w:p>
        </w:tc>
      </w:tr>
      <w:tr w14:paraId="3FC90F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A13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F8545B" w14:textId="77777777">
            <w:r>
              <w:t>4342</w:t>
            </w:r>
          </w:p>
        </w:tc>
      </w:tr>
      <w:tr w14:paraId="33B24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704F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65FB4" w14:textId="77777777"/>
        </w:tc>
      </w:tr>
      <w:tr w14:paraId="23CE5D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91FE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CB451" w14:textId="77777777">
            <w:r>
              <w:t>Draft</w:t>
            </w:r>
          </w:p>
        </w:tc>
      </w:tr>
      <w:tr w14:paraId="780A47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3A5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306D7" w14:textId="77777777">
            <w:r>
              <w:t>Muss</w:t>
            </w:r>
          </w:p>
        </w:tc>
      </w:tr>
      <w:tr w14:paraId="0D3380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92B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29CBC" w14:textId="77777777">
            <w:r>
              <w:t>Für die Kabel werden zur Zugentlastung zwei C-Profile in 20 und 40 cm Abstand zur Kabeleinführung vorgesehen.</w:t>
            </w:r>
          </w:p>
        </w:tc>
      </w:tr>
      <w:tr w14:paraId="53C676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2B0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98880" w14:textId="77777777"/>
        </w:tc>
      </w:tr>
      <w:tr w14:paraId="4190B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200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6BAFF" w14:textId="77777777">
            <w:r>
              <w:t>PV GA DIL OBB 1.0.0</w:t>
            </w:r>
          </w:p>
        </w:tc>
      </w:tr>
    </w:tbl>
    <w:p w14:paraId="67B29197" w14:textId="77777777">
      <w:pPr>
        <w:spacing w:after="0" w:line="96" w:lineRule="auto"/>
      </w:pPr>
    </w:p>
    <w:p w14:paraId="48883794" w14:textId="77777777">
      <w:pPr>
        <w:spacing w:after="0"/>
      </w:pPr>
      <w:r>
        <w:rPr>
          <w:vanish/>
        </w:rPr>
        <w:t>MLS_DSTW/MDSTW-23996</w:t>
      </w:r>
      <w:r>
        <w:rPr>
          <w:b/>
        </w:rPr>
        <w:t>1.2.0-15 Bei der Verlegung und Anschluss der LWL-Leitungen im FES müssen die Vor...</w:t>
      </w:r>
      <w:r>
        <w:br/>
        <w:t>1.2.0-15 Bei der Verlegung und Anschluss der LWL-Leitungen im FES müssen die Vorschriften TK135R700.05,TK135R700.20, TK135R700.30, TK135R700.50, TK135R700.60 eingehalten werden.</w:t>
        <w:br/>
        <w:t>​​</w:t>
      </w:r>
    </w:p>
    <w:p w14:paraId="2CC90D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E7AF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7D2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17D10" w14:textId="77777777">
            <w:r>
              <w:t>MDSTW-23996</w:t>
            </w:r>
          </w:p>
        </w:tc>
      </w:tr>
      <w:tr w14:paraId="555690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AD4F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08A960" w14:textId="77777777">
            <w:r>
              <w:t>11_192</w:t>
            </w:r>
          </w:p>
        </w:tc>
      </w:tr>
      <w:tr w14:paraId="205F3E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FA38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6BB61" w14:textId="77777777">
            <w:r>
              <w:t>4343</w:t>
            </w:r>
          </w:p>
        </w:tc>
      </w:tr>
      <w:tr w14:paraId="1FF2C0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E5BD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38F72" w14:textId="77777777">
            <w:r>
              <w:t>[114], [115], [116], [117], [118]</w:t>
            </w:r>
          </w:p>
        </w:tc>
      </w:tr>
      <w:tr w14:paraId="0E08A1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E4F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DDE5F" w14:textId="77777777">
            <w:r>
              <w:t>Draft</w:t>
            </w:r>
          </w:p>
        </w:tc>
      </w:tr>
      <w:tr w14:paraId="4C4160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C68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33692" w14:textId="77777777">
            <w:r>
              <w:t>Muss</w:t>
            </w:r>
          </w:p>
        </w:tc>
      </w:tr>
      <w:tr w14:paraId="128895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1F3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51EBA" w14:textId="77777777">
            <w:r>
              <w:t xml:space="preserve">Bei der Verlegung und dem Anschluss der LWL-Leitungen werden die Vorschriften TK135R700.05, TK135R700.20, TK135R700.30, TK135R700.50, </w:t>
              <w:lastRenderedPageBreak/>
              <w:t>TK135R700.60 eingehalten. Typ-Musterprüfungen der LWL-Komponenten werden mit dem Auftraggeber terminlich abgestimmt und die erforderlichen Messgeräte beigestellt. Das Prüfprotokoll wird in dreifacher Ausführung festgehalten.</w:t>
            </w:r>
          </w:p>
        </w:tc>
      </w:tr>
      <w:tr w14:paraId="5A8293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B583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52B80" w14:textId="77777777"/>
        </w:tc>
      </w:tr>
      <w:tr w14:paraId="3D93D2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B08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DBA60" w14:textId="77777777">
            <w:r>
              <w:t>PV GA DIL OBB 1.0.0</w:t>
            </w:r>
          </w:p>
        </w:tc>
      </w:tr>
    </w:tbl>
    <w:p w14:paraId="6AF24E33" w14:textId="77777777">
      <w:pPr>
        <w:spacing w:after="0" w:line="96" w:lineRule="auto"/>
      </w:pPr>
    </w:p>
    <w:p w14:paraId="6CAEFC87" w14:textId="77777777">
      <w:pPr>
        <w:spacing w:after="0"/>
      </w:pPr>
      <w:r>
        <w:rPr>
          <w:vanish/>
        </w:rPr>
        <w:t>MLS_DSTW/MDSTW-23997</w:t>
      </w:r>
      <w:r>
        <w:rPr>
          <w:b/>
        </w:rPr>
        <w:t>1.2-1 Bei der Verlegung und Anschlüsse der Netzwerkleitungen im FES müssen die V...</w:t>
      </w:r>
      <w:r>
        <w:br/>
        <w:t>1.2-1 Bei der Verlegung und Anschlüsse der Netzwerkleitungen im FES müssen die Vorschriften ISO/IEC 11801, EN 50173-1-2, EN 50174-1-2-3, TIA 568-C.2, IEC 61156-5, EN 61935-2, IEC 60332-1-2, EN 50575, IEEE 802.3af /at /bt in der aktuellen gültigen Fassung eingehalten werden.</w:t>
        <w:br/>
        <w:t>​​</w:t>
      </w:r>
    </w:p>
    <w:p w14:paraId="101AA6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9729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546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C07E1" w14:textId="77777777">
            <w:r>
              <w:t>MDSTW-23997</w:t>
            </w:r>
          </w:p>
        </w:tc>
      </w:tr>
      <w:tr w14:paraId="611DAC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8D5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1927E" w14:textId="77777777">
            <w:r>
              <w:t>11_138</w:t>
            </w:r>
          </w:p>
        </w:tc>
      </w:tr>
      <w:tr w14:paraId="7D78A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134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E881D" w14:textId="77777777">
            <w:r>
              <w:t>4344</w:t>
            </w:r>
          </w:p>
        </w:tc>
      </w:tr>
      <w:tr w14:paraId="7136B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006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553748" w14:textId="77777777">
            <w:r>
              <w:t>[120], [121], [122], [128], [125], [124], [126], [123], [127]</w:t>
            </w:r>
          </w:p>
        </w:tc>
      </w:tr>
      <w:tr w14:paraId="6746D0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46E5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AD129" w14:textId="77777777">
            <w:r>
              <w:t>Draft</w:t>
            </w:r>
          </w:p>
        </w:tc>
      </w:tr>
      <w:tr w14:paraId="3178FC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AEBE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9492B" w14:textId="77777777">
            <w:r>
              <w:t>Muss</w:t>
            </w:r>
          </w:p>
        </w:tc>
      </w:tr>
      <w:tr w14:paraId="11CEBF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82045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C42E2" w14:textId="77777777">
            <w:r>
              <w:t>Bei Verlegung und Anschlüsse der Netzwerkleitung werden die Vorschriften ISO/IEC 11801, EN 50173-1-2, EN 50174-1-2-3, TIA 568-C.2, IEC 61156-5, EN 61935-2, IEC 60332-1-2, EN 50575, IEEE 802.3af /at /bt in der aktuellen gültigen Fassung eingehalten.</w:t>
            </w:r>
          </w:p>
        </w:tc>
      </w:tr>
      <w:tr w14:paraId="718661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2A4F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EA46A" w14:textId="77777777"/>
        </w:tc>
      </w:tr>
      <w:tr w14:paraId="626534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2F9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8B85B" w14:textId="77777777">
            <w:r>
              <w:t>PV GA DIL OBB 1.0.0</w:t>
            </w:r>
          </w:p>
        </w:tc>
      </w:tr>
    </w:tbl>
    <w:p w14:paraId="5F9A2539" w14:textId="77777777">
      <w:pPr>
        <w:spacing w:after="0" w:line="96" w:lineRule="auto"/>
      </w:pPr>
    </w:p>
    <w:p w14:paraId="3792E8CE" w14:textId="77777777">
      <w:pPr>
        <w:spacing w:after="0"/>
      </w:pPr>
      <w:r>
        <w:rPr>
          <w:vanish/>
        </w:rPr>
        <w:t>MLS_DSTW/MDSTW-23998</w:t>
      </w:r>
      <w:r>
        <w:rPr>
          <w:b/>
        </w:rPr>
        <w:t>1.2-2 Der AN muss den Platz für eine 230V Steckdose in der FES der Größe S-XXL f...</w:t>
      </w:r>
      <w:r>
        <w:br/>
        <w:t>1.2-2 Der AN muss den Platz für eine 230V Steckdose in der FES der Größe S-XXL für das Patchmonitoring vorsehen.</w:t>
        <w:br/>
        <w:t>​​</w:t>
      </w:r>
    </w:p>
    <w:p w14:paraId="19F9EC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182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AE1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14B73" w14:textId="77777777">
            <w:r>
              <w:t>MDSTW-23998</w:t>
            </w:r>
          </w:p>
        </w:tc>
      </w:tr>
      <w:tr w14:paraId="459E7F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FA2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C8A9C" w14:textId="77777777">
            <w:r>
              <w:t>11_139</w:t>
            </w:r>
          </w:p>
        </w:tc>
      </w:tr>
      <w:tr w14:paraId="308389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FE3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4AE017" w14:textId="77777777">
            <w:r>
              <w:t>4345</w:t>
            </w:r>
          </w:p>
        </w:tc>
      </w:tr>
      <w:tr w14:paraId="0115C7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4787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F6FED" w14:textId="77777777"/>
        </w:tc>
      </w:tr>
      <w:tr w14:paraId="445F8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2F1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582A68" w14:textId="77777777">
            <w:r>
              <w:t>Draft</w:t>
            </w:r>
          </w:p>
        </w:tc>
      </w:tr>
      <w:tr w14:paraId="43662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F58E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2F74E" w14:textId="77777777">
            <w:r>
              <w:t>Muss</w:t>
            </w:r>
          </w:p>
        </w:tc>
      </w:tr>
      <w:tr w14:paraId="0DEA7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E0CA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1B931" w14:textId="77777777">
            <w:r>
              <w:t>Es wird in den FES der Baugröße S-XXL eine Steckdose für das Patch-Monitoring vorgesehen.</w:t>
            </w:r>
          </w:p>
        </w:tc>
      </w:tr>
      <w:tr w14:paraId="4B752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BAAD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99699A" w14:textId="77777777">
            <w:r>
              <w:t>Der AN schlägt vor auch diese Patchmonitoring Steckdose gemeinsam mit den Service-Steckdosen gegen Fehlerstrom abzusichern.</w:t>
              <w:br/>
              <w:br/>
              <w:t>Der AN geht davon aus, dass es ausreicht an der Steckdose eine Spannung in der Qualität der Eingangsspannung der FES zur Verfügung zu stellen.</w:t>
            </w:r>
          </w:p>
        </w:tc>
      </w:tr>
      <w:tr w14:paraId="63A8DB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A5572"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CD235" w14:textId="77777777">
            <w:r>
              <w:t>PV GA DIL OBB 1.0.0</w:t>
            </w:r>
          </w:p>
        </w:tc>
      </w:tr>
    </w:tbl>
    <w:p w14:paraId="6009CE11" w14:textId="77777777">
      <w:pPr>
        <w:spacing w:after="0" w:line="96" w:lineRule="auto"/>
      </w:pPr>
    </w:p>
    <w:p w14:paraId="73333A24" w14:textId="77777777">
      <w:pPr>
        <w:spacing w:after="0"/>
      </w:pPr>
      <w:r>
        <w:rPr>
          <w:vanish/>
        </w:rPr>
        <w:t>MLS_DSTW/MDSTW-23999</w:t>
      </w:r>
      <w:r>
        <w:rPr>
          <w:b/>
        </w:rPr>
        <w:t>1.2-3 Der AN muss im FES mindestens eine 230V-Service-Steckdose einbauen.</w:t>
      </w:r>
      <w:r>
        <w:br/>
        <w:t>1.2-3 Der AN muss im FES mindestens eine 230V-Service-Steckdose einbauen.</w:t>
        <w:br/>
        <w:t>​​</w:t>
      </w:r>
    </w:p>
    <w:p w14:paraId="0F4A5A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5F4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7948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B927A" w14:textId="77777777">
            <w:r>
              <w:t>MDSTW-23999</w:t>
            </w:r>
          </w:p>
        </w:tc>
      </w:tr>
      <w:tr w14:paraId="24D0F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53C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81816" w14:textId="77777777">
            <w:r>
              <w:t>11_140</w:t>
            </w:r>
          </w:p>
        </w:tc>
      </w:tr>
      <w:tr w14:paraId="2CEBD7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FEC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7C9EFB" w14:textId="77777777">
            <w:r>
              <w:t>4346</w:t>
            </w:r>
          </w:p>
        </w:tc>
      </w:tr>
      <w:tr w14:paraId="0D5F4B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AD6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17D43" w14:textId="77777777"/>
        </w:tc>
      </w:tr>
      <w:tr w14:paraId="7C7F88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D5F2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CE5AD5" w14:textId="77777777">
            <w:r>
              <w:t>Draft</w:t>
            </w:r>
          </w:p>
        </w:tc>
      </w:tr>
      <w:tr w14:paraId="063121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9F3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B24D8" w14:textId="77777777">
            <w:r>
              <w:t>Muss</w:t>
            </w:r>
          </w:p>
        </w:tc>
      </w:tr>
      <w:tr w14:paraId="300EEC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A2E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5C68D" w14:textId="77777777">
            <w:r>
              <w:t xml:space="preserve">Es wird eine Service-Steckdose (230V/</w:t>
              <w:commentRangeStart w:id="2558100"/>
              <w:t xml:space="preserve">13A</w:t>
              <w:commentRangeEnd w:id="2558100"/>
              <w:t xml:space="preserve">) in jedem FES vorgesehen.</w:t>
            </w:r>
            <w:r>
              <w:rPr>
                <w:rStyle w:val="CommentReference"/>
              </w:rPr>
              <w:commentReference w:id="2558100"/>
            </w:r>
          </w:p>
        </w:tc>
      </w:tr>
      <w:tr w14:paraId="703C93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555C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7DCC1" w14:textId="77777777">
            <w:r>
              <w:t>Dies bedingt in den FES einen zusätzlichen Transformator mit 3kVA. Mit diesem Transformator wird verhindert, dass die induzierten Spannungen entlang der Strecke an die Steckdosen gelangen. Ein Leiter wird mittels Erdverbindung als Null-Leiter ausgeführt.</w:t>
              <w:br/>
              <w:br/>
              <w:t>Der AN geht davon aus, dass es ausreicht an der Steckdose eine Spannung in der Qualität der Eingangsspannung der FES zur Verfügung zu stellen.</w:t>
            </w:r>
          </w:p>
        </w:tc>
      </w:tr>
      <w:tr w14:paraId="502EB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F1C3F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71006" w14:textId="77777777">
            <w:r>
              <w:t>PV GA DIL OBB 1.0.0</w:t>
            </w:r>
          </w:p>
        </w:tc>
      </w:tr>
    </w:tbl>
    <w:p w14:paraId="2A8AC5C3" w14:textId="77777777">
      <w:pPr>
        <w:spacing w:after="0" w:line="96" w:lineRule="auto"/>
      </w:pPr>
    </w:p>
    <w:p w14:paraId="28D194EB" w14:textId="77777777">
      <w:pPr>
        <w:spacing w:after="0"/>
      </w:pPr>
      <w:r>
        <w:rPr>
          <w:vanish/>
        </w:rPr>
        <w:t>MLS_DSTW/MDSTW-24000</w:t>
      </w:r>
      <w:r>
        <w:rPr>
          <w:b/>
        </w:rPr>
        <w:t>1.2-4 Die Steckdosen im FES müssen mit 230V/13A abgesichert werden.</w:t>
      </w:r>
      <w:r>
        <w:br/>
        <w:t>1.2-4 Die Steckdosen im FES müssen mit 230V/13A abgesichert werden.</w:t>
        <w:br/>
        <w:t>​​</w:t>
      </w:r>
    </w:p>
    <w:p w14:paraId="0B4AD5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5036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80A0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D5A60D" w14:textId="77777777">
            <w:r>
              <w:t>MDSTW-24000</w:t>
            </w:r>
          </w:p>
        </w:tc>
      </w:tr>
      <w:tr w14:paraId="33220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36C8A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BD458C" w14:textId="77777777">
            <w:r>
              <w:t>11_201</w:t>
            </w:r>
          </w:p>
        </w:tc>
      </w:tr>
      <w:tr w14:paraId="7EDD0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74F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4C598" w14:textId="77777777">
            <w:r>
              <w:t>6163</w:t>
            </w:r>
          </w:p>
        </w:tc>
      </w:tr>
      <w:tr w14:paraId="7970B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A3828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29A28" w14:textId="77777777"/>
        </w:tc>
      </w:tr>
      <w:tr w14:paraId="05A44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AB1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9E935" w14:textId="77777777">
            <w:r>
              <w:t>Draft</w:t>
            </w:r>
          </w:p>
        </w:tc>
      </w:tr>
      <w:tr w14:paraId="3CECEF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627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F0419" w14:textId="77777777">
            <w:r>
              <w:t>Muss</w:t>
            </w:r>
          </w:p>
        </w:tc>
      </w:tr>
      <w:tr w14:paraId="4DCB96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E92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41162" w14:textId="77777777">
            <w:r>
              <w:t xml:space="preserve">In allen FES-Größen werden sämtliche Service-Steckdosen einmalig mit 13A abgesichert. </w:t>
              <w:commentRangeStart w:id="2558101"/>
              <w:t xml:space="preserve">Die Patch-Monitoring Steckdosen werden ebenfalls mit einem eigenen Kreis abgesichert.</w:t>
              <w:commentRangeEnd w:id="2558101"/>
            </w:r>
            <w:r>
              <w:rPr>
                <w:rStyle w:val="CommentReference"/>
              </w:rPr>
              <w:commentReference w:id="2558101"/>
            </w:r>
          </w:p>
        </w:tc>
      </w:tr>
      <w:tr w14:paraId="3D06DE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5D54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4AABC" w14:textId="77777777">
            <w:r>
              <w:t>Dies bedingt in den FES einen zusätzlichen Transformator mit 3kVA. Mit diesem Transformator wird verhindert, dass die induzierten Spannungen entlang der Strecke an die Steckdosen gelangen. Ein Leiter wird mittels Erdverbindung als Null-Leiter ausgeführt.</w:t>
            </w:r>
          </w:p>
        </w:tc>
      </w:tr>
      <w:tr w14:paraId="3973E8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8B2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A8D19" w14:textId="77777777">
            <w:r>
              <w:t>PV GA DIL OBB 1.0.0</w:t>
            </w:r>
          </w:p>
        </w:tc>
      </w:tr>
    </w:tbl>
    <w:p w14:paraId="2E9BF621" w14:textId="77777777">
      <w:pPr>
        <w:spacing w:after="0" w:line="96" w:lineRule="auto"/>
      </w:pPr>
    </w:p>
    <w:p w14:paraId="303E0ACF" w14:textId="77777777">
      <w:pPr>
        <w:spacing w:after="0"/>
      </w:pPr>
      <w:r>
        <w:rPr>
          <w:vanish/>
        </w:rPr>
        <w:t>MLS_DSTW/MDSTW-24001</w:t>
      </w:r>
      <w:r>
        <w:rPr>
          <w:b/>
        </w:rPr>
        <w:t>1.2-5 Eine regelmäßige Überprüfung der Service-Steckdose ist nicht zulässig.</w:t>
      </w:r>
      <w:r>
        <w:br/>
        <w:t>1.2-5 Eine regelmäßige Überprüfung der Service-Steckdose ist nicht zulässig.</w:t>
        <w:br/>
        <w:t>​​</w:t>
      </w:r>
    </w:p>
    <w:p w14:paraId="5731713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4C7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1A998"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3F8CB" w14:textId="77777777">
            <w:r>
              <w:t>MDSTW-24001</w:t>
            </w:r>
          </w:p>
        </w:tc>
      </w:tr>
      <w:tr w14:paraId="66DECB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582B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97DE1" w14:textId="77777777">
            <w:r>
              <w:t>11_203</w:t>
            </w:r>
          </w:p>
        </w:tc>
      </w:tr>
      <w:tr w14:paraId="6D130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2A2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6CBBE" w14:textId="77777777">
            <w:r>
              <w:t>6164</w:t>
            </w:r>
          </w:p>
        </w:tc>
      </w:tr>
      <w:tr w14:paraId="13313F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019C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8A7EDA" w14:textId="77777777"/>
        </w:tc>
      </w:tr>
      <w:tr w14:paraId="0491CB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09DB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FD2AC" w14:textId="77777777">
            <w:r>
              <w:t>Draft</w:t>
            </w:r>
          </w:p>
        </w:tc>
      </w:tr>
      <w:tr w14:paraId="30E0D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278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90BA6" w14:textId="77777777">
            <w:r>
              <w:t>Muss</w:t>
            </w:r>
          </w:p>
        </w:tc>
      </w:tr>
      <w:tr w14:paraId="64831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4C2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63605" w14:textId="77777777">
            <w:r>
              <w:t>Es wird ein FI-Schutzschalter mit automatischer Prüfung vorgesehen.</w:t>
            </w:r>
          </w:p>
        </w:tc>
      </w:tr>
      <w:tr w14:paraId="310225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C6A9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1ED1D" w14:textId="77777777">
            <w:r>
              <w:t>Zugehörige Daten werden mittels SPS über das DN2020 übertragen. Die Übertragung der Daten wird durch den AG konfiguriert.</w:t>
            </w:r>
          </w:p>
        </w:tc>
      </w:tr>
      <w:tr w14:paraId="27803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5B55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E710E6" w14:textId="77777777">
            <w:r>
              <w:t>PV GA DIL OBB 1.0.0</w:t>
            </w:r>
          </w:p>
        </w:tc>
      </w:tr>
    </w:tbl>
    <w:p w14:paraId="7DBB4140" w14:textId="77777777">
      <w:pPr>
        <w:spacing w:after="0" w:line="96" w:lineRule="auto"/>
      </w:pPr>
    </w:p>
    <w:p w14:paraId="13C33581" w14:textId="77777777">
      <w:pPr>
        <w:pStyle w:val="Heading3"/>
        <w:divId w:val="455"/>
      </w:pPr>
      <w:bookmarkStart w:name="_Toc242173031" w:id="424"/>
      <w:r>
        <w:t>1.3 Modul Stromversorgung</w:t>
      </w:r>
      <w:bookmarkEnd w:id="424"/>
    </w:p>
    <w:p w14:paraId="42E85614" w14:textId="77777777">
      <w:r>
        <w:rPr>
          <w:vanish/>
        </w:rPr>
        <w:t>MLS_DSTW/MDSTW-24002</w:t>
      </w:r>
      <w:r>
        <w:t>1.3.0-1 Das Modul Stromversorgung besteht aus einem Schrank, Gestell oder Hutschiene zur Aufnahme der Elemente der Stromversorgung und muss durch den AN realisiert werden.</w:t>
        <w:br/>
        <w:t>​​</w:t>
      </w:r>
    </w:p>
    <w:p w14:paraId="663B0A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AA934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6AE9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4E4C5" w14:textId="77777777">
            <w:r>
              <w:t>2226</w:t>
            </w:r>
          </w:p>
        </w:tc>
      </w:tr>
      <w:tr w14:paraId="36F9DB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E43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5F44C" w14:textId="77777777">
            <w:r>
              <w:t>MDSTW-24002</w:t>
            </w:r>
          </w:p>
        </w:tc>
      </w:tr>
      <w:tr w14:paraId="62EA4B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614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ADB43" w14:textId="77777777">
            <w:r>
              <w:t>4348</w:t>
            </w:r>
          </w:p>
        </w:tc>
      </w:tr>
      <w:tr w14:paraId="4226F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C61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DCC965" w14:textId="77777777">
            <w:r>
              <w:t>11_142</w:t>
            </w:r>
          </w:p>
        </w:tc>
      </w:tr>
    </w:tbl>
    <w:p w14:paraId="6AFA2C87" w14:textId="77777777">
      <w:pPr>
        <w:spacing w:after="0" w:line="96" w:lineRule="auto"/>
      </w:pPr>
    </w:p>
    <w:p w14:paraId="1A8B28B6" w14:textId="77777777">
      <w:r>
        <w:rPr>
          <w:vanish/>
        </w:rPr>
        <w:t>MLS_DSTW/MDSTW-24003</w:t>
      </w:r>
      <w:r>
        <w:t>1.3.0-2 Der AG stellt eine Spannung von 400/230V AC 50 Hz aus dem EST für die Modulstromversorgung zur Verfügung. Die Toleranz des Spannungsabfalls aus Kabel kann bis zu 5% betragen zuzüglich zu Spannungsschwankungen des Netzversorgers gemäß gültigen Vorschriften.</w:t>
        <w:br/>
        <w:t>​​</w:t>
      </w:r>
    </w:p>
    <w:p w14:paraId="67A596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BFFDC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4116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D2A63" w14:textId="77777777">
            <w:r>
              <w:t>2227</w:t>
            </w:r>
          </w:p>
        </w:tc>
      </w:tr>
      <w:tr w14:paraId="4D1BDB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C481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64257" w14:textId="77777777">
            <w:r>
              <w:t>MDSTW-24003</w:t>
            </w:r>
          </w:p>
        </w:tc>
      </w:tr>
      <w:tr w14:paraId="2A8819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633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6A802" w14:textId="77777777">
            <w:r>
              <w:t>4349</w:t>
            </w:r>
          </w:p>
        </w:tc>
      </w:tr>
      <w:tr w14:paraId="31C04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58C5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AD69CA" w14:textId="77777777">
            <w:r>
              <w:t>11_143</w:t>
            </w:r>
          </w:p>
        </w:tc>
      </w:tr>
    </w:tbl>
    <w:p w14:paraId="38174F9B" w14:textId="77777777">
      <w:pPr>
        <w:spacing w:after="0" w:line="96" w:lineRule="auto"/>
      </w:pPr>
    </w:p>
    <w:p w14:paraId="7155ADF8" w14:textId="77777777">
      <w:pPr>
        <w:spacing w:after="0"/>
      </w:pPr>
      <w:r>
        <w:rPr>
          <w:vanish/>
        </w:rPr>
        <w:t>MLS_DSTW/MDSTW-24004</w:t>
      </w:r>
      <w:r>
        <w:rPr>
          <w:b/>
        </w:rPr>
        <w:t>1.3.0-3 Für die FES der Größe L bis XXL müssen Schränke oder Gestelle zur Aufnah...</w:t>
      </w:r>
      <w:r>
        <w:br/>
        <w:t>1.3.0-3 Für die FES der Größe L bis XXL müssen Schränke oder Gestelle zur Aufnahme der Stromversorgungskomponenten installiert werden.</w:t>
        <w:br/>
        <w:t>​​</w:t>
      </w:r>
    </w:p>
    <w:p w14:paraId="7EFFF9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B13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3FC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E4B08" w14:textId="77777777">
            <w:r>
              <w:t>MDSTW-24004</w:t>
            </w:r>
          </w:p>
        </w:tc>
      </w:tr>
      <w:tr w14:paraId="5A48A4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074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22600" w14:textId="77777777">
            <w:r>
              <w:t>11_144</w:t>
            </w:r>
          </w:p>
        </w:tc>
      </w:tr>
      <w:tr w14:paraId="35CFB1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D3A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8DC7E" w14:textId="77777777">
            <w:r>
              <w:t>4350</w:t>
            </w:r>
          </w:p>
        </w:tc>
      </w:tr>
      <w:tr w14:paraId="646C1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7D1F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FBB2B" w14:textId="77777777"/>
        </w:tc>
      </w:tr>
      <w:tr w14:paraId="3A8E6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552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AE0F52" w14:textId="77777777">
            <w:r>
              <w:t>Draft</w:t>
            </w:r>
          </w:p>
        </w:tc>
      </w:tr>
      <w:tr w14:paraId="45515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799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82647" w14:textId="77777777">
            <w:r>
              <w:t>Muss</w:t>
            </w:r>
          </w:p>
        </w:tc>
      </w:tr>
      <w:tr w14:paraId="30D1F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B0CEB"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B741B" w14:textId="77777777">
            <w:r>
              <w:t>Die Stromversorgungskomponenten in FES der Größe L bis XXL werden in Gestelle oder Schränke eingebaut.</w:t>
            </w:r>
          </w:p>
        </w:tc>
      </w:tr>
      <w:tr w14:paraId="4E0697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638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7604E" w14:textId="77777777"/>
        </w:tc>
      </w:tr>
      <w:tr w14:paraId="1206E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F7DA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21906" w14:textId="77777777">
            <w:r>
              <w:t>PV GA DIL OBB 2.0.0</w:t>
            </w:r>
          </w:p>
        </w:tc>
      </w:tr>
    </w:tbl>
    <w:p w14:paraId="2EECC709" w14:textId="77777777">
      <w:pPr>
        <w:spacing w:after="0" w:line="96" w:lineRule="auto"/>
      </w:pPr>
    </w:p>
    <w:p w14:paraId="4C9C7A10" w14:textId="77777777">
      <w:pPr>
        <w:spacing w:after="0"/>
      </w:pPr>
      <w:r>
        <w:rPr>
          <w:vanish/>
        </w:rPr>
        <w:t>MLS_DSTW/MDSTW-24005</w:t>
      </w:r>
      <w:r>
        <w:rPr>
          <w:b/>
        </w:rPr>
        <w:t>1.3.0-4 Für die FES der Größe S und M müssen Hutschiene/n zur Aufnahme der Strom...</w:t>
      </w:r>
      <w:r>
        <w:br/>
        <w:t>1.3.0-4 Für die FES der Größe S und M müssen Hutschiene/n zur Aufnahme der Stromversorgungskomponenten installiert werden.</w:t>
        <w:br/>
        <w:t>​​</w:t>
      </w:r>
    </w:p>
    <w:p w14:paraId="2A0390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6719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7E6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CA733" w14:textId="77777777">
            <w:r>
              <w:t>MDSTW-24005</w:t>
            </w:r>
          </w:p>
        </w:tc>
      </w:tr>
      <w:tr w14:paraId="2262AF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F27F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D90A4" w14:textId="77777777">
            <w:r>
              <w:t>11_145</w:t>
            </w:r>
          </w:p>
        </w:tc>
      </w:tr>
      <w:tr w14:paraId="7452D1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13AF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3F66AD" w14:textId="77777777">
            <w:r>
              <w:t>4351</w:t>
            </w:r>
          </w:p>
        </w:tc>
      </w:tr>
      <w:tr w14:paraId="684F5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EBA4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C9725" w14:textId="77777777"/>
        </w:tc>
      </w:tr>
      <w:tr w14:paraId="2F0C4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754D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91374" w14:textId="77777777">
            <w:r>
              <w:t>Draft</w:t>
            </w:r>
          </w:p>
        </w:tc>
      </w:tr>
      <w:tr w14:paraId="0AB237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EC4E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4C54F" w14:textId="77777777">
            <w:r>
              <w:t>Muss</w:t>
            </w:r>
          </w:p>
        </w:tc>
      </w:tr>
      <w:tr w14:paraId="7DDE7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6AE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0FB89" w14:textId="77777777">
            <w:r>
              <w:t>Die Stromversorgungskomponenten in FES der Größe S und M werden auf Hutschienen eingebaut.</w:t>
            </w:r>
          </w:p>
        </w:tc>
      </w:tr>
      <w:tr w14:paraId="4520C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76E9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9CCC1" w14:textId="77777777"/>
        </w:tc>
      </w:tr>
      <w:tr w14:paraId="4F613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769D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05036E" w14:textId="77777777">
            <w:r>
              <w:t>PV GA DIL OBB 1.0.0</w:t>
            </w:r>
          </w:p>
        </w:tc>
      </w:tr>
    </w:tbl>
    <w:p w14:paraId="5EE12A80" w14:textId="77777777">
      <w:pPr>
        <w:spacing w:after="0" w:line="96" w:lineRule="auto"/>
      </w:pPr>
    </w:p>
    <w:p w14:paraId="7F2857AC" w14:textId="77777777">
      <w:pPr>
        <w:spacing w:after="0"/>
      </w:pPr>
      <w:r>
        <w:rPr>
          <w:vanish/>
        </w:rPr>
        <w:t>MLS_DSTW/MDSTW-24006</w:t>
      </w:r>
      <w:r>
        <w:rPr>
          <w:b/>
        </w:rPr>
        <w:t>1.3.0-5 Der AN muss dem AG die Leistungsaufnahme des FES mitteilen damit die EST...</w:t>
      </w:r>
      <w:r>
        <w:br/>
        <w:t>1.3.0-5 Der AN muss dem AG die Leistungsaufnahme des FES mitteilen damit die EST geplant werden kann.</w:t>
        <w:br/>
        <w:t>​​</w:t>
      </w:r>
    </w:p>
    <w:p w14:paraId="49B866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57C0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37C6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F6B64" w14:textId="77777777">
            <w:r>
              <w:t>MDSTW-24006</w:t>
            </w:r>
          </w:p>
        </w:tc>
      </w:tr>
      <w:tr w14:paraId="70DBC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D30F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C761B" w14:textId="77777777">
            <w:r>
              <w:t>11_146</w:t>
            </w:r>
          </w:p>
        </w:tc>
      </w:tr>
      <w:tr w14:paraId="21824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E05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604D4C" w14:textId="77777777">
            <w:r>
              <w:t>4352</w:t>
            </w:r>
          </w:p>
        </w:tc>
      </w:tr>
      <w:tr w14:paraId="0D918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5B357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FAF36" w14:textId="77777777"/>
        </w:tc>
      </w:tr>
      <w:tr w14:paraId="732FA9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384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F3136" w14:textId="77777777">
            <w:r>
              <w:t>Draft</w:t>
            </w:r>
          </w:p>
        </w:tc>
      </w:tr>
      <w:tr w14:paraId="47C67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8E24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7E41A" w14:textId="77777777">
            <w:r>
              <w:t>Muss</w:t>
            </w:r>
          </w:p>
        </w:tc>
      </w:tr>
      <w:tr w14:paraId="3E319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D3F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91E70" w14:textId="77777777">
            <w:r>
              <w:t>Nach abgeschlossener Planung eines FES wird die benötigte Leistungsaufnahme dem Auftraggeber mitgeteilt.</w:t>
            </w:r>
          </w:p>
        </w:tc>
      </w:tr>
      <w:tr w14:paraId="578639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10F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15E2A" w14:textId="77777777"/>
        </w:tc>
      </w:tr>
      <w:tr w14:paraId="6D3BBA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70E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448DA" w14:textId="77777777">
            <w:r>
              <w:t>PV GA DIL OBB 1.0.0</w:t>
            </w:r>
          </w:p>
        </w:tc>
      </w:tr>
    </w:tbl>
    <w:p w14:paraId="2763ED2F" w14:textId="77777777">
      <w:pPr>
        <w:spacing w:after="0" w:line="96" w:lineRule="auto"/>
      </w:pPr>
    </w:p>
    <w:p w14:paraId="3F8EDAD9" w14:textId="77777777">
      <w:pPr>
        <w:spacing w:after="0"/>
      </w:pPr>
      <w:r>
        <w:rPr>
          <w:vanish/>
        </w:rPr>
        <w:t>MLS_DSTW/MDSTW-24007</w:t>
      </w:r>
      <w:r>
        <w:rPr>
          <w:b/>
        </w:rPr>
        <w:t>1.3.0-6 Es muss eine Reserve von 25% der Leistungsaufnahme vorgesehen werden.</w:t>
      </w:r>
      <w:r>
        <w:br/>
        <w:t>1.3.0-6 Es muss eine Reserve von 25% der Leistungsaufnahme vorgesehen werden.</w:t>
        <w:br/>
        <w:t>​​</w:t>
      </w:r>
    </w:p>
    <w:p w14:paraId="666E88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7108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C16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26248" w14:textId="77777777">
            <w:r>
              <w:t>MDSTW-24007</w:t>
            </w:r>
          </w:p>
        </w:tc>
      </w:tr>
      <w:tr w14:paraId="6AD08F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E8E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AC2D0" w14:textId="77777777">
            <w:r>
              <w:t>11_147</w:t>
            </w:r>
          </w:p>
        </w:tc>
      </w:tr>
      <w:tr w14:paraId="698B6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CC7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67FA2" w14:textId="77777777">
            <w:r>
              <w:t>4353</w:t>
            </w:r>
          </w:p>
        </w:tc>
      </w:tr>
      <w:tr w14:paraId="379F39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A92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7F217" w14:textId="77777777"/>
        </w:tc>
      </w:tr>
      <w:tr w14:paraId="5C5B83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7A867"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B4638B" w14:textId="77777777">
            <w:r>
              <w:t>Draft</w:t>
            </w:r>
          </w:p>
        </w:tc>
      </w:tr>
      <w:tr w14:paraId="2B15C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C3E0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973D42" w14:textId="77777777">
            <w:r>
              <w:t>Muss</w:t>
            </w:r>
          </w:p>
        </w:tc>
      </w:tr>
      <w:tr w14:paraId="57D3C7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C43A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EC0048" w14:textId="77777777">
            <w:r>
              <w:t>Es wird eine Reserve von 25% der Leistungsaufnahme bei der Planung einer FES berücksichtigt.</w:t>
            </w:r>
          </w:p>
        </w:tc>
      </w:tr>
      <w:tr w14:paraId="0795F1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402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AAF5A" w14:textId="77777777">
            <w:r>
              <w:t>Z.b: Bei 100W Verbrauch wird eine Reserve von 25W angenommen.</w:t>
            </w:r>
          </w:p>
        </w:tc>
      </w:tr>
      <w:tr w14:paraId="59796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57F0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51312" w14:textId="77777777">
            <w:r>
              <w:t>PV GA DIL OBB 1.0.0</w:t>
            </w:r>
          </w:p>
        </w:tc>
      </w:tr>
    </w:tbl>
    <w:p w14:paraId="21A594EC" w14:textId="77777777">
      <w:pPr>
        <w:spacing w:after="0" w:line="96" w:lineRule="auto"/>
      </w:pPr>
    </w:p>
    <w:p w14:paraId="684EF31B" w14:textId="77777777">
      <w:pPr>
        <w:spacing w:after="0"/>
      </w:pPr>
      <w:r>
        <w:rPr>
          <w:vanish/>
        </w:rPr>
        <w:t>MLS_DSTW/MDSTW-24008</w:t>
      </w:r>
      <w:r>
        <w:rPr>
          <w:b/>
        </w:rPr>
        <w:t>1.3.0-7 Für den Anschluss der Energieversorgung (FES - Modul Stromversorgung) au...</w:t>
      </w:r>
      <w:r>
        <w:br/>
        <w:t>1.3.0-7 Für den Anschluss der Energieversorgung (FES - Modul Stromversorgung) aus dem EST müssen Reihenklemmen verwendet werden. Die eingesetzten Reihenklemmen müssen die Anforderungen der Ausschreibung erfüllen sowie Normen und Regelwerke einhalten.</w:t>
        <w:br/>
        <w:t>​​</w:t>
      </w:r>
    </w:p>
    <w:p w14:paraId="37D136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E8C6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BDC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C968F" w14:textId="77777777">
            <w:r>
              <w:t>MDSTW-24008</w:t>
            </w:r>
          </w:p>
        </w:tc>
      </w:tr>
      <w:tr w14:paraId="7DEE29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427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DA209" w14:textId="77777777">
            <w:r>
              <w:t>11_148</w:t>
            </w:r>
          </w:p>
        </w:tc>
      </w:tr>
      <w:tr w14:paraId="3F8A59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56C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074B7" w14:textId="77777777">
            <w:r>
              <w:t>4354</w:t>
            </w:r>
          </w:p>
        </w:tc>
      </w:tr>
      <w:tr w14:paraId="4A74E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6DA8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B7FDB" w14:textId="77777777"/>
        </w:tc>
      </w:tr>
      <w:tr w14:paraId="2C5D9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ECF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2ACD7" w14:textId="77777777">
            <w:r>
              <w:t>Draft</w:t>
            </w:r>
          </w:p>
        </w:tc>
      </w:tr>
      <w:tr w14:paraId="2127C3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F94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17D11" w14:textId="77777777">
            <w:r>
              <w:t>Muss</w:t>
            </w:r>
          </w:p>
        </w:tc>
      </w:tr>
      <w:tr w14:paraId="7DDD0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431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2D333" w14:textId="77777777">
            <w:r>
              <w:t>Der Anschluss in der FES erfolgt über geeignete Reihenklemmen für einen Leitungsquerschnitt von mind. 35 mm².</w:t>
            </w:r>
          </w:p>
        </w:tc>
      </w:tr>
      <w:tr w14:paraId="560148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26A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6DDA2" w14:textId="77777777"/>
        </w:tc>
      </w:tr>
      <w:tr w14:paraId="59336A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CD6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ACC10" w14:textId="77777777">
            <w:r>
              <w:t>PV GA DIL OBB 1.0.0</w:t>
            </w:r>
          </w:p>
        </w:tc>
      </w:tr>
    </w:tbl>
    <w:p w14:paraId="248ECD7A" w14:textId="77777777">
      <w:pPr>
        <w:spacing w:after="0" w:line="96" w:lineRule="auto"/>
      </w:pPr>
    </w:p>
    <w:p w14:paraId="156D8821" w14:textId="77777777">
      <w:pPr>
        <w:spacing w:after="0"/>
      </w:pPr>
      <w:r>
        <w:rPr>
          <w:vanish/>
        </w:rPr>
        <w:t>MLS_DSTW/MDSTW-24009</w:t>
      </w:r>
      <w:r>
        <w:rPr>
          <w:b/>
        </w:rPr>
        <w:t>1.3.0-7.0-1 In FES der Größe S &amp; M müssen Kabelquerschnitte der Energieversorgun...</w:t>
      </w:r>
      <w:r>
        <w:br/>
        <w:t>1.3.0-7.0-1 In FES der Größe S &amp; M müssen Kabelquerschnitte der Energieversorgung bis 35mm² angeschlossen werden können.</w:t>
        <w:br/>
        <w:t>​​</w:t>
      </w:r>
    </w:p>
    <w:p w14:paraId="260C26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47C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A94D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9CB7E5" w14:textId="77777777">
            <w:r>
              <w:t>MDSTW-24009</w:t>
            </w:r>
          </w:p>
        </w:tc>
      </w:tr>
      <w:tr w14:paraId="090B46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E53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51B7F6" w14:textId="77777777">
            <w:r>
              <w:t>11_204</w:t>
            </w:r>
          </w:p>
        </w:tc>
      </w:tr>
      <w:tr w14:paraId="0A4CA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BAA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EB683" w14:textId="77777777">
            <w:r>
              <w:t>6165</w:t>
            </w:r>
          </w:p>
        </w:tc>
      </w:tr>
      <w:tr w14:paraId="60B9E8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A8F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99E46" w14:textId="77777777"/>
        </w:tc>
      </w:tr>
      <w:tr w14:paraId="567FCE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13A7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EAFED" w14:textId="77777777">
            <w:r>
              <w:t>Draft</w:t>
            </w:r>
          </w:p>
        </w:tc>
      </w:tr>
      <w:tr w14:paraId="5CFFB2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AF4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6CFD4" w14:textId="77777777">
            <w:r>
              <w:t>Muss</w:t>
            </w:r>
          </w:p>
        </w:tc>
      </w:tr>
      <w:tr w14:paraId="142133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73F4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96B95" w14:textId="77777777">
            <w:r>
              <w:t>Der Anschluss in der FES erfolgt über geeignete Reihenklemmen für einen Leitungsquerschnitt von mind. 35 mm².</w:t>
            </w:r>
          </w:p>
        </w:tc>
      </w:tr>
      <w:tr w14:paraId="64430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B15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397B7C" w14:textId="77777777"/>
        </w:tc>
      </w:tr>
      <w:tr w14:paraId="4C555E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2BA4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1BE10" w14:textId="77777777">
            <w:r>
              <w:t>PV GA DIL OBB 1.0.0</w:t>
            </w:r>
          </w:p>
        </w:tc>
      </w:tr>
    </w:tbl>
    <w:p w14:paraId="02183E68" w14:textId="77777777">
      <w:pPr>
        <w:spacing w:after="0" w:line="96" w:lineRule="auto"/>
      </w:pPr>
    </w:p>
    <w:p w14:paraId="771EDBB1" w14:textId="77777777">
      <w:pPr>
        <w:spacing w:after="0"/>
      </w:pPr>
      <w:r>
        <w:rPr>
          <w:vanish/>
        </w:rPr>
        <w:t xml:space="preserve">MLS_DSTW/MDSTW-24010</w:t>
      </w:r>
      <w:r>
        <w:rPr>
          <w:b/>
        </w:rPr>
        <w:t xml:space="preserve">1.3.0-7.0-2 Die Stromversorgungs-Zuleitung des FES muss von einer EST als auch a...</w:t>
      </w:r>
      <w:r>
        <w:br/>
        <w:t xml:space="preserve">1.3.0-7.0-2 Die Stromversorgungs-Zuleitung des FES muss von einer EST als auch aus </w:t>
        <w:commentRangeStart w:id="2558104"/>
        <w:t xml:space="preserve">zwei redundanten EST</w:t>
        <w:commentRangeEnd w:id="2558104"/>
        <w:t xml:space="preserve"> gespeist werden können.</w:t>
        <w:br/>
        <w:t>​​</w:t>
      </w:r>
      <w:r>
        <w:rPr>
          <w:rStyle w:val="CommentReference"/>
        </w:rPr>
        <w:commentReference w:id="2558104"/>
      </w:r>
    </w:p>
    <w:p w14:paraId="75DF13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24F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FC2A0"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A31CA" w14:textId="77777777">
            <w:r>
              <w:t>MDSTW-24010</w:t>
            </w:r>
          </w:p>
        </w:tc>
      </w:tr>
      <w:tr w14:paraId="2242E3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897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8ED42" w14:textId="77777777">
            <w:r>
              <w:t>11_205</w:t>
            </w:r>
          </w:p>
        </w:tc>
      </w:tr>
      <w:tr w14:paraId="40F2A8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DAB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26B7E" w14:textId="77777777">
            <w:r>
              <w:t>6166</w:t>
            </w:r>
          </w:p>
        </w:tc>
      </w:tr>
      <w:tr w14:paraId="40C44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7B3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B4F76" w14:textId="77777777"/>
        </w:tc>
      </w:tr>
      <w:tr w14:paraId="1B4BC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122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1D6F84" w14:textId="77777777">
            <w:r>
              <w:t>Draft</w:t>
            </w:r>
          </w:p>
        </w:tc>
      </w:tr>
      <w:tr w14:paraId="39DE4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2E5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923C6" w14:textId="77777777">
            <w:r>
              <w:t>Muss</w:t>
            </w:r>
          </w:p>
        </w:tc>
      </w:tr>
      <w:tr w14:paraId="0CD955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B4DC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35E67" w14:textId="77777777">
            <w:r>
              <w:t>Es werden Reihenklemmen für zwei redundante Stromversorgungen vorgesehen.</w:t>
            </w:r>
          </w:p>
        </w:tc>
      </w:tr>
      <w:tr w14:paraId="41B4A1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2D5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045DA" w14:textId="77777777"/>
        </w:tc>
      </w:tr>
      <w:tr w14:paraId="31748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9615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F36C3" w14:textId="77777777">
            <w:r>
              <w:t>PV GA DIL OBB 1.0.0</w:t>
            </w:r>
          </w:p>
        </w:tc>
      </w:tr>
    </w:tbl>
    <w:p w14:paraId="5FBCEDA8" w14:textId="77777777">
      <w:pPr>
        <w:spacing w:after="0" w:line="96" w:lineRule="auto"/>
      </w:pPr>
    </w:p>
    <w:p w14:paraId="6DF6257D" w14:textId="77777777">
      <w:pPr>
        <w:spacing w:after="0"/>
      </w:pPr>
      <w:r>
        <w:rPr>
          <w:vanish/>
        </w:rPr>
        <w:t>MLS_DSTW/MDSTW-24011</w:t>
      </w:r>
      <w:r>
        <w:rPr>
          <w:b/>
        </w:rPr>
        <w:t>1.3.0-8 Der AN muss evtl. erforderliche Wandler für die OCs vorsehen wenn diese...</w:t>
      </w:r>
      <w:r>
        <w:br/>
        <w:t>1.3.0-8 Der AN muss evtl. erforderliche Wandler für die OCs vorsehen wenn diese eine andere Spannung benötigen.</w:t>
        <w:br/>
        <w:t>​​</w:t>
      </w:r>
    </w:p>
    <w:p w14:paraId="170915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DC8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9D3BD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D7208" w14:textId="77777777">
            <w:r>
              <w:t>MDSTW-24011</w:t>
            </w:r>
          </w:p>
        </w:tc>
      </w:tr>
      <w:tr w14:paraId="2DBAF1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7324B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457D9" w14:textId="77777777">
            <w:r>
              <w:t>11_149</w:t>
            </w:r>
          </w:p>
        </w:tc>
      </w:tr>
      <w:tr w14:paraId="4FA5E6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E1A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F8C4B" w14:textId="77777777">
            <w:r>
              <w:t>4355</w:t>
            </w:r>
          </w:p>
        </w:tc>
      </w:tr>
      <w:tr w14:paraId="572B6A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9B99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2A4DC" w14:textId="77777777"/>
        </w:tc>
      </w:tr>
      <w:tr w14:paraId="37D60C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553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FD187" w14:textId="77777777">
            <w:r>
              <w:t>Draft</w:t>
            </w:r>
          </w:p>
        </w:tc>
      </w:tr>
      <w:tr w14:paraId="001C1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57A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2A9E2" w14:textId="77777777">
            <w:r>
              <w:t>Muss</w:t>
            </w:r>
          </w:p>
        </w:tc>
      </w:tr>
      <w:tr w14:paraId="2B6A3E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FDE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71982" w14:textId="77777777">
            <w:r>
              <w:t>Es sind passende Stromversorgungsgeräte für die Object Controller (Spannung und Strom) vorzusehen.</w:t>
            </w:r>
          </w:p>
        </w:tc>
      </w:tr>
      <w:tr w14:paraId="02C97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24B8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774D1" w14:textId="77777777"/>
        </w:tc>
      </w:tr>
      <w:tr w14:paraId="686EB7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4DE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7A341" w14:textId="77777777">
            <w:r>
              <w:t>PV GA DIL OBB 1.0.0</w:t>
            </w:r>
          </w:p>
        </w:tc>
      </w:tr>
    </w:tbl>
    <w:p w14:paraId="7A85F545" w14:textId="77777777">
      <w:pPr>
        <w:spacing w:after="0" w:line="96" w:lineRule="auto"/>
      </w:pPr>
    </w:p>
    <w:p w14:paraId="001F5414" w14:textId="77777777">
      <w:pPr>
        <w:spacing w:after="0"/>
      </w:pPr>
      <w:r>
        <w:rPr>
          <w:vanish/>
        </w:rPr>
        <w:t>MLS_DSTW/MDSTW-24012</w:t>
      </w:r>
      <w:r>
        <w:rPr>
          <w:b/>
        </w:rPr>
        <w:t>1.3.0-9 Die Elektrobetriebsvorschrift elektrische Anlagen muss eingehalten werde...</w:t>
      </w:r>
      <w:r>
        <w:br/>
        <w:t>1.3.0-9 Die Elektrobetriebsvorschrift elektrische Anlagen muss eingehalten werden.</w:t>
        <w:br/>
        <w:t>​​</w:t>
      </w:r>
    </w:p>
    <w:p w14:paraId="4CE928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156"/>
      </w:tblGrid>
      <w:tr w14:paraId="0BD43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B282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3C9E0" w14:textId="77777777">
            <w:r>
              <w:t>MDSTW-24012</w:t>
            </w:r>
          </w:p>
        </w:tc>
      </w:tr>
      <w:tr w14:paraId="408829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AF87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C182C" w14:textId="77777777">
            <w:r>
              <w:t>11_150</w:t>
            </w:r>
          </w:p>
        </w:tc>
      </w:tr>
      <w:tr w14:paraId="42A20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816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4AF33" w14:textId="77777777">
            <w:r>
              <w:t>4356</w:t>
            </w:r>
          </w:p>
        </w:tc>
      </w:tr>
      <w:tr w14:paraId="173D0C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D4CB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260FE7" w14:textId="77777777">
            <w:r>
              <w:t>[129]</w:t>
            </w:r>
          </w:p>
        </w:tc>
      </w:tr>
      <w:tr w14:paraId="579A3D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5AB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4B756" w14:textId="77777777">
            <w:r>
              <w:t>Draft</w:t>
            </w:r>
          </w:p>
        </w:tc>
      </w:tr>
      <w:tr w14:paraId="3B43D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3A5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AEFF1" w14:textId="77777777">
            <w:r>
              <w:t>Muss</w:t>
            </w:r>
          </w:p>
        </w:tc>
      </w:tr>
      <w:tr w14:paraId="6B9A5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D52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96C3D" w14:textId="77777777">
            <w:r>
              <w:t>Die Elektrobetriebsvorschrift AbEBV für elektrische Anlagen wird eingehalten.</w:t>
            </w:r>
          </w:p>
        </w:tc>
      </w:tr>
      <w:tr w14:paraId="510B63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C45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D9FE2" w14:textId="77777777"/>
        </w:tc>
      </w:tr>
      <w:tr w14:paraId="6E969A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90A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39E1C1" w14:textId="77777777">
            <w:r>
              <w:t>PV GA DIL OBB 1.0.0</w:t>
            </w:r>
          </w:p>
        </w:tc>
      </w:tr>
    </w:tbl>
    <w:p w14:paraId="229FF47B" w14:textId="77777777">
      <w:pPr>
        <w:spacing w:after="0" w:line="96" w:lineRule="auto"/>
      </w:pPr>
    </w:p>
    <w:p w14:paraId="6D72E8EC" w14:textId="77777777">
      <w:pPr>
        <w:spacing w:after="0"/>
      </w:pPr>
      <w:r>
        <w:rPr>
          <w:vanish/>
        </w:rPr>
        <w:t>MLS_DSTW/MDSTW-24013</w:t>
      </w:r>
      <w:r>
        <w:rPr>
          <w:b/>
        </w:rPr>
        <w:t>1.3.0-10 Der AN muss die Eingangsspannung von 400/230 V AC 50Hz für die Netzteil...</w:t>
      </w:r>
      <w:r>
        <w:br/>
        <w:t xml:space="preserve">1.3.0-10 Der AN muss die Eingangsspannung von 400/230 V AC 50Hz für die Netzteile der Switches, </w:t>
        <w:lastRenderedPageBreak/>
        <w:t>das Patchmonitoring und das Zugangskontrollsystem gemäß der FES-Planung zur Verfügung stellen.</w:t>
        <w:br/>
        <w:t>​​</w:t>
      </w:r>
    </w:p>
    <w:p w14:paraId="6C5EA8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78A4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555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D404D" w14:textId="77777777">
            <w:r>
              <w:t>MDSTW-24013</w:t>
            </w:r>
          </w:p>
        </w:tc>
      </w:tr>
      <w:tr w14:paraId="08D7DF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39D3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0F8DB" w14:textId="77777777">
            <w:r>
              <w:t>11_151</w:t>
            </w:r>
          </w:p>
        </w:tc>
      </w:tr>
      <w:tr w14:paraId="330248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D41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B254A" w14:textId="77777777">
            <w:r>
              <w:t>4357</w:t>
            </w:r>
          </w:p>
        </w:tc>
      </w:tr>
      <w:tr w14:paraId="7DCD3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1D43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7FBA1" w14:textId="77777777">
            <w:r>
              <w:t>[110]</w:t>
            </w:r>
          </w:p>
        </w:tc>
      </w:tr>
      <w:tr w14:paraId="6562C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CB5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B784D" w14:textId="77777777">
            <w:r>
              <w:t>Draft</w:t>
            </w:r>
          </w:p>
        </w:tc>
      </w:tr>
      <w:tr w14:paraId="26ED1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81A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3C9355" w14:textId="77777777">
            <w:r>
              <w:t>Muss</w:t>
            </w:r>
          </w:p>
        </w:tc>
      </w:tr>
      <w:tr w14:paraId="321C8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799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FB62C" w14:textId="77777777">
            <w:r>
              <w:t>Die 400/230 V AC 50Hz für die Netzteile von Switches, das Patchmonitoring und das Zugangskontrollsystem muss im Zuge der FES-Planung berücksichtigt werden.</w:t>
            </w:r>
          </w:p>
        </w:tc>
      </w:tr>
      <w:tr w14:paraId="37C0DD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B3AD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DF871" w14:textId="77777777"/>
        </w:tc>
      </w:tr>
      <w:tr w14:paraId="2156E7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A81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227E60" w14:textId="77777777">
            <w:r>
              <w:t>PV GA DIL OBB 1.0.0</w:t>
            </w:r>
          </w:p>
        </w:tc>
      </w:tr>
    </w:tbl>
    <w:p w14:paraId="1E0526B6" w14:textId="77777777">
      <w:pPr>
        <w:spacing w:after="0" w:line="96" w:lineRule="auto"/>
      </w:pPr>
    </w:p>
    <w:p w14:paraId="46AAE0EB" w14:textId="77777777">
      <w:pPr>
        <w:spacing w:after="0"/>
      </w:pPr>
      <w:r>
        <w:rPr>
          <w:vanish/>
        </w:rPr>
        <w:t>MLS_DSTW/MDSTW-24014</w:t>
      </w:r>
      <w:r>
        <w:rPr>
          <w:b/>
        </w:rPr>
        <w:t>1.3.0-11 Jeder Zu- und Abgang zur FES, jeder OC, jedes Patchmonitoring und jeder...</w:t>
      </w:r>
      <w:r>
        <w:br/>
        <w:t>1.3.0-11 Jeder Zu- und Abgang zur FES, jeder OC, jedes Patchmonitoring und jeder Switch muss über eine elektrische Absicherung verfügen. Das Absicherungskonzept ist mit dem AG abzustimmen.</w:t>
        <w:br/>
        <w:t>​​</w:t>
      </w:r>
    </w:p>
    <w:p w14:paraId="248378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6BC4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64A4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BC61B" w14:textId="77777777">
            <w:r>
              <w:t>MDSTW-24014</w:t>
            </w:r>
          </w:p>
        </w:tc>
      </w:tr>
      <w:tr w14:paraId="183CC4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5EB3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9BA4C" w14:textId="77777777">
            <w:r>
              <w:t>11_152</w:t>
            </w:r>
          </w:p>
        </w:tc>
      </w:tr>
      <w:tr w14:paraId="602FF4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9F2A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C00296" w14:textId="77777777">
            <w:r>
              <w:t>4358</w:t>
            </w:r>
          </w:p>
        </w:tc>
      </w:tr>
      <w:tr w14:paraId="12A1E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A518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79CA9" w14:textId="77777777"/>
        </w:tc>
      </w:tr>
      <w:tr w14:paraId="7A1D4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F70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2B242" w14:textId="77777777">
            <w:r>
              <w:t>Draft</w:t>
            </w:r>
          </w:p>
        </w:tc>
      </w:tr>
      <w:tr w14:paraId="39B4D6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7E84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01E3D" w14:textId="77777777">
            <w:r>
              <w:t>Muss</w:t>
            </w:r>
          </w:p>
        </w:tc>
      </w:tr>
      <w:tr w14:paraId="6D123B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EDC8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05A3B" w14:textId="77777777">
            <w:r>
              <w:t>Jeder Zu- oder Abgang für jede elektrische Einrichtung (OCs am selben Carrier Board, Patch-Monitoring, Switch) wird über eine elektrische Absicherung (Leistungsschutzschalter) geführt. Das Konzept wird mit dem AG abgestimmt.</w:t>
            </w:r>
          </w:p>
        </w:tc>
      </w:tr>
      <w:tr w14:paraId="226A30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98A6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EC6B8" w14:textId="77777777"/>
        </w:tc>
      </w:tr>
      <w:tr w14:paraId="546747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C05A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25081" w14:textId="77777777">
            <w:r>
              <w:t>PV GA DIL OBB 1.0.0</w:t>
            </w:r>
          </w:p>
        </w:tc>
      </w:tr>
    </w:tbl>
    <w:p w14:paraId="192DA1EF" w14:textId="77777777">
      <w:pPr>
        <w:spacing w:after="0" w:line="96" w:lineRule="auto"/>
      </w:pPr>
    </w:p>
    <w:p w14:paraId="06AA116A" w14:textId="77777777">
      <w:pPr>
        <w:spacing w:after="0"/>
      </w:pPr>
      <w:r>
        <w:rPr>
          <w:vanish/>
        </w:rPr>
        <w:t>MLS_DSTW/MDSTW-24015</w:t>
      </w:r>
      <w:r>
        <w:rPr>
          <w:b/>
        </w:rPr>
        <w:t>1.3.0-12 Der AN muss den Platz für eine 230V Service-Steckdose in der FES der Gr...</w:t>
      </w:r>
      <w:r>
        <w:br/>
        <w:t>1.3.0-12 Der AN muss den Platz für eine 230V Service-Steckdose in der FES der Größe S-XXL vorsehen.</w:t>
        <w:br/>
        <w:t>​​</w:t>
      </w:r>
    </w:p>
    <w:p w14:paraId="456ABC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DA3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B59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1C5B3" w14:textId="77777777">
            <w:r>
              <w:t>MDSTW-24015</w:t>
            </w:r>
          </w:p>
        </w:tc>
      </w:tr>
      <w:tr w14:paraId="61F346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BE62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A19F9" w14:textId="77777777">
            <w:r>
              <w:t>11_153</w:t>
            </w:r>
          </w:p>
        </w:tc>
      </w:tr>
      <w:tr w14:paraId="3471A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88C6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E697D" w14:textId="77777777">
            <w:r>
              <w:t>4359</w:t>
            </w:r>
          </w:p>
        </w:tc>
      </w:tr>
      <w:tr w14:paraId="0DF304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FF5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169C3" w14:textId="77777777"/>
        </w:tc>
      </w:tr>
      <w:tr w14:paraId="6FBAD8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EF7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C489F" w14:textId="77777777">
            <w:r>
              <w:t>Draft</w:t>
            </w:r>
          </w:p>
        </w:tc>
      </w:tr>
      <w:tr w14:paraId="4244C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161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9169A" w14:textId="77777777">
            <w:r>
              <w:t>Muss</w:t>
            </w:r>
          </w:p>
        </w:tc>
      </w:tr>
      <w:tr w14:paraId="5DB771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7C09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03B805" w14:textId="77777777">
            <w:r>
              <w:t>Es wird eine 230V Service-Steckdose (Schuko)  für die FES der Größe S-XXL vorgesehen.</w:t>
            </w:r>
          </w:p>
        </w:tc>
      </w:tr>
      <w:tr w14:paraId="12EAA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8AB5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10F74" w14:textId="77777777"/>
        </w:tc>
      </w:tr>
      <w:tr w14:paraId="3C9BE2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536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A5642" w14:textId="77777777">
            <w:r>
              <w:t>PV GA DIL OBB 1.0.0</w:t>
            </w:r>
          </w:p>
        </w:tc>
      </w:tr>
    </w:tbl>
    <w:p w14:paraId="433E5EF5" w14:textId="77777777">
      <w:pPr>
        <w:spacing w:after="0" w:line="96" w:lineRule="auto"/>
      </w:pPr>
    </w:p>
    <w:p w14:paraId="4ACDB079" w14:textId="77777777">
      <w:pPr>
        <w:pStyle w:val="Heading3"/>
        <w:divId w:val="456"/>
      </w:pPr>
      <w:bookmarkStart w:name="_Toc242173032" w:id="425"/>
      <w:r>
        <w:t>1.4 Modul Kabelendverschluß</w:t>
      </w:r>
      <w:bookmarkEnd w:id="425"/>
    </w:p>
    <w:p w14:paraId="4FF7F922" w14:textId="77777777">
      <w:r>
        <w:rPr>
          <w:vanish/>
        </w:rPr>
        <w:t>MLS_DSTW/MDSTW-24016</w:t>
      </w:r>
      <w:r>
        <w:t>1.4.0-1 Das Modul Kabelendverschluß besteht aus einem Schrank, Gestell oder Hutschiene und dient zur Aufnahme der Kabel für die Außenanlage und muss durch den AN realisiert werden</w:t>
        <w:br/>
        <w:t>​​</w:t>
      </w:r>
    </w:p>
    <w:p w14:paraId="771D6B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4F38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BBEC9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FFAC0" w14:textId="77777777">
            <w:r>
              <w:t>2241</w:t>
            </w:r>
          </w:p>
        </w:tc>
      </w:tr>
      <w:tr w14:paraId="34918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4001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4BADE" w14:textId="77777777">
            <w:r>
              <w:t>MDSTW-24016</w:t>
            </w:r>
          </w:p>
        </w:tc>
      </w:tr>
      <w:tr w14:paraId="600935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D43AA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A8410" w14:textId="77777777">
            <w:r>
              <w:t>4361</w:t>
            </w:r>
          </w:p>
        </w:tc>
      </w:tr>
      <w:tr w14:paraId="1FCE8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73C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9BD44" w14:textId="77777777">
            <w:r>
              <w:t>11_155</w:t>
            </w:r>
          </w:p>
        </w:tc>
      </w:tr>
    </w:tbl>
    <w:p w14:paraId="51B4B343" w14:textId="77777777">
      <w:pPr>
        <w:spacing w:after="0" w:line="96" w:lineRule="auto"/>
      </w:pPr>
    </w:p>
    <w:p w14:paraId="1C4DF346" w14:textId="77777777">
      <w:pPr>
        <w:spacing w:after="0"/>
      </w:pPr>
      <w:r>
        <w:rPr>
          <w:vanish/>
        </w:rPr>
        <w:t>MLS_DSTW/MDSTW-24017</w:t>
      </w:r>
      <w:r>
        <w:rPr>
          <w:b/>
        </w:rPr>
        <w:t>1.4.0-2 Für die FES der Größe L bis XXL müssen Schränke oder Gestelle zur Aufnah...</w:t>
      </w:r>
      <w:r>
        <w:br/>
        <w:t>1.4.0-2 Für die FES der Größe L bis XXL müssen Schränke oder Gestelle zur Aufnahme der Außenanlagenelemente installiert werden.</w:t>
        <w:br/>
        <w:t>​​</w:t>
      </w:r>
    </w:p>
    <w:p w14:paraId="757A876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2E8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9D6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8A9979" w14:textId="77777777">
            <w:r>
              <w:t>MDSTW-24017</w:t>
            </w:r>
          </w:p>
        </w:tc>
      </w:tr>
      <w:tr w14:paraId="6171C5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5FA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E2A82" w14:textId="77777777">
            <w:r>
              <w:t>11_156</w:t>
            </w:r>
          </w:p>
        </w:tc>
      </w:tr>
      <w:tr w14:paraId="20803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088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28048" w14:textId="77777777">
            <w:r>
              <w:t>4362</w:t>
            </w:r>
          </w:p>
        </w:tc>
      </w:tr>
      <w:tr w14:paraId="2E76BE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9DC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8C192" w14:textId="77777777"/>
        </w:tc>
      </w:tr>
      <w:tr w14:paraId="303FB6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7350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F86B6" w14:textId="77777777">
            <w:r>
              <w:t>Draft</w:t>
            </w:r>
          </w:p>
        </w:tc>
      </w:tr>
      <w:tr w14:paraId="412AB8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80A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08301D" w14:textId="77777777">
            <w:r>
              <w:t>Muss</w:t>
            </w:r>
          </w:p>
        </w:tc>
      </w:tr>
      <w:tr w14:paraId="16D2C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FCA8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62DAA" w14:textId="77777777">
            <w:r>
              <w:t>Für FES der Größe L bis XXL werden Gestelle oder Schränke zur Aufnahme der Außenanlagenelemente installiert.</w:t>
            </w:r>
          </w:p>
        </w:tc>
      </w:tr>
      <w:tr w14:paraId="4EF29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2330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CAA01" w14:textId="77777777"/>
        </w:tc>
      </w:tr>
      <w:tr w14:paraId="3054A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A6A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5F628D" w14:textId="77777777">
            <w:r>
              <w:t>PV GA DIL OBB 2.0.0</w:t>
            </w:r>
          </w:p>
        </w:tc>
      </w:tr>
    </w:tbl>
    <w:p w14:paraId="3A06A00B" w14:textId="77777777">
      <w:pPr>
        <w:spacing w:after="0" w:line="96" w:lineRule="auto"/>
      </w:pPr>
    </w:p>
    <w:p w14:paraId="2B3693C6" w14:textId="77777777">
      <w:pPr>
        <w:spacing w:after="0"/>
      </w:pPr>
      <w:r>
        <w:rPr>
          <w:vanish/>
        </w:rPr>
        <w:t>MLS_DSTW/MDSTW-24018</w:t>
      </w:r>
      <w:r>
        <w:rPr>
          <w:b/>
        </w:rPr>
        <w:t>1.4.0-3 Für die FES der Größe S und M müssen Hutschiene/n zur Aufnahme der Kabel...</w:t>
      </w:r>
      <w:r>
        <w:br/>
        <w:t>1.4.0-3 Für die FES der Größe S und M müssen Hutschiene/n zur Aufnahme der Kabel für die Außenanlagenelemente installiert werden.</w:t>
        <w:br/>
        <w:t>​​</w:t>
      </w:r>
    </w:p>
    <w:p w14:paraId="67CFDB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D47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A71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11A23" w14:textId="77777777">
            <w:r>
              <w:t>MDSTW-24018</w:t>
            </w:r>
          </w:p>
        </w:tc>
      </w:tr>
      <w:tr w14:paraId="3CE29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302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7AB46" w14:textId="77777777">
            <w:r>
              <w:t>11_157</w:t>
            </w:r>
          </w:p>
        </w:tc>
      </w:tr>
      <w:tr w14:paraId="17CE6B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B54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AB780" w14:textId="77777777">
            <w:r>
              <w:t>4363</w:t>
            </w:r>
          </w:p>
        </w:tc>
      </w:tr>
      <w:tr w14:paraId="5FBB2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F5B6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25DF4" w14:textId="77777777"/>
        </w:tc>
      </w:tr>
      <w:tr w14:paraId="7620DA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5A02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A544C" w14:textId="77777777">
            <w:r>
              <w:t>Draft</w:t>
            </w:r>
          </w:p>
        </w:tc>
      </w:tr>
      <w:tr w14:paraId="542E68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FFF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993261" w14:textId="77777777">
            <w:r>
              <w:t>Muss</w:t>
            </w:r>
          </w:p>
        </w:tc>
      </w:tr>
      <w:tr w14:paraId="5135A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4E8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E789C" w14:textId="77777777">
            <w:r>
              <w:t>Für FES der Größe S bis M werden Hutschienen zur Aufnahme der Außenanlagenelemente installiert.</w:t>
            </w:r>
          </w:p>
        </w:tc>
      </w:tr>
      <w:tr w14:paraId="44130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E0821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A7EE5" w14:textId="77777777"/>
        </w:tc>
      </w:tr>
      <w:tr w14:paraId="500EB4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850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F020D" w14:textId="77777777">
            <w:r>
              <w:t>PV GA DIL OBB 1.0.0</w:t>
            </w:r>
          </w:p>
        </w:tc>
      </w:tr>
    </w:tbl>
    <w:p w14:paraId="5F3D8422" w14:textId="77777777">
      <w:pPr>
        <w:spacing w:after="0" w:line="96" w:lineRule="auto"/>
      </w:pPr>
    </w:p>
    <w:p w14:paraId="5603043C" w14:textId="77777777">
      <w:pPr>
        <w:spacing w:after="0"/>
      </w:pPr>
      <w:r>
        <w:rPr>
          <w:vanish/>
        </w:rPr>
        <w:t>MLS_DSTW/MDSTW-24019</w:t>
      </w:r>
      <w:r>
        <w:rPr>
          <w:b/>
        </w:rPr>
        <w:t>1.4.0-4 Für die FES müssen die Aufnahmen der Kabelendverschlusskomponenten nach...</w:t>
      </w:r>
      <w:r>
        <w:br/>
        <w:t>1.4.0-4 Für die FES müssen die Aufnahmen der Kabelendverschlusskomponenten nach Regelwerk 13.06 ausgeführt werden.</w:t>
        <w:br/>
        <w:t>​​</w:t>
      </w:r>
    </w:p>
    <w:p w14:paraId="4CC663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E14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854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FEA3DD" w14:textId="77777777">
            <w:r>
              <w:t>MDSTW-24019</w:t>
            </w:r>
          </w:p>
        </w:tc>
      </w:tr>
      <w:tr w14:paraId="43D6C6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6B9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29ABB" w14:textId="77777777">
            <w:r>
              <w:t>11_158</w:t>
            </w:r>
          </w:p>
        </w:tc>
      </w:tr>
      <w:tr w14:paraId="4355A6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0FD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33784" w14:textId="77777777">
            <w:r>
              <w:t>4364</w:t>
            </w:r>
          </w:p>
        </w:tc>
      </w:tr>
      <w:tr w14:paraId="721D4D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FB8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EE327" w14:textId="77777777">
            <w:r>
              <w:t>[15]</w:t>
            </w:r>
          </w:p>
        </w:tc>
      </w:tr>
      <w:tr w14:paraId="7BC965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B84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7C7D1" w14:textId="77777777">
            <w:r>
              <w:t>Draft</w:t>
            </w:r>
          </w:p>
        </w:tc>
      </w:tr>
      <w:tr w14:paraId="4CC96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18C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D9BA8" w14:textId="77777777">
            <w:r>
              <w:t>Muss</w:t>
            </w:r>
          </w:p>
        </w:tc>
      </w:tr>
      <w:tr w14:paraId="2BA00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171C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71EA9" w14:textId="77777777">
            <w:r>
              <w:t>Für die Baugrößen S und M werden HCC4 -Stecker ausgeführt. Bei den Baugrößen L bis XXL werden die Kabelendverschlüsse mit den vom AG bestimmten Blitzschutzmodulen aufgebaut.</w:t>
            </w:r>
          </w:p>
        </w:tc>
      </w:tr>
      <w:tr w14:paraId="521212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A7C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3EC02" w14:textId="77777777"/>
        </w:tc>
      </w:tr>
      <w:tr w14:paraId="0B13F5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A73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B8D99" w14:textId="77777777">
            <w:r>
              <w:t>PV GA DIL OBB 1.0.0</w:t>
            </w:r>
          </w:p>
        </w:tc>
      </w:tr>
    </w:tbl>
    <w:p w14:paraId="17C8D346" w14:textId="77777777">
      <w:pPr>
        <w:spacing w:after="0" w:line="96" w:lineRule="auto"/>
      </w:pPr>
    </w:p>
    <w:p w14:paraId="0E5DE133" w14:textId="77777777">
      <w:pPr>
        <w:spacing w:after="0"/>
      </w:pPr>
      <w:r>
        <w:rPr>
          <w:vanish/>
        </w:rPr>
        <w:t>MLS_DSTW/MDSTW-24020</w:t>
      </w:r>
      <w:r>
        <w:rPr>
          <w:b/>
        </w:rPr>
        <w:t>1.4.0-5 Der AN muss ein Blitzschutzkonzept ausarbeiten und dieses mit dem AG abs...</w:t>
      </w:r>
      <w:r>
        <w:br/>
        <w:t>1.4.0-5 Der AN muss ein Blitzschutzkonzept ausarbeiten und dieses mit dem AG abstimmen.</w:t>
        <w:br/>
        <w:t>​​</w:t>
      </w:r>
    </w:p>
    <w:p w14:paraId="429520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B83C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CA4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E8C46" w14:textId="77777777">
            <w:r>
              <w:t>MDSTW-24020</w:t>
            </w:r>
          </w:p>
        </w:tc>
      </w:tr>
      <w:tr w14:paraId="74DB3D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39F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EB10D" w14:textId="77777777">
            <w:r>
              <w:t>11_159</w:t>
            </w:r>
          </w:p>
        </w:tc>
      </w:tr>
      <w:tr w14:paraId="5BB40D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29C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918BFC" w14:textId="77777777">
            <w:r>
              <w:t>4365</w:t>
            </w:r>
          </w:p>
        </w:tc>
      </w:tr>
      <w:tr w14:paraId="56BE6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B8D1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17126" w14:textId="77777777">
            <w:r>
              <w:t>[130]</w:t>
            </w:r>
          </w:p>
        </w:tc>
      </w:tr>
      <w:tr w14:paraId="63F15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594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B7417" w14:textId="77777777">
            <w:r>
              <w:t>Draft</w:t>
            </w:r>
          </w:p>
        </w:tc>
      </w:tr>
      <w:tr w14:paraId="5B479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E8FC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25084" w14:textId="77777777">
            <w:r>
              <w:t>Muss</w:t>
            </w:r>
          </w:p>
        </w:tc>
      </w:tr>
      <w:tr w14:paraId="04763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B96A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D4329" w14:textId="77777777">
            <w:r>
              <w:t>Es wird ein Blitzschutzkonzept für die FES der Größe L bis XXL in Abstimmung mit dem AG erstellt.</w:t>
            </w:r>
          </w:p>
        </w:tc>
      </w:tr>
      <w:tr w14:paraId="32CEAF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62DA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256F4" w14:textId="77777777"/>
        </w:tc>
      </w:tr>
      <w:tr w14:paraId="0B732F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F3C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730AD3" w14:textId="77777777">
            <w:r>
              <w:t>PV GA DIL OBB 1.0.0</w:t>
            </w:r>
          </w:p>
        </w:tc>
      </w:tr>
    </w:tbl>
    <w:p w14:paraId="5CFF6096" w14:textId="77777777">
      <w:pPr>
        <w:spacing w:after="0" w:line="96" w:lineRule="auto"/>
      </w:pPr>
    </w:p>
    <w:p w14:paraId="4C2942A4" w14:textId="77777777">
      <w:pPr>
        <w:spacing w:after="0"/>
      </w:pPr>
      <w:r>
        <w:rPr>
          <w:vanish/>
        </w:rPr>
        <w:t>MLS_DSTW/MDSTW-24021</w:t>
      </w:r>
      <w:r>
        <w:rPr>
          <w:b/>
        </w:rPr>
        <w:t>1.4.0-6 Alle von der Instandhaltung zu messenden Punkte müssen in STV2-10 oder H...</w:t>
      </w:r>
      <w:r>
        <w:br/>
        <w:t>1.4.0-6 Alle von der Instandhaltung zu messenden Punkte müssen in STV2-10 oder HCC4 ausgeführt werden (dies zwischen OC und Feldelement).</w:t>
        <w:br/>
        <w:t>​​</w:t>
      </w:r>
    </w:p>
    <w:p w14:paraId="65EE79D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26E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565B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C7FFE" w14:textId="77777777">
            <w:r>
              <w:t>MDSTW-24021</w:t>
            </w:r>
          </w:p>
        </w:tc>
      </w:tr>
      <w:tr w14:paraId="18A9C3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1BE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2920C" w14:textId="77777777">
            <w:r>
              <w:t>11_160</w:t>
            </w:r>
          </w:p>
        </w:tc>
      </w:tr>
      <w:tr w14:paraId="4399C7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0A5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93241" w14:textId="77777777">
            <w:r>
              <w:t>4366</w:t>
            </w:r>
          </w:p>
        </w:tc>
      </w:tr>
      <w:tr w14:paraId="33D5FE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685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6876C" w14:textId="77777777"/>
        </w:tc>
      </w:tr>
      <w:tr w14:paraId="45A7F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594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88EB8" w14:textId="77777777">
            <w:r>
              <w:t>Draft</w:t>
            </w:r>
          </w:p>
        </w:tc>
      </w:tr>
      <w:tr w14:paraId="5A3E4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8AF7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02DE9" w14:textId="77777777">
            <w:r>
              <w:t>Muss</w:t>
            </w:r>
          </w:p>
        </w:tc>
      </w:tr>
      <w:tr w14:paraId="473399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072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52F48" w14:textId="77777777">
            <w:r>
              <w:t>Die Stecker für Messpunkte zum Zweck der Instandhaltung werden Stecker vom Typ HCC4 verwendet.</w:t>
            </w:r>
          </w:p>
        </w:tc>
      </w:tr>
      <w:tr w14:paraId="4216B5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25A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509D3" w14:textId="77777777"/>
        </w:tc>
      </w:tr>
      <w:tr w14:paraId="1A9DD9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CCA4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291881" w14:textId="77777777">
            <w:r>
              <w:t>PV GA DIL OBB 1.0.0</w:t>
            </w:r>
          </w:p>
        </w:tc>
      </w:tr>
    </w:tbl>
    <w:p w14:paraId="34AE6FD3" w14:textId="77777777">
      <w:pPr>
        <w:spacing w:after="0" w:line="96" w:lineRule="auto"/>
      </w:pPr>
    </w:p>
    <w:p w14:paraId="2304C773" w14:textId="77777777">
      <w:pPr>
        <w:spacing w:after="0"/>
      </w:pPr>
      <w:r>
        <w:rPr>
          <w:vanish/>
        </w:rPr>
        <w:t>MLS_DSTW/MDSTW-24022</w:t>
      </w:r>
      <w:r>
        <w:rPr>
          <w:b/>
        </w:rPr>
        <w:t>1.4.0-7 Der AN muss den Platz für eine 230V Service-Steckdose in der FES der Grö...</w:t>
      </w:r>
      <w:r>
        <w:br/>
        <w:t>1.4.0-7 Der AN muss den Platz für eine 230V Service-Steckdose in der FES der Größe L-XXL vorsehen.</w:t>
        <w:br/>
        <w:t>​​</w:t>
      </w:r>
    </w:p>
    <w:p w14:paraId="096439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DF0B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C02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0BA1D" w14:textId="77777777">
            <w:r>
              <w:t>MDSTW-24022</w:t>
            </w:r>
          </w:p>
        </w:tc>
      </w:tr>
      <w:tr w14:paraId="4BD24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EC3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6BF36" w14:textId="77777777">
            <w:r>
              <w:t>11_161</w:t>
            </w:r>
          </w:p>
        </w:tc>
      </w:tr>
      <w:tr w14:paraId="66BE95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695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55F86" w14:textId="77777777">
            <w:r>
              <w:t>4367</w:t>
            </w:r>
          </w:p>
        </w:tc>
      </w:tr>
      <w:tr w14:paraId="7D5FE5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E0F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5A320" w14:textId="77777777"/>
        </w:tc>
      </w:tr>
      <w:tr w14:paraId="780604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843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6D7E9" w14:textId="77777777">
            <w:r>
              <w:t>Draft</w:t>
            </w:r>
          </w:p>
        </w:tc>
      </w:tr>
      <w:tr w14:paraId="2210C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489F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D7D67" w14:textId="77777777">
            <w:r>
              <w:t>Muss</w:t>
            </w:r>
          </w:p>
        </w:tc>
      </w:tr>
      <w:tr w14:paraId="7F8A5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FD1E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3D3A0" w14:textId="77777777">
            <w:r>
              <w:t>Es wird eine Service-Steckdose mit 230V (Schuko) für die FES der Größen L-XXL vorgesehen.</w:t>
            </w:r>
          </w:p>
        </w:tc>
      </w:tr>
      <w:tr w14:paraId="09C56D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76CB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2BE8F" w14:textId="77777777"/>
        </w:tc>
      </w:tr>
      <w:tr w14:paraId="37B066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8D9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2241E" w14:textId="77777777">
            <w:r>
              <w:t>PV GA DIL OBB 1.0.0</w:t>
            </w:r>
          </w:p>
        </w:tc>
      </w:tr>
    </w:tbl>
    <w:p w14:paraId="055CAAF1" w14:textId="77777777">
      <w:pPr>
        <w:spacing w:after="0" w:line="96" w:lineRule="auto"/>
      </w:pPr>
    </w:p>
    <w:p w14:paraId="4F168B3C" w14:textId="77777777">
      <w:pPr>
        <w:pStyle w:val="Heading3"/>
        <w:divId w:val="457"/>
      </w:pPr>
      <w:bookmarkStart w:name="_Toc242173033" w:id="426"/>
      <w:r>
        <w:t>1.5 Modul Objekt Controller</w:t>
      </w:r>
      <w:bookmarkEnd w:id="426"/>
    </w:p>
    <w:p w14:paraId="2EE852AB" w14:textId="77777777">
      <w:r>
        <w:rPr>
          <w:vanish/>
        </w:rPr>
        <w:t>MLS_DSTW/MDSTW-24023</w:t>
      </w:r>
      <w:r>
        <w:t>1.5.0-1 Das Modul Objekt Controller besteht aus einem Schrank, Gestell oder Hutschiene und dient zur Aufnahme der Objekt Controller, sowie den Schnittstellenumsetzter (EKSA).</w:t>
        <w:br/>
        <w:t>​​</w:t>
      </w:r>
    </w:p>
    <w:p w14:paraId="21B823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57208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FFDA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2AA0A" w14:textId="77777777">
            <w:r>
              <w:t>2249</w:t>
            </w:r>
          </w:p>
        </w:tc>
      </w:tr>
      <w:tr w14:paraId="47FFA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203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B260D" w14:textId="77777777">
            <w:r>
              <w:t>MDSTW-24023</w:t>
            </w:r>
          </w:p>
        </w:tc>
      </w:tr>
      <w:tr w14:paraId="02F2F6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89F8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D6546" w14:textId="77777777">
            <w:r>
              <w:t>4369</w:t>
            </w:r>
          </w:p>
        </w:tc>
      </w:tr>
      <w:tr w14:paraId="4C8014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06F0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F31A3" w14:textId="77777777">
            <w:r>
              <w:t>11_163</w:t>
            </w:r>
          </w:p>
        </w:tc>
      </w:tr>
    </w:tbl>
    <w:p w14:paraId="689F6DFB" w14:textId="77777777">
      <w:pPr>
        <w:spacing w:after="0" w:line="96" w:lineRule="auto"/>
      </w:pPr>
    </w:p>
    <w:p w14:paraId="474B1D36" w14:textId="77777777">
      <w:pPr>
        <w:spacing w:after="0"/>
      </w:pPr>
      <w:r>
        <w:rPr>
          <w:vanish/>
        </w:rPr>
        <w:t>MLS_DSTW/MDSTW-24024</w:t>
      </w:r>
      <w:r>
        <w:rPr>
          <w:b/>
        </w:rPr>
        <w:t>1.5.0-2 Für die FES der Größe L bis XXL müssen Schränke oder Gestelle zur Aufnah...</w:t>
      </w:r>
      <w:r>
        <w:br/>
        <w:t>1.5.0-2 Für die FES der Größe L bis XXL müssen Schränke oder Gestelle zur Aufnahme der Object Controller/Schnittstellenumsetzter installiert werden.</w:t>
        <w:br/>
        <w:t>​​</w:t>
      </w:r>
    </w:p>
    <w:p w14:paraId="27AC71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62DE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B5C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925F68" w14:textId="77777777">
            <w:r>
              <w:t>MDSTW-24024</w:t>
            </w:r>
          </w:p>
        </w:tc>
      </w:tr>
      <w:tr w14:paraId="70D13A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032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E9404" w14:textId="77777777">
            <w:r>
              <w:t>11_164</w:t>
            </w:r>
          </w:p>
        </w:tc>
      </w:tr>
      <w:tr w14:paraId="1B82A0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8E4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74B5A" w14:textId="77777777">
            <w:r>
              <w:t>4370</w:t>
            </w:r>
          </w:p>
        </w:tc>
      </w:tr>
      <w:tr w14:paraId="6818FC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A87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E40CE" w14:textId="77777777"/>
        </w:tc>
      </w:tr>
      <w:tr w14:paraId="11D748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2D0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E6076" w14:textId="77777777">
            <w:r>
              <w:t>Draft</w:t>
            </w:r>
          </w:p>
        </w:tc>
      </w:tr>
      <w:tr w14:paraId="4214E8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D50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BC4AD" w14:textId="77777777">
            <w:r>
              <w:t>Muss</w:t>
            </w:r>
          </w:p>
        </w:tc>
      </w:tr>
      <w:tr w14:paraId="455BCF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A62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13785" w14:textId="77777777">
            <w:r>
              <w:t>In den FES der Größe L bis XXL werden Gestelle oder 19"-Schränke zur Aufnahme von Object Controller und EKSA-Schnittstellenumsetzer verwendet.</w:t>
            </w:r>
          </w:p>
        </w:tc>
      </w:tr>
      <w:tr w14:paraId="2BEDB1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6313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BCA54" w14:textId="77777777"/>
        </w:tc>
      </w:tr>
      <w:tr w14:paraId="126317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1F69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E348F" w14:textId="77777777">
            <w:r>
              <w:t>PV GA DIL OBB 2.0.0</w:t>
            </w:r>
          </w:p>
        </w:tc>
      </w:tr>
    </w:tbl>
    <w:p w14:paraId="7E943895" w14:textId="77777777">
      <w:pPr>
        <w:spacing w:after="0" w:line="96" w:lineRule="auto"/>
      </w:pPr>
    </w:p>
    <w:p w14:paraId="174B9FAC" w14:textId="77777777">
      <w:pPr>
        <w:spacing w:after="0"/>
      </w:pPr>
      <w:r>
        <w:rPr>
          <w:vanish/>
        </w:rPr>
        <w:t>MLS_DSTW/MDSTW-24025</w:t>
      </w:r>
      <w:r>
        <w:rPr>
          <w:b/>
        </w:rPr>
        <w:t>1.5.0-3 Für die FES der Größe S und M müssen Hutschiene/n, Schränke oder Gestell...</w:t>
      </w:r>
      <w:r>
        <w:br/>
        <w:t>1.5.0-3 Für die FES der Größe S und M müssen Hutschiene/n, Schränke oder Gestelle zur Aufnahme der Object Controller/Schnittstellenumsetzter installiert werden.</w:t>
        <w:br/>
        <w:t>​​</w:t>
      </w:r>
    </w:p>
    <w:p w14:paraId="4B3940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FCA6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E74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4E2C7" w14:textId="77777777">
            <w:r>
              <w:t>MDSTW-24025</w:t>
            </w:r>
          </w:p>
        </w:tc>
      </w:tr>
      <w:tr w14:paraId="50F033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14F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50225" w14:textId="77777777">
            <w:r>
              <w:t>11_165</w:t>
            </w:r>
          </w:p>
        </w:tc>
      </w:tr>
      <w:tr w14:paraId="2832F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063B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A4E19" w14:textId="77777777">
            <w:r>
              <w:t>4371</w:t>
            </w:r>
          </w:p>
        </w:tc>
      </w:tr>
      <w:tr w14:paraId="47DE03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852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2C435" w14:textId="77777777"/>
        </w:tc>
      </w:tr>
      <w:tr w14:paraId="5D5DB3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525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29DD5" w14:textId="77777777">
            <w:r>
              <w:t>Draft</w:t>
            </w:r>
          </w:p>
        </w:tc>
      </w:tr>
      <w:tr w14:paraId="0157BB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939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13554" w14:textId="77777777">
            <w:r>
              <w:t>Muss</w:t>
            </w:r>
          </w:p>
        </w:tc>
      </w:tr>
      <w:tr w14:paraId="0B65D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BCF0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F69AC" w14:textId="77777777">
            <w:r>
              <w:t>Die Object Controller werden in den FES Baugrößen S und M auf Backpanels mit Montageplatte installiert.</w:t>
            </w:r>
          </w:p>
        </w:tc>
      </w:tr>
      <w:tr w14:paraId="14062A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11AE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4EDDE" w14:textId="77777777"/>
        </w:tc>
      </w:tr>
      <w:tr w14:paraId="03985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89D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BAE964" w14:textId="77777777">
            <w:r>
              <w:t>PV GA DIL OBB 1.0.0</w:t>
            </w:r>
          </w:p>
        </w:tc>
      </w:tr>
    </w:tbl>
    <w:p w14:paraId="064D90C3" w14:textId="77777777">
      <w:pPr>
        <w:spacing w:after="0" w:line="96" w:lineRule="auto"/>
      </w:pPr>
    </w:p>
    <w:p w14:paraId="68B73771" w14:textId="77777777">
      <w:pPr>
        <w:spacing w:after="0"/>
      </w:pPr>
      <w:r>
        <w:rPr>
          <w:vanish/>
        </w:rPr>
        <w:t>MLS_DSTW/MDSTW-24026</w:t>
      </w:r>
      <w:r>
        <w:rPr>
          <w:b/>
        </w:rPr>
        <w:t>1.5.0-4 Ein entsprechendes Kabelführungssystem muss für alle Kupferpatchkabel vo...</w:t>
      </w:r>
      <w:r>
        <w:br/>
        <w:t>1.5.0-4 Ein entsprechendes Kabelführungssystem muss für alle Kupferpatchkabel vorgesehen werden.</w:t>
        <w:br/>
        <w:t>​​</w:t>
      </w:r>
    </w:p>
    <w:p w14:paraId="57D6E9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25"/>
      </w:tblGrid>
      <w:tr w14:paraId="72FA74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8D2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435401" w14:textId="77777777">
            <w:r>
              <w:t>MDSTW-24026</w:t>
            </w:r>
          </w:p>
        </w:tc>
      </w:tr>
      <w:tr w14:paraId="126C4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42A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05C28" w14:textId="77777777">
            <w:r>
              <w:t>11_166</w:t>
            </w:r>
          </w:p>
        </w:tc>
      </w:tr>
      <w:tr w14:paraId="0970C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C5D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1D8A3" w14:textId="77777777">
            <w:r>
              <w:t>4372</w:t>
            </w:r>
          </w:p>
        </w:tc>
      </w:tr>
      <w:tr w14:paraId="7D242A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7CB2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A2AAD" w14:textId="77777777"/>
        </w:tc>
      </w:tr>
      <w:tr w14:paraId="3AF8F3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FBE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C572B" w14:textId="77777777">
            <w:r>
              <w:t>Draft</w:t>
            </w:r>
          </w:p>
        </w:tc>
      </w:tr>
      <w:tr w14:paraId="1F1579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7F7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C4A26" w14:textId="77777777">
            <w:r>
              <w:t>Muss</w:t>
            </w:r>
          </w:p>
        </w:tc>
      </w:tr>
      <w:tr w14:paraId="4838D2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810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A82CE" w14:textId="77777777">
            <w:r>
              <w:t>Ein Kabelführungssystem für die Kupferpatchkabel wird vorgesehen.</w:t>
            </w:r>
          </w:p>
        </w:tc>
      </w:tr>
      <w:tr w14:paraId="498AA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E320A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8622A" w14:textId="77777777"/>
        </w:tc>
      </w:tr>
      <w:tr w14:paraId="3824CE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9E73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86C05" w14:textId="77777777">
            <w:r>
              <w:t>PV GA DIL OBB 1.0.0</w:t>
            </w:r>
          </w:p>
        </w:tc>
      </w:tr>
    </w:tbl>
    <w:p w14:paraId="770E8C3F" w14:textId="77777777">
      <w:pPr>
        <w:spacing w:after="0" w:line="96" w:lineRule="auto"/>
      </w:pPr>
    </w:p>
    <w:p w14:paraId="04273664" w14:textId="77777777">
      <w:pPr>
        <w:spacing w:after="0"/>
      </w:pPr>
      <w:r>
        <w:rPr>
          <w:vanish/>
        </w:rPr>
        <w:t>MLS_DSTW/MDSTW-24027</w:t>
      </w:r>
      <w:r>
        <w:rPr>
          <w:b/>
        </w:rPr>
        <w:t>1.5.0-5 Eine Reserve von mind. 50cm pro Netzwerkkabel von Object Controller - zu...</w:t>
      </w:r>
      <w:r>
        <w:br/>
        <w:t>1.5.0-5 Eine Reserve von mind. 50cm pro Netzwerkkabel von Object Controller - zum Patchfeld im Modul Object Controller (FES L-XXL) oder zu den Switches (FES S und M) muss vorgesehen werden.</w:t>
        <w:br/>
        <w:t>​​</w:t>
      </w:r>
    </w:p>
    <w:p w14:paraId="6F5E443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7556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BBA1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CDC7C3" w14:textId="77777777">
            <w:r>
              <w:t>MDSTW-24027</w:t>
            </w:r>
          </w:p>
        </w:tc>
      </w:tr>
      <w:tr w14:paraId="42279C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0DA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87119" w14:textId="77777777">
            <w:r>
              <w:t>11_167</w:t>
            </w:r>
          </w:p>
        </w:tc>
      </w:tr>
      <w:tr w14:paraId="45EFBF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530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541D2A" w14:textId="77777777">
            <w:r>
              <w:t>4373</w:t>
            </w:r>
          </w:p>
        </w:tc>
      </w:tr>
      <w:tr w14:paraId="11BDE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8909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06C77" w14:textId="77777777"/>
        </w:tc>
      </w:tr>
      <w:tr w14:paraId="363C3C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E279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257BA" w14:textId="77777777">
            <w:r>
              <w:t>Draft</w:t>
            </w:r>
          </w:p>
        </w:tc>
      </w:tr>
      <w:tr w14:paraId="55F617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8DB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6E9D9" w14:textId="77777777">
            <w:r>
              <w:t>Muss</w:t>
            </w:r>
          </w:p>
        </w:tc>
      </w:tr>
      <w:tr w14:paraId="2FC80E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A0C92"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1257C" w14:textId="77777777">
            <w:r>
              <w:t>Die Länge der Netzwerkkabel zwischen Patchfeld (FES L-XXL) oder Switches  (FES S und M) und dem Object Controller werden mit einer Reserve von mindestens 50cm dimensioniert.</w:t>
            </w:r>
          </w:p>
        </w:tc>
      </w:tr>
      <w:tr w14:paraId="7C96FA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549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96D68" w14:textId="77777777"/>
        </w:tc>
      </w:tr>
      <w:tr w14:paraId="59B337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AA6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949DA" w14:textId="77777777">
            <w:r>
              <w:t>PV GA DIL OBB 1.0.0</w:t>
            </w:r>
          </w:p>
        </w:tc>
      </w:tr>
    </w:tbl>
    <w:p w14:paraId="4B659E97" w14:textId="77777777">
      <w:pPr>
        <w:spacing w:after="0" w:line="96" w:lineRule="auto"/>
      </w:pPr>
    </w:p>
    <w:p w14:paraId="1481E651" w14:textId="77777777">
      <w:pPr>
        <w:spacing w:after="0"/>
      </w:pPr>
      <w:r>
        <w:rPr>
          <w:vanish/>
        </w:rPr>
        <w:t>MLS_DSTW/MDSTW-24028</w:t>
      </w:r>
      <w:r>
        <w:rPr>
          <w:b/>
        </w:rPr>
        <w:t>1.5.0-6 Eine Reserve von 20% der Anzahl der Netzwerkkabel von Object Controller...</w:t>
      </w:r>
      <w:r>
        <w:br/>
        <w:t>1.5.0-6 Eine Reserve von 20% der Anzahl der Netzwerkkabel von Object Controller - zum Patchfeld im Modul Object Controller (FES L-XXL) oder zu den Switches (FES S und M) muss vorgesehen werden.</w:t>
        <w:br/>
        <w:t>​​</w:t>
      </w:r>
    </w:p>
    <w:p w14:paraId="566D74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237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068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532E49" w14:textId="77777777">
            <w:r>
              <w:t>MDSTW-24028</w:t>
            </w:r>
          </w:p>
        </w:tc>
      </w:tr>
      <w:tr w14:paraId="758633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D4B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0E536" w14:textId="77777777">
            <w:r>
              <w:t>11_168</w:t>
            </w:r>
          </w:p>
        </w:tc>
      </w:tr>
      <w:tr w14:paraId="31F23D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8973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DA366" w14:textId="77777777">
            <w:r>
              <w:t>4374</w:t>
            </w:r>
          </w:p>
        </w:tc>
      </w:tr>
      <w:tr w14:paraId="041E4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CC9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70F2C5" w14:textId="77777777"/>
        </w:tc>
      </w:tr>
      <w:tr w14:paraId="0B4BE4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6F0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8BB07" w14:textId="77777777">
            <w:r>
              <w:t>Draft</w:t>
            </w:r>
          </w:p>
        </w:tc>
      </w:tr>
      <w:tr w14:paraId="4EDCA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C28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5ED48" w14:textId="77777777">
            <w:r>
              <w:t>Muss</w:t>
            </w:r>
          </w:p>
        </w:tc>
      </w:tr>
      <w:tr w14:paraId="1514FD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236D2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EC916" w14:textId="77777777">
            <w:r>
              <w:t>Es wird eine Reserve von 20% der Anzahl der Netzwerkkabel berücksichtigt.</w:t>
            </w:r>
          </w:p>
        </w:tc>
      </w:tr>
      <w:tr w14:paraId="03AF17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3C4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441D9" w14:textId="77777777">
            <w:r>
              <w:t>Der AN schlägt vor eine entsprechende Reserve in Abhängigkeit der freien Patchfelder / Switch Ports vorzusehen.</w:t>
            </w:r>
          </w:p>
        </w:tc>
      </w:tr>
      <w:tr w14:paraId="566180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18B7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4BF0CC" w14:textId="77777777">
            <w:r>
              <w:t>PV GA DIL OBB 1.0.0</w:t>
            </w:r>
          </w:p>
        </w:tc>
      </w:tr>
    </w:tbl>
    <w:p w14:paraId="7586BA8A" w14:textId="77777777">
      <w:pPr>
        <w:spacing w:after="0" w:line="96" w:lineRule="auto"/>
      </w:pPr>
    </w:p>
    <w:p w14:paraId="4CAF2DE7" w14:textId="77777777">
      <w:pPr>
        <w:spacing w:after="0"/>
      </w:pPr>
      <w:r>
        <w:rPr>
          <w:vanish/>
        </w:rPr>
        <w:t>MLS_DSTW/MDSTW-24029</w:t>
      </w:r>
      <w:r>
        <w:rPr>
          <w:b/>
        </w:rPr>
        <w:t>1.5.0-7 Der AN muss den Platz für eine 230V Service-Steckdose in der FES der Grö...</w:t>
      </w:r>
      <w:r>
        <w:br/>
        <w:t>1.5.0-7 Der AN muss den Platz für eine 230V Service-Steckdose in der FES der Größe L-XXL vorsehen.</w:t>
        <w:br/>
        <w:t>​​</w:t>
      </w:r>
    </w:p>
    <w:p w14:paraId="7780D4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C7CA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0AD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0054B" w14:textId="77777777">
            <w:r>
              <w:t>MDSTW-24029</w:t>
            </w:r>
          </w:p>
        </w:tc>
      </w:tr>
      <w:tr w14:paraId="042F9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AA39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59CD8F" w14:textId="77777777">
            <w:r>
              <w:t>11_169</w:t>
            </w:r>
          </w:p>
        </w:tc>
      </w:tr>
      <w:tr w14:paraId="502A95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BA5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C3783" w14:textId="77777777">
            <w:r>
              <w:t>4375</w:t>
            </w:r>
          </w:p>
        </w:tc>
      </w:tr>
      <w:tr w14:paraId="1D1D9E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5D6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BEC86" w14:textId="77777777"/>
        </w:tc>
      </w:tr>
      <w:tr w14:paraId="537EF8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5D56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94593" w14:textId="77777777">
            <w:r>
              <w:t>Draft</w:t>
            </w:r>
          </w:p>
        </w:tc>
      </w:tr>
      <w:tr w14:paraId="3A8F26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31B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532EB" w14:textId="77777777">
            <w:r>
              <w:t>Muss</w:t>
            </w:r>
          </w:p>
        </w:tc>
      </w:tr>
      <w:tr w14:paraId="35A85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17B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A6604" w14:textId="77777777">
            <w:r>
              <w:t>Es wird eine Service-Steckdose (Schuko) (230V/13A) in jedem FES der Größe L-XXL vorgesehen.</w:t>
            </w:r>
          </w:p>
        </w:tc>
      </w:tr>
      <w:tr w14:paraId="48ED86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18B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E5772" w14:textId="77777777"/>
        </w:tc>
      </w:tr>
      <w:tr w14:paraId="317F0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DF7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66860" w14:textId="77777777">
            <w:r>
              <w:t>PV GA DIL OBB 2.0.0</w:t>
            </w:r>
          </w:p>
        </w:tc>
      </w:tr>
    </w:tbl>
    <w:p w14:paraId="72184450" w14:textId="77777777">
      <w:pPr>
        <w:spacing w:after="0" w:line="96" w:lineRule="auto"/>
      </w:pPr>
    </w:p>
    <w:sectPr>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09" w:footer="708" w:gutter="0"/>
      <w:cols w:space="708"/>
      <w:titlePg/>
      <w:docGrid w:linePitch="360"/>
    </w:sectPr>
  </w:body>
</w:document>
</file>

<file path=word/comments.xml><?xml version="1.0" encoding="utf-8"?>
<w:comment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w:comment xmlns:w="http://schemas.openxmlformats.org/wordprocessingml/2006/main" w:initials="HR" w:author="HOLZKNECHT Robert" w:date="2026-10-07T12:16:55+2" w:id="2556913">
    <w:p>
      <w:pPr>
        <w:pStyle w:val="CommentText"/>
        <w:ind w:start="0"/>
        <w:bidi w:val="0"/>
      </w:pPr>
      <w:r>
        <w:rPr>
          <w:rStyle w:val="CommentReference"/>
        </w:rPr>
        <w:annotationRef/>
      </w:r>
      <w:r>
        <w:rPr>
          <w:b/>
          <w:bCs/>
          <w:rtl w:val="0"/>
          <w:lang w:val="en-GB"/>
        </w:rPr>
        <w:t>Comment (6)  by HOLZKNECHT Robert (7 Okt 2026 12:16)</w:t>
      </w:r>
    </w:p>
    <w:p>
      <w:pPr>
        <w:pStyle w:val="CommentText"/>
        <w:ind w:start="0"/>
      </w:pPr>
      <w:r>
        <w:t>Wenn wir sagen, dass Details noch dokumentiert werden, dann müssten wir das im Konzept bereits getan haben. Ich würde den letzten Satz vollständig löschen. Wir sagen, dass wir ein atkives Obsoleszenzmanagement  haben und damit die Themen sauber gemanaged sind.</w:t>
      </w:r>
    </w:p>
  </w:comment>
  <w:comment xmlns:w="http://schemas.openxmlformats.org/wordprocessingml/2006/main" w:initials="HR" w:author="HOLZKNECHT Robert" w:date="2026-10-07T12:19:16+2" w:id="2556914">
    <w:p>
      <w:pPr>
        <w:pStyle w:val="CommentText"/>
        <w:ind w:start="0"/>
        <w:bidi w:val="0"/>
      </w:pPr>
      <w:r>
        <w:rPr>
          <w:rStyle w:val="CommentReference"/>
        </w:rPr>
        <w:annotationRef/>
      </w:r>
      <w:r>
        <w:rPr>
          <w:b/>
          <w:bCs/>
          <w:rtl w:val="0"/>
          <w:lang w:val="en-GB"/>
        </w:rPr>
        <w:t>Proposed Change (7)  by HOLZKNECHT Robert (7 Okt 2026 12:19)</w:t>
      </w:r>
    </w:p>
    <w:p>
      <w:pPr>
        <w:pStyle w:val="CommentText"/>
        <w:ind w:start="0"/>
      </w:pPr>
      <w:r>
        <w:t>Damit nicht der Eindruck entsteht, dass die ÖBB konkret Dinge einfach ohne Absprache entscheiden kann.</w:t>
      </w:r>
    </w:p>
  </w:comment>
  <w:comment xmlns:w="http://schemas.openxmlformats.org/wordprocessingml/2006/main" w:initials="HR" w:author="HOLZKNECHT Robert" w:date="2026-10-07T12:28:38+2" w:id="2556916">
    <w:p>
      <w:pPr>
        <w:pStyle w:val="CommentText"/>
        <w:ind w:start="0"/>
        <w:bidi w:val="0"/>
      </w:pPr>
      <w:r>
        <w:rPr>
          <w:rStyle w:val="CommentReference"/>
        </w:rPr>
        <w:annotationRef/>
      </w:r>
      <w:r>
        <w:rPr>
          <w:b/>
          <w:bCs/>
          <w:rtl w:val="0"/>
          <w:lang w:val="en-GB"/>
        </w:rPr>
        <w:t>Comment (8)  by HOLZKNECHT Robert (7 Okt 2026 12:28)</w:t>
      </w:r>
    </w:p>
    <w:p>
      <w:pPr>
        <w:pStyle w:val="CommentText"/>
        <w:ind w:start="0"/>
      </w:pPr>
      <w:r>
        <w:t>Die Umgebungsparameter wie Klimatisierung und co sind wesentlich. Sollten die hier rein?</w:t>
      </w:r>
    </w:p>
  </w:comment>
  <w:comment xmlns:w="http://schemas.openxmlformats.org/wordprocessingml/2006/main" w:initials="HR" w:author="HOLZKNECHT Robert" w:date="2026-10-07T12:29:42+2" w:id="2556917">
    <w:p>
      <w:pPr>
        <w:pStyle w:val="CommentText"/>
        <w:ind w:start="0"/>
        <w:bidi w:val="0"/>
      </w:pPr>
      <w:r>
        <w:rPr>
          <w:rStyle w:val="CommentReference"/>
        </w:rPr>
        <w:annotationRef/>
      </w:r>
      <w:r>
        <w:rPr>
          <w:b/>
          <w:bCs/>
          <w:rtl w:val="0"/>
          <w:lang w:val="en-GB"/>
        </w:rPr>
        <w:t>Comment (9)  by HOLZKNECHT Robert (7 Okt 2026 12:29)</w:t>
      </w:r>
    </w:p>
    <w:p>
      <w:pPr>
        <w:pStyle w:val="CommentText"/>
        <w:ind w:start="0"/>
      </w:pPr>
      <w:r>
        <w:t>Vorsicht! Das kann damit vertraglich bereits abgegolten sein.</w:t>
      </w:r>
    </w:p>
  </w:comment>
  <w:comment xmlns:w="http://schemas.openxmlformats.org/wordprocessingml/2006/main" w:initials="HR" w:author="HOLZKNECHT Robert" w:date="2026-10-07T12:31:31+2" w:id="2556921">
    <w:p>
      <w:pPr>
        <w:pStyle w:val="CommentText"/>
        <w:ind w:start="0"/>
        <w:bidi w:val="0"/>
      </w:pPr>
      <w:r>
        <w:rPr>
          <w:rStyle w:val="CommentReference"/>
        </w:rPr>
        <w:annotationRef/>
      </w:r>
      <w:r>
        <w:rPr>
          <w:b/>
          <w:bCs/>
          <w:rtl w:val="0"/>
          <w:lang w:val="en-GB"/>
        </w:rPr>
        <w:t>Proposed Change (11)  by HOLZKNECHT Robert (7 Okt 2026 12:31)</w:t>
      </w:r>
    </w:p>
    <w:p>
      <w:pPr>
        <w:pStyle w:val="CommentText"/>
        <w:ind w:start="0"/>
      </w:pPr>
      <w:r>
        <w:t>Unnötig.</w:t>
      </w:r>
    </w:p>
  </w:comment>
  <w:comment xmlns:w="http://schemas.openxmlformats.org/wordprocessingml/2006/main" w:initials="HR" w:author="HOLZKNECHT Robert" w:date="2026-10-07T12:33:22+2" w:id="2556922">
    <w:p>
      <w:pPr>
        <w:pStyle w:val="CommentText"/>
        <w:ind w:start="0"/>
        <w:bidi w:val="0"/>
      </w:pPr>
      <w:r>
        <w:rPr>
          <w:rStyle w:val="CommentReference"/>
        </w:rPr>
        <w:annotationRef/>
      </w:r>
      <w:r>
        <w:rPr>
          <w:b/>
          <w:bCs/>
          <w:rtl w:val="0"/>
          <w:lang w:val="en-GB"/>
        </w:rPr>
        <w:t>Comment (12)  by HOLZKNECHT Robert (7 Okt 2026 12:33)</w:t>
      </w:r>
    </w:p>
    <w:p>
      <w:pPr>
        <w:pStyle w:val="CommentText"/>
        <w:ind w:start="0"/>
      </w:pPr>
      <w:r>
        <w:t>Das würde ich so nicht schreiben. Es ist einfach nicht wahr. Wir erfüllen die SIL Betrachtung und Level SIL4. Aber es bleibt eine Restwahrscheinlichkeit.</w:t>
      </w:r>
    </w:p>
  </w:comment>
  <w:comment xmlns:w="http://schemas.openxmlformats.org/wordprocessingml/2006/main" w:initials="HR" w:author="HOLZKNECHT Robert" w:date="2026-10-07T12:35:18+2" w:id="2556923">
    <w:p>
      <w:pPr>
        <w:pStyle w:val="CommentText"/>
        <w:ind w:start="0"/>
        <w:bidi w:val="0"/>
      </w:pPr>
      <w:r>
        <w:rPr>
          <w:rStyle w:val="CommentReference"/>
        </w:rPr>
        <w:annotationRef/>
      </w:r>
      <w:r>
        <w:rPr>
          <w:b/>
          <w:bCs/>
          <w:rtl w:val="0"/>
          <w:lang w:val="en-GB"/>
        </w:rPr>
        <w:t>Comment (13)  by HOLZKNECHT Robert (7 Okt 2026 12:35)</w:t>
      </w:r>
    </w:p>
    <w:p>
      <w:pPr>
        <w:pStyle w:val="CommentText"/>
        <w:ind w:start="0"/>
      </w:pPr>
      <w:r>
        <w:t>Und wie dann mit SCI-CC? Vorschlag "z. B. als X25 Telegram"...</w:t>
      </w:r>
    </w:p>
  </w:comment>
  <w:comment xmlns:w="http://schemas.openxmlformats.org/wordprocessingml/2006/main" w:initials="BR" w:author="BUEGER Roman" w:date="2026-10-06T11:35:14+2" w:id="2556355">
    <w:p>
      <w:pPr>
        <w:pStyle w:val="CommentText"/>
        <w:ind w:start="0"/>
        <w:bidi w:val="0"/>
      </w:pPr>
      <w:r>
        <w:rPr>
          <w:rStyle w:val="CommentReference"/>
        </w:rPr>
        <w:annotationRef/>
      </w:r>
      <w:r>
        <w:rPr>
          <w:b/>
          <w:bCs/>
          <w:rtl w:val="0"/>
          <w:lang w:val="en-GB"/>
        </w:rPr>
        <w:t>Proposed Change (1)  by BUEGER Roman (6 Okt 2026 11:35)</w:t>
      </w:r>
    </w:p>
    <w:p>
      <w:pPr>
        <w:pStyle w:val="CommentText"/>
        <w:ind w:start="0"/>
      </w:pPr>
      <w:r>
        <w:t>Auch FES überträgt Daten an die Diagnose für die Housekeeping Funktionalitäten.</w:t>
      </w:r>
    </w:p>
    <w:p>
      <w:pPr>
        <w:pStyle w:val="CommentText"/>
        <w:ind w:start="567"/>
        <w:bidi w:val="0"/>
      </w:pPr>
      <w:r/>
      <w:r>
        <w:rPr>
          <w:b/>
          <w:bCs/>
          <w:rtl w:val="0"/>
          <w:lang w:val="en-GB"/>
        </w:rPr>
        <w:t>HOLZKNECHT Robert (7 Okt 2026 12:36)</w:t>
      </w:r>
    </w:p>
    <w:p>
      <w:pPr>
        <w:pStyle w:val="CommentText"/>
        <w:ind w:start="567"/>
      </w:pPr>
      <w:r>
        <w:t>House keeping meldet über das Datennetz 2020, nicht via SDI. Ich sehe derzeit keine Meldung an die ADM.</w:t>
      </w:r>
    </w:p>
  </w:comment>
  <w:comment xmlns:w="http://schemas.openxmlformats.org/wordprocessingml/2006/main" w:initials="BR" w:author="BUEGER Roman" w:date="2026-10-06T11:35:48+2" w:id="2556357">
    <w:p>
      <w:pPr>
        <w:pStyle w:val="CommentText"/>
        <w:ind w:start="0"/>
        <w:bidi w:val="0"/>
      </w:pPr>
      <w:r>
        <w:rPr>
          <w:rStyle w:val="CommentReference"/>
        </w:rPr>
        <w:annotationRef/>
      </w:r>
      <w:r>
        <w:rPr>
          <w:b/>
          <w:bCs/>
          <w:rtl w:val="0"/>
          <w:lang w:val="en-GB"/>
        </w:rPr>
        <w:t>Proposed Change (2)  by BUEGER Roman (6 Okt 2026 11:35)</w:t>
      </w:r>
    </w:p>
    <w:p>
      <w:pPr>
        <w:pStyle w:val="CommentText"/>
        <w:ind w:start="0"/>
      </w:pPr>
      <w:r>
        <w:t>Siehe #1</w:t>
      </w:r>
    </w:p>
  </w:comment>
  <w:comment xmlns:w="http://schemas.openxmlformats.org/wordprocessingml/2006/main" w:initials="HR" w:author="HOLZKNECHT Robert" w:date="2026-10-07T12:38:44+2" w:id="2556925">
    <w:p>
      <w:pPr>
        <w:pStyle w:val="CommentText"/>
        <w:ind w:start="0"/>
        <w:bidi w:val="0"/>
      </w:pPr>
      <w:r>
        <w:rPr>
          <w:rStyle w:val="CommentReference"/>
        </w:rPr>
        <w:annotationRef/>
      </w:r>
      <w:r>
        <w:rPr>
          <w:b/>
          <w:bCs/>
          <w:rtl w:val="0"/>
          <w:lang w:val="en-GB"/>
        </w:rPr>
        <w:t>Proposed Change (14)  by HOLZKNECHT Robert (7 Okt 2026 12:38)</w:t>
      </w:r>
    </w:p>
    <w:p>
      <w:pPr>
        <w:pStyle w:val="CommentText"/>
        <w:ind w:start="0"/>
      </w:pPr>
      <w:r>
        <w:t>Wir dürfen nicht sagen, dass es neben der ADM noch was gibt. Der ist hier sehr sehr sensibel. Daher "PULSE als Bestandteil der ADM" (nix eigenes)</w:t>
      </w:r>
    </w:p>
  </w:comment>
  <w:comment xmlns:w="http://schemas.openxmlformats.org/wordprocessingml/2006/main" w:initials="BR" w:author="BUEGER Roman" w:date="2026-10-06T15:07:40+2" w:id="2556513">
    <w:p>
      <w:pPr>
        <w:pStyle w:val="CommentText"/>
        <w:ind w:start="0"/>
        <w:bidi w:val="0"/>
      </w:pPr>
      <w:r>
        <w:rPr>
          <w:rStyle w:val="CommentReference"/>
        </w:rPr>
        <w:annotationRef/>
      </w:r>
      <w:r>
        <w:rPr>
          <w:b/>
          <w:bCs/>
          <w:rtl w:val="0"/>
          <w:lang w:val="en-GB"/>
        </w:rPr>
        <w:t>Proposed Change (3)  by BUEGER Roman (6 Okt 2026 15:07)</w:t>
      </w:r>
    </w:p>
    <w:p>
      <w:pPr>
        <w:pStyle w:val="CommentText"/>
        <w:ind w:start="0"/>
      </w:pPr>
      <w:r>
        <w:t>Ich würde hier, wie auch im Text der ÖBB, bei der Mehrzahl bleiben. Sonst könnte man annehmen, dass es einen DSTW übergreifenden SiNa geben wird.</w:t>
      </w:r>
    </w:p>
  </w:comment>
  <w:comment xmlns:w="http://schemas.openxmlformats.org/wordprocessingml/2006/main" w:initials="BE" w:author="BRENNER Erich" w:date="2026-10-08T16:04:46+2" w:id="2557623">
    <w:p>
      <w:pPr>
        <w:pStyle w:val="CommentText"/>
        <w:ind w:start="0"/>
        <w:bidi w:val="0"/>
      </w:pPr>
      <w:r>
        <w:rPr>
          <w:rStyle w:val="CommentReference"/>
        </w:rPr>
        <w:annotationRef/>
      </w:r>
      <w:r>
        <w:rPr>
          <w:b/>
          <w:bCs/>
          <w:rtl w:val="0"/>
          <w:lang w:val="en-GB"/>
        </w:rPr>
        <w:t>Comment (21)  by BRENNER Erich (8 Okt 2026 16:04)</w:t>
      </w:r>
    </w:p>
    <w:p>
      <w:pPr>
        <w:pStyle w:val="CommentText"/>
        <w:ind w:start="0"/>
      </w:pPr>
      <w:r>
        <w:t>laut EN50125-3 - 4.7 Snow</w:t>
        <w:br/>
        <w:t/>
        <w:br/>
        <w:t>
Consideration shall be given to the effect of snow and/or hail. The maximum diameter of the hailstones is conventionally taken as 15 mm, larger diameter may occur exceptionally.</w:t>
        <w:br/>
        <w:t>
Consideration shall be given to all forms of snow which may occur. The effects of snow driven by wind or passing vehicles shall be considered.</w:t>
        <w:br/>
        <w:t/>
        <w:br/>
        <w:t>
Hail und Kapitel 4.8 ICE: </w:t>
        <w:br/>
        <w:t/>
        <w:br/>
        <w:t>
Equipment exposed to the effects of ice forming or falling shall be designed to operate in that</w:t>
        <w:br/>
        <w:t>
environment. In such conditions the performance of equipment shall be specified either in the product standard or by the customer.</w:t>
        <w:br/>
        <w:t/>
        <w:br/>
        <w:t>
Laut dieser Anforderung wird nur "4.7 Snow and Hail" gefordert, jedoch von "allen vorkommenden Arten von Eis" gesprochen - somit könnte auch Kapitel 4.8 - ICE dazuinterprediert werden.</w:t>
        <w:br/>
        <w:t/>
        <w:br/>
        <w:t>Wir sollten herabfallendes Eis von vorbeifahrenden Zügen (Güterwagons) ausschließen oder z.B. auf die Größe von Hagelkörner von 15mm begrenzen, damit herabfallenden Eisplatten unbestimmter Größe von Güterwagons ausgeschlossen sind oder von uns nicht berücksichtigt werden.</w:t>
      </w:r>
    </w:p>
  </w:comment>
  <w:comment xmlns:w="http://schemas.openxmlformats.org/wordprocessingml/2006/main" w:initials="BE" w:author="BRENNER Erich" w:date="2026-10-08T16:15:46+2" w:id="2557627">
    <w:p>
      <w:pPr>
        <w:pStyle w:val="CommentText"/>
        <w:ind w:start="0"/>
        <w:bidi w:val="0"/>
      </w:pPr>
      <w:r>
        <w:rPr>
          <w:rStyle w:val="CommentReference"/>
        </w:rPr>
        <w:annotationRef/>
      </w:r>
      <w:r>
        <w:rPr>
          <w:b/>
          <w:bCs/>
          <w:rtl w:val="0"/>
          <w:lang w:val="en-GB"/>
        </w:rPr>
        <w:t>Comment (22)  by BRENNER Erich (8 Okt 2026 16:15)</w:t>
      </w:r>
    </w:p>
    <w:p>
      <w:pPr>
        <w:pStyle w:val="CommentText"/>
        <w:ind w:start="0"/>
      </w:pPr>
      <w:r>
        <w:t>[q-Wert] muss uns für die Berechnung der Druck- und Strömungslasten von der ÖBB bekannt gegeben werden</w:t>
      </w:r>
    </w:p>
  </w:comment>
  <w:comment xmlns:w="http://schemas.openxmlformats.org/wordprocessingml/2006/main" w:initials="BE" w:author="BRENNER Erich" w:date="2026-10-08T16:17:12+2" w:id="2557628">
    <w:p>
      <w:pPr>
        <w:pStyle w:val="CommentText"/>
        <w:ind w:start="0"/>
        <w:bidi w:val="0"/>
      </w:pPr>
      <w:r>
        <w:rPr>
          <w:rStyle w:val="CommentReference"/>
        </w:rPr>
        <w:annotationRef/>
      </w:r>
      <w:r>
        <w:rPr>
          <w:b/>
          <w:bCs/>
          <w:rtl w:val="0"/>
          <w:lang w:val="en-GB"/>
        </w:rPr>
        <w:t>Comment (23)  by BRENNER Erich (8 Okt 2026 16:17)</w:t>
      </w:r>
    </w:p>
    <w:p>
      <w:pPr>
        <w:pStyle w:val="CommentText"/>
        <w:ind w:start="0"/>
      </w:pPr>
      <w:r>
        <w:t>[q-Wert] muss uns für die Berechnung der Druck- und Strömungslasten von der ÖBB bekannt gegeben werden</w:t>
      </w:r>
    </w:p>
  </w:comment>
  <w:comment xmlns:w="http://schemas.openxmlformats.org/wordprocessingml/2006/main" w:initials="BE" w:author="BRENNER Erich" w:date="2026-10-08T16:18:16+2" w:id="2557630">
    <w:p>
      <w:pPr>
        <w:pStyle w:val="CommentText"/>
        <w:ind w:start="0"/>
        <w:bidi w:val="0"/>
      </w:pPr>
      <w:r>
        <w:rPr>
          <w:rStyle w:val="CommentReference"/>
        </w:rPr>
        <w:annotationRef/>
      </w:r>
      <w:r>
        <w:rPr>
          <w:b/>
          <w:bCs/>
          <w:rtl w:val="0"/>
          <w:lang w:val="en-GB"/>
        </w:rPr>
        <w:t>Comment (24)  by BRENNER Erich (8 Okt 2026 16:18)</w:t>
      </w:r>
    </w:p>
    <w:p>
      <w:pPr>
        <w:pStyle w:val="CommentText"/>
        <w:ind w:start="0"/>
      </w:pPr>
      <w:r>
        <w:t>[q-Wert] muss uns für die Berechnung der Druck- und Strömungslasten von der ÖBB bekannt gegeben werden</w:t>
      </w:r>
    </w:p>
  </w:comment>
  <w:comment xmlns:w="http://schemas.openxmlformats.org/wordprocessingml/2006/main" w:initials="BE" w:author="BRENNER Erich" w:date="2026-10-08T16:27:35+2" w:id="2557632">
    <w:p>
      <w:pPr>
        <w:pStyle w:val="CommentText"/>
        <w:ind w:start="0"/>
        <w:bidi w:val="0"/>
      </w:pPr>
      <w:r>
        <w:rPr>
          <w:rStyle w:val="CommentReference"/>
        </w:rPr>
        <w:annotationRef/>
      </w:r>
      <w:r>
        <w:rPr>
          <w:b/>
          <w:bCs/>
          <w:rtl w:val="0"/>
          <w:lang w:val="en-GB"/>
        </w:rPr>
        <w:t>Comment (25)  by BRENNER Erich (8 Okt 2026 16:27)</w:t>
      </w:r>
    </w:p>
    <w:p>
      <w:pPr>
        <w:pStyle w:val="CommentText"/>
        <w:ind w:start="0"/>
      </w:pPr>
      <w:r>
        <w:t>wenn vom AG beigestellte Komponenten geändert werden (z.B. wegen Abkündigung):</w:t>
        <w:br/>
        <w:t>
Wer ist für die zusätzlichen Tests verantwortlich und wer übernimmt die Kosten? </w:t>
        <w:br/>
        <w:t>
betrifft im FES z.B. die Netzwerkkomponenten, den Türkontakt</w:t>
        <w:br/>
        <w:t/>
        <w:br/>
        <w:t>Dieser Input geht über den EMV-Test hinaus - betrifft auch Klimatests und bei Netzwerkkomponenten auch sicherheitsrelevante Themen</w:t>
      </w:r>
    </w:p>
  </w:comment>
  <w:comment xmlns:w="http://schemas.openxmlformats.org/wordprocessingml/2006/main" w:initials="BE" w:author="BRENNER Erich" w:date="2026-10-08T16:30:33+2" w:id="2557637">
    <w:p>
      <w:pPr>
        <w:pStyle w:val="CommentText"/>
        <w:ind w:start="0"/>
        <w:bidi w:val="0"/>
      </w:pPr>
      <w:r>
        <w:rPr>
          <w:rStyle w:val="CommentReference"/>
        </w:rPr>
        <w:annotationRef/>
      </w:r>
      <w:r>
        <w:rPr>
          <w:b/>
          <w:bCs/>
          <w:rtl w:val="0"/>
          <w:lang w:val="en-GB"/>
        </w:rPr>
        <w:t>Comment (26)  by BRENNER Erich (8 Okt 2026 16:30)</w:t>
      </w:r>
    </w:p>
    <w:p>
      <w:pPr>
        <w:pStyle w:val="CommentText"/>
        <w:ind w:start="0"/>
      </w:pPr>
      <w:r>
        <w:t>Text steht auch bereits bei AT PH Solution</w:t>
      </w:r>
    </w:p>
  </w:comment>
  <w:comment xmlns:w="http://schemas.openxmlformats.org/wordprocessingml/2006/main" w:initials="BE" w:author="BRENNER Erich" w:date="2026-10-08T17:17:15+2" w:id="2557687">
    <w:p>
      <w:pPr>
        <w:pStyle w:val="CommentText"/>
        <w:ind w:start="0"/>
        <w:bidi w:val="0"/>
      </w:pPr>
      <w:r>
        <w:rPr>
          <w:rStyle w:val="CommentReference"/>
        </w:rPr>
        <w:annotationRef/>
      </w:r>
      <w:r>
        <w:rPr>
          <w:b/>
          <w:bCs/>
          <w:rtl w:val="0"/>
          <w:lang w:val="en-GB"/>
        </w:rPr>
        <w:t>Comment (34)  by BRENNER Erich (8 Okt 2026 17:17)</w:t>
      </w:r>
    </w:p>
    <w:p>
      <w:pPr>
        <w:pStyle w:val="CommentText"/>
        <w:ind w:start="0"/>
      </w:pPr>
      <w:r>
        <w:t>Es sollte erwähnt werden, dass Prüfberichte nicht elektronisch veränderbare Dokumente sind</w:t>
      </w:r>
    </w:p>
  </w:comment>
  <w:comment xmlns:w="http://schemas.openxmlformats.org/wordprocessingml/2006/main" w:initials="BE" w:author="BRENNER Erich" w:date="2026-10-08T16:41:12+2" w:id="2557646">
    <w:p>
      <w:pPr>
        <w:pStyle w:val="CommentText"/>
        <w:ind w:start="0"/>
        <w:bidi w:val="0"/>
      </w:pPr>
      <w:r>
        <w:rPr>
          <w:rStyle w:val="CommentReference"/>
        </w:rPr>
        <w:annotationRef/>
      </w:r>
      <w:r>
        <w:rPr>
          <w:b/>
          <w:bCs/>
          <w:rtl w:val="0"/>
          <w:lang w:val="en-GB"/>
        </w:rPr>
        <w:t>Comment (30)  by BRENNER Erich (8 Okt 2026 16:41)</w:t>
      </w:r>
    </w:p>
    <w:p>
      <w:pPr>
        <w:pStyle w:val="CommentText"/>
        <w:ind w:start="0"/>
      </w:pPr>
      <w:r>
        <w:t>für die Berenchnung der ISOCO werden die maximalen Abstände zwischen FES und Feldelement benötigt</w:t>
        <w:br/>
        <w:t>
Annahmen von AN-Seite:</w:t>
        <w:br/>
        <w:t>
Point: 6.5 km</w:t>
        <w:br/>
        <w:t>
Gen-IO: 6.5 km</w:t>
        <w:br/>
        <w:t>
Light Signal: 500 m</w:t>
        <w:br/>
        <w:t>
INDUSI: 1000 m</w:t>
        <w:br/>
        <w:t>
TDS (AzLM): 12 km</w:t>
        <w:br/>
        <w:t>
LCSI: 300 m</w:t>
        <w:br/>
        <w:t>(siehe Req. EL4-DIL-SSS-REQ-00769)</w:t>
      </w:r>
    </w:p>
  </w:comment>
  <w:comment xmlns:w="http://schemas.openxmlformats.org/wordprocessingml/2006/main" w:initials="BE" w:author="BRENNER Erich" w:date="2026-10-08T16:35:55+2" w:id="2557641">
    <w:p>
      <w:pPr>
        <w:pStyle w:val="CommentText"/>
        <w:ind w:start="0"/>
        <w:bidi w:val="0"/>
      </w:pPr>
      <w:r>
        <w:rPr>
          <w:rStyle w:val="CommentReference"/>
        </w:rPr>
        <w:annotationRef/>
      </w:r>
      <w:r>
        <w:rPr>
          <w:b/>
          <w:bCs/>
          <w:rtl w:val="0"/>
          <w:lang w:val="en-GB"/>
        </w:rPr>
        <w:t>Comment (27)  by BRENNER Erich (8 Okt 2026 16:35)</w:t>
      </w:r>
    </w:p>
    <w:p>
      <w:pPr>
        <w:pStyle w:val="CommentText"/>
        <w:ind w:start="0"/>
      </w:pPr>
      <w:r>
        <w:t>250V ?</w:t>
      </w:r>
    </w:p>
  </w:comment>
  <w:comment xmlns:w="http://schemas.openxmlformats.org/wordprocessingml/2006/main" w:initials="BE" w:author="BRENNER Erich" w:date="2026-10-08T16:40:43+2" w:id="2557645">
    <w:p>
      <w:pPr>
        <w:pStyle w:val="CommentText"/>
        <w:ind w:start="0"/>
        <w:bidi w:val="0"/>
      </w:pPr>
      <w:r>
        <w:rPr>
          <w:rStyle w:val="CommentReference"/>
        </w:rPr>
        <w:annotationRef/>
      </w:r>
      <w:r>
        <w:rPr>
          <w:b/>
          <w:bCs/>
          <w:rtl w:val="0"/>
          <w:lang w:val="en-GB"/>
        </w:rPr>
        <w:t>Comment (29)  by BRENNER Erich (8 Okt 2026 16:40)</w:t>
      </w:r>
    </w:p>
    <w:p>
      <w:pPr>
        <w:pStyle w:val="CommentText"/>
        <w:ind w:start="0"/>
      </w:pPr>
      <w:r>
        <w:t>für die Berenchnung der ISOCO werden die maximalen Abstände zwischen FES und Feldelement benötigt</w:t>
        <w:br/>
        <w:t>
Annahmen von AN-Seite:</w:t>
        <w:br/>
        <w:t>
Point: 6.5 km</w:t>
        <w:br/>
        <w:t>
Gen-IO: 6.5 km</w:t>
        <w:br/>
        <w:t>
Light Signal: 500 m</w:t>
        <w:br/>
        <w:t>
INDUSI: 1000 m</w:t>
        <w:br/>
        <w:t>
TDS (AzLM): 12 km</w:t>
        <w:br/>
        <w:t>
LCSI: 300 m</w:t>
        <w:br/>
        <w:t>(siehe Req. EL4-DIL-SSS-REQ-00770)</w:t>
      </w:r>
    </w:p>
  </w:comment>
  <w:comment xmlns:w="http://schemas.openxmlformats.org/wordprocessingml/2006/main" w:initials="BE" w:author="BRENNER Erich" w:date="2026-10-08T16:39:56+2" w:id="2557643">
    <w:p>
      <w:pPr>
        <w:pStyle w:val="CommentText"/>
        <w:ind w:start="0"/>
        <w:bidi w:val="0"/>
      </w:pPr>
      <w:r>
        <w:rPr>
          <w:rStyle w:val="CommentReference"/>
        </w:rPr>
        <w:annotationRef/>
      </w:r>
      <w:r>
        <w:rPr>
          <w:b/>
          <w:bCs/>
          <w:rtl w:val="0"/>
          <w:lang w:val="en-GB"/>
        </w:rPr>
        <w:t>Comment (28)  by BRENNER Erich (8 Okt 2026 16:39)</w:t>
      </w:r>
    </w:p>
    <w:p>
      <w:pPr>
        <w:pStyle w:val="CommentText"/>
        <w:ind w:start="0"/>
      </w:pPr>
      <w:r>
        <w:t>40kAeff fehlt (steht oben in der Vorgabe)</w:t>
      </w:r>
    </w:p>
  </w:comment>
  <w:comment xmlns:w="http://schemas.openxmlformats.org/wordprocessingml/2006/main" w:initials="BE" w:author="BRENNER Erich" w:date="2026-10-08T16:52:57+2" w:id="2557671">
    <w:p>
      <w:pPr>
        <w:pStyle w:val="CommentText"/>
        <w:ind w:start="0"/>
        <w:bidi w:val="0"/>
      </w:pPr>
      <w:r>
        <w:rPr>
          <w:rStyle w:val="CommentReference"/>
        </w:rPr>
        <w:annotationRef/>
      </w:r>
      <w:r>
        <w:rPr>
          <w:b/>
          <w:bCs/>
          <w:rtl w:val="0"/>
          <w:lang w:val="en-GB"/>
        </w:rPr>
        <w:t>Comment (31)  by BRENNER Erich (8 Okt 2026 16:52)</w:t>
      </w:r>
    </w:p>
    <w:p>
      <w:pPr>
        <w:pStyle w:val="CommentText"/>
        <w:ind w:start="0"/>
      </w:pPr>
      <w:r>
        <w:t>welche Vorschriften - Definition?</w:t>
      </w:r>
    </w:p>
  </w:comment>
  <w:comment xmlns:w="http://schemas.openxmlformats.org/wordprocessingml/2006/main" w:initials="BE" w:author="BRENNER Erich" w:date="2026-10-08T16:58:14+2" w:id="2557674">
    <w:p>
      <w:pPr>
        <w:pStyle w:val="CommentText"/>
        <w:ind w:start="0"/>
        <w:bidi w:val="0"/>
      </w:pPr>
      <w:r>
        <w:rPr>
          <w:rStyle w:val="CommentReference"/>
        </w:rPr>
        <w:annotationRef/>
      </w:r>
      <w:r>
        <w:rPr>
          <w:b/>
          <w:bCs/>
          <w:rtl w:val="0"/>
          <w:lang w:val="en-GB"/>
        </w:rPr>
        <w:t>Comment (32)  by BRENNER Erich (8 Okt 2026 16:58)</w:t>
      </w:r>
    </w:p>
    <w:p>
      <w:pPr>
        <w:pStyle w:val="CommentText"/>
        <w:ind w:start="0"/>
      </w:pPr>
      <w:r>
        <w:t>Was ist hier zu berücksichtigen? Eine Zusage ohne zu wissen, was wir erfüllen müssen, ist riskant!</w:t>
      </w:r>
    </w:p>
  </w:comment>
  <w:comment xmlns:w="http://schemas.openxmlformats.org/wordprocessingml/2006/main" w:initials="HR-C" w:author="HOLZMANN Reinhard - Contractor" w:date="2026-10-08T13:27:40+2" w:id="2557465">
    <w:p>
      <w:pPr>
        <w:pStyle w:val="CommentText"/>
        <w:ind w:start="0"/>
        <w:bidi w:val="0"/>
      </w:pPr>
      <w:r>
        <w:rPr>
          <w:rStyle w:val="CommentReference"/>
        </w:rPr>
        <w:annotationRef/>
      </w:r>
      <w:r>
        <w:rPr>
          <w:b/>
          <w:bCs/>
          <w:rtl w:val="0"/>
          <w:lang w:val="en-GB"/>
        </w:rPr>
        <w:t>Comment (20)  by HOLZMANN Reinhard - Contractor (8 Okt 2026 13:27)</w:t>
      </w:r>
    </w:p>
    <w:p>
      <w:pPr>
        <w:pStyle w:val="CommentText"/>
        <w:ind w:start="0"/>
      </w:pPr>
      <w:r>
        <w:t>Vorschlag aus Architekturrunde: in Phase1 Step 1 soll nur 1 ECMUX pro Station unterstützt werden, der bis zu 400 OCs steuern kann.</w:t>
        <w:br/>
        <w:t>
In späteren Steps kann volle Unterstützung geboten werden.</w:t>
        <w:br/>
        <w:t>Somit kann die Komplexität in Integration und Test (insb. IPS, SW Upgrade etc.) im ersten Schritt reduziert werden.</w:t>
      </w:r>
    </w:p>
  </w:comment>
  <w:comment xmlns:w="http://schemas.openxmlformats.org/wordprocessingml/2006/main" w:initials="GPM" w:author="GARTNER POHL Melanie" w:date="2026-10-06T16:03:28+2" w:id="2556571">
    <w:p>
      <w:pPr>
        <w:pStyle w:val="CommentText"/>
        <w:ind w:start="0"/>
        <w:bidi w:val="0"/>
      </w:pPr>
      <w:r>
        <w:rPr>
          <w:rStyle w:val="CommentReference"/>
        </w:rPr>
        <w:annotationRef/>
      </w:r>
      <w:r>
        <w:rPr>
          <w:b/>
          <w:bCs/>
          <w:rtl w:val="0"/>
          <w:lang w:val="en-GB"/>
        </w:rPr>
        <w:t>Comment (4)  by GARTNER POHL Melanie (6 Okt 2026 16:03)</w:t>
      </w:r>
    </w:p>
    <w:p>
      <w:pPr>
        <w:pStyle w:val="CommentText"/>
        <w:ind w:start="0"/>
      </w:pPr>
      <w:r>
        <w:t>Problem beim Export - Felder fehlen</w:t>
      </w:r>
    </w:p>
    <w:p>
      <w:pPr>
        <w:pStyle w:val="CommentText"/>
        <w:ind w:start="567"/>
        <w:bidi w:val="0"/>
      </w:pPr>
      <w:r/>
      <w:r>
        <w:rPr>
          <w:b/>
          <w:bCs/>
          <w:rtl w:val="0"/>
          <w:lang w:val="en-GB"/>
        </w:rPr>
        <w:t>EICHBERGER Matthias (7 Okt 2026 8:40)</w:t>
      </w:r>
    </w:p>
    <w:p>
      <w:pPr>
        <w:pStyle w:val="CommentText"/>
        <w:ind w:start="567"/>
      </w:pPr>
      <w:r>
        <w:t>Soll/Info Requirement.</w:t>
      </w:r>
    </w:p>
  </w:comment>
  <w:comment xmlns:w="http://schemas.openxmlformats.org/wordprocessingml/2006/main" w:initials="GPM" w:author="GARTNER POHL Melanie" w:date="2026-10-06T16:04:04+2" w:id="2556573">
    <w:p>
      <w:pPr>
        <w:pStyle w:val="CommentText"/>
        <w:ind w:start="0"/>
        <w:bidi w:val="0"/>
      </w:pPr>
      <w:r>
        <w:rPr>
          <w:rStyle w:val="CommentReference"/>
        </w:rPr>
        <w:annotationRef/>
      </w:r>
      <w:r>
        <w:rPr>
          <w:b/>
          <w:bCs/>
          <w:rtl w:val="0"/>
          <w:lang w:val="en-GB"/>
        </w:rPr>
        <w:t>Comment (5)  by GARTNER POHL Melanie (6 Okt 2026 16:04)</w:t>
      </w:r>
    </w:p>
    <w:p>
      <w:pPr>
        <w:pStyle w:val="CommentText"/>
        <w:ind w:start="0"/>
      </w:pPr>
      <w:r>
        <w:t>Problem beim Export</w:t>
      </w:r>
    </w:p>
    <w:p>
      <w:pPr>
        <w:pStyle w:val="CommentText"/>
        <w:ind w:start="567"/>
        <w:bidi w:val="0"/>
      </w:pPr>
      <w:r/>
      <w:r>
        <w:rPr>
          <w:b/>
          <w:bCs/>
          <w:rtl w:val="0"/>
          <w:lang w:val="en-GB"/>
        </w:rPr>
        <w:t>EICHBERGER Matthias (7 Okt 2026 8:39)</w:t>
      </w:r>
    </w:p>
    <w:p>
      <w:pPr>
        <w:pStyle w:val="CommentText"/>
        <w:ind w:start="567"/>
      </w:pPr>
      <w:r>
        <w:t>Soll/Info Requirement.</w:t>
      </w:r>
    </w:p>
  </w:comment>
  <w:comment xmlns:w="http://schemas.openxmlformats.org/wordprocessingml/2006/main" w:initials="BE" w:author="BRENNER Erich" w:date="2026-10-08T17:12:34+2" w:id="2557684">
    <w:p>
      <w:pPr>
        <w:pStyle w:val="CommentText"/>
        <w:ind w:start="0"/>
        <w:bidi w:val="0"/>
      </w:pPr>
      <w:r>
        <w:rPr>
          <w:rStyle w:val="CommentReference"/>
        </w:rPr>
        <w:annotationRef/>
      </w:r>
      <w:r>
        <w:rPr>
          <w:b/>
          <w:bCs/>
          <w:rtl w:val="0"/>
          <w:lang w:val="en-GB"/>
        </w:rPr>
        <w:t>Comment (33)  by BRENNER Erich (8 Okt 2026 17:12)</w:t>
      </w:r>
    </w:p>
    <w:p>
      <w:pPr>
        <w:pStyle w:val="CommentText"/>
        <w:ind w:start="0"/>
      </w:pPr>
      <w:r>
        <w:t>aktuell nicht möglich, weil Helligkeitssensor derzeit nicht analog eingelesen werden kann</w:t>
      </w:r>
    </w:p>
  </w:comment>
  <w:comment xmlns:w="http://schemas.openxmlformats.org/wordprocessingml/2006/main" w:initials="HR-C" w:author="HOLZMANN Reinhard - Contractor" w:date="2026-10-07T17:07:02+2" w:id="2557062">
    <w:p>
      <w:pPr>
        <w:pStyle w:val="CommentText"/>
        <w:ind w:start="0"/>
        <w:bidi w:val="0"/>
      </w:pPr>
      <w:r>
        <w:rPr>
          <w:rStyle w:val="CommentReference"/>
        </w:rPr>
        <w:annotationRef/>
      </w:r>
      <w:r>
        <w:rPr>
          <w:b/>
          <w:bCs/>
          <w:rtl w:val="0"/>
          <w:lang w:val="en-GB"/>
        </w:rPr>
        <w:t>Comment (15)  by HOLZMANN Reinhard - Contractor (7 Okt 2026 17:07)</w:t>
      </w:r>
    </w:p>
    <w:p>
      <w:pPr>
        <w:pStyle w:val="CommentText"/>
        <w:ind w:start="0"/>
      </w:pPr>
      <w:r>
        <w:t>Brauchen wir hier einen Weichmacher, um ev. Abweichungen zu von Eulynx geforderten Daten abzudecken?</w:t>
      </w:r>
    </w:p>
  </w:comment>
  <w:comment xmlns:w="http://schemas.openxmlformats.org/wordprocessingml/2006/main" w:initials="HR-C" w:author="HOLZMANN Reinhard - Contractor" w:date="2026-10-07T17:08:34+2" w:id="2557063">
    <w:p>
      <w:pPr>
        <w:pStyle w:val="CommentText"/>
        <w:ind w:start="0"/>
        <w:bidi w:val="0"/>
      </w:pPr>
      <w:r>
        <w:rPr>
          <w:rStyle w:val="CommentReference"/>
        </w:rPr>
        <w:annotationRef/>
      </w:r>
      <w:r>
        <w:rPr>
          <w:b/>
          <w:bCs/>
          <w:rtl w:val="0"/>
          <w:lang w:val="en-GB"/>
        </w:rPr>
        <w:t>Comment (16)  by HOLZMANN Reinhard - Contractor (7 Okt 2026 17:08)</w:t>
      </w:r>
    </w:p>
    <w:p>
      <w:pPr>
        <w:pStyle w:val="CommentText"/>
        <w:ind w:start="0"/>
      </w:pPr>
      <w:r>
        <w:t>Das Requirement spricht von SMI, unsere Antwort von SCI</w:t>
      </w:r>
    </w:p>
  </w:comment>
  <w:comment xmlns:w="http://schemas.openxmlformats.org/wordprocessingml/2006/main" w:initials="HR-C" w:author="HOLZMANN Reinhard - Contractor" w:date="2026-10-08T09:37:14+2" w:id="2557291">
    <w:p>
      <w:pPr>
        <w:pStyle w:val="CommentText"/>
        <w:ind w:start="0"/>
        <w:bidi w:val="0"/>
      </w:pPr>
      <w:r>
        <w:rPr>
          <w:rStyle w:val="CommentReference"/>
        </w:rPr>
        <w:annotationRef/>
      </w:r>
      <w:r>
        <w:rPr>
          <w:b/>
          <w:bCs/>
          <w:rtl w:val="0"/>
          <w:lang w:val="en-GB"/>
        </w:rPr>
        <w:t>Comment (19)  by HOLZMANN Reinhard - Contractor (8 Okt 2026 9:37)</w:t>
      </w:r>
    </w:p>
    <w:p>
      <w:pPr>
        <w:pStyle w:val="CommentText"/>
        <w:ind w:start="0"/>
      </w:pPr>
      <w:r>
        <w:t>Projektierung ist hier zu entfernen, besser "Identification" schreiben - es sind die Eulynx IDs und die IP Adressen tatsächlich am Stecker, aber keine StationData selbst.</w:t>
      </w:r>
    </w:p>
  </w:comment>
  <w:comment xmlns:w="http://schemas.openxmlformats.org/wordprocessingml/2006/main" w:initials="BE" w:author="BRENNER Erich" w:date="2026-10-09T08:54:49+2" w:id="2557882">
    <w:p>
      <w:pPr>
        <w:pStyle w:val="CommentText"/>
        <w:ind w:start="0"/>
        <w:bidi w:val="0"/>
      </w:pPr>
      <w:r>
        <w:rPr>
          <w:rStyle w:val="CommentReference"/>
        </w:rPr>
        <w:annotationRef/>
      </w:r>
      <w:r>
        <w:rPr>
          <w:b/>
          <w:bCs/>
          <w:rtl w:val="0"/>
          <w:lang w:val="en-GB"/>
        </w:rPr>
        <w:t>Comment (35)  by BRENNER Erich (9 Okt 2026 8:54)</w:t>
      </w:r>
    </w:p>
    <w:p>
      <w:pPr>
        <w:pStyle w:val="CommentText"/>
        <w:ind w:start="0"/>
      </w:pPr>
      <w:r>
        <w:t>Es sollte erwähnt werden, dass aktuell die bis zu 5 Endlagenprüfer in Kette mit einem einzelnen Status eingelesen werden. Eine separate Einlesung der Endlagenprüfer wurde hausintern auf DCA 3.1.2 gesetzt.</w:t>
        <w:br/>
        <w:t/>
        <w:br/>
        <w:t>Weiters wurde die Anzahl der maximalen Endlagenprüfer im Req. EL4-DFE-SSS-REQ-00440 auf 3 begrenzt + 1 Auffahrmelder.</w:t>
      </w:r>
    </w:p>
  </w:comment>
  <w:comment xmlns:w="http://schemas.openxmlformats.org/wordprocessingml/2006/main" w:initials="HR-C" w:author="HOLZMANN Reinhard - Contractor" w:date="2026-10-07T17:12:24+2" w:id="2557066">
    <w:p>
      <w:pPr>
        <w:pStyle w:val="CommentText"/>
        <w:ind w:start="0"/>
        <w:bidi w:val="0"/>
      </w:pPr>
      <w:r>
        <w:rPr>
          <w:rStyle w:val="CommentReference"/>
        </w:rPr>
        <w:annotationRef/>
      </w:r>
      <w:r>
        <w:rPr>
          <w:b/>
          <w:bCs/>
          <w:rtl w:val="0"/>
          <w:lang w:val="en-GB"/>
        </w:rPr>
        <w:t>Comment (17)  by HOLZMANN Reinhard - Contractor (7 Okt 2026 17:12)</w:t>
      </w:r>
    </w:p>
    <w:p>
      <w:pPr>
        <w:pStyle w:val="CommentText"/>
        <w:ind w:start="0"/>
      </w:pPr>
      <w:r>
        <w:t>Endlagenprüfern, ....auf das Element Weiche einwirken sollen.</w:t>
      </w:r>
    </w:p>
  </w:comment>
  <w:comment xmlns:w="http://schemas.openxmlformats.org/wordprocessingml/2006/main" w:initials="HR-C" w:author="HOLZMANN Reinhard - Contractor" w:date="2026-10-07T17:14:40+2" w:id="2557067">
    <w:p>
      <w:pPr>
        <w:pStyle w:val="CommentText"/>
        <w:ind w:start="0"/>
        <w:bidi w:val="0"/>
      </w:pPr>
      <w:r>
        <w:rPr>
          <w:rStyle w:val="CommentReference"/>
        </w:rPr>
        <w:annotationRef/>
      </w:r>
      <w:r>
        <w:rPr>
          <w:b/>
          <w:bCs/>
          <w:rtl w:val="0"/>
          <w:lang w:val="en-GB"/>
        </w:rPr>
        <w:t>Comment (18)  by HOLZMANN Reinhard - Contractor (7 Okt 2026 17:14)</w:t>
      </w:r>
    </w:p>
    <w:p>
      <w:pPr>
        <w:pStyle w:val="CommentText"/>
        <w:ind w:start="0"/>
      </w:pPr>
      <w:r>
        <w:t>Ergänzen: Comment: wir haben definiert, was kurzzeitig ist?</w:t>
      </w:r>
    </w:p>
  </w:comment>
  <w:comment xmlns:w="http://schemas.openxmlformats.org/wordprocessingml/2006/main" w:initials="BE" w:author="BRENNER Erich" w:date="2026-10-09T08:59:30+2" w:id="2557889">
    <w:p>
      <w:pPr>
        <w:pStyle w:val="CommentText"/>
        <w:ind w:start="0"/>
        <w:bidi w:val="0"/>
      </w:pPr>
      <w:r>
        <w:rPr>
          <w:rStyle w:val="CommentReference"/>
        </w:rPr>
        <w:annotationRef/>
      </w:r>
      <w:r>
        <w:rPr>
          <w:b/>
          <w:bCs/>
          <w:rtl w:val="0"/>
          <w:lang w:val="en-GB"/>
        </w:rPr>
        <w:t>Comment (36)  by BRENNER Erich (9 Okt 2026 8:59)</w:t>
      </w:r>
    </w:p>
    <w:p>
      <w:pPr>
        <w:pStyle w:val="CommentText"/>
        <w:ind w:start="0"/>
      </w:pPr>
      <w:r>
        <w:t>Im Req. EL4-DFE-SSS-REQ-00109 ist definiert, dass für den Sperrschuh ein fixer Wert von 6s gesetzt wird (wie von der ÖBB gefordert) - somit nicht einstellbar.</w:t>
      </w:r>
    </w:p>
  </w:comment>
  <w:comment xmlns:w="http://schemas.openxmlformats.org/wordprocessingml/2006/main" w:initials="BE" w:author="BRENNER Erich" w:date="2026-10-09T13:07:29+2" w:id="2558023">
    <w:p>
      <w:pPr>
        <w:pStyle w:val="CommentText"/>
        <w:ind w:start="0"/>
        <w:bidi w:val="0"/>
      </w:pPr>
      <w:r>
        <w:rPr>
          <w:rStyle w:val="CommentReference"/>
        </w:rPr>
        <w:annotationRef/>
      </w:r>
      <w:r>
        <w:rPr>
          <w:b/>
          <w:bCs/>
          <w:rtl w:val="0"/>
          <w:lang w:val="en-GB"/>
        </w:rPr>
        <w:t>Proposed Change (37)  by BRENNER Erich (9 Okt 2026 13:07)</w:t>
      </w:r>
    </w:p>
    <w:p>
      <w:pPr>
        <w:pStyle w:val="CommentText"/>
        <w:ind w:start="0"/>
      </w:pPr>
      <w:r>
        <w:t>"Designphase" sollte noch genauer an Hand der spezifizeirten ÖBB-Phasen defniert werden</w:t>
      </w:r>
    </w:p>
  </w:comment>
  <w:comment xmlns:w="http://schemas.openxmlformats.org/wordprocessingml/2006/main" w:initials="BE" w:author="BRENNER Erich" w:date="2026-10-09T13:15:23+2" w:id="2558031">
    <w:p>
      <w:pPr>
        <w:pStyle w:val="CommentText"/>
        <w:ind w:start="0"/>
        <w:bidi w:val="0"/>
      </w:pPr>
      <w:r>
        <w:rPr>
          <w:rStyle w:val="CommentReference"/>
        </w:rPr>
        <w:annotationRef/>
      </w:r>
      <w:r>
        <w:rPr>
          <w:b/>
          <w:bCs/>
          <w:rtl w:val="0"/>
          <w:lang w:val="en-GB"/>
        </w:rPr>
        <w:t>Comment (38)  by BRENNER Erich (9 Okt 2026 13:15)</w:t>
      </w:r>
    </w:p>
    <w:p>
      <w:pPr>
        <w:pStyle w:val="CommentText"/>
        <w:ind w:start="0"/>
      </w:pPr>
      <w:r>
        <w:t>Hinweis:</w:t>
        <w:br/>
        <w:t>
Aktuell werden in der Max-Version 3 GPE und 6 INDUSI unterstützt (davon 1 ohne Readback)</w:t>
        <w:br/>
        <w:t>
bei gleichzeitiger Verwendung von 3 ZUML.</w:t>
        <w:br/>
        <w:t>
Bei Verwendung von 5 ZUML reduziert sich laut aktuellem Konzept die INDUSI-Anzahl auf 4.</w:t>
        <w:br/>
        <w:t/>
        <w:br/>
        <w:t>Es ist wichtig, diese Annahmen rasch mit der ÖBB zu klären bzw. abzustimmen.</w:t>
      </w:r>
    </w:p>
  </w:comment>
  <w:comment xmlns:w="http://schemas.openxmlformats.org/wordprocessingml/2006/main" w:initials="BE" w:author="BRENNER Erich" w:date="2026-10-09T14:40:09+2" w:id="2558078">
    <w:p>
      <w:pPr>
        <w:pStyle w:val="CommentText"/>
        <w:ind w:start="0"/>
        <w:bidi w:val="0"/>
      </w:pPr>
      <w:r>
        <w:rPr>
          <w:rStyle w:val="CommentReference"/>
        </w:rPr>
        <w:annotationRef/>
      </w:r>
      <w:r>
        <w:rPr>
          <w:b/>
          <w:bCs/>
          <w:rtl w:val="0"/>
          <w:lang w:val="en-GB"/>
        </w:rPr>
        <w:t>Comment (39)  by BRENNER Erich (9 Okt 2026 14:40)</w:t>
      </w:r>
    </w:p>
    <w:p>
      <w:pPr>
        <w:pStyle w:val="CommentText"/>
        <w:ind w:start="0"/>
      </w:pPr>
      <w:r>
        <w:t>Diese Abmessungen entsprechen den Abmessungen von 1 ICB.</w:t>
        <w:br/>
        <w:t>Ein OC kann jedoch aus 1 oder mehreren ICB bestehen.</w:t>
      </w:r>
    </w:p>
  </w:comment>
  <w:comment xmlns:w="http://schemas.openxmlformats.org/wordprocessingml/2006/main" w:initials="BE" w:author="BRENNER Erich" w:date="2026-10-09T14:44:19+2" w:id="2558080">
    <w:p>
      <w:pPr>
        <w:pStyle w:val="CommentText"/>
        <w:ind w:start="0"/>
        <w:bidi w:val="0"/>
      </w:pPr>
      <w:r>
        <w:rPr>
          <w:rStyle w:val="CommentReference"/>
        </w:rPr>
        <w:annotationRef/>
      </w:r>
      <w:r>
        <w:rPr>
          <w:b/>
          <w:bCs/>
          <w:rtl w:val="0"/>
          <w:lang w:val="en-GB"/>
        </w:rPr>
        <w:t>Proposed Change (40)  by BRENNER Erich (9 Okt 2026 14:44)</w:t>
      </w:r>
    </w:p>
    <w:p>
      <w:pPr>
        <w:pStyle w:val="CommentText"/>
        <w:ind w:start="0"/>
      </w:pPr>
      <w:r>
        <w:t>In Summe habe 12 ICBs in einem FES-M platz.</w:t>
        <w:br/>
        <w:t>
Somit dürfen 2 OCs aus jeweils 2 ICBs bestehen, damit diese Anforderung noch erfüllt bleibt.</w:t>
        <w:br/>
        <w:t>
Sonst müsste man es so formulieren:</w:t>
        <w:br/>
        <w:t>
Eine FES der Größe M wird Platz für bis zu 12 ICBs.</w:t>
        <w:br/>
        <w:t>Ein Object Controller (OC) besteht funktionsabhängig aus 1 oder 2 ICB.</w:t>
      </w:r>
    </w:p>
  </w:comment>
  <w:comment xmlns:w="http://schemas.openxmlformats.org/wordprocessingml/2006/main" w:initials="BE" w:author="BRENNER Erich" w:date="2026-10-09T14:45:37+2" w:id="2558081">
    <w:p>
      <w:pPr>
        <w:pStyle w:val="CommentText"/>
        <w:ind w:start="0"/>
        <w:bidi w:val="0"/>
      </w:pPr>
      <w:r>
        <w:rPr>
          <w:rStyle w:val="CommentReference"/>
        </w:rPr>
        <w:annotationRef/>
      </w:r>
      <w:r>
        <w:rPr>
          <w:b/>
          <w:bCs/>
          <w:rtl w:val="0"/>
          <w:lang w:val="en-GB"/>
        </w:rPr>
        <w:t>Proposed Change (41)  by BRENNER Erich (9 Okt 2026 14:45)</w:t>
      </w:r>
    </w:p>
    <w:p>
      <w:pPr>
        <w:pStyle w:val="CommentText"/>
        <w:ind w:start="0"/>
      </w:pPr>
      <w:r>
        <w:t>siehe #40</w:t>
      </w:r>
    </w:p>
  </w:comment>
  <w:comment xmlns:w="http://schemas.openxmlformats.org/wordprocessingml/2006/main" w:initials="BE" w:author="BRENNER Erich" w:date="2026-10-09T14:45:51+2" w:id="2558082">
    <w:p>
      <w:pPr>
        <w:pStyle w:val="CommentText"/>
        <w:ind w:start="0"/>
        <w:bidi w:val="0"/>
      </w:pPr>
      <w:r>
        <w:rPr>
          <w:rStyle w:val="CommentReference"/>
        </w:rPr>
        <w:annotationRef/>
      </w:r>
      <w:r>
        <w:rPr>
          <w:b/>
          <w:bCs/>
          <w:rtl w:val="0"/>
          <w:lang w:val="en-GB"/>
        </w:rPr>
        <w:t>Proposed Change (42)  by BRENNER Erich (9 Okt 2026 14:45)</w:t>
      </w:r>
    </w:p>
    <w:p>
      <w:pPr>
        <w:pStyle w:val="CommentText"/>
        <w:ind w:start="0"/>
      </w:pPr>
      <w:r>
        <w:t>siehe #40</w:t>
      </w:r>
    </w:p>
  </w:comment>
  <w:comment xmlns:w="http://schemas.openxmlformats.org/wordprocessingml/2006/main" w:initials="BE" w:author="BRENNER Erich" w:date="2026-10-09T14:46:11+2" w:id="2558083">
    <w:p>
      <w:pPr>
        <w:pStyle w:val="CommentText"/>
        <w:ind w:start="0"/>
        <w:bidi w:val="0"/>
      </w:pPr>
      <w:r>
        <w:rPr>
          <w:rStyle w:val="CommentReference"/>
        </w:rPr>
        <w:annotationRef/>
      </w:r>
      <w:r>
        <w:rPr>
          <w:b/>
          <w:bCs/>
          <w:rtl w:val="0"/>
          <w:lang w:val="en-GB"/>
        </w:rPr>
        <w:t>Proposed Change (43)  by BRENNER Erich (9 Okt 2026 14:46)</w:t>
      </w:r>
    </w:p>
    <w:p>
      <w:pPr>
        <w:pStyle w:val="CommentText"/>
        <w:ind w:start="0"/>
      </w:pPr>
      <w:r>
        <w:t>siehe #40</w:t>
      </w:r>
    </w:p>
  </w:comment>
  <w:comment xmlns:w="http://schemas.openxmlformats.org/wordprocessingml/2006/main" w:initials="BE" w:author="BRENNER Erich" w:date="2026-10-09T14:50:23+2" w:id="2558087">
    <w:p>
      <w:pPr>
        <w:pStyle w:val="CommentText"/>
        <w:ind w:start="0"/>
        <w:bidi w:val="0"/>
      </w:pPr>
      <w:r>
        <w:rPr>
          <w:rStyle w:val="CommentReference"/>
        </w:rPr>
        <w:annotationRef/>
      </w:r>
      <w:r>
        <w:rPr>
          <w:b/>
          <w:bCs/>
          <w:rtl w:val="0"/>
          <w:lang w:val="en-GB"/>
        </w:rPr>
        <w:t>Comment (46)  by BRENNER Erich (9 Okt 2026 14:50)</w:t>
      </w:r>
    </w:p>
    <w:p>
      <w:pPr>
        <w:pStyle w:val="CommentText"/>
        <w:ind w:start="0"/>
      </w:pPr>
      <w:r>
        <w:t>Formatierung</w:t>
      </w:r>
    </w:p>
  </w:comment>
  <w:comment xmlns:w="http://schemas.openxmlformats.org/wordprocessingml/2006/main" w:initials="BE" w:author="BRENNER Erich" w:date="2026-10-09T14:53:10+2" w:id="2558089">
    <w:p>
      <w:pPr>
        <w:pStyle w:val="CommentText"/>
        <w:ind w:start="0"/>
        <w:bidi w:val="0"/>
      </w:pPr>
      <w:r>
        <w:rPr>
          <w:rStyle w:val="CommentReference"/>
        </w:rPr>
        <w:annotationRef/>
      </w:r>
      <w:r>
        <w:rPr>
          <w:b/>
          <w:bCs/>
          <w:rtl w:val="0"/>
          <w:lang w:val="en-GB"/>
        </w:rPr>
        <w:t>Comment (47)  by BRENNER Erich (9 Okt 2026 14:53)</w:t>
      </w:r>
    </w:p>
    <w:p>
      <w:pPr>
        <w:pStyle w:val="CommentText"/>
        <w:ind w:start="0"/>
      </w:pPr>
      <w:r>
        <w:t>Hinweis:</w:t>
        <w:br/>
        <w:t>Definition (Abmessungen, Schnittstelle) für AN noch unklar, deswegen aktuell noch nicht berücksichtigbar (Montage, Anbindung an Auswerteeinheit)</w:t>
      </w:r>
    </w:p>
  </w:comment>
  <w:comment xmlns:w="http://schemas.openxmlformats.org/wordprocessingml/2006/main" w:initials="BE" w:author="BRENNER Erich" w:date="2026-10-09T15:00:24+2" w:id="2558093">
    <w:p>
      <w:pPr>
        <w:pStyle w:val="CommentText"/>
        <w:ind w:start="0"/>
        <w:bidi w:val="0"/>
      </w:pPr>
      <w:r>
        <w:rPr>
          <w:rStyle w:val="CommentReference"/>
        </w:rPr>
        <w:annotationRef/>
      </w:r>
      <w:r>
        <w:rPr>
          <w:b/>
          <w:bCs/>
          <w:rtl w:val="0"/>
          <w:lang w:val="en-GB"/>
        </w:rPr>
        <w:t>Proposed Change (48)  by BRENNER Erich (9 Okt 2026 15:00)</w:t>
      </w:r>
    </w:p>
    <w:p>
      <w:pPr>
        <w:pStyle w:val="CommentText"/>
        <w:ind w:start="0"/>
      </w:pPr>
      <w:r>
        <w:t>Metallverschraubung wollen wir intern noch überdenken, ob wirklich notwendig (am Boden des FES kommt kein UV-Licht zu den Durchführungen)</w:t>
        <w:br/>
        <w:t>Deswegen würden aus meiner Sicht auch Kunststoffdichtdurchführungen der Klasse IP65 ausreichen. Auf Grund der zu erwartenden Kabelanzahl (speziell bei FES-M) sind auch Multi-Kabeldichtdurchführungen angedacht bzw. nicht ausgeschlossen.</w:t>
      </w:r>
    </w:p>
  </w:comment>
  <w:comment xmlns:w="http://schemas.openxmlformats.org/wordprocessingml/2006/main" w:initials="BE" w:author="BRENNER Erich" w:date="2026-10-09T15:01:01+2" w:id="2558094">
    <w:p>
      <w:pPr>
        <w:pStyle w:val="CommentText"/>
        <w:ind w:start="0"/>
        <w:bidi w:val="0"/>
      </w:pPr>
      <w:r>
        <w:rPr>
          <w:rStyle w:val="CommentReference"/>
        </w:rPr>
        <w:annotationRef/>
      </w:r>
      <w:r>
        <w:rPr>
          <w:b/>
          <w:bCs/>
          <w:rtl w:val="0"/>
          <w:lang w:val="en-GB"/>
        </w:rPr>
        <w:t>Comment (49)  by BRENNER Erich (9 Okt 2026 15:01)</w:t>
      </w:r>
    </w:p>
    <w:p>
      <w:pPr>
        <w:pStyle w:val="CommentText"/>
        <w:ind w:start="0"/>
      </w:pPr>
      <w:r>
        <w:t>Ist hiermit FES-L...XL gemeint?</w:t>
      </w:r>
    </w:p>
  </w:comment>
  <w:comment xmlns:w="http://schemas.openxmlformats.org/wordprocessingml/2006/main" w:initials="BE" w:author="BRENNER Erich" w:date="2026-10-09T15:01:57+2" w:id="2558095">
    <w:p>
      <w:pPr>
        <w:pStyle w:val="CommentText"/>
        <w:ind w:start="0"/>
        <w:bidi w:val="0"/>
      </w:pPr>
      <w:r>
        <w:rPr>
          <w:rStyle w:val="CommentReference"/>
        </w:rPr>
        <w:annotationRef/>
      </w:r>
      <w:r>
        <w:rPr>
          <w:b/>
          <w:bCs/>
          <w:rtl w:val="0"/>
          <w:lang w:val="en-GB"/>
        </w:rPr>
        <w:t>Comment (50)  by BRENNER Erich (9 Okt 2026 15:01)</w:t>
      </w:r>
    </w:p>
    <w:p>
      <w:pPr>
        <w:pStyle w:val="CommentText"/>
        <w:ind w:start="0"/>
      </w:pPr>
      <w:r>
        <w:t>Formatierung</w:t>
      </w:r>
    </w:p>
  </w:comment>
  <w:comment xmlns:w="http://schemas.openxmlformats.org/wordprocessingml/2006/main" w:initials="BE" w:author="BRENNER Erich" w:date="2026-10-09T15:02:21+2" w:id="2558096">
    <w:p>
      <w:pPr>
        <w:pStyle w:val="CommentText"/>
        <w:ind w:start="0"/>
        <w:bidi w:val="0"/>
      </w:pPr>
      <w:r>
        <w:rPr>
          <w:rStyle w:val="CommentReference"/>
        </w:rPr>
        <w:annotationRef/>
      </w:r>
      <w:r>
        <w:rPr>
          <w:b/>
          <w:bCs/>
          <w:rtl w:val="0"/>
          <w:lang w:val="en-GB"/>
        </w:rPr>
        <w:t>Comment (51)  by BRENNER Erich (9 Okt 2026 15:02)</w:t>
      </w:r>
    </w:p>
    <w:p>
      <w:pPr>
        <w:pStyle w:val="CommentText"/>
        <w:ind w:start="0"/>
      </w:pPr>
      <w:r>
        <w:t>Formatierung</w:t>
      </w:r>
    </w:p>
  </w:comment>
  <w:comment xmlns:w="http://schemas.openxmlformats.org/wordprocessingml/2006/main" w:initials="BE" w:author="BRENNER Erich" w:date="2026-10-09T15:05:43+2" w:id="2558097">
    <w:p>
      <w:pPr>
        <w:pStyle w:val="CommentText"/>
        <w:ind w:start="0"/>
        <w:bidi w:val="0"/>
      </w:pPr>
      <w:r>
        <w:rPr>
          <w:rStyle w:val="CommentReference"/>
        </w:rPr>
        <w:annotationRef/>
      </w:r>
      <w:r>
        <w:rPr>
          <w:b/>
          <w:bCs/>
          <w:rtl w:val="0"/>
          <w:lang w:val="en-GB"/>
        </w:rPr>
        <w:t>Comment (52)  by BRENNER Erich (9 Okt 2026 15:05)</w:t>
      </w:r>
    </w:p>
    <w:p>
      <w:pPr>
        <w:pStyle w:val="CommentText"/>
        <w:ind w:start="0"/>
      </w:pPr>
      <w:r>
        <w:t>Die Höhenangaben laut dieser Anforderung stimmen nicht mit den Vorgaben aus TK135R700.60 zusammen - deswegen sind diese Angaben nochmals zu hinterfragen</w:t>
      </w:r>
    </w:p>
  </w:comment>
  <w:comment xmlns:w="http://schemas.openxmlformats.org/wordprocessingml/2006/main" w:initials="BE" w:author="BRENNER Erich" w:date="2026-10-09T15:17:03+2" w:id="2558100">
    <w:p>
      <w:pPr>
        <w:pStyle w:val="CommentText"/>
        <w:ind w:start="0"/>
        <w:bidi w:val="0"/>
      </w:pPr>
      <w:r>
        <w:rPr>
          <w:rStyle w:val="CommentReference"/>
        </w:rPr>
        <w:annotationRef/>
      </w:r>
      <w:r>
        <w:rPr>
          <w:b/>
          <w:bCs/>
          <w:rtl w:val="0"/>
          <w:lang w:val="en-GB"/>
        </w:rPr>
        <w:t>Comment (55)  by BRENNER Erich (9 Okt 2026 15:17)</w:t>
      </w:r>
    </w:p>
    <w:p>
      <w:pPr>
        <w:pStyle w:val="CommentText"/>
        <w:ind w:start="0"/>
      </w:pPr>
      <w:r>
        <w:t>13A ist für FES-S &amp; M zu hinterfragen, für FES-L &amp; XL aus meiner Sicht 1x pro FES ok.</w:t>
        <w:br/>
        <w:t>Grund: der benötigte Trenntrafo für 3kVA ist sehr groß und schwer.</w:t>
      </w:r>
    </w:p>
  </w:comment>
  <w:comment xmlns:w="http://schemas.openxmlformats.org/wordprocessingml/2006/main" w:initials="BE" w:author="BRENNER Erich" w:date="2026-10-09T15:20:49+2" w:id="2558101">
    <w:p>
      <w:pPr>
        <w:pStyle w:val="CommentText"/>
        <w:ind w:start="0"/>
        <w:bidi w:val="0"/>
      </w:pPr>
      <w:r>
        <w:rPr>
          <w:rStyle w:val="CommentReference"/>
        </w:rPr>
        <w:annotationRef/>
      </w:r>
      <w:r>
        <w:rPr>
          <w:b/>
          <w:bCs/>
          <w:rtl w:val="0"/>
          <w:lang w:val="en-GB"/>
        </w:rPr>
        <w:t>Comment (56)  by BRENNER Erich (9 Okt 2026 15:20)</w:t>
      </w:r>
    </w:p>
    <w:p>
      <w:pPr>
        <w:pStyle w:val="CommentText"/>
        <w:ind w:start="0"/>
      </w:pPr>
      <w:r>
        <w:t>Das würde bedeuten, dass der Trafo zusätzlich auch noch die Leistung der Patch-Monitoring-Sicherung zur Verfügung stellen muss - deswegen ist geplant, dass beide Steckdosen-Typen gemeinsam mit 1x 13A abgesichert werden.</w:t>
      </w:r>
    </w:p>
  </w:comment>
  <w:comment xmlns:w="http://schemas.openxmlformats.org/wordprocessingml/2006/main" w:initials="BE" w:author="BRENNER Erich" w:date="2026-10-09T15:26:56+2" w:id="2558104">
    <w:p>
      <w:pPr>
        <w:pStyle w:val="CommentText"/>
        <w:ind w:start="0"/>
        <w:bidi w:val="0"/>
      </w:pPr>
      <w:r>
        <w:rPr>
          <w:rStyle w:val="CommentReference"/>
        </w:rPr>
        <w:annotationRef/>
      </w:r>
      <w:r>
        <w:rPr>
          <w:b/>
          <w:bCs/>
          <w:rtl w:val="0"/>
          <w:lang w:val="en-GB"/>
        </w:rPr>
        <w:t>Comment (57)  by BRENNER Erich (9 Okt 2026 15:26)</w:t>
      </w:r>
    </w:p>
    <w:p>
      <w:pPr>
        <w:pStyle w:val="CommentText"/>
        <w:ind w:start="0"/>
      </w:pPr>
      <w:r>
        <w:t>2 redundante ESTs: muss automatisch zwischen den beiden ESTs umgeschalten werden?</w:t>
        <w:br/>
        <w:t>
(z.B. wenn bei aktiver EST 1 oder mehrere Phasen ausfallen)</w:t>
        <w:br/>
        <w:t>Dafür gibt es vom AG keine klare Anforderung!</w:t>
      </w:r>
    </w:p>
  </w:comment>
</w:comments>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543C2A" w14:textId="77777777">
      <w:pPr>
        <w:spacing w:after="0" w:line="240" w:lineRule="auto"/>
      </w:pPr>
      <w:r>
        <w:separator/>
      </w:r>
    </w:p>
  </w:endnote>
  <w:endnote w:type="continuationSeparator" w:id="0">
    <w:p w14:paraId="07B8CBDB" w14:textId="77777777">
      <w:pPr>
        <w:spacing w:after="0" w:line="240" w:lineRule="auto"/>
      </w:pPr>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2549F" w14:textId="77777777">
    <w:pPr>
      <w:pStyle w:val="Footer"/>
    </w:pPr>
  </w:p>
</w:ftr>
</file>

<file path=word/footer2.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FB7D9" w14:textId="77777777">
    <w:pPr>
      <w:pStyle w:val="Footer"/>
    </w:pPr>
  </w:p>
  <w:tbl>
    <w:tblPr>
      <w:tblW w:w="1044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14:paraId="7D14E8CE" w14:textId="77777777">
      <w:trPr>
        <w:jc w:val="center"/>
      </w:trPr>
      <w:tc>
        <w:tcPr>
          <w:tcW w:w="5400" w:type="dxa"/>
          <w:gridSpan w:val="2"/>
          <w:tcBorders>
            <w:top w:val="nil"/>
            <w:left w:val="nil"/>
            <w:bottom w:val="single" w:color="auto" w:sz="4" w:space="0"/>
            <w:right w:val="nil"/>
          </w:tcBorders>
          <w:vAlign w:val="center"/>
        </w:tcPr>
        <w:p w14:paraId="499CD028" w14:textId="77777777">
          <w:pPr>
            <w:spacing w:after="0"/>
            <w:jc w:val="center"/>
            <w:rPr>
              <w:b/>
              <w:szCs w:val="12"/>
              <w:lang w:val="en-GB"/>
            </w:rPr>
          </w:pPr>
          <w:r>
            <w:rPr>
              <w:rFonts w:ascii="Century Gothic" w:hAnsi="Century Gothic"/>
              <w:b/>
              <w:lang w:val="en-GB"/>
            </w:rPr>
            <w:t>NOT EXPORT CONTROLLED</w:t>
          </w:r>
        </w:p>
      </w:tc>
      <w:tc>
        <w:tcPr>
          <w:tcW w:w="5040" w:type="dxa"/>
          <w:gridSpan w:val="3"/>
          <w:tcBorders>
            <w:top w:val="nil"/>
            <w:left w:val="nil"/>
            <w:bottom w:val="single" w:color="auto" w:sz="4" w:space="0"/>
            <w:right w:val="nil"/>
          </w:tcBorders>
          <w:vAlign w:val="center"/>
        </w:tcPr>
        <w:p w14:paraId="1FEA5D95" w14:textId="77777777">
          <w:pPr>
            <w:pStyle w:val="Default"/>
            <w:jc w:val="center"/>
            <w:rPr>
              <w:rFonts w:eastAsia="Cambria" w:cs="Angsana New"/>
              <w:b/>
              <w:kern w:val="20"/>
              <w:sz w:val="20"/>
              <w:szCs w:val="20"/>
              <w:lang w:val="en-GB" w:eastAsia="en-US"/>
            </w:rPr>
          </w:pPr>
          <w:r>
            <w:rPr>
              <w:rFonts w:cs="Times New Roman"/>
              <w:b/>
              <w:bCs/>
              <w:color w:val="76923C"/>
              <w:sz w:val="20"/>
              <w:szCs w:val="20"/>
              <w:lang w:val="en-GB"/>
            </w:rPr>
            <w:t>Hitachi Rail - Internal</w:t>
          </w:r>
        </w:p>
      </w:tc>
    </w:tr>
    <w:tr w14:paraId="737FA37B"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26341236" w14:textId="77777777">
          <w:pPr>
            <w:spacing w:after="0" w:line="240" w:lineRule="atLeast"/>
            <w:ind w:hanging="221"/>
            <w:jc w:val="center"/>
            <w:rPr>
              <w:rFonts w:cs="Arial"/>
              <w:b/>
              <w:szCs w:val="12"/>
              <w:lang w:val="en-GB"/>
            </w:rPr>
          </w:pPr>
          <w:r>
            <w:rPr>
              <w:rFonts w:cs="Arial"/>
              <w:b/>
              <w:szCs w:val="12"/>
              <w:lang w:val="en-GB"/>
            </w:rPr>
            <w:t>Document Identifier Radical</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36AB6055" w14:textId="77777777">
          <w:pPr>
            <w:spacing w:after="0" w:line="240" w:lineRule="atLeast"/>
            <w:jc w:val="center"/>
            <w:rPr>
              <w:rFonts w:cs="Arial"/>
              <w:b/>
              <w:szCs w:val="12"/>
              <w:lang w:val="en-GB"/>
            </w:rPr>
          </w:pPr>
          <w:r>
            <w:rPr>
              <w:rFonts w:cs="Arial"/>
              <w:b/>
              <w:szCs w:val="12"/>
              <w:lang w:val="en-GB"/>
            </w:rPr>
            <w:t>DTC</w:t>
          </w:r>
        </w:p>
      </w:tc>
      <w:tc>
        <w:tcPr>
          <w:tcW w:w="3150" w:type="dxa"/>
          <w:tcBorders>
            <w:top w:val="single" w:color="auto" w:sz="4" w:space="0"/>
            <w:left w:val="single" w:color="auto" w:sz="4" w:space="0"/>
            <w:bottom w:val="single" w:color="auto" w:sz="4" w:space="0"/>
            <w:right w:val="single" w:color="auto" w:sz="4" w:space="0"/>
          </w:tcBorders>
          <w:vAlign w:val="center"/>
        </w:tcPr>
        <w:p w14:paraId="679B77FD" w14:textId="77777777">
          <w:pPr>
            <w:spacing w:after="0" w:line="240" w:lineRule="atLeast"/>
            <w:ind w:left="371" w:hanging="354"/>
            <w:jc w:val="center"/>
            <w:rPr>
              <w:rFonts w:cs="Arial"/>
              <w:b/>
              <w:szCs w:val="12"/>
              <w:lang w:val="en-GB"/>
            </w:rPr>
          </w:pPr>
          <w:r>
            <w:rPr>
              <w:rFonts w:cs="Arial"/>
              <w:b/>
              <w:szCs w:val="12"/>
              <w:lang w:val="en-GB"/>
            </w:rPr>
            <w:t>Enterprise Identifier</w:t>
          </w:r>
        </w:p>
      </w:tc>
      <w:tc>
        <w:tcPr>
          <w:tcW w:w="1620"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52572051" w14:textId="77777777">
          <w:pPr>
            <w:spacing w:after="0" w:line="240" w:lineRule="atLeast"/>
            <w:jc w:val="center"/>
            <w:rPr>
              <w:rFonts w:cs="Arial"/>
              <w:b/>
              <w:szCs w:val="12"/>
              <w:lang w:val="en-GB"/>
            </w:rPr>
          </w:pPr>
          <w:r>
            <w:rPr>
              <w:rFonts w:cs="Arial"/>
              <w:b/>
              <w:szCs w:val="12"/>
              <w:lang w:val="en-GB"/>
            </w:rPr>
            <w:t>Revision</w:t>
          </w:r>
        </w:p>
      </w:tc>
    </w:tr>
    <w:tr w14:paraId="2A1CF6B2"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02AFA0A5" w14:textId="77777777">
          <w:pPr>
            <w:tabs>
              <w:tab w:val="center" w:pos="4680"/>
              <w:tab w:val="right" w:pos="9360"/>
            </w:tabs>
            <w:spacing w:after="0" w:line="240" w:lineRule="auto"/>
            <w:jc w:val="center"/>
            <w:rPr>
              <w:rFonts w:cs="Arial"/>
              <w:lang w:val="en-GB"/>
            </w:rPr>
          </w:pPr>
          <w:r>
            <w:rPr>
              <w:rFonts w:cs="Arial"/>
              <w:lang w:val="en-GB"/>
            </w:rPr>
            <w:t>N / A</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26B29044" w14:textId="77777777">
          <w:pPr>
            <w:tabs>
              <w:tab w:val="center" w:pos="4680"/>
              <w:tab w:val="right" w:pos="9360"/>
            </w:tabs>
            <w:spacing w:after="0" w:line="240" w:lineRule="auto"/>
            <w:jc w:val="center"/>
            <w:rPr>
              <w:rFonts w:cs="Arial"/>
              <w:lang w:val="en-GB"/>
            </w:rPr>
          </w:pPr>
          <w:r>
            <w:rPr>
              <w:rFonts w:cs="Arial"/>
              <w:lang w:val="en-GB"/>
            </w:rPr>
            <w:t>304</w:t>
          </w:r>
        </w:p>
      </w:tc>
      <w:tc>
        <w:tcPr>
          <w:tcW w:w="3150" w:type="dxa"/>
          <w:tcBorders>
            <w:top w:val="single" w:color="auto" w:sz="4" w:space="0"/>
            <w:left w:val="single" w:color="auto" w:sz="4" w:space="0"/>
            <w:bottom w:val="single" w:color="auto" w:sz="4" w:space="0"/>
            <w:right w:val="single" w:color="auto" w:sz="4" w:space="0"/>
          </w:tcBorders>
        </w:tcPr>
        <w:p w14:paraId="2B554EA2" w14:textId="77777777">
          <w:pPr>
            <w:tabs>
              <w:tab w:val="center" w:pos="4680"/>
              <w:tab w:val="right" w:pos="9360"/>
            </w:tabs>
            <w:spacing w:after="0" w:line="240" w:lineRule="auto"/>
            <w:jc w:val="center"/>
            <w:rPr>
              <w:rFonts w:cs="Arial"/>
              <w:lang w:val="en-GB"/>
            </w:rPr>
          </w:pPr>
          <w:r>
            <w:rPr>
              <w:rFonts w:cs="Arial"/>
              <w:lang w:val="en-GB"/>
            </w:rPr>
            <w:t>16282~0241</w:t>
          </w:r>
        </w:p>
      </w:tc>
      <w:tc>
        <w:tcPr>
          <w:tcW w:w="1620" w:type="dxa"/>
          <w:tcBorders>
            <w:top w:val="single" w:color="auto" w:sz="4" w:space="0"/>
            <w:left w:val="single" w:color="auto" w:sz="4" w:space="0"/>
            <w:right w:val="single" w:color="auto" w:sz="4" w:space="0"/>
          </w:tcBorders>
          <w:tcMar>
            <w:left w:w="57" w:type="dxa"/>
            <w:right w:w="57" w:type="dxa"/>
          </w:tcMar>
          <w:vAlign w:val="center"/>
        </w:tcPr>
        <w:p w14:paraId="02B663BD" w14:textId="77777777">
          <w:pPr>
            <w:tabs>
              <w:tab w:val="center" w:pos="4680"/>
              <w:tab w:val="right" w:pos="9360"/>
            </w:tabs>
            <w:spacing w:after="0" w:line="240" w:lineRule="auto"/>
            <w:jc w:val="center"/>
            <w:rPr>
              <w:rFonts w:cs="Arial"/>
              <w:sz w:val="16"/>
              <w:lang w:val="en-GB"/>
            </w:rPr>
          </w:pPr>
          <w:r>
            <w:rPr>
              <w:rFonts w:cs="Arial"/>
              <w:lang w:val="en-GB"/>
            </w:rPr>
            <w:t>02 RL</w:t>
          </w:r>
        </w:p>
      </w:tc>
    </w:tr>
    <w:tr w14:paraId="4DEFA8C2"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3430C483" w14:textId="77777777">
          <w:pPr>
            <w:tabs>
              <w:tab w:val="left" w:pos="2255"/>
            </w:tabs>
            <w:spacing w:after="0" w:line="240" w:lineRule="atLeast"/>
            <w:rPr>
              <w:rFonts w:cs="Arial"/>
              <w:sz w:val="16"/>
              <w:szCs w:val="18"/>
              <w:lang w:val="en-GB"/>
            </w:rPr>
          </w:pPr>
          <w:r>
            <w:rPr>
              <w:rFonts w:cs="Arial"/>
              <w:i/>
              <w:sz w:val="16"/>
              <w:szCs w:val="18"/>
              <w:lang w:val="en-GB"/>
            </w:rPr>
            <w:t>Legacy, Consortium or Customer secondary Identifier + revision: 3BU 17300 0022 DTAPC</w:t>
          </w:r>
        </w:p>
      </w:tc>
    </w:tr>
    <w:tr w14:paraId="2E20AFF9"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7E2A0C24" w14:textId="77777777">
          <w:pPr>
            <w:tabs>
              <w:tab w:val="left" w:pos="2255"/>
            </w:tabs>
            <w:spacing w:after="0" w:line="240" w:lineRule="atLeast"/>
            <w:rPr>
              <w:rFonts w:cs="Arial"/>
              <w:i/>
              <w:sz w:val="16"/>
              <w:szCs w:val="18"/>
              <w:lang w:val="en-GB"/>
            </w:rPr>
          </w:pPr>
          <w:r>
            <w:rPr>
              <w:rFonts w:cs="Arial"/>
              <w:i/>
              <w:sz w:val="16"/>
              <w:szCs w:val="18"/>
              <w:lang w:val="en-GB"/>
            </w:rPr>
            <w:t>Polarion revision: 1392578</w:t>
          </w:r>
        </w:p>
      </w:tc>
    </w:tr>
  </w:tbl>
  <w:p w14:paraId="370BB6B4" w14:textId="77777777">
    <w:pPr>
      <w:spacing w:before="60" w:after="0" w:line="240" w:lineRule="auto"/>
      <w:contextualSpacing/>
      <w:rPr>
        <w:sz w:val="6"/>
        <w:szCs w:val="12"/>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14:paraId="72496545" w14:textId="77777777">
      <w:trPr>
        <w:trHeight w:val="311"/>
        <w:jc w:val="center"/>
      </w:trPr>
      <w:tc>
        <w:tcPr>
          <w:tcW w:w="192" w:type="dxa"/>
          <w:vMerge w:val="restart"/>
          <w:vAlign w:val="bottom"/>
        </w:tcPr>
        <w:p w14:paraId="576CE9A9" w14:textId="77777777">
          <w:pPr>
            <w:spacing w:after="0" w:line="240" w:lineRule="auto"/>
            <w:rPr>
              <w:rFonts w:eastAsia="Calibri" w:cs="Times New Roman"/>
              <w:sz w:val="12"/>
              <w:szCs w:val="12"/>
              <w:lang w:val="en-GB"/>
            </w:rPr>
          </w:pPr>
        </w:p>
      </w:tc>
      <w:tc>
        <w:tcPr>
          <w:tcW w:w="10014" w:type="dxa"/>
          <w:gridSpan w:val="3"/>
          <w:vAlign w:val="center"/>
        </w:tcPr>
        <w:p w14:paraId="084CE32C" w14:textId="77777777">
          <w:pPr>
            <w:tabs>
              <w:tab w:val="center" w:pos="4536"/>
              <w:tab w:val="right" w:pos="9072"/>
            </w:tabs>
            <w:spacing w:after="0" w:line="240" w:lineRule="auto"/>
            <w:jc w:val="center"/>
            <w:rPr>
              <w:rFonts w:eastAsia="Calibri" w:cs="Times New Roman"/>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©2026 Hitachi Rail Ltd, All rights reserved</w:t>
          </w:r>
        </w:p>
      </w:tc>
      <w:tc>
        <w:tcPr>
          <w:tcW w:w="229" w:type="dxa"/>
          <w:vMerge w:val="restart"/>
          <w:vAlign w:val="bottom"/>
        </w:tcPr>
        <w:p w14:paraId="08B3BC3F" w14:textId="77777777">
          <w:pPr>
            <w:spacing w:after="0" w:line="240" w:lineRule="auto"/>
            <w:jc w:val="right"/>
            <w:rPr>
              <w:rFonts w:eastAsia="Calibri" w:cs="Times New Roman"/>
              <w:sz w:val="12"/>
              <w:szCs w:val="12"/>
              <w:lang w:val="en-GB"/>
            </w:rPr>
          </w:pPr>
          <w:r>
            <w:rPr>
              <w:sz w:val="14"/>
              <w:szCs w:val="14"/>
              <w:lang w:val="en-GB"/>
            </w:rPr>
            <w:t>.</w:t>
          </w:r>
        </w:p>
      </w:tc>
    </w:tr>
    <w:tr w14:paraId="61DE4048" w14:textId="77777777">
      <w:trPr>
        <w:trHeight w:val="311"/>
        <w:jc w:val="center"/>
      </w:trPr>
      <w:tc>
        <w:tcPr>
          <w:tcW w:w="192" w:type="dxa"/>
          <w:vMerge/>
          <w:vAlign w:val="center"/>
        </w:tcPr>
        <w:p w14:paraId="04BF049A" w14:textId="77777777">
          <w:pPr>
            <w:spacing w:after="0" w:line="240" w:lineRule="auto"/>
            <w:rPr>
              <w:rFonts w:eastAsia="Calibri" w:cs="Times New Roman"/>
              <w:sz w:val="14"/>
              <w:szCs w:val="14"/>
              <w:lang w:val="en-GB"/>
            </w:rPr>
          </w:pPr>
        </w:p>
      </w:tc>
      <w:tc>
        <w:tcPr>
          <w:tcW w:w="3338" w:type="dxa"/>
          <w:vAlign w:val="center"/>
        </w:tcPr>
        <w:p w14:paraId="2F20373A" w14:textId="77777777">
          <w:pPr>
            <w:spacing w:after="0" w:line="240" w:lineRule="auto"/>
            <w:rPr>
              <w:rFonts w:ascii="Century Gothic" w:hAnsi="Century Gothic"/>
              <w:b/>
              <w:lang w:val="en-GB"/>
            </w:rPr>
          </w:pPr>
          <w:r>
            <w:rPr>
              <w:rFonts w:eastAsia="Calibri" w:cs="Times New Roman"/>
              <w:sz w:val="14"/>
              <w:szCs w:val="14"/>
              <w:lang w:val="en-GB"/>
            </w:rPr>
            <w:t>90000138-DOC-GRP-EN 005</w:t>
          </w:r>
        </w:p>
      </w:tc>
      <w:tc>
        <w:tcPr>
          <w:tcW w:w="3338" w:type="dxa"/>
          <w:vAlign w:val="center"/>
        </w:tcPr>
        <w:p w14:paraId="01F37727" w14:textId="77777777">
          <w:pPr>
            <w:spacing w:after="0" w:line="240" w:lineRule="auto"/>
            <w:jc w:val="center"/>
            <w:rPr>
              <w:rFonts w:ascii="Century Gothic" w:hAnsi="Century Gothic"/>
              <w:b/>
              <w:lang w:val="en-GB"/>
            </w:rPr>
          </w:pPr>
          <w:r>
            <w:rPr>
              <w:rFonts w:eastAsia="Times New Roman" w:cs="Times New Roman"/>
              <w:szCs w:val="18"/>
              <w:lang w:val="en-GB" w:eastAsia="fr-FR"/>
            </w:rPr>
            <w:fldChar w:fldCharType="begin"/>
          </w:r>
          <w:r>
            <w:rPr>
              <w:rFonts w:eastAsia="Times New Roman" w:cs="Times New Roman"/>
              <w:szCs w:val="18"/>
              <w:lang w:val="en-GB" w:eastAsia="fr-FR"/>
            </w:rPr>
            <w:instrText xml:space="preserve"> PAGE </w:instrText>
          </w:r>
          <w:r>
            <w:rPr>
              <w:rFonts w:eastAsia="Times New Roman" w:cs="Times New Roman"/>
              <w:szCs w:val="18"/>
              <w:lang w:val="en-GB" w:eastAsia="fr-FR"/>
            </w:rPr>
            <w:fldChar w:fldCharType="separate"/>
          </w:r>
          <w:r>
            <w:rPr>
              <w:rFonts w:eastAsia="Times New Roman" w:cs="Times New Roman"/>
              <w:szCs w:val="18"/>
              <w:lang w:val="en-GB" w:eastAsia="fr-FR"/>
            </w:rPr>
            <w:t>1</w:t>
          </w:r>
          <w:r>
            <w:rPr>
              <w:rFonts w:eastAsia="Times New Roman" w:cs="Times New Roman"/>
              <w:szCs w:val="18"/>
              <w:lang w:val="en-GB" w:eastAsia="fr-FR"/>
            </w:rPr>
            <w:fldChar w:fldCharType="end"/>
          </w:r>
          <w:r>
            <w:rPr>
              <w:rFonts w:eastAsia="Times New Roman" w:cs="Times New Roman"/>
              <w:szCs w:val="18"/>
              <w:lang w:val="en-GB" w:eastAsia="fr-FR"/>
            </w:rPr>
            <w:t xml:space="preserve"> / </w:t>
          </w:r>
          <w:r>
            <w:rPr>
              <w:rFonts w:eastAsia="Times New Roman" w:cs="Times New Roman"/>
              <w:szCs w:val="18"/>
              <w:lang w:val="en-GB" w:eastAsia="fr-FR"/>
            </w:rPr>
            <w:fldChar w:fldCharType="begin"/>
          </w:r>
          <w:r>
            <w:rPr>
              <w:rFonts w:eastAsia="Times New Roman" w:cs="Times New Roman"/>
              <w:szCs w:val="18"/>
              <w:lang w:val="en-GB" w:eastAsia="fr-FR"/>
            </w:rPr>
            <w:instrText xml:space="preserve"> NUMPAGES </w:instrText>
          </w:r>
          <w:r>
            <w:rPr>
              <w:rFonts w:eastAsia="Times New Roman" w:cs="Times New Roman"/>
              <w:szCs w:val="18"/>
              <w:lang w:val="en-GB" w:eastAsia="fr-FR"/>
            </w:rPr>
            <w:fldChar w:fldCharType="separate"/>
          </w:r>
          <w:r>
            <w:rPr>
              <w:rFonts w:eastAsia="Times New Roman" w:cs="Times New Roman"/>
              <w:szCs w:val="18"/>
              <w:lang w:val="en-GB" w:eastAsia="fr-FR"/>
            </w:rPr>
            <w:t>3</w:t>
          </w:r>
          <w:r>
            <w:rPr>
              <w:rFonts w:eastAsia="Times New Roman" w:cs="Times New Roman"/>
              <w:szCs w:val="18"/>
              <w:lang w:val="en-GB" w:eastAsia="fr-FR"/>
            </w:rPr>
            <w:fldChar w:fldCharType="end"/>
          </w:r>
        </w:p>
      </w:tc>
      <w:tc>
        <w:tcPr>
          <w:tcW w:w="3338" w:type="dxa"/>
          <w:vAlign w:val="center"/>
        </w:tcPr>
        <w:p w14:paraId="742EC6CA" w14:textId="77777777">
          <w:pPr>
            <w:spacing w:after="0" w:line="240" w:lineRule="auto"/>
            <w:jc w:val="center"/>
            <w:rPr>
              <w:rFonts w:ascii="Century Gothic" w:hAnsi="Century Gothic"/>
              <w:b/>
              <w:lang w:val="en-GB"/>
            </w:rPr>
          </w:pPr>
        </w:p>
      </w:tc>
      <w:tc>
        <w:tcPr>
          <w:tcW w:w="229" w:type="dxa"/>
          <w:vMerge/>
          <w:vAlign w:val="center"/>
        </w:tcPr>
        <w:p w14:paraId="418D395B" w14:textId="77777777">
          <w:pPr>
            <w:spacing w:after="0" w:line="240" w:lineRule="auto"/>
            <w:jc w:val="right"/>
            <w:rPr>
              <w:sz w:val="14"/>
              <w:szCs w:val="14"/>
              <w:lang w:val="en-GB"/>
            </w:rPr>
          </w:pPr>
        </w:p>
      </w:tc>
    </w:tr>
  </w:tbl>
  <w:p w14:paraId="2654FD66" w14:textId="77777777">
    <w:pPr>
      <w:pStyle w:val="Footer"/>
    </w:pPr>
  </w:p>
</w:ftr>
</file>

<file path=word/footer3.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14:paraId="0751F083" w14:textId="77777777">
      <w:trPr>
        <w:jc w:val="center"/>
      </w:trPr>
      <w:tc>
        <w:tcPr>
          <w:tcW w:w="5400" w:type="dxa"/>
          <w:gridSpan w:val="2"/>
          <w:tcBorders>
            <w:top w:val="nil"/>
            <w:left w:val="nil"/>
            <w:bottom w:val="single" w:color="auto" w:sz="4" w:space="0"/>
            <w:right w:val="nil"/>
          </w:tcBorders>
          <w:vAlign w:val="center"/>
        </w:tcPr>
        <w:p w14:paraId="41BB3CF9" w14:textId="77777777">
          <w:pPr>
            <w:spacing w:after="0"/>
            <w:jc w:val="center"/>
            <w:rPr>
              <w:b/>
              <w:szCs w:val="12"/>
              <w:lang w:val="en-GB"/>
            </w:rPr>
          </w:pPr>
          <w:r>
            <w:rPr>
              <w:rFonts w:ascii="Century Gothic" w:hAnsi="Century Gothic"/>
              <w:b/>
              <w:lang w:val="en-GB"/>
            </w:rPr>
            <w:t>NOT EXPORT CONTROLLED</w:t>
          </w:r>
        </w:p>
      </w:tc>
      <w:tc>
        <w:tcPr>
          <w:tcW w:w="5040" w:type="dxa"/>
          <w:gridSpan w:val="3"/>
          <w:tcBorders>
            <w:top w:val="nil"/>
            <w:left w:val="nil"/>
            <w:bottom w:val="single" w:color="auto" w:sz="4" w:space="0"/>
            <w:right w:val="nil"/>
          </w:tcBorders>
          <w:vAlign w:val="center"/>
        </w:tcPr>
        <w:p w14:paraId="471EE55D" w14:textId="77777777">
          <w:pPr>
            <w:pStyle w:val="Default"/>
            <w:jc w:val="center"/>
            <w:rPr>
              <w:rFonts w:eastAsia="Cambria" w:cs="Angsana New"/>
              <w:b/>
              <w:kern w:val="20"/>
              <w:sz w:val="20"/>
              <w:szCs w:val="20"/>
              <w:lang w:val="en-GB" w:eastAsia="en-US"/>
            </w:rPr>
          </w:pPr>
          <w:r>
            <w:rPr>
              <w:rFonts w:cs="Times New Roman"/>
              <w:b/>
              <w:bCs/>
              <w:color w:val="76923C"/>
              <w:sz w:val="20"/>
              <w:szCs w:val="20"/>
              <w:lang w:val="en-GB"/>
            </w:rPr>
            <w:t>Hitachi Rail - Internal</w:t>
          </w:r>
        </w:p>
      </w:tc>
    </w:tr>
    <w:tr w14:paraId="7FAE068A"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6D848F41" w14:textId="77777777">
          <w:pPr>
            <w:spacing w:after="0" w:line="240" w:lineRule="atLeast"/>
            <w:ind w:hanging="221"/>
            <w:jc w:val="center"/>
            <w:rPr>
              <w:rFonts w:cs="Arial"/>
              <w:b/>
              <w:szCs w:val="12"/>
              <w:lang w:val="en-GB"/>
            </w:rPr>
          </w:pPr>
          <w:r>
            <w:rPr>
              <w:rFonts w:cs="Arial"/>
              <w:b/>
              <w:szCs w:val="12"/>
              <w:lang w:val="en-GB"/>
            </w:rPr>
            <w:t>Document Identifier Radical</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11789D43" w14:textId="77777777">
          <w:pPr>
            <w:spacing w:after="0" w:line="240" w:lineRule="atLeast"/>
            <w:jc w:val="center"/>
            <w:rPr>
              <w:rFonts w:cs="Arial"/>
              <w:b/>
              <w:szCs w:val="12"/>
              <w:lang w:val="en-GB"/>
            </w:rPr>
          </w:pPr>
          <w:r>
            <w:rPr>
              <w:rFonts w:cs="Arial"/>
              <w:b/>
              <w:szCs w:val="12"/>
              <w:lang w:val="en-GB"/>
            </w:rPr>
            <w:t>DTC</w:t>
          </w:r>
        </w:p>
      </w:tc>
      <w:tc>
        <w:tcPr>
          <w:tcW w:w="3150" w:type="dxa"/>
          <w:tcBorders>
            <w:top w:val="single" w:color="auto" w:sz="4" w:space="0"/>
            <w:left w:val="single" w:color="auto" w:sz="4" w:space="0"/>
            <w:bottom w:val="single" w:color="auto" w:sz="4" w:space="0"/>
            <w:right w:val="single" w:color="auto" w:sz="4" w:space="0"/>
          </w:tcBorders>
          <w:vAlign w:val="center"/>
        </w:tcPr>
        <w:p w14:paraId="5B35D580" w14:textId="77777777">
          <w:pPr>
            <w:spacing w:after="0" w:line="240" w:lineRule="atLeast"/>
            <w:ind w:left="371" w:hanging="354"/>
            <w:jc w:val="center"/>
            <w:rPr>
              <w:rFonts w:cs="Arial"/>
              <w:b/>
              <w:szCs w:val="12"/>
              <w:lang w:val="en-GB"/>
            </w:rPr>
          </w:pPr>
          <w:r>
            <w:rPr>
              <w:rFonts w:cs="Arial"/>
              <w:b/>
              <w:szCs w:val="12"/>
              <w:lang w:val="en-GB"/>
            </w:rPr>
            <w:t>Enterprise Identifier</w:t>
          </w:r>
        </w:p>
      </w:tc>
      <w:tc>
        <w:tcPr>
          <w:tcW w:w="1620"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3B4C7840" w14:textId="77777777">
          <w:pPr>
            <w:spacing w:after="0" w:line="240" w:lineRule="atLeast"/>
            <w:jc w:val="center"/>
            <w:rPr>
              <w:rFonts w:cs="Arial"/>
              <w:b/>
              <w:szCs w:val="12"/>
              <w:lang w:val="en-GB"/>
            </w:rPr>
          </w:pPr>
          <w:r>
            <w:rPr>
              <w:rFonts w:cs="Arial"/>
              <w:b/>
              <w:szCs w:val="12"/>
              <w:lang w:val="en-GB"/>
            </w:rPr>
            <w:t>Revision</w:t>
          </w:r>
        </w:p>
      </w:tc>
    </w:tr>
    <w:tr w14:paraId="4734608E"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523DCD6C" w14:textId="77777777">
          <w:pPr>
            <w:tabs>
              <w:tab w:val="center" w:pos="4680"/>
              <w:tab w:val="right" w:pos="9360"/>
            </w:tabs>
            <w:spacing w:after="0" w:line="240" w:lineRule="auto"/>
            <w:jc w:val="center"/>
            <w:rPr>
              <w:rFonts w:cs="Arial"/>
              <w:lang w:val="en-GB"/>
            </w:rPr>
          </w:pPr>
          <w:r>
            <w:rPr>
              <w:rFonts w:cs="Arial"/>
              <w:lang w:val="en-GB"/>
            </w:rPr>
            <w:t>N / A</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27FE9AA7" w14:textId="77777777">
          <w:pPr>
            <w:tabs>
              <w:tab w:val="center" w:pos="4680"/>
              <w:tab w:val="right" w:pos="9360"/>
            </w:tabs>
            <w:spacing w:after="0" w:line="240" w:lineRule="auto"/>
            <w:jc w:val="center"/>
            <w:rPr>
              <w:rFonts w:cs="Arial"/>
              <w:lang w:val="en-GB"/>
            </w:rPr>
          </w:pPr>
          <w:r>
            <w:rPr>
              <w:rFonts w:cs="Arial"/>
              <w:lang w:val="en-GB"/>
            </w:rPr>
            <w:t>304</w:t>
          </w:r>
        </w:p>
      </w:tc>
      <w:tc>
        <w:tcPr>
          <w:tcW w:w="3150" w:type="dxa"/>
          <w:tcBorders>
            <w:top w:val="single" w:color="auto" w:sz="4" w:space="0"/>
            <w:left w:val="single" w:color="auto" w:sz="4" w:space="0"/>
            <w:bottom w:val="single" w:color="auto" w:sz="4" w:space="0"/>
            <w:right w:val="single" w:color="auto" w:sz="4" w:space="0"/>
          </w:tcBorders>
        </w:tcPr>
        <w:p w14:paraId="6D7FBA27" w14:textId="77777777">
          <w:pPr>
            <w:tabs>
              <w:tab w:val="center" w:pos="4680"/>
              <w:tab w:val="right" w:pos="9360"/>
            </w:tabs>
            <w:spacing w:after="0" w:line="240" w:lineRule="auto"/>
            <w:jc w:val="center"/>
            <w:rPr>
              <w:rFonts w:cs="Arial"/>
              <w:lang w:val="en-GB"/>
            </w:rPr>
          </w:pPr>
          <w:r>
            <w:rPr>
              <w:rFonts w:cs="Arial"/>
              <w:lang w:val="en-GB"/>
            </w:rPr>
            <w:t>16282~0241</w:t>
          </w:r>
        </w:p>
      </w:tc>
      <w:tc>
        <w:tcPr>
          <w:tcW w:w="1620" w:type="dxa"/>
          <w:tcBorders>
            <w:top w:val="single" w:color="auto" w:sz="4" w:space="0"/>
            <w:left w:val="single" w:color="auto" w:sz="4" w:space="0"/>
            <w:right w:val="single" w:color="auto" w:sz="4" w:space="0"/>
          </w:tcBorders>
          <w:tcMar>
            <w:left w:w="57" w:type="dxa"/>
            <w:right w:w="57" w:type="dxa"/>
          </w:tcMar>
          <w:vAlign w:val="center"/>
        </w:tcPr>
        <w:p w14:paraId="581560EE" w14:textId="77777777">
          <w:pPr>
            <w:tabs>
              <w:tab w:val="center" w:pos="4680"/>
              <w:tab w:val="right" w:pos="9360"/>
            </w:tabs>
            <w:spacing w:after="0" w:line="240" w:lineRule="auto"/>
            <w:jc w:val="center"/>
            <w:rPr>
              <w:rFonts w:cs="Arial"/>
              <w:sz w:val="16"/>
              <w:lang w:val="en-GB"/>
            </w:rPr>
          </w:pPr>
          <w:r>
            <w:rPr>
              <w:rFonts w:cs="Arial"/>
              <w:lang w:val="en-GB"/>
            </w:rPr>
            <w:t>02 RL</w:t>
          </w:r>
        </w:p>
      </w:tc>
    </w:tr>
    <w:tr w14:paraId="38B677CC"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3F68F61C" w14:textId="77777777">
          <w:pPr>
            <w:tabs>
              <w:tab w:val="left" w:pos="2255"/>
            </w:tabs>
            <w:spacing w:after="0" w:line="240" w:lineRule="atLeast"/>
            <w:rPr>
              <w:rFonts w:cs="Arial"/>
              <w:sz w:val="16"/>
              <w:szCs w:val="18"/>
              <w:lang w:val="en-GB"/>
            </w:rPr>
          </w:pPr>
          <w:r>
            <w:rPr>
              <w:rFonts w:cs="Arial"/>
              <w:i/>
              <w:sz w:val="16"/>
              <w:szCs w:val="18"/>
              <w:lang w:val="en-GB"/>
            </w:rPr>
            <w:t>Legacy, Consortium or Customer secondary Identifier + revision: 3BU 17300 0022 DTAPC</w:t>
          </w:r>
        </w:p>
      </w:tc>
    </w:tr>
    <w:tr w14:paraId="732B1C1C"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4B1EAEF7" w14:textId="77777777">
          <w:pPr>
            <w:tabs>
              <w:tab w:val="left" w:pos="2255"/>
            </w:tabs>
            <w:spacing w:after="0" w:line="240" w:lineRule="atLeast"/>
            <w:rPr>
              <w:rFonts w:cs="Arial"/>
              <w:i/>
              <w:sz w:val="16"/>
              <w:szCs w:val="18"/>
              <w:lang w:val="en-GB"/>
            </w:rPr>
          </w:pPr>
          <w:r>
            <w:rPr>
              <w:rFonts w:cs="Arial"/>
              <w:i/>
              <w:sz w:val="16"/>
              <w:szCs w:val="18"/>
              <w:lang w:val="en-GB"/>
            </w:rPr>
            <w:t>Polarion revision: 1392578</w:t>
          </w:r>
        </w:p>
      </w:tc>
    </w:tr>
  </w:tbl>
  <w:p w14:paraId="57E24AF7" w14:textId="77777777">
    <w:pPr>
      <w:spacing w:before="60" w:after="0" w:line="240" w:lineRule="auto"/>
      <w:contextualSpacing/>
      <w:rPr>
        <w:sz w:val="6"/>
        <w:szCs w:val="12"/>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14:paraId="3B621681" w14:textId="77777777">
      <w:trPr>
        <w:trHeight w:val="311"/>
        <w:jc w:val="center"/>
      </w:trPr>
      <w:tc>
        <w:tcPr>
          <w:tcW w:w="192" w:type="dxa"/>
          <w:vMerge w:val="restart"/>
          <w:vAlign w:val="bottom"/>
        </w:tcPr>
        <w:p w14:paraId="1F62DC0B" w14:textId="77777777">
          <w:pPr>
            <w:spacing w:after="0" w:line="240" w:lineRule="auto"/>
            <w:rPr>
              <w:rFonts w:eastAsia="Calibri" w:cs="Times New Roman"/>
              <w:sz w:val="12"/>
              <w:szCs w:val="12"/>
              <w:lang w:val="en-GB"/>
            </w:rPr>
          </w:pPr>
        </w:p>
      </w:tc>
      <w:tc>
        <w:tcPr>
          <w:tcW w:w="10014" w:type="dxa"/>
          <w:gridSpan w:val="3"/>
          <w:vAlign w:val="center"/>
        </w:tcPr>
        <w:p w14:paraId="2EA06492" w14:textId="77777777">
          <w:pPr>
            <w:tabs>
              <w:tab w:val="center" w:pos="4536"/>
              <w:tab w:val="right" w:pos="9072"/>
            </w:tabs>
            <w:spacing w:after="0" w:line="240" w:lineRule="auto"/>
            <w:jc w:val="center"/>
            <w:rPr>
              <w:rFonts w:eastAsia="Calibri" w:cs="Times New Roman"/>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©2026 Hitachi Rail Ltd, All rights reserved</w:t>
          </w:r>
        </w:p>
      </w:tc>
      <w:tc>
        <w:tcPr>
          <w:tcW w:w="229" w:type="dxa"/>
          <w:vMerge w:val="restart"/>
          <w:vAlign w:val="bottom"/>
        </w:tcPr>
        <w:p w14:paraId="5A3EEEF5" w14:textId="77777777">
          <w:pPr>
            <w:spacing w:after="0" w:line="240" w:lineRule="auto"/>
            <w:jc w:val="right"/>
            <w:rPr>
              <w:rFonts w:eastAsia="Calibri" w:cs="Times New Roman"/>
              <w:sz w:val="12"/>
              <w:szCs w:val="12"/>
              <w:lang w:val="en-GB"/>
            </w:rPr>
          </w:pPr>
          <w:r>
            <w:rPr>
              <w:sz w:val="14"/>
              <w:szCs w:val="14"/>
              <w:lang w:val="en-GB"/>
            </w:rPr>
            <w:t>.</w:t>
          </w:r>
        </w:p>
      </w:tc>
    </w:tr>
    <w:tr w14:paraId="481E13B2" w14:textId="77777777">
      <w:trPr>
        <w:trHeight w:val="311"/>
        <w:jc w:val="center"/>
      </w:trPr>
      <w:tc>
        <w:tcPr>
          <w:tcW w:w="192" w:type="dxa"/>
          <w:vMerge/>
          <w:vAlign w:val="center"/>
        </w:tcPr>
        <w:p w14:paraId="3D06231D" w14:textId="77777777">
          <w:pPr>
            <w:spacing w:after="0" w:line="240" w:lineRule="auto"/>
            <w:rPr>
              <w:rFonts w:eastAsia="Calibri" w:cs="Times New Roman"/>
              <w:sz w:val="14"/>
              <w:szCs w:val="14"/>
              <w:lang w:val="en-GB"/>
            </w:rPr>
          </w:pPr>
        </w:p>
      </w:tc>
      <w:tc>
        <w:tcPr>
          <w:tcW w:w="3338" w:type="dxa"/>
          <w:vAlign w:val="center"/>
        </w:tcPr>
        <w:p w14:paraId="2F7DD79E" w14:textId="77777777">
          <w:pPr>
            <w:spacing w:after="0" w:line="240" w:lineRule="auto"/>
            <w:rPr>
              <w:rFonts w:ascii="Century Gothic" w:hAnsi="Century Gothic"/>
              <w:b/>
              <w:lang w:val="en-GB"/>
            </w:rPr>
          </w:pPr>
          <w:r>
            <w:rPr>
              <w:rFonts w:eastAsia="Calibri" w:cs="Times New Roman"/>
              <w:sz w:val="14"/>
              <w:szCs w:val="14"/>
              <w:lang w:val="en-GB"/>
            </w:rPr>
            <w:t>90000138-DOC-GRP-EN 005</w:t>
          </w:r>
        </w:p>
      </w:tc>
      <w:tc>
        <w:tcPr>
          <w:tcW w:w="3338" w:type="dxa"/>
          <w:vAlign w:val="center"/>
        </w:tcPr>
        <w:p w14:paraId="09C59833" w14:textId="77777777">
          <w:pPr>
            <w:spacing w:after="0" w:line="240" w:lineRule="auto"/>
            <w:jc w:val="center"/>
            <w:rPr>
              <w:rFonts w:ascii="Century Gothic" w:hAnsi="Century Gothic"/>
              <w:b/>
              <w:lang w:val="en-GB"/>
            </w:rPr>
          </w:pPr>
          <w:r>
            <w:rPr>
              <w:rFonts w:eastAsia="Times New Roman" w:cs="Times New Roman"/>
              <w:szCs w:val="18"/>
              <w:lang w:val="en-GB" w:eastAsia="fr-FR"/>
            </w:rPr>
            <w:fldChar w:fldCharType="begin"/>
          </w:r>
          <w:r>
            <w:rPr>
              <w:rFonts w:eastAsia="Times New Roman" w:cs="Times New Roman"/>
              <w:szCs w:val="18"/>
              <w:lang w:val="en-GB" w:eastAsia="fr-FR"/>
            </w:rPr>
            <w:instrText xml:space="preserve"> PAGE </w:instrText>
          </w:r>
          <w:r>
            <w:rPr>
              <w:rFonts w:eastAsia="Times New Roman" w:cs="Times New Roman"/>
              <w:szCs w:val="18"/>
              <w:lang w:val="en-GB" w:eastAsia="fr-FR"/>
            </w:rPr>
            <w:fldChar w:fldCharType="separate"/>
          </w:r>
          <w:r>
            <w:rPr>
              <w:rFonts w:eastAsia="Times New Roman" w:cs="Times New Roman"/>
              <w:szCs w:val="18"/>
              <w:lang w:val="en-GB" w:eastAsia="fr-FR"/>
            </w:rPr>
            <w:t>2</w:t>
          </w:r>
          <w:r>
            <w:rPr>
              <w:rFonts w:eastAsia="Times New Roman" w:cs="Times New Roman"/>
              <w:szCs w:val="18"/>
              <w:lang w:val="en-GB" w:eastAsia="fr-FR"/>
            </w:rPr>
            <w:fldChar w:fldCharType="end"/>
          </w:r>
          <w:r>
            <w:rPr>
              <w:rFonts w:eastAsia="Times New Roman" w:cs="Times New Roman"/>
              <w:szCs w:val="18"/>
              <w:lang w:val="en-GB" w:eastAsia="fr-FR"/>
            </w:rPr>
            <w:t xml:space="preserve"> / </w:t>
          </w:r>
          <w:r>
            <w:rPr>
              <w:rFonts w:eastAsia="Times New Roman" w:cs="Times New Roman"/>
              <w:szCs w:val="18"/>
              <w:lang w:val="en-GB" w:eastAsia="fr-FR"/>
            </w:rPr>
            <w:fldChar w:fldCharType="begin"/>
          </w:r>
          <w:r>
            <w:rPr>
              <w:rFonts w:eastAsia="Times New Roman" w:cs="Times New Roman"/>
              <w:szCs w:val="18"/>
              <w:lang w:val="en-GB" w:eastAsia="fr-FR"/>
            </w:rPr>
            <w:instrText xml:space="preserve"> NUMPAGES </w:instrText>
          </w:r>
          <w:r>
            <w:rPr>
              <w:rFonts w:eastAsia="Times New Roman" w:cs="Times New Roman"/>
              <w:szCs w:val="18"/>
              <w:lang w:val="en-GB" w:eastAsia="fr-FR"/>
            </w:rPr>
            <w:fldChar w:fldCharType="separate"/>
          </w:r>
          <w:r>
            <w:rPr>
              <w:rFonts w:eastAsia="Times New Roman" w:cs="Times New Roman"/>
              <w:szCs w:val="18"/>
              <w:lang w:val="en-GB" w:eastAsia="fr-FR"/>
            </w:rPr>
            <w:t>2</w:t>
          </w:r>
          <w:r>
            <w:rPr>
              <w:rFonts w:eastAsia="Times New Roman" w:cs="Times New Roman"/>
              <w:szCs w:val="18"/>
              <w:lang w:val="en-GB" w:eastAsia="fr-FR"/>
            </w:rPr>
            <w:fldChar w:fldCharType="end"/>
          </w:r>
        </w:p>
      </w:tc>
      <w:tc>
        <w:tcPr>
          <w:tcW w:w="3338" w:type="dxa"/>
          <w:vAlign w:val="center"/>
        </w:tcPr>
        <w:p w14:paraId="7C6CA129" w14:textId="77777777">
          <w:pPr>
            <w:spacing w:after="0" w:line="240" w:lineRule="auto"/>
            <w:jc w:val="center"/>
            <w:rPr>
              <w:rFonts w:ascii="Century Gothic" w:hAnsi="Century Gothic"/>
              <w:b/>
              <w:lang w:val="en-GB"/>
            </w:rPr>
          </w:pPr>
        </w:p>
      </w:tc>
      <w:tc>
        <w:tcPr>
          <w:tcW w:w="229" w:type="dxa"/>
          <w:vMerge/>
          <w:vAlign w:val="center"/>
        </w:tcPr>
        <w:p w14:paraId="6E6F8A6B" w14:textId="77777777">
          <w:pPr>
            <w:spacing w:after="0" w:line="240" w:lineRule="auto"/>
            <w:jc w:val="right"/>
            <w:rPr>
              <w:sz w:val="14"/>
              <w:szCs w:val="14"/>
              <w:lang w:val="en-GB"/>
            </w:rPr>
          </w:pPr>
        </w:p>
      </w:tc>
    </w:tr>
  </w:tbl>
  <w:p w14:paraId="44E67200" w14:textId="77777777">
    <w:pPr>
      <w:pStyle w:val="Footer"/>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A98D3" w14:textId="77777777">
      <w:pPr>
        <w:spacing w:after="0" w:line="240" w:lineRule="auto"/>
      </w:pPr>
      <w:r>
        <w:separator/>
      </w:r>
    </w:p>
  </w:footnote>
  <w:footnote w:type="continuationSeparator" w:id="0">
    <w:p w14:paraId="6B597D38" w14:textId="77777777">
      <w:pPr>
        <w:spacing w:after="0" w:line="240" w:lineRule="auto"/>
      </w:pPr>
      <w: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95855" w14:textId="77777777">
    <w:pPr>
      <w:pStyle w:val="Header"/>
    </w:pPr>
  </w:p>
</w:hdr>
</file>

<file path=word/header2.xml><?xml version="1.0" encoding="utf-8"?>
<w:hdr xmlns:w="http://schemas.openxmlformats.org/wordprocessingml/2006/main" xmlns:a="http://schemas.openxmlformats.org/drawingml/2006/main" xmlns:pic="http://schemas.openxmlformats.org/drawingml/2006/picture"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838678" w14:textId="77777777">
    <w:pPr>
      <w:pStyle w:val="Headerbar"/>
    </w:pPr>
    <w:r>
      <w:t>PFLICHTENHEFT</w:t>
    </w:r>
    <w:r>
      <w:rPr>
        <w:lang w:eastAsia="fr-FR"/>
      </w:rPr>
      <w:drawing>
        <wp:anchor distT="0" distB="0" distL="114300" distR="114300" simplePos="0" relativeHeight="251659264" behindDoc="0" locked="1" layoutInCell="1" allowOverlap="0" wp14:editId="2CD51628" wp14:anchorId="476FF349">
          <wp:simplePos x="0" y="0"/>
          <wp:positionH relativeFrom="column">
            <wp:posOffset>4152265</wp:posOffset>
          </wp:positionH>
          <wp:positionV relativeFrom="topMargin">
            <wp:posOffset>320040</wp:posOffset>
          </wp:positionV>
          <wp:extent cx="1661160" cy="368300"/>
          <wp:effectExtent l="0" t="0" r="0" b="0"/>
          <wp:wrapNone/>
          <wp:docPr id="1139012062" name="Graphic 1139012062"/>
          <wp:cNvGraphicFramePr>
            <a:graphicFrameLocks noChangeAspect="1"/>
          </wp:cNvGraphicFramePr>
          <a:graphic>
            <a:graphicData uri="http://schemas.openxmlformats.org/drawingml/2006/picture">
              <pic:pic>
                <pic:nvPicPr>
                  <pic:cNvPr id="949049930" name="Graphic 949049930"/>
                  <pic:cNvPicPr/>
                </pic:nvPicPr>
                <pic:blipFill>
                  <a:blip r:embed="rId1">
                    <a:extLst>
                      <a:ext uri="{96DAC541-7B7A-43D3-8B79-37D633B846F1}">
                        <asvg:svgBlip r:embed="rId2"/>
                      </a:ext>
                    </a:extLst>
                  </a:blip>
                  <a:stretch>
                    <a:fillRect/>
                  </a:stretch>
                </pic:blipFill>
                <pic:spPr>
                  <a:xfrm>
                    <a:off x="0" y="0"/>
                    <a:ext cx="1661160" cy="368300"/>
                  </a:xfrm>
                  <a:prstGeom prst="rect">
                    <a:avLst/>
                  </a:prstGeom>
                </pic:spPr>
              </pic:pic>
            </a:graphicData>
          </a:graphic>
        </wp:anchor>
      </w:drawing>
    </w:r>
  </w:p>
</w:hdr>
</file>

<file path=word/header3.xml><?xml version="1.0" encoding="utf-8"?>
<w:hdr xmlns:w="http://schemas.openxmlformats.org/wordprocessingml/2006/main" xmlns:a="http://schemas.openxmlformats.org/drawingml/2006/main" xmlns:pic="http://schemas.openxmlformats.org/drawingml/2006/picture"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4E0C06" w14:textId="77777777">
    <w:pPr>
      <w:pStyle w:val="Header"/>
    </w:pPr>
    <w:r>
      <w:rPr>
        <w:lang w:eastAsia="fr-FR"/>
      </w:rPr>
      <w:drawing>
        <wp:anchor distT="0" distB="0" distL="114300" distR="114300" simplePos="0" relativeHeight="251661312" behindDoc="0" locked="1" layoutInCell="1" allowOverlap="0" wp14:editId="282E931D" wp14:anchorId="05BFBFD2">
          <wp:simplePos x="0" y="0"/>
          <wp:positionH relativeFrom="column">
            <wp:posOffset>3817620</wp:posOffset>
          </wp:positionH>
          <wp:positionV relativeFrom="topMargin">
            <wp:posOffset>380365</wp:posOffset>
          </wp:positionV>
          <wp:extent cx="2336165" cy="518160"/>
          <wp:effectExtent l="0" t="0" r="0" b="0"/>
          <wp:wrapNone/>
          <wp:docPr id="918981472" name="Graphic 3"/>
          <wp:cNvGraphicFramePr>
            <a:graphicFrameLocks noChangeAspect="1"/>
          </wp:cNvGraphicFramePr>
          <a:graphic>
            <a:graphicData uri="http://schemas.openxmlformats.org/drawingml/2006/picture">
              <pic:pic>
                <pic:nvPicPr>
                  <pic:cNvPr id="949049930" name="Graphic 949049930"/>
                  <pic:cNvPicPr/>
                </pic:nvPicPr>
                <pic:blipFill>
                  <a:blip r:embed="rId1">
                    <a:extLst>
                      <a:ext uri="{96DAC541-7B7A-43D3-8B79-37D633B846F1}">
                        <asvg:svgBlip r:embed="rId2"/>
                      </a:ext>
                    </a:extLst>
                  </a:blip>
                  <a:stretch>
                    <a:fillRect/>
                  </a:stretch>
                </pic:blipFill>
                <pic:spPr>
                  <a:xfrm>
                    <a:off x="0" y="0"/>
                    <a:ext cx="2336165" cy="518160"/>
                  </a:xfrm>
                  <a:prstGeom prst="rect">
                    <a:avLst/>
                  </a:prstGeom>
                </pic:spPr>
              </pic:pic>
            </a:graphicData>
          </a:graphic>
        </wp:anchor>
      </w:drawing>
    </w:r>
  </w:p>
</w:hdr>
</file>

<file path=word/numbering.xml><?xml version="1.0" encoding="utf-8"?>
<w:numbering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65DEF"/>
    <w:multiLevelType w:val="hybridMultilevel"/>
    <w:tmpl w:val="FE5A5FC4"/>
    <w:lvl w:ilvl="0" w:tplc="00BE2C6C">
      <w:start w:val="1"/>
      <w:numFmt w:val="bullet"/>
      <w:lvlText w:val="•"/>
      <w:lvlJc w:val="left"/>
      <w:pPr>
        <w:ind w:leftChars="180" w:left="360" w:hanging="360"/>
      </w:pPr>
    </w:lvl>
    <w:lvl w:ilvl="1" w:tplc="00BE2C6C">
      <w:start w:val="1"/>
      <w:numFmt w:val="bullet"/>
      <w:lvlText w:val="•"/>
      <w:lvlJc w:val="left"/>
      <w:pPr>
        <w:ind w:leftChars="360" w:left="720" w:hanging="360"/>
      </w:pPr>
    </w:lvl>
    <w:lvl w:ilvl="2" w:tplc="00BE2C6C">
      <w:start w:val="1"/>
      <w:numFmt w:val="bullet"/>
      <w:lvlText w:val="•"/>
      <w:lvlJc w:val="left"/>
      <w:pPr>
        <w:ind w:leftChars="540" w:left="1080" w:hanging="360"/>
      </w:pPr>
    </w:lvl>
    <w:lvl w:ilvl="3" w:tplc="00BE2C6C">
      <w:start w:val="1"/>
      <w:numFmt w:val="bullet"/>
      <w:lvlText w:val="•"/>
      <w:lvlJc w:val="left"/>
      <w:pPr>
        <w:ind w:leftChars="720" w:left="1440" w:hanging="360"/>
      </w:pPr>
    </w:lvl>
    <w:lvl w:ilvl="4" w:tplc="00BE2C6C">
      <w:start w:val="1"/>
      <w:numFmt w:val="bullet"/>
      <w:lvlText w:val="•"/>
      <w:lvlJc w:val="left"/>
      <w:pPr>
        <w:ind w:leftChars="900" w:left="1800" w:hanging="360"/>
      </w:pPr>
    </w:lvl>
    <w:lvl w:ilvl="5" w:tplc="00BE2C6C">
      <w:start w:val="1"/>
      <w:numFmt w:val="bullet"/>
      <w:lvlText w:val="•"/>
      <w:lvlJc w:val="left"/>
      <w:pPr>
        <w:ind w:leftChars="1080" w:left="2160" w:hanging="360"/>
      </w:pPr>
    </w:lvl>
    <w:lvl w:ilvl="6" w:tplc="00BE2C6C">
      <w:start w:val="1"/>
      <w:numFmt w:val="bullet"/>
      <w:lvlText w:val="•"/>
      <w:lvlJc w:val="left"/>
      <w:pPr>
        <w:ind w:leftChars="1260" w:left="2520" w:hanging="360"/>
      </w:pPr>
    </w:lvl>
    <w:lvl w:ilvl="7" w:tplc="00BE2C6C">
      <w:start w:val="1"/>
      <w:numFmt w:val="bullet"/>
      <w:lvlText w:val="•"/>
      <w:lvlJc w:val="left"/>
      <w:pPr>
        <w:ind w:leftChars="1440" w:left="2880" w:hanging="360"/>
      </w:pPr>
    </w:lvl>
    <w:lvl w:ilvl="8" w:tplc="00BE2C6C">
      <w:start w:val="1"/>
      <w:numFmt w:val="bullet"/>
      <w:lvlText w:val="•"/>
      <w:lvlJc w:val="left"/>
      <w:pPr>
        <w:ind w:leftChars="1620" w:left="3240" w:hanging="360"/>
      </w:pPr>
    </w:lvl>
  </w:abstractNum>
  <w:num w:numId="1">
    <w:abstractNumId w:val="0"/>
    <w:lvlOverride w:ilvl="0">
      <w:startOverride w:val="1"/>
    </w:lvlOverride>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1B"/>
    <w:rsid w:val="001414E2"/>
    <w:rsid w:val="00202FE9"/>
    <w:rsid w:val="00263294"/>
    <w:rsid w:val="002758BF"/>
    <w:rsid w:val="00441696"/>
    <w:rsid w:val="004C0924"/>
    <w:rsid w:val="005C0AA4"/>
    <w:rsid w:val="00612B86"/>
    <w:rsid w:val="007D0803"/>
    <w:rsid w:val="008525EC"/>
    <w:rsid w:val="008F7F1A"/>
    <w:rsid w:val="0090035E"/>
    <w:rsid w:val="009A7A10"/>
    <w:rsid w:val="009D4D77"/>
    <w:rsid w:val="00A00467"/>
    <w:rsid w:val="00A96C7C"/>
    <w:rsid w:val="00D36B8B"/>
    <w:rsid w:val="00D473C9"/>
    <w:rsid w:val="00EA2D1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8841D"/>
  <w15:docId w15:val="{F909A220-FCBE-43A2-B8ED-8694E4713F82}"/>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36"/>
        <w:tab w:val="right" w:pos="9072"/>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nhideWhenUsed/>
    <w:pPr>
      <w:tabs>
        <w:tab w:val="center" w:pos="4536"/>
        <w:tab w:val="right" w:pos="9072"/>
      </w:tabs>
      <w:spacing w:after="0" w:line="240" w:lineRule="auto"/>
    </w:pPr>
  </w:style>
  <w:style w:type="character" w:customStyle="1" w:styleId="FooterChar">
    <w:name w:val="Footer Char"/>
    <w:basedOn w:val="DefaultParagraphFont"/>
    <w:link w:val="Footer"/>
  </w:style>
  <w:style w:type="paragraph" w:customStyle="1" w:styleId="Default">
    <w:name w:val="Default"/>
    <w:pPr>
      <w:autoSpaceDE w:val="0"/>
      <w:autoSpaceDN w:val="0"/>
      <w:adjustRightInd w:val="0"/>
      <w:spacing w:after="0" w:line="240" w:lineRule="auto"/>
    </w:pPr>
    <w:rPr>
      <w:rFonts w:ascii="Century Gothic" w:eastAsia="Times New Roman" w:hAnsi="Century Gothic" w:cs="Century Gothic"/>
      <w:color w:val="000000"/>
      <w:sz w:val="24"/>
      <w:szCs w:val="24"/>
      <w:lang w:val="en-US" w:eastAsia="fr-FR"/>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line="288" w:lineRule="auto"/>
    </w:pPr>
    <w:rPr>
      <w:rFonts w:ascii="Arial gras" w:eastAsia="Cambria" w:hAnsi="Arial gras" w:cs="Angsana New"/>
      <w:b/>
      <w:caps/>
      <w:color w:val="000000" w:themeColor="text1"/>
      <w:sz w:val="28"/>
      <w:szCs w:val="36"/>
      <w:lang w:val="en-CA" w:eastAsia="ja-JP"/>
    </w:rPr>
  </w:style>
  <w:style w:type="character" w:customStyle="1" w:styleId="HeaderbarChar">
    <w:name w:val="Header bar Char"/>
    <w:link w:val="Headerbar"/>
    <w:uiPriority w:val="4"/>
    <w:rPr>
      <w:rFonts w:ascii="Arial gras" w:eastAsia="Cambria" w:hAnsi="Arial gras" w:cs="Angsana New"/>
      <w:b/>
      <w:caps/>
      <w:color w:val="000000" w:themeColor="text1"/>
      <w:sz w:val="28"/>
      <w:szCs w:val="36"/>
      <w:shd w:val="clear" w:color="auto" w:fill="FFFFFF" w:themeFill="background1"/>
      <w:lang w:val="en-CA" w:eastAsia="ja-JP"/>
    </w:rPr>
  </w:style>
  <w:style w:type="table" w:customStyle="1" w:styleId="PolarionTableNormal">
    <w:name w:val="PolarionTableNormal"/>
    <w:basedOn w:val="TableNormal"/>
    <w:unhideWhenUsed/>
    <w:pPr>
      <w:spacing w:after="0" w:line="240" w:lineRule="auto"/>
    </w:pPr>
    <w:tbl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B9BD5" w:themeColor="accent1"/>
    </w:rPr>
  </w:style>
  <w:style w:type="paragraph" w:styleId="ListParagraph">
    <w:name w:val="List Paragraph"/>
    <w:basedOn w:val="Normal"/>
    <w:uiPriority w:val="34"/>
    <w:unhideWhenUsed/>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autoRedefine/>
    <w:uiPriority w:val="39"/>
    <w:unhideWhenUsed/>
    <w:pPr>
      <w:spacing w:after="100"/>
      <w:ind w:left="880"/>
    </w:pPr>
  </w:style>
  <w:style w:type="paragraph" w:styleId="TOC6">
    <w:name w:val="toc 6"/>
    <w:basedOn w:val="Normal"/>
    <w:next w:val="Normal"/>
    <w:autoRedefine/>
    <w:uiPriority w:val="39"/>
    <w:unhideWhenUsed/>
    <w:pPr>
      <w:spacing w:after="100" w:line="278" w:lineRule="auto"/>
      <w:ind w:left="1200"/>
    </w:pPr>
    <w:rPr>
      <w:rFonts w:eastAsiaTheme="minorEastAsia"/>
      <w:kern w:val="2"/>
      <w:sz w:val="24"/>
      <w:szCs w:val="24"/>
      <w:lang w:val="de-AT" w:eastAsia="de-AT"/>
      <w14:ligatures w14:val="standardContextual"/>
    </w:rPr>
  </w:style>
  <w:style w:type="paragraph" w:styleId="TOC7">
    <w:name w:val="toc 7"/>
    <w:basedOn w:val="Normal"/>
    <w:next w:val="Normal"/>
    <w:autoRedefine/>
    <w:uiPriority w:val="39"/>
    <w:unhideWhenUsed/>
    <w:pPr>
      <w:spacing w:after="100" w:line="278" w:lineRule="auto"/>
      <w:ind w:left="1440"/>
    </w:pPr>
    <w:rPr>
      <w:rFonts w:eastAsiaTheme="minorEastAsia"/>
      <w:kern w:val="2"/>
      <w:sz w:val="24"/>
      <w:szCs w:val="24"/>
      <w:lang w:val="de-AT" w:eastAsia="de-AT"/>
      <w14:ligatures w14:val="standardContextual"/>
    </w:rPr>
  </w:style>
  <w:style w:type="paragraph" w:styleId="TOC8">
    <w:name w:val="toc 8"/>
    <w:basedOn w:val="Normal"/>
    <w:next w:val="Normal"/>
    <w:autoRedefine/>
    <w:uiPriority w:val="39"/>
    <w:unhideWhenUsed/>
    <w:pPr>
      <w:spacing w:after="100" w:line="278" w:lineRule="auto"/>
      <w:ind w:left="1680"/>
    </w:pPr>
    <w:rPr>
      <w:rFonts w:eastAsiaTheme="minorEastAsia"/>
      <w:kern w:val="2"/>
      <w:sz w:val="24"/>
      <w:szCs w:val="24"/>
      <w:lang w:val="de-AT" w:eastAsia="de-AT"/>
      <w14:ligatures w14:val="standardContextual"/>
    </w:rPr>
  </w:style>
  <w:style w:type="paragraph" w:styleId="TOC9">
    <w:name w:val="toc 9"/>
    <w:basedOn w:val="Normal"/>
    <w:next w:val="Normal"/>
    <w:autoRedefine/>
    <w:uiPriority w:val="39"/>
    <w:unhideWhenUsed/>
    <w:pPr>
      <w:spacing w:after="100" w:line="278" w:lineRule="auto"/>
      <w:ind w:left="1920"/>
    </w:pPr>
    <w:rPr>
      <w:rFonts w:eastAsiaTheme="minorEastAsia"/>
      <w:kern w:val="2"/>
      <w:sz w:val="24"/>
      <w:szCs w:val="24"/>
      <w:lang w:val="de-AT" w:eastAsia="de-AT"/>
      <w14:ligatures w14:val="standardContextual"/>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CommentReference">
    <w:name w:val="annotation reference"/>
    <wx:uiName xmlns:wx="http://schemas.microsoft.com/office/word/2003/auxHint" wx:val="Comment Reference"/>
    <w:basedOn w:val="DefaultParagraphFont"/>
    <w:semiHidden/>
    <w:rPr>
      <w:sz w:val="16"/>
      <w:sz-cs w:val="16"/>
    </w:rPr>
  </w:style>
  <w:style w:type="paragraph" w:styleId="CommentText">
    <w:name w:val="annotation text"/>
    <wx:uiName xmlns:wx="http://schemas.microsoft.com/office/word/2003/auxHint" wx:val="Comment Text"/>
    <w:basedOn w:val="Normal"/>
    <w:semiHidden/>
    <w:rsid w:val="00D43E6A"/>
    <w:pPr>
      <w:pStyle w:val="CommentText"/>
    </w:pPr>
    <w:rPr>
      <wx:font xmlns:wx="http://schemas.microsoft.com/office/word/2003/auxHint" wx:val="Times New Roman"/>
      <w:sz w:val="20"/>
      <w:sz-cs w:val="20"/>
    </w:rPr>
  </w:style>
  <w:style w:type="paragraph" w:styleId="CommentSubject">
    <w:name w:val="annotation subject"/>
    <wx:uiName xmlns:wx="http://schemas.microsoft.com/office/word/2003/auxHint" wx:val="Comment Subject"/>
    <w:basedOn w:val="CommentText"/>
    <w:next w:val="CommentText"/>
    <w:semiHidden/>
    <w:rsid w:val="00D43E6A"/>
    <w:pPr>
      <w:pStyle w:val="CommentSubject"/>
    </w:pPr>
    <w:rPr>
      <wx:font xmlns:wx="http://schemas.microsoft.com/office/word/2003/auxHint" wx:val="Times New Roman"/>
      <w:b/>
      <w:b-cs/>
    </w:rPr>
  </w:style>
  <w:style w:type="paragraph" w:styleId="BalloonText">
    <w:name w:val="Balloon Text"/>
    <w:basedOn w:val="Normal"/>
    <w:semiHidden/>
    <w:rsid w:val="00D43E6A"/>
    <w:pPr>
      <w:pStyle w:val="BalloonText"/>
    </w:pPr>
    <w:rPr>
      <w:rFonts w:ascii="Tahoma" w:hAnsi="Tahoma" w:cs="Tahoma"/>
      <wx:font xmlns:wx="http://schemas.microsoft.com/office/word/2003/auxHint" wx:val="Tahoma"/>
      <w:sz w:val="16"/>
      <w:sz-cs w:val="16"/>
    </w:rPr>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6">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1">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
    <w:div w:id="66">
      <w:marLeft w:val="0"/>
      <w:marRight w:val="0"/>
      <w:marTop w:val="0"/>
      <w:marBottom w:val="0"/>
      <w:divBdr>
        <w:top w:val="none" w:sz="0" w:space="0" w:color="auto"/>
        <w:left w:val="none" w:sz="0" w:space="0" w:color="auto"/>
        <w:bottom w:val="none" w:sz="0" w:space="0" w:color="auto"/>
        <w:right w:val="none" w:sz="0" w:space="0" w:color="auto"/>
      </w:divBdr>
    </w:div>
    <w:div w:id="67">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70">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75">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0">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4">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 w:id="86">
      <w:marLeft w:val="0"/>
      <w:marRight w:val="0"/>
      <w:marTop w:val="0"/>
      <w:marBottom w:val="0"/>
      <w:divBdr>
        <w:top w:val="none" w:sz="0" w:space="0" w:color="auto"/>
        <w:left w:val="none" w:sz="0" w:space="0" w:color="auto"/>
        <w:bottom w:val="none" w:sz="0" w:space="0" w:color="auto"/>
        <w:right w:val="none" w:sz="0" w:space="0" w:color="auto"/>
      </w:divBdr>
    </w:div>
    <w:div w:id="87">
      <w:marLeft w:val="0"/>
      <w:marRight w:val="0"/>
      <w:marTop w:val="0"/>
      <w:marBottom w:val="0"/>
      <w:divBdr>
        <w:top w:val="none" w:sz="0" w:space="0" w:color="auto"/>
        <w:left w:val="none" w:sz="0" w:space="0" w:color="auto"/>
        <w:bottom w:val="none" w:sz="0" w:space="0" w:color="auto"/>
        <w:right w:val="none" w:sz="0" w:space="0" w:color="auto"/>
      </w:divBdr>
    </w:div>
    <w:div w:id="88">
      <w:marLeft w:val="0"/>
      <w:marRight w:val="0"/>
      <w:marTop w:val="0"/>
      <w:marBottom w:val="0"/>
      <w:divBdr>
        <w:top w:val="none" w:sz="0" w:space="0" w:color="auto"/>
        <w:left w:val="none" w:sz="0" w:space="0" w:color="auto"/>
        <w:bottom w:val="none" w:sz="0" w:space="0" w:color="auto"/>
        <w:right w:val="none" w:sz="0" w:space="0" w:color="auto"/>
      </w:divBdr>
    </w:div>
    <w:div w:id="89">
      <w:marLeft w:val="0"/>
      <w:marRight w:val="0"/>
      <w:marTop w:val="0"/>
      <w:marBottom w:val="0"/>
      <w:divBdr>
        <w:top w:val="none" w:sz="0" w:space="0" w:color="auto"/>
        <w:left w:val="none" w:sz="0" w:space="0" w:color="auto"/>
        <w:bottom w:val="none" w:sz="0" w:space="0" w:color="auto"/>
        <w:right w:val="none" w:sz="0" w:space="0" w:color="auto"/>
      </w:divBdr>
    </w:div>
    <w:div w:id="90">
      <w:marLeft w:val="0"/>
      <w:marRight w:val="0"/>
      <w:marTop w:val="0"/>
      <w:marBottom w:val="0"/>
      <w:divBdr>
        <w:top w:val="none" w:sz="0" w:space="0" w:color="auto"/>
        <w:left w:val="none" w:sz="0" w:space="0" w:color="auto"/>
        <w:bottom w:val="none" w:sz="0" w:space="0" w:color="auto"/>
        <w:right w:val="none" w:sz="0" w:space="0" w:color="auto"/>
      </w:divBdr>
    </w:div>
    <w:div w:id="91">
      <w:marLeft w:val="0"/>
      <w:marRight w:val="0"/>
      <w:marTop w:val="0"/>
      <w:marBottom w:val="0"/>
      <w:divBdr>
        <w:top w:val="none" w:sz="0" w:space="0" w:color="auto"/>
        <w:left w:val="none" w:sz="0" w:space="0" w:color="auto"/>
        <w:bottom w:val="none" w:sz="0" w:space="0" w:color="auto"/>
        <w:right w:val="none" w:sz="0" w:space="0" w:color="auto"/>
      </w:divBdr>
    </w:div>
    <w:div w:id="92">
      <w:marLeft w:val="0"/>
      <w:marRight w:val="0"/>
      <w:marTop w:val="0"/>
      <w:marBottom w:val="0"/>
      <w:divBdr>
        <w:top w:val="none" w:sz="0" w:space="0" w:color="auto"/>
        <w:left w:val="none" w:sz="0" w:space="0" w:color="auto"/>
        <w:bottom w:val="none" w:sz="0" w:space="0" w:color="auto"/>
        <w:right w:val="none" w:sz="0" w:space="0" w:color="auto"/>
      </w:divBdr>
    </w:div>
    <w:div w:id="93">
      <w:marLeft w:val="0"/>
      <w:marRight w:val="0"/>
      <w:marTop w:val="0"/>
      <w:marBottom w:val="0"/>
      <w:divBdr>
        <w:top w:val="none" w:sz="0" w:space="0" w:color="auto"/>
        <w:left w:val="none" w:sz="0" w:space="0" w:color="auto"/>
        <w:bottom w:val="none" w:sz="0" w:space="0" w:color="auto"/>
        <w:right w:val="none" w:sz="0" w:space="0" w:color="auto"/>
      </w:divBdr>
    </w:div>
    <w:div w:id="94">
      <w:marLeft w:val="0"/>
      <w:marRight w:val="0"/>
      <w:marTop w:val="0"/>
      <w:marBottom w:val="0"/>
      <w:divBdr>
        <w:top w:val="none" w:sz="0" w:space="0" w:color="auto"/>
        <w:left w:val="none" w:sz="0" w:space="0" w:color="auto"/>
        <w:bottom w:val="none" w:sz="0" w:space="0" w:color="auto"/>
        <w:right w:val="none" w:sz="0" w:space="0" w:color="auto"/>
      </w:divBdr>
    </w:div>
    <w:div w:id="95">
      <w:marLeft w:val="0"/>
      <w:marRight w:val="0"/>
      <w:marTop w:val="0"/>
      <w:marBottom w:val="0"/>
      <w:divBdr>
        <w:top w:val="none" w:sz="0" w:space="0" w:color="auto"/>
        <w:left w:val="none" w:sz="0" w:space="0" w:color="auto"/>
        <w:bottom w:val="none" w:sz="0" w:space="0" w:color="auto"/>
        <w:right w:val="none" w:sz="0" w:space="0" w:color="auto"/>
      </w:divBdr>
    </w:div>
    <w:div w:id="96">
      <w:marLeft w:val="0"/>
      <w:marRight w:val="0"/>
      <w:marTop w:val="0"/>
      <w:marBottom w:val="0"/>
      <w:divBdr>
        <w:top w:val="none" w:sz="0" w:space="0" w:color="auto"/>
        <w:left w:val="none" w:sz="0" w:space="0" w:color="auto"/>
        <w:bottom w:val="none" w:sz="0" w:space="0" w:color="auto"/>
        <w:right w:val="none" w:sz="0" w:space="0" w:color="auto"/>
      </w:divBdr>
    </w:div>
    <w:div w:id="97">
      <w:marLeft w:val="0"/>
      <w:marRight w:val="0"/>
      <w:marTop w:val="0"/>
      <w:marBottom w:val="0"/>
      <w:divBdr>
        <w:top w:val="none" w:sz="0" w:space="0" w:color="auto"/>
        <w:left w:val="none" w:sz="0" w:space="0" w:color="auto"/>
        <w:bottom w:val="none" w:sz="0" w:space="0" w:color="auto"/>
        <w:right w:val="none" w:sz="0" w:space="0" w:color="auto"/>
      </w:divBdr>
    </w:div>
    <w:div w:id="98">
      <w:marLeft w:val="0"/>
      <w:marRight w:val="0"/>
      <w:marTop w:val="0"/>
      <w:marBottom w:val="0"/>
      <w:divBdr>
        <w:top w:val="none" w:sz="0" w:space="0" w:color="auto"/>
        <w:left w:val="none" w:sz="0" w:space="0" w:color="auto"/>
        <w:bottom w:val="none" w:sz="0" w:space="0" w:color="auto"/>
        <w:right w:val="none" w:sz="0" w:space="0" w:color="auto"/>
      </w:divBdr>
    </w:div>
    <w:div w:id="99">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 w:id="103">
      <w:marLeft w:val="0"/>
      <w:marRight w:val="0"/>
      <w:marTop w:val="0"/>
      <w:marBottom w:val="0"/>
      <w:divBdr>
        <w:top w:val="none" w:sz="0" w:space="0" w:color="auto"/>
        <w:left w:val="none" w:sz="0" w:space="0" w:color="auto"/>
        <w:bottom w:val="none" w:sz="0" w:space="0" w:color="auto"/>
        <w:right w:val="none" w:sz="0" w:space="0" w:color="auto"/>
      </w:divBdr>
    </w:div>
    <w:div w:id="104">
      <w:marLeft w:val="0"/>
      <w:marRight w:val="0"/>
      <w:marTop w:val="0"/>
      <w:marBottom w:val="0"/>
      <w:divBdr>
        <w:top w:val="none" w:sz="0" w:space="0" w:color="auto"/>
        <w:left w:val="none" w:sz="0" w:space="0" w:color="auto"/>
        <w:bottom w:val="none" w:sz="0" w:space="0" w:color="auto"/>
        <w:right w:val="none" w:sz="0" w:space="0" w:color="auto"/>
      </w:divBdr>
    </w:div>
    <w:div w:id="105">
      <w:marLeft w:val="0"/>
      <w:marRight w:val="0"/>
      <w:marTop w:val="0"/>
      <w:marBottom w:val="0"/>
      <w:divBdr>
        <w:top w:val="none" w:sz="0" w:space="0" w:color="auto"/>
        <w:left w:val="none" w:sz="0" w:space="0" w:color="auto"/>
        <w:bottom w:val="none" w:sz="0" w:space="0" w:color="auto"/>
        <w:right w:val="none" w:sz="0" w:space="0" w:color="auto"/>
      </w:divBdr>
    </w:div>
    <w:div w:id="106">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08">
      <w:marLeft w:val="0"/>
      <w:marRight w:val="0"/>
      <w:marTop w:val="0"/>
      <w:marBottom w:val="0"/>
      <w:divBdr>
        <w:top w:val="none" w:sz="0" w:space="0" w:color="auto"/>
        <w:left w:val="none" w:sz="0" w:space="0" w:color="auto"/>
        <w:bottom w:val="none" w:sz="0" w:space="0" w:color="auto"/>
        <w:right w:val="none" w:sz="0" w:space="0" w:color="auto"/>
      </w:divBdr>
    </w:div>
    <w:div w:id="109">
      <w:marLeft w:val="0"/>
      <w:marRight w:val="0"/>
      <w:marTop w:val="0"/>
      <w:marBottom w:val="0"/>
      <w:divBdr>
        <w:top w:val="none" w:sz="0" w:space="0" w:color="auto"/>
        <w:left w:val="none" w:sz="0" w:space="0" w:color="auto"/>
        <w:bottom w:val="none" w:sz="0" w:space="0" w:color="auto"/>
        <w:right w:val="none" w:sz="0" w:space="0" w:color="auto"/>
      </w:divBdr>
    </w:div>
    <w:div w:id="110">
      <w:marLeft w:val="0"/>
      <w:marRight w:val="0"/>
      <w:marTop w:val="0"/>
      <w:marBottom w:val="0"/>
      <w:divBdr>
        <w:top w:val="none" w:sz="0" w:space="0" w:color="auto"/>
        <w:left w:val="none" w:sz="0" w:space="0" w:color="auto"/>
        <w:bottom w:val="none" w:sz="0" w:space="0" w:color="auto"/>
        <w:right w:val="none" w:sz="0" w:space="0" w:color="auto"/>
      </w:divBdr>
    </w:div>
    <w:div w:id="111">
      <w:marLeft w:val="0"/>
      <w:marRight w:val="0"/>
      <w:marTop w:val="0"/>
      <w:marBottom w:val="0"/>
      <w:divBdr>
        <w:top w:val="none" w:sz="0" w:space="0" w:color="auto"/>
        <w:left w:val="none" w:sz="0" w:space="0" w:color="auto"/>
        <w:bottom w:val="none" w:sz="0" w:space="0" w:color="auto"/>
        <w:right w:val="none" w:sz="0" w:space="0" w:color="auto"/>
      </w:divBdr>
    </w:div>
    <w:div w:id="112">
      <w:marLeft w:val="0"/>
      <w:marRight w:val="0"/>
      <w:marTop w:val="0"/>
      <w:marBottom w:val="0"/>
      <w:divBdr>
        <w:top w:val="none" w:sz="0" w:space="0" w:color="auto"/>
        <w:left w:val="none" w:sz="0" w:space="0" w:color="auto"/>
        <w:bottom w:val="none" w:sz="0" w:space="0" w:color="auto"/>
        <w:right w:val="none" w:sz="0" w:space="0" w:color="auto"/>
      </w:divBdr>
    </w:div>
    <w:div w:id="113">
      <w:marLeft w:val="0"/>
      <w:marRight w:val="0"/>
      <w:marTop w:val="0"/>
      <w:marBottom w:val="0"/>
      <w:divBdr>
        <w:top w:val="none" w:sz="0" w:space="0" w:color="auto"/>
        <w:left w:val="none" w:sz="0" w:space="0" w:color="auto"/>
        <w:bottom w:val="none" w:sz="0" w:space="0" w:color="auto"/>
        <w:right w:val="none" w:sz="0" w:space="0" w:color="auto"/>
      </w:divBdr>
    </w:div>
    <w:div w:id="114">
      <w:marLeft w:val="0"/>
      <w:marRight w:val="0"/>
      <w:marTop w:val="0"/>
      <w:marBottom w:val="0"/>
      <w:divBdr>
        <w:top w:val="none" w:sz="0" w:space="0" w:color="auto"/>
        <w:left w:val="none" w:sz="0" w:space="0" w:color="auto"/>
        <w:bottom w:val="none" w:sz="0" w:space="0" w:color="auto"/>
        <w:right w:val="none" w:sz="0" w:space="0" w:color="auto"/>
      </w:divBdr>
    </w:div>
    <w:div w:id="115">
      <w:marLeft w:val="0"/>
      <w:marRight w:val="0"/>
      <w:marTop w:val="0"/>
      <w:marBottom w:val="0"/>
      <w:divBdr>
        <w:top w:val="none" w:sz="0" w:space="0" w:color="auto"/>
        <w:left w:val="none" w:sz="0" w:space="0" w:color="auto"/>
        <w:bottom w:val="none" w:sz="0" w:space="0" w:color="auto"/>
        <w:right w:val="none" w:sz="0" w:space="0" w:color="auto"/>
      </w:divBdr>
    </w:div>
    <w:div w:id="116">
      <w:marLeft w:val="0"/>
      <w:marRight w:val="0"/>
      <w:marTop w:val="0"/>
      <w:marBottom w:val="0"/>
      <w:divBdr>
        <w:top w:val="none" w:sz="0" w:space="0" w:color="auto"/>
        <w:left w:val="none" w:sz="0" w:space="0" w:color="auto"/>
        <w:bottom w:val="none" w:sz="0" w:space="0" w:color="auto"/>
        <w:right w:val="none" w:sz="0" w:space="0" w:color="auto"/>
      </w:divBdr>
    </w:div>
    <w:div w:id="117">
      <w:marLeft w:val="0"/>
      <w:marRight w:val="0"/>
      <w:marTop w:val="0"/>
      <w:marBottom w:val="0"/>
      <w:divBdr>
        <w:top w:val="none" w:sz="0" w:space="0" w:color="auto"/>
        <w:left w:val="none" w:sz="0" w:space="0" w:color="auto"/>
        <w:bottom w:val="none" w:sz="0" w:space="0" w:color="auto"/>
        <w:right w:val="none" w:sz="0" w:space="0" w:color="auto"/>
      </w:divBdr>
    </w:div>
    <w:div w:id="118">
      <w:marLeft w:val="0"/>
      <w:marRight w:val="0"/>
      <w:marTop w:val="0"/>
      <w:marBottom w:val="0"/>
      <w:divBdr>
        <w:top w:val="none" w:sz="0" w:space="0" w:color="auto"/>
        <w:left w:val="none" w:sz="0" w:space="0" w:color="auto"/>
        <w:bottom w:val="none" w:sz="0" w:space="0" w:color="auto"/>
        <w:right w:val="none" w:sz="0" w:space="0" w:color="auto"/>
      </w:divBdr>
    </w:div>
    <w:div w:id="119">
      <w:marLeft w:val="0"/>
      <w:marRight w:val="0"/>
      <w:marTop w:val="0"/>
      <w:marBottom w:val="0"/>
      <w:divBdr>
        <w:top w:val="none" w:sz="0" w:space="0" w:color="auto"/>
        <w:left w:val="none" w:sz="0" w:space="0" w:color="auto"/>
        <w:bottom w:val="none" w:sz="0" w:space="0" w:color="auto"/>
        <w:right w:val="none" w:sz="0" w:space="0" w:color="auto"/>
      </w:divBdr>
    </w:div>
    <w:div w:id="120">
      <w:marLeft w:val="0"/>
      <w:marRight w:val="0"/>
      <w:marTop w:val="0"/>
      <w:marBottom w:val="0"/>
      <w:divBdr>
        <w:top w:val="none" w:sz="0" w:space="0" w:color="auto"/>
        <w:left w:val="none" w:sz="0" w:space="0" w:color="auto"/>
        <w:bottom w:val="none" w:sz="0" w:space="0" w:color="auto"/>
        <w:right w:val="none" w:sz="0" w:space="0" w:color="auto"/>
      </w:divBdr>
    </w:div>
    <w:div w:id="121">
      <w:marLeft w:val="0"/>
      <w:marRight w:val="0"/>
      <w:marTop w:val="0"/>
      <w:marBottom w:val="0"/>
      <w:divBdr>
        <w:top w:val="none" w:sz="0" w:space="0" w:color="auto"/>
        <w:left w:val="none" w:sz="0" w:space="0" w:color="auto"/>
        <w:bottom w:val="none" w:sz="0" w:space="0" w:color="auto"/>
        <w:right w:val="none" w:sz="0" w:space="0" w:color="auto"/>
      </w:divBdr>
    </w:div>
    <w:div w:id="122">
      <w:marLeft w:val="0"/>
      <w:marRight w:val="0"/>
      <w:marTop w:val="0"/>
      <w:marBottom w:val="0"/>
      <w:divBdr>
        <w:top w:val="none" w:sz="0" w:space="0" w:color="auto"/>
        <w:left w:val="none" w:sz="0" w:space="0" w:color="auto"/>
        <w:bottom w:val="none" w:sz="0" w:space="0" w:color="auto"/>
        <w:right w:val="none" w:sz="0" w:space="0" w:color="auto"/>
      </w:divBdr>
    </w:div>
    <w:div w:id="123">
      <w:marLeft w:val="0"/>
      <w:marRight w:val="0"/>
      <w:marTop w:val="0"/>
      <w:marBottom w:val="0"/>
      <w:divBdr>
        <w:top w:val="none" w:sz="0" w:space="0" w:color="auto"/>
        <w:left w:val="none" w:sz="0" w:space="0" w:color="auto"/>
        <w:bottom w:val="none" w:sz="0" w:space="0" w:color="auto"/>
        <w:right w:val="none" w:sz="0" w:space="0" w:color="auto"/>
      </w:divBdr>
    </w:div>
    <w:div w:id="124">
      <w:marLeft w:val="0"/>
      <w:marRight w:val="0"/>
      <w:marTop w:val="0"/>
      <w:marBottom w:val="0"/>
      <w:divBdr>
        <w:top w:val="none" w:sz="0" w:space="0" w:color="auto"/>
        <w:left w:val="none" w:sz="0" w:space="0" w:color="auto"/>
        <w:bottom w:val="none" w:sz="0" w:space="0" w:color="auto"/>
        <w:right w:val="none" w:sz="0" w:space="0" w:color="auto"/>
      </w:divBdr>
    </w:div>
    <w:div w:id="125">
      <w:marLeft w:val="0"/>
      <w:marRight w:val="0"/>
      <w:marTop w:val="0"/>
      <w:marBottom w:val="0"/>
      <w:divBdr>
        <w:top w:val="none" w:sz="0" w:space="0" w:color="auto"/>
        <w:left w:val="none" w:sz="0" w:space="0" w:color="auto"/>
        <w:bottom w:val="none" w:sz="0" w:space="0" w:color="auto"/>
        <w:right w:val="none" w:sz="0" w:space="0" w:color="auto"/>
      </w:divBdr>
    </w:div>
    <w:div w:id="126">
      <w:marLeft w:val="0"/>
      <w:marRight w:val="0"/>
      <w:marTop w:val="0"/>
      <w:marBottom w:val="0"/>
      <w:divBdr>
        <w:top w:val="none" w:sz="0" w:space="0" w:color="auto"/>
        <w:left w:val="none" w:sz="0" w:space="0" w:color="auto"/>
        <w:bottom w:val="none" w:sz="0" w:space="0" w:color="auto"/>
        <w:right w:val="none" w:sz="0" w:space="0" w:color="auto"/>
      </w:divBdr>
    </w:div>
    <w:div w:id="127">
      <w:marLeft w:val="0"/>
      <w:marRight w:val="0"/>
      <w:marTop w:val="0"/>
      <w:marBottom w:val="0"/>
      <w:divBdr>
        <w:top w:val="none" w:sz="0" w:space="0" w:color="auto"/>
        <w:left w:val="none" w:sz="0" w:space="0" w:color="auto"/>
        <w:bottom w:val="none" w:sz="0" w:space="0" w:color="auto"/>
        <w:right w:val="none" w:sz="0" w:space="0" w:color="auto"/>
      </w:divBdr>
    </w:div>
    <w:div w:id="128">
      <w:marLeft w:val="0"/>
      <w:marRight w:val="0"/>
      <w:marTop w:val="0"/>
      <w:marBottom w:val="0"/>
      <w:divBdr>
        <w:top w:val="none" w:sz="0" w:space="0" w:color="auto"/>
        <w:left w:val="none" w:sz="0" w:space="0" w:color="auto"/>
        <w:bottom w:val="none" w:sz="0" w:space="0" w:color="auto"/>
        <w:right w:val="none" w:sz="0" w:space="0" w:color="auto"/>
      </w:divBdr>
    </w:div>
    <w:div w:id="129">
      <w:marLeft w:val="0"/>
      <w:marRight w:val="0"/>
      <w:marTop w:val="0"/>
      <w:marBottom w:val="0"/>
      <w:divBdr>
        <w:top w:val="none" w:sz="0" w:space="0" w:color="auto"/>
        <w:left w:val="none" w:sz="0" w:space="0" w:color="auto"/>
        <w:bottom w:val="none" w:sz="0" w:space="0" w:color="auto"/>
        <w:right w:val="none" w:sz="0" w:space="0" w:color="auto"/>
      </w:divBdr>
    </w:div>
    <w:div w:id="130">
      <w:marLeft w:val="0"/>
      <w:marRight w:val="0"/>
      <w:marTop w:val="0"/>
      <w:marBottom w:val="0"/>
      <w:divBdr>
        <w:top w:val="none" w:sz="0" w:space="0" w:color="auto"/>
        <w:left w:val="none" w:sz="0" w:space="0" w:color="auto"/>
        <w:bottom w:val="none" w:sz="0" w:space="0" w:color="auto"/>
        <w:right w:val="none" w:sz="0" w:space="0" w:color="auto"/>
      </w:divBdr>
    </w:div>
    <w:div w:id="131">
      <w:marLeft w:val="0"/>
      <w:marRight w:val="0"/>
      <w:marTop w:val="0"/>
      <w:marBottom w:val="0"/>
      <w:divBdr>
        <w:top w:val="none" w:sz="0" w:space="0" w:color="auto"/>
        <w:left w:val="none" w:sz="0" w:space="0" w:color="auto"/>
        <w:bottom w:val="none" w:sz="0" w:space="0" w:color="auto"/>
        <w:right w:val="none" w:sz="0" w:space="0" w:color="auto"/>
      </w:divBdr>
    </w:div>
    <w:div w:id="132">
      <w:marLeft w:val="0"/>
      <w:marRight w:val="0"/>
      <w:marTop w:val="0"/>
      <w:marBottom w:val="0"/>
      <w:divBdr>
        <w:top w:val="none" w:sz="0" w:space="0" w:color="auto"/>
        <w:left w:val="none" w:sz="0" w:space="0" w:color="auto"/>
        <w:bottom w:val="none" w:sz="0" w:space="0" w:color="auto"/>
        <w:right w:val="none" w:sz="0" w:space="0" w:color="auto"/>
      </w:divBdr>
    </w:div>
    <w:div w:id="133">
      <w:marLeft w:val="0"/>
      <w:marRight w:val="0"/>
      <w:marTop w:val="0"/>
      <w:marBottom w:val="0"/>
      <w:divBdr>
        <w:top w:val="none" w:sz="0" w:space="0" w:color="auto"/>
        <w:left w:val="none" w:sz="0" w:space="0" w:color="auto"/>
        <w:bottom w:val="none" w:sz="0" w:space="0" w:color="auto"/>
        <w:right w:val="none" w:sz="0" w:space="0" w:color="auto"/>
      </w:divBdr>
    </w:div>
    <w:div w:id="134">
      <w:marLeft w:val="0"/>
      <w:marRight w:val="0"/>
      <w:marTop w:val="0"/>
      <w:marBottom w:val="0"/>
      <w:divBdr>
        <w:top w:val="none" w:sz="0" w:space="0" w:color="auto"/>
        <w:left w:val="none" w:sz="0" w:space="0" w:color="auto"/>
        <w:bottom w:val="none" w:sz="0" w:space="0" w:color="auto"/>
        <w:right w:val="none" w:sz="0" w:space="0" w:color="auto"/>
      </w:divBdr>
    </w:div>
    <w:div w:id="135">
      <w:marLeft w:val="0"/>
      <w:marRight w:val="0"/>
      <w:marTop w:val="0"/>
      <w:marBottom w:val="0"/>
      <w:divBdr>
        <w:top w:val="none" w:sz="0" w:space="0" w:color="auto"/>
        <w:left w:val="none" w:sz="0" w:space="0" w:color="auto"/>
        <w:bottom w:val="none" w:sz="0" w:space="0" w:color="auto"/>
        <w:right w:val="none" w:sz="0" w:space="0" w:color="auto"/>
      </w:divBdr>
    </w:div>
    <w:div w:id="136">
      <w:marLeft w:val="0"/>
      <w:marRight w:val="0"/>
      <w:marTop w:val="0"/>
      <w:marBottom w:val="0"/>
      <w:divBdr>
        <w:top w:val="none" w:sz="0" w:space="0" w:color="auto"/>
        <w:left w:val="none" w:sz="0" w:space="0" w:color="auto"/>
        <w:bottom w:val="none" w:sz="0" w:space="0" w:color="auto"/>
        <w:right w:val="none" w:sz="0" w:space="0" w:color="auto"/>
      </w:divBdr>
    </w:div>
    <w:div w:id="137">
      <w:marLeft w:val="0"/>
      <w:marRight w:val="0"/>
      <w:marTop w:val="0"/>
      <w:marBottom w:val="0"/>
      <w:divBdr>
        <w:top w:val="none" w:sz="0" w:space="0" w:color="auto"/>
        <w:left w:val="none" w:sz="0" w:space="0" w:color="auto"/>
        <w:bottom w:val="none" w:sz="0" w:space="0" w:color="auto"/>
        <w:right w:val="none" w:sz="0" w:space="0" w:color="auto"/>
      </w:divBdr>
    </w:div>
    <w:div w:id="138">
      <w:marLeft w:val="0"/>
      <w:marRight w:val="0"/>
      <w:marTop w:val="0"/>
      <w:marBottom w:val="0"/>
      <w:divBdr>
        <w:top w:val="none" w:sz="0" w:space="0" w:color="auto"/>
        <w:left w:val="none" w:sz="0" w:space="0" w:color="auto"/>
        <w:bottom w:val="none" w:sz="0" w:space="0" w:color="auto"/>
        <w:right w:val="none" w:sz="0" w:space="0" w:color="auto"/>
      </w:divBdr>
    </w:div>
    <w:div w:id="139">
      <w:marLeft w:val="0"/>
      <w:marRight w:val="0"/>
      <w:marTop w:val="0"/>
      <w:marBottom w:val="0"/>
      <w:divBdr>
        <w:top w:val="none" w:sz="0" w:space="0" w:color="auto"/>
        <w:left w:val="none" w:sz="0" w:space="0" w:color="auto"/>
        <w:bottom w:val="none" w:sz="0" w:space="0" w:color="auto"/>
        <w:right w:val="none" w:sz="0" w:space="0" w:color="auto"/>
      </w:divBdr>
    </w:div>
    <w:div w:id="140">
      <w:marLeft w:val="0"/>
      <w:marRight w:val="0"/>
      <w:marTop w:val="0"/>
      <w:marBottom w:val="0"/>
      <w:divBdr>
        <w:top w:val="none" w:sz="0" w:space="0" w:color="auto"/>
        <w:left w:val="none" w:sz="0" w:space="0" w:color="auto"/>
        <w:bottom w:val="none" w:sz="0" w:space="0" w:color="auto"/>
        <w:right w:val="none" w:sz="0" w:space="0" w:color="auto"/>
      </w:divBdr>
    </w:div>
    <w:div w:id="141">
      <w:marLeft w:val="0"/>
      <w:marRight w:val="0"/>
      <w:marTop w:val="0"/>
      <w:marBottom w:val="0"/>
      <w:divBdr>
        <w:top w:val="none" w:sz="0" w:space="0" w:color="auto"/>
        <w:left w:val="none" w:sz="0" w:space="0" w:color="auto"/>
        <w:bottom w:val="none" w:sz="0" w:space="0" w:color="auto"/>
        <w:right w:val="none" w:sz="0" w:space="0" w:color="auto"/>
      </w:divBdr>
    </w:div>
    <w:div w:id="142">
      <w:marLeft w:val="0"/>
      <w:marRight w:val="0"/>
      <w:marTop w:val="0"/>
      <w:marBottom w:val="0"/>
      <w:divBdr>
        <w:top w:val="none" w:sz="0" w:space="0" w:color="auto"/>
        <w:left w:val="none" w:sz="0" w:space="0" w:color="auto"/>
        <w:bottom w:val="none" w:sz="0" w:space="0" w:color="auto"/>
        <w:right w:val="none" w:sz="0" w:space="0" w:color="auto"/>
      </w:divBdr>
    </w:div>
    <w:div w:id="143">
      <w:marLeft w:val="0"/>
      <w:marRight w:val="0"/>
      <w:marTop w:val="0"/>
      <w:marBottom w:val="0"/>
      <w:divBdr>
        <w:top w:val="none" w:sz="0" w:space="0" w:color="auto"/>
        <w:left w:val="none" w:sz="0" w:space="0" w:color="auto"/>
        <w:bottom w:val="none" w:sz="0" w:space="0" w:color="auto"/>
        <w:right w:val="none" w:sz="0" w:space="0" w:color="auto"/>
      </w:divBdr>
    </w:div>
    <w:div w:id="144">
      <w:marLeft w:val="0"/>
      <w:marRight w:val="0"/>
      <w:marTop w:val="0"/>
      <w:marBottom w:val="0"/>
      <w:divBdr>
        <w:top w:val="none" w:sz="0" w:space="0" w:color="auto"/>
        <w:left w:val="none" w:sz="0" w:space="0" w:color="auto"/>
        <w:bottom w:val="none" w:sz="0" w:space="0" w:color="auto"/>
        <w:right w:val="none" w:sz="0" w:space="0" w:color="auto"/>
      </w:divBdr>
    </w:div>
    <w:div w:id="145">
      <w:marLeft w:val="0"/>
      <w:marRight w:val="0"/>
      <w:marTop w:val="0"/>
      <w:marBottom w:val="0"/>
      <w:divBdr>
        <w:top w:val="none" w:sz="0" w:space="0" w:color="auto"/>
        <w:left w:val="none" w:sz="0" w:space="0" w:color="auto"/>
        <w:bottom w:val="none" w:sz="0" w:space="0" w:color="auto"/>
        <w:right w:val="none" w:sz="0" w:space="0" w:color="auto"/>
      </w:divBdr>
    </w:div>
    <w:div w:id="146">
      <w:marLeft w:val="0"/>
      <w:marRight w:val="0"/>
      <w:marTop w:val="0"/>
      <w:marBottom w:val="0"/>
      <w:divBdr>
        <w:top w:val="none" w:sz="0" w:space="0" w:color="auto"/>
        <w:left w:val="none" w:sz="0" w:space="0" w:color="auto"/>
        <w:bottom w:val="none" w:sz="0" w:space="0" w:color="auto"/>
        <w:right w:val="none" w:sz="0" w:space="0" w:color="auto"/>
      </w:divBdr>
    </w:div>
    <w:div w:id="147">
      <w:marLeft w:val="0"/>
      <w:marRight w:val="0"/>
      <w:marTop w:val="0"/>
      <w:marBottom w:val="0"/>
      <w:divBdr>
        <w:top w:val="none" w:sz="0" w:space="0" w:color="auto"/>
        <w:left w:val="none" w:sz="0" w:space="0" w:color="auto"/>
        <w:bottom w:val="none" w:sz="0" w:space="0" w:color="auto"/>
        <w:right w:val="none" w:sz="0" w:space="0" w:color="auto"/>
      </w:divBdr>
    </w:div>
    <w:div w:id="148">
      <w:marLeft w:val="0"/>
      <w:marRight w:val="0"/>
      <w:marTop w:val="0"/>
      <w:marBottom w:val="0"/>
      <w:divBdr>
        <w:top w:val="none" w:sz="0" w:space="0" w:color="auto"/>
        <w:left w:val="none" w:sz="0" w:space="0" w:color="auto"/>
        <w:bottom w:val="none" w:sz="0" w:space="0" w:color="auto"/>
        <w:right w:val="none" w:sz="0" w:space="0" w:color="auto"/>
      </w:divBdr>
    </w:div>
    <w:div w:id="149">
      <w:marLeft w:val="0"/>
      <w:marRight w:val="0"/>
      <w:marTop w:val="0"/>
      <w:marBottom w:val="0"/>
      <w:divBdr>
        <w:top w:val="none" w:sz="0" w:space="0" w:color="auto"/>
        <w:left w:val="none" w:sz="0" w:space="0" w:color="auto"/>
        <w:bottom w:val="none" w:sz="0" w:space="0" w:color="auto"/>
        <w:right w:val="none" w:sz="0" w:space="0" w:color="auto"/>
      </w:divBdr>
    </w:div>
    <w:div w:id="150">
      <w:marLeft w:val="0"/>
      <w:marRight w:val="0"/>
      <w:marTop w:val="0"/>
      <w:marBottom w:val="0"/>
      <w:divBdr>
        <w:top w:val="none" w:sz="0" w:space="0" w:color="auto"/>
        <w:left w:val="none" w:sz="0" w:space="0" w:color="auto"/>
        <w:bottom w:val="none" w:sz="0" w:space="0" w:color="auto"/>
        <w:right w:val="none" w:sz="0" w:space="0" w:color="auto"/>
      </w:divBdr>
    </w:div>
    <w:div w:id="151">
      <w:marLeft w:val="0"/>
      <w:marRight w:val="0"/>
      <w:marTop w:val="0"/>
      <w:marBottom w:val="0"/>
      <w:divBdr>
        <w:top w:val="none" w:sz="0" w:space="0" w:color="auto"/>
        <w:left w:val="none" w:sz="0" w:space="0" w:color="auto"/>
        <w:bottom w:val="none" w:sz="0" w:space="0" w:color="auto"/>
        <w:right w:val="none" w:sz="0" w:space="0" w:color="auto"/>
      </w:divBdr>
    </w:div>
    <w:div w:id="152">
      <w:marLeft w:val="0"/>
      <w:marRight w:val="0"/>
      <w:marTop w:val="0"/>
      <w:marBottom w:val="0"/>
      <w:divBdr>
        <w:top w:val="none" w:sz="0" w:space="0" w:color="auto"/>
        <w:left w:val="none" w:sz="0" w:space="0" w:color="auto"/>
        <w:bottom w:val="none" w:sz="0" w:space="0" w:color="auto"/>
        <w:right w:val="none" w:sz="0" w:space="0" w:color="auto"/>
      </w:divBdr>
    </w:div>
    <w:div w:id="153">
      <w:marLeft w:val="0"/>
      <w:marRight w:val="0"/>
      <w:marTop w:val="0"/>
      <w:marBottom w:val="0"/>
      <w:divBdr>
        <w:top w:val="none" w:sz="0" w:space="0" w:color="auto"/>
        <w:left w:val="none" w:sz="0" w:space="0" w:color="auto"/>
        <w:bottom w:val="none" w:sz="0" w:space="0" w:color="auto"/>
        <w:right w:val="none" w:sz="0" w:space="0" w:color="auto"/>
      </w:divBdr>
    </w:div>
    <w:div w:id="154">
      <w:marLeft w:val="0"/>
      <w:marRight w:val="0"/>
      <w:marTop w:val="0"/>
      <w:marBottom w:val="0"/>
      <w:divBdr>
        <w:top w:val="none" w:sz="0" w:space="0" w:color="auto"/>
        <w:left w:val="none" w:sz="0" w:space="0" w:color="auto"/>
        <w:bottom w:val="none" w:sz="0" w:space="0" w:color="auto"/>
        <w:right w:val="none" w:sz="0" w:space="0" w:color="auto"/>
      </w:divBdr>
    </w:div>
    <w:div w:id="155">
      <w:marLeft w:val="0"/>
      <w:marRight w:val="0"/>
      <w:marTop w:val="0"/>
      <w:marBottom w:val="0"/>
      <w:divBdr>
        <w:top w:val="none" w:sz="0" w:space="0" w:color="auto"/>
        <w:left w:val="none" w:sz="0" w:space="0" w:color="auto"/>
        <w:bottom w:val="none" w:sz="0" w:space="0" w:color="auto"/>
        <w:right w:val="none" w:sz="0" w:space="0" w:color="auto"/>
      </w:divBdr>
    </w:div>
    <w:div w:id="156">
      <w:marLeft w:val="0"/>
      <w:marRight w:val="0"/>
      <w:marTop w:val="0"/>
      <w:marBottom w:val="0"/>
      <w:divBdr>
        <w:top w:val="none" w:sz="0" w:space="0" w:color="auto"/>
        <w:left w:val="none" w:sz="0" w:space="0" w:color="auto"/>
        <w:bottom w:val="none" w:sz="0" w:space="0" w:color="auto"/>
        <w:right w:val="none" w:sz="0" w:space="0" w:color="auto"/>
      </w:divBdr>
    </w:div>
    <w:div w:id="157">
      <w:marLeft w:val="0"/>
      <w:marRight w:val="0"/>
      <w:marTop w:val="0"/>
      <w:marBottom w:val="0"/>
      <w:divBdr>
        <w:top w:val="none" w:sz="0" w:space="0" w:color="auto"/>
        <w:left w:val="none" w:sz="0" w:space="0" w:color="auto"/>
        <w:bottom w:val="none" w:sz="0" w:space="0" w:color="auto"/>
        <w:right w:val="none" w:sz="0" w:space="0" w:color="auto"/>
      </w:divBdr>
    </w:div>
    <w:div w:id="158">
      <w:marLeft w:val="0"/>
      <w:marRight w:val="0"/>
      <w:marTop w:val="0"/>
      <w:marBottom w:val="0"/>
      <w:divBdr>
        <w:top w:val="none" w:sz="0" w:space="0" w:color="auto"/>
        <w:left w:val="none" w:sz="0" w:space="0" w:color="auto"/>
        <w:bottom w:val="none" w:sz="0" w:space="0" w:color="auto"/>
        <w:right w:val="none" w:sz="0" w:space="0" w:color="auto"/>
      </w:divBdr>
    </w:div>
    <w:div w:id="159">
      <w:marLeft w:val="0"/>
      <w:marRight w:val="0"/>
      <w:marTop w:val="0"/>
      <w:marBottom w:val="0"/>
      <w:divBdr>
        <w:top w:val="none" w:sz="0" w:space="0" w:color="auto"/>
        <w:left w:val="none" w:sz="0" w:space="0" w:color="auto"/>
        <w:bottom w:val="none" w:sz="0" w:space="0" w:color="auto"/>
        <w:right w:val="none" w:sz="0" w:space="0" w:color="auto"/>
      </w:divBdr>
    </w:div>
    <w:div w:id="160">
      <w:marLeft w:val="0"/>
      <w:marRight w:val="0"/>
      <w:marTop w:val="0"/>
      <w:marBottom w:val="0"/>
      <w:divBdr>
        <w:top w:val="none" w:sz="0" w:space="0" w:color="auto"/>
        <w:left w:val="none" w:sz="0" w:space="0" w:color="auto"/>
        <w:bottom w:val="none" w:sz="0" w:space="0" w:color="auto"/>
        <w:right w:val="none" w:sz="0" w:space="0" w:color="auto"/>
      </w:divBdr>
    </w:div>
    <w:div w:id="161">
      <w:marLeft w:val="0"/>
      <w:marRight w:val="0"/>
      <w:marTop w:val="0"/>
      <w:marBottom w:val="0"/>
      <w:divBdr>
        <w:top w:val="none" w:sz="0" w:space="0" w:color="auto"/>
        <w:left w:val="none" w:sz="0" w:space="0" w:color="auto"/>
        <w:bottom w:val="none" w:sz="0" w:space="0" w:color="auto"/>
        <w:right w:val="none" w:sz="0" w:space="0" w:color="auto"/>
      </w:divBdr>
    </w:div>
    <w:div w:id="162">
      <w:marLeft w:val="0"/>
      <w:marRight w:val="0"/>
      <w:marTop w:val="0"/>
      <w:marBottom w:val="0"/>
      <w:divBdr>
        <w:top w:val="none" w:sz="0" w:space="0" w:color="auto"/>
        <w:left w:val="none" w:sz="0" w:space="0" w:color="auto"/>
        <w:bottom w:val="none" w:sz="0" w:space="0" w:color="auto"/>
        <w:right w:val="none" w:sz="0" w:space="0" w:color="auto"/>
      </w:divBdr>
    </w:div>
    <w:div w:id="163">
      <w:marLeft w:val="0"/>
      <w:marRight w:val="0"/>
      <w:marTop w:val="0"/>
      <w:marBottom w:val="0"/>
      <w:divBdr>
        <w:top w:val="none" w:sz="0" w:space="0" w:color="auto"/>
        <w:left w:val="none" w:sz="0" w:space="0" w:color="auto"/>
        <w:bottom w:val="none" w:sz="0" w:space="0" w:color="auto"/>
        <w:right w:val="none" w:sz="0" w:space="0" w:color="auto"/>
      </w:divBdr>
    </w:div>
    <w:div w:id="164">
      <w:marLeft w:val="0"/>
      <w:marRight w:val="0"/>
      <w:marTop w:val="0"/>
      <w:marBottom w:val="0"/>
      <w:divBdr>
        <w:top w:val="none" w:sz="0" w:space="0" w:color="auto"/>
        <w:left w:val="none" w:sz="0" w:space="0" w:color="auto"/>
        <w:bottom w:val="none" w:sz="0" w:space="0" w:color="auto"/>
        <w:right w:val="none" w:sz="0" w:space="0" w:color="auto"/>
      </w:divBdr>
    </w:div>
    <w:div w:id="165">
      <w:marLeft w:val="0"/>
      <w:marRight w:val="0"/>
      <w:marTop w:val="0"/>
      <w:marBottom w:val="0"/>
      <w:divBdr>
        <w:top w:val="none" w:sz="0" w:space="0" w:color="auto"/>
        <w:left w:val="none" w:sz="0" w:space="0" w:color="auto"/>
        <w:bottom w:val="none" w:sz="0" w:space="0" w:color="auto"/>
        <w:right w:val="none" w:sz="0" w:space="0" w:color="auto"/>
      </w:divBdr>
    </w:div>
    <w:div w:id="166">
      <w:marLeft w:val="0"/>
      <w:marRight w:val="0"/>
      <w:marTop w:val="0"/>
      <w:marBottom w:val="0"/>
      <w:divBdr>
        <w:top w:val="none" w:sz="0" w:space="0" w:color="auto"/>
        <w:left w:val="none" w:sz="0" w:space="0" w:color="auto"/>
        <w:bottom w:val="none" w:sz="0" w:space="0" w:color="auto"/>
        <w:right w:val="none" w:sz="0" w:space="0" w:color="auto"/>
      </w:divBdr>
    </w:div>
    <w:div w:id="167">
      <w:marLeft w:val="0"/>
      <w:marRight w:val="0"/>
      <w:marTop w:val="0"/>
      <w:marBottom w:val="0"/>
      <w:divBdr>
        <w:top w:val="none" w:sz="0" w:space="0" w:color="auto"/>
        <w:left w:val="none" w:sz="0" w:space="0" w:color="auto"/>
        <w:bottom w:val="none" w:sz="0" w:space="0" w:color="auto"/>
        <w:right w:val="none" w:sz="0" w:space="0" w:color="auto"/>
      </w:divBdr>
    </w:div>
    <w:div w:id="168">
      <w:marLeft w:val="0"/>
      <w:marRight w:val="0"/>
      <w:marTop w:val="0"/>
      <w:marBottom w:val="0"/>
      <w:divBdr>
        <w:top w:val="none" w:sz="0" w:space="0" w:color="auto"/>
        <w:left w:val="none" w:sz="0" w:space="0" w:color="auto"/>
        <w:bottom w:val="none" w:sz="0" w:space="0" w:color="auto"/>
        <w:right w:val="none" w:sz="0" w:space="0" w:color="auto"/>
      </w:divBdr>
    </w:div>
    <w:div w:id="169">
      <w:marLeft w:val="0"/>
      <w:marRight w:val="0"/>
      <w:marTop w:val="0"/>
      <w:marBottom w:val="0"/>
      <w:divBdr>
        <w:top w:val="none" w:sz="0" w:space="0" w:color="auto"/>
        <w:left w:val="none" w:sz="0" w:space="0" w:color="auto"/>
        <w:bottom w:val="none" w:sz="0" w:space="0" w:color="auto"/>
        <w:right w:val="none" w:sz="0" w:space="0" w:color="auto"/>
      </w:divBdr>
    </w:div>
    <w:div w:id="170">
      <w:marLeft w:val="0"/>
      <w:marRight w:val="0"/>
      <w:marTop w:val="0"/>
      <w:marBottom w:val="0"/>
      <w:divBdr>
        <w:top w:val="none" w:sz="0" w:space="0" w:color="auto"/>
        <w:left w:val="none" w:sz="0" w:space="0" w:color="auto"/>
        <w:bottom w:val="none" w:sz="0" w:space="0" w:color="auto"/>
        <w:right w:val="none" w:sz="0" w:space="0" w:color="auto"/>
      </w:divBdr>
    </w:div>
    <w:div w:id="171">
      <w:marLeft w:val="0"/>
      <w:marRight w:val="0"/>
      <w:marTop w:val="0"/>
      <w:marBottom w:val="0"/>
      <w:divBdr>
        <w:top w:val="none" w:sz="0" w:space="0" w:color="auto"/>
        <w:left w:val="none" w:sz="0" w:space="0" w:color="auto"/>
        <w:bottom w:val="none" w:sz="0" w:space="0" w:color="auto"/>
        <w:right w:val="none" w:sz="0" w:space="0" w:color="auto"/>
      </w:divBdr>
    </w:div>
    <w:div w:id="172">
      <w:marLeft w:val="0"/>
      <w:marRight w:val="0"/>
      <w:marTop w:val="0"/>
      <w:marBottom w:val="0"/>
      <w:divBdr>
        <w:top w:val="none" w:sz="0" w:space="0" w:color="auto"/>
        <w:left w:val="none" w:sz="0" w:space="0" w:color="auto"/>
        <w:bottom w:val="none" w:sz="0" w:space="0" w:color="auto"/>
        <w:right w:val="none" w:sz="0" w:space="0" w:color="auto"/>
      </w:divBdr>
    </w:div>
    <w:div w:id="173">
      <w:marLeft w:val="0"/>
      <w:marRight w:val="0"/>
      <w:marTop w:val="0"/>
      <w:marBottom w:val="0"/>
      <w:divBdr>
        <w:top w:val="none" w:sz="0" w:space="0" w:color="auto"/>
        <w:left w:val="none" w:sz="0" w:space="0" w:color="auto"/>
        <w:bottom w:val="none" w:sz="0" w:space="0" w:color="auto"/>
        <w:right w:val="none" w:sz="0" w:space="0" w:color="auto"/>
      </w:divBdr>
    </w:div>
    <w:div w:id="174">
      <w:marLeft w:val="0"/>
      <w:marRight w:val="0"/>
      <w:marTop w:val="0"/>
      <w:marBottom w:val="0"/>
      <w:divBdr>
        <w:top w:val="none" w:sz="0" w:space="0" w:color="auto"/>
        <w:left w:val="none" w:sz="0" w:space="0" w:color="auto"/>
        <w:bottom w:val="none" w:sz="0" w:space="0" w:color="auto"/>
        <w:right w:val="none" w:sz="0" w:space="0" w:color="auto"/>
      </w:divBdr>
    </w:div>
    <w:div w:id="175">
      <w:marLeft w:val="0"/>
      <w:marRight w:val="0"/>
      <w:marTop w:val="0"/>
      <w:marBottom w:val="0"/>
      <w:divBdr>
        <w:top w:val="none" w:sz="0" w:space="0" w:color="auto"/>
        <w:left w:val="none" w:sz="0" w:space="0" w:color="auto"/>
        <w:bottom w:val="none" w:sz="0" w:space="0" w:color="auto"/>
        <w:right w:val="none" w:sz="0" w:space="0" w:color="auto"/>
      </w:divBdr>
    </w:div>
    <w:div w:id="176">
      <w:marLeft w:val="0"/>
      <w:marRight w:val="0"/>
      <w:marTop w:val="0"/>
      <w:marBottom w:val="0"/>
      <w:divBdr>
        <w:top w:val="none" w:sz="0" w:space="0" w:color="auto"/>
        <w:left w:val="none" w:sz="0" w:space="0" w:color="auto"/>
        <w:bottom w:val="none" w:sz="0" w:space="0" w:color="auto"/>
        <w:right w:val="none" w:sz="0" w:space="0" w:color="auto"/>
      </w:divBdr>
    </w:div>
    <w:div w:id="177">
      <w:marLeft w:val="0"/>
      <w:marRight w:val="0"/>
      <w:marTop w:val="0"/>
      <w:marBottom w:val="0"/>
      <w:divBdr>
        <w:top w:val="none" w:sz="0" w:space="0" w:color="auto"/>
        <w:left w:val="none" w:sz="0" w:space="0" w:color="auto"/>
        <w:bottom w:val="none" w:sz="0" w:space="0" w:color="auto"/>
        <w:right w:val="none" w:sz="0" w:space="0" w:color="auto"/>
      </w:divBdr>
    </w:div>
    <w:div w:id="178">
      <w:marLeft w:val="0"/>
      <w:marRight w:val="0"/>
      <w:marTop w:val="0"/>
      <w:marBottom w:val="0"/>
      <w:divBdr>
        <w:top w:val="none" w:sz="0" w:space="0" w:color="auto"/>
        <w:left w:val="none" w:sz="0" w:space="0" w:color="auto"/>
        <w:bottom w:val="none" w:sz="0" w:space="0" w:color="auto"/>
        <w:right w:val="none" w:sz="0" w:space="0" w:color="auto"/>
      </w:divBdr>
    </w:div>
    <w:div w:id="179">
      <w:marLeft w:val="0"/>
      <w:marRight w:val="0"/>
      <w:marTop w:val="0"/>
      <w:marBottom w:val="0"/>
      <w:divBdr>
        <w:top w:val="none" w:sz="0" w:space="0" w:color="auto"/>
        <w:left w:val="none" w:sz="0" w:space="0" w:color="auto"/>
        <w:bottom w:val="none" w:sz="0" w:space="0" w:color="auto"/>
        <w:right w:val="none" w:sz="0" w:space="0" w:color="auto"/>
      </w:divBdr>
    </w:div>
    <w:div w:id="180">
      <w:marLeft w:val="0"/>
      <w:marRight w:val="0"/>
      <w:marTop w:val="0"/>
      <w:marBottom w:val="0"/>
      <w:divBdr>
        <w:top w:val="none" w:sz="0" w:space="0" w:color="auto"/>
        <w:left w:val="none" w:sz="0" w:space="0" w:color="auto"/>
        <w:bottom w:val="none" w:sz="0" w:space="0" w:color="auto"/>
        <w:right w:val="none" w:sz="0" w:space="0" w:color="auto"/>
      </w:divBdr>
    </w:div>
    <w:div w:id="181">
      <w:marLeft w:val="0"/>
      <w:marRight w:val="0"/>
      <w:marTop w:val="0"/>
      <w:marBottom w:val="0"/>
      <w:divBdr>
        <w:top w:val="none" w:sz="0" w:space="0" w:color="auto"/>
        <w:left w:val="none" w:sz="0" w:space="0" w:color="auto"/>
        <w:bottom w:val="none" w:sz="0" w:space="0" w:color="auto"/>
        <w:right w:val="none" w:sz="0" w:space="0" w:color="auto"/>
      </w:divBdr>
    </w:div>
    <w:div w:id="182">
      <w:marLeft w:val="0"/>
      <w:marRight w:val="0"/>
      <w:marTop w:val="0"/>
      <w:marBottom w:val="0"/>
      <w:divBdr>
        <w:top w:val="none" w:sz="0" w:space="0" w:color="auto"/>
        <w:left w:val="none" w:sz="0" w:space="0" w:color="auto"/>
        <w:bottom w:val="none" w:sz="0" w:space="0" w:color="auto"/>
        <w:right w:val="none" w:sz="0" w:space="0" w:color="auto"/>
      </w:divBdr>
    </w:div>
    <w:div w:id="183">
      <w:marLeft w:val="0"/>
      <w:marRight w:val="0"/>
      <w:marTop w:val="0"/>
      <w:marBottom w:val="0"/>
      <w:divBdr>
        <w:top w:val="none" w:sz="0" w:space="0" w:color="auto"/>
        <w:left w:val="none" w:sz="0" w:space="0" w:color="auto"/>
        <w:bottom w:val="none" w:sz="0" w:space="0" w:color="auto"/>
        <w:right w:val="none" w:sz="0" w:space="0" w:color="auto"/>
      </w:divBdr>
    </w:div>
    <w:div w:id="184">
      <w:marLeft w:val="0"/>
      <w:marRight w:val="0"/>
      <w:marTop w:val="0"/>
      <w:marBottom w:val="0"/>
      <w:divBdr>
        <w:top w:val="none" w:sz="0" w:space="0" w:color="auto"/>
        <w:left w:val="none" w:sz="0" w:space="0" w:color="auto"/>
        <w:bottom w:val="none" w:sz="0" w:space="0" w:color="auto"/>
        <w:right w:val="none" w:sz="0" w:space="0" w:color="auto"/>
      </w:divBdr>
    </w:div>
    <w:div w:id="185">
      <w:marLeft w:val="0"/>
      <w:marRight w:val="0"/>
      <w:marTop w:val="0"/>
      <w:marBottom w:val="0"/>
      <w:divBdr>
        <w:top w:val="none" w:sz="0" w:space="0" w:color="auto"/>
        <w:left w:val="none" w:sz="0" w:space="0" w:color="auto"/>
        <w:bottom w:val="none" w:sz="0" w:space="0" w:color="auto"/>
        <w:right w:val="none" w:sz="0" w:space="0" w:color="auto"/>
      </w:divBdr>
    </w:div>
    <w:div w:id="186">
      <w:marLeft w:val="0"/>
      <w:marRight w:val="0"/>
      <w:marTop w:val="0"/>
      <w:marBottom w:val="0"/>
      <w:divBdr>
        <w:top w:val="none" w:sz="0" w:space="0" w:color="auto"/>
        <w:left w:val="none" w:sz="0" w:space="0" w:color="auto"/>
        <w:bottom w:val="none" w:sz="0" w:space="0" w:color="auto"/>
        <w:right w:val="none" w:sz="0" w:space="0" w:color="auto"/>
      </w:divBdr>
    </w:div>
    <w:div w:id="187">
      <w:marLeft w:val="0"/>
      <w:marRight w:val="0"/>
      <w:marTop w:val="0"/>
      <w:marBottom w:val="0"/>
      <w:divBdr>
        <w:top w:val="none" w:sz="0" w:space="0" w:color="auto"/>
        <w:left w:val="none" w:sz="0" w:space="0" w:color="auto"/>
        <w:bottom w:val="none" w:sz="0" w:space="0" w:color="auto"/>
        <w:right w:val="none" w:sz="0" w:space="0" w:color="auto"/>
      </w:divBdr>
    </w:div>
    <w:div w:id="188">
      <w:marLeft w:val="0"/>
      <w:marRight w:val="0"/>
      <w:marTop w:val="0"/>
      <w:marBottom w:val="0"/>
      <w:divBdr>
        <w:top w:val="none" w:sz="0" w:space="0" w:color="auto"/>
        <w:left w:val="none" w:sz="0" w:space="0" w:color="auto"/>
        <w:bottom w:val="none" w:sz="0" w:space="0" w:color="auto"/>
        <w:right w:val="none" w:sz="0" w:space="0" w:color="auto"/>
      </w:divBdr>
    </w:div>
    <w:div w:id="189">
      <w:marLeft w:val="0"/>
      <w:marRight w:val="0"/>
      <w:marTop w:val="0"/>
      <w:marBottom w:val="0"/>
      <w:divBdr>
        <w:top w:val="none" w:sz="0" w:space="0" w:color="auto"/>
        <w:left w:val="none" w:sz="0" w:space="0" w:color="auto"/>
        <w:bottom w:val="none" w:sz="0" w:space="0" w:color="auto"/>
        <w:right w:val="none" w:sz="0" w:space="0" w:color="auto"/>
      </w:divBdr>
    </w:div>
    <w:div w:id="190">
      <w:marLeft w:val="0"/>
      <w:marRight w:val="0"/>
      <w:marTop w:val="0"/>
      <w:marBottom w:val="0"/>
      <w:divBdr>
        <w:top w:val="none" w:sz="0" w:space="0" w:color="auto"/>
        <w:left w:val="none" w:sz="0" w:space="0" w:color="auto"/>
        <w:bottom w:val="none" w:sz="0" w:space="0" w:color="auto"/>
        <w:right w:val="none" w:sz="0" w:space="0" w:color="auto"/>
      </w:divBdr>
    </w:div>
    <w:div w:id="191">
      <w:marLeft w:val="0"/>
      <w:marRight w:val="0"/>
      <w:marTop w:val="0"/>
      <w:marBottom w:val="0"/>
      <w:divBdr>
        <w:top w:val="none" w:sz="0" w:space="0" w:color="auto"/>
        <w:left w:val="none" w:sz="0" w:space="0" w:color="auto"/>
        <w:bottom w:val="none" w:sz="0" w:space="0" w:color="auto"/>
        <w:right w:val="none" w:sz="0" w:space="0" w:color="auto"/>
      </w:divBdr>
    </w:div>
    <w:div w:id="192">
      <w:marLeft w:val="0"/>
      <w:marRight w:val="0"/>
      <w:marTop w:val="0"/>
      <w:marBottom w:val="0"/>
      <w:divBdr>
        <w:top w:val="none" w:sz="0" w:space="0" w:color="auto"/>
        <w:left w:val="none" w:sz="0" w:space="0" w:color="auto"/>
        <w:bottom w:val="none" w:sz="0" w:space="0" w:color="auto"/>
        <w:right w:val="none" w:sz="0" w:space="0" w:color="auto"/>
      </w:divBdr>
    </w:div>
    <w:div w:id="193">
      <w:marLeft w:val="0"/>
      <w:marRight w:val="0"/>
      <w:marTop w:val="0"/>
      <w:marBottom w:val="0"/>
      <w:divBdr>
        <w:top w:val="none" w:sz="0" w:space="0" w:color="auto"/>
        <w:left w:val="none" w:sz="0" w:space="0" w:color="auto"/>
        <w:bottom w:val="none" w:sz="0" w:space="0" w:color="auto"/>
        <w:right w:val="none" w:sz="0" w:space="0" w:color="auto"/>
      </w:divBdr>
    </w:div>
    <w:div w:id="194">
      <w:marLeft w:val="0"/>
      <w:marRight w:val="0"/>
      <w:marTop w:val="0"/>
      <w:marBottom w:val="0"/>
      <w:divBdr>
        <w:top w:val="none" w:sz="0" w:space="0" w:color="auto"/>
        <w:left w:val="none" w:sz="0" w:space="0" w:color="auto"/>
        <w:bottom w:val="none" w:sz="0" w:space="0" w:color="auto"/>
        <w:right w:val="none" w:sz="0" w:space="0" w:color="auto"/>
      </w:divBdr>
    </w:div>
    <w:div w:id="195">
      <w:marLeft w:val="0"/>
      <w:marRight w:val="0"/>
      <w:marTop w:val="0"/>
      <w:marBottom w:val="0"/>
      <w:divBdr>
        <w:top w:val="none" w:sz="0" w:space="0" w:color="auto"/>
        <w:left w:val="none" w:sz="0" w:space="0" w:color="auto"/>
        <w:bottom w:val="none" w:sz="0" w:space="0" w:color="auto"/>
        <w:right w:val="none" w:sz="0" w:space="0" w:color="auto"/>
      </w:divBdr>
    </w:div>
    <w:div w:id="196">
      <w:marLeft w:val="0"/>
      <w:marRight w:val="0"/>
      <w:marTop w:val="0"/>
      <w:marBottom w:val="0"/>
      <w:divBdr>
        <w:top w:val="none" w:sz="0" w:space="0" w:color="auto"/>
        <w:left w:val="none" w:sz="0" w:space="0" w:color="auto"/>
        <w:bottom w:val="none" w:sz="0" w:space="0" w:color="auto"/>
        <w:right w:val="none" w:sz="0" w:space="0" w:color="auto"/>
      </w:divBdr>
    </w:div>
    <w:div w:id="197">
      <w:marLeft w:val="0"/>
      <w:marRight w:val="0"/>
      <w:marTop w:val="0"/>
      <w:marBottom w:val="0"/>
      <w:divBdr>
        <w:top w:val="none" w:sz="0" w:space="0" w:color="auto"/>
        <w:left w:val="none" w:sz="0" w:space="0" w:color="auto"/>
        <w:bottom w:val="none" w:sz="0" w:space="0" w:color="auto"/>
        <w:right w:val="none" w:sz="0" w:space="0" w:color="auto"/>
      </w:divBdr>
    </w:div>
    <w:div w:id="198">
      <w:marLeft w:val="0"/>
      <w:marRight w:val="0"/>
      <w:marTop w:val="0"/>
      <w:marBottom w:val="0"/>
      <w:divBdr>
        <w:top w:val="none" w:sz="0" w:space="0" w:color="auto"/>
        <w:left w:val="none" w:sz="0" w:space="0" w:color="auto"/>
        <w:bottom w:val="none" w:sz="0" w:space="0" w:color="auto"/>
        <w:right w:val="none" w:sz="0" w:space="0" w:color="auto"/>
      </w:divBdr>
    </w:div>
    <w:div w:id="199">
      <w:marLeft w:val="0"/>
      <w:marRight w:val="0"/>
      <w:marTop w:val="0"/>
      <w:marBottom w:val="0"/>
      <w:divBdr>
        <w:top w:val="none" w:sz="0" w:space="0" w:color="auto"/>
        <w:left w:val="none" w:sz="0" w:space="0" w:color="auto"/>
        <w:bottom w:val="none" w:sz="0" w:space="0" w:color="auto"/>
        <w:right w:val="none" w:sz="0" w:space="0" w:color="auto"/>
      </w:divBdr>
    </w:div>
    <w:div w:id="200">
      <w:marLeft w:val="0"/>
      <w:marRight w:val="0"/>
      <w:marTop w:val="0"/>
      <w:marBottom w:val="0"/>
      <w:divBdr>
        <w:top w:val="none" w:sz="0" w:space="0" w:color="auto"/>
        <w:left w:val="none" w:sz="0" w:space="0" w:color="auto"/>
        <w:bottom w:val="none" w:sz="0" w:space="0" w:color="auto"/>
        <w:right w:val="none" w:sz="0" w:space="0" w:color="auto"/>
      </w:divBdr>
    </w:div>
    <w:div w:id="201">
      <w:marLeft w:val="0"/>
      <w:marRight w:val="0"/>
      <w:marTop w:val="0"/>
      <w:marBottom w:val="0"/>
      <w:divBdr>
        <w:top w:val="none" w:sz="0" w:space="0" w:color="auto"/>
        <w:left w:val="none" w:sz="0" w:space="0" w:color="auto"/>
        <w:bottom w:val="none" w:sz="0" w:space="0" w:color="auto"/>
        <w:right w:val="none" w:sz="0" w:space="0" w:color="auto"/>
      </w:divBdr>
    </w:div>
    <w:div w:id="202">
      <w:marLeft w:val="0"/>
      <w:marRight w:val="0"/>
      <w:marTop w:val="0"/>
      <w:marBottom w:val="0"/>
      <w:divBdr>
        <w:top w:val="none" w:sz="0" w:space="0" w:color="auto"/>
        <w:left w:val="none" w:sz="0" w:space="0" w:color="auto"/>
        <w:bottom w:val="none" w:sz="0" w:space="0" w:color="auto"/>
        <w:right w:val="none" w:sz="0" w:space="0" w:color="auto"/>
      </w:divBdr>
    </w:div>
    <w:div w:id="203">
      <w:marLeft w:val="0"/>
      <w:marRight w:val="0"/>
      <w:marTop w:val="0"/>
      <w:marBottom w:val="0"/>
      <w:divBdr>
        <w:top w:val="none" w:sz="0" w:space="0" w:color="auto"/>
        <w:left w:val="none" w:sz="0" w:space="0" w:color="auto"/>
        <w:bottom w:val="none" w:sz="0" w:space="0" w:color="auto"/>
        <w:right w:val="none" w:sz="0" w:space="0" w:color="auto"/>
      </w:divBdr>
    </w:div>
    <w:div w:id="204">
      <w:marLeft w:val="0"/>
      <w:marRight w:val="0"/>
      <w:marTop w:val="0"/>
      <w:marBottom w:val="0"/>
      <w:divBdr>
        <w:top w:val="none" w:sz="0" w:space="0" w:color="auto"/>
        <w:left w:val="none" w:sz="0" w:space="0" w:color="auto"/>
        <w:bottom w:val="none" w:sz="0" w:space="0" w:color="auto"/>
        <w:right w:val="none" w:sz="0" w:space="0" w:color="auto"/>
      </w:divBdr>
    </w:div>
    <w:div w:id="205">
      <w:marLeft w:val="0"/>
      <w:marRight w:val="0"/>
      <w:marTop w:val="0"/>
      <w:marBottom w:val="0"/>
      <w:divBdr>
        <w:top w:val="none" w:sz="0" w:space="0" w:color="auto"/>
        <w:left w:val="none" w:sz="0" w:space="0" w:color="auto"/>
        <w:bottom w:val="none" w:sz="0" w:space="0" w:color="auto"/>
        <w:right w:val="none" w:sz="0" w:space="0" w:color="auto"/>
      </w:divBdr>
    </w:div>
    <w:div w:id="206">
      <w:marLeft w:val="0"/>
      <w:marRight w:val="0"/>
      <w:marTop w:val="0"/>
      <w:marBottom w:val="0"/>
      <w:divBdr>
        <w:top w:val="none" w:sz="0" w:space="0" w:color="auto"/>
        <w:left w:val="none" w:sz="0" w:space="0" w:color="auto"/>
        <w:bottom w:val="none" w:sz="0" w:space="0" w:color="auto"/>
        <w:right w:val="none" w:sz="0" w:space="0" w:color="auto"/>
      </w:divBdr>
    </w:div>
    <w:div w:id="207">
      <w:marLeft w:val="0"/>
      <w:marRight w:val="0"/>
      <w:marTop w:val="0"/>
      <w:marBottom w:val="0"/>
      <w:divBdr>
        <w:top w:val="none" w:sz="0" w:space="0" w:color="auto"/>
        <w:left w:val="none" w:sz="0" w:space="0" w:color="auto"/>
        <w:bottom w:val="none" w:sz="0" w:space="0" w:color="auto"/>
        <w:right w:val="none" w:sz="0" w:space="0" w:color="auto"/>
      </w:divBdr>
    </w:div>
    <w:div w:id="208">
      <w:marLeft w:val="0"/>
      <w:marRight w:val="0"/>
      <w:marTop w:val="0"/>
      <w:marBottom w:val="0"/>
      <w:divBdr>
        <w:top w:val="none" w:sz="0" w:space="0" w:color="auto"/>
        <w:left w:val="none" w:sz="0" w:space="0" w:color="auto"/>
        <w:bottom w:val="none" w:sz="0" w:space="0" w:color="auto"/>
        <w:right w:val="none" w:sz="0" w:space="0" w:color="auto"/>
      </w:divBdr>
    </w:div>
    <w:div w:id="209">
      <w:marLeft w:val="0"/>
      <w:marRight w:val="0"/>
      <w:marTop w:val="0"/>
      <w:marBottom w:val="0"/>
      <w:divBdr>
        <w:top w:val="none" w:sz="0" w:space="0" w:color="auto"/>
        <w:left w:val="none" w:sz="0" w:space="0" w:color="auto"/>
        <w:bottom w:val="none" w:sz="0" w:space="0" w:color="auto"/>
        <w:right w:val="none" w:sz="0" w:space="0" w:color="auto"/>
      </w:divBdr>
    </w:div>
    <w:div w:id="210">
      <w:marLeft w:val="0"/>
      <w:marRight w:val="0"/>
      <w:marTop w:val="0"/>
      <w:marBottom w:val="0"/>
      <w:divBdr>
        <w:top w:val="none" w:sz="0" w:space="0" w:color="auto"/>
        <w:left w:val="none" w:sz="0" w:space="0" w:color="auto"/>
        <w:bottom w:val="none" w:sz="0" w:space="0" w:color="auto"/>
        <w:right w:val="none" w:sz="0" w:space="0" w:color="auto"/>
      </w:divBdr>
    </w:div>
    <w:div w:id="211">
      <w:marLeft w:val="0"/>
      <w:marRight w:val="0"/>
      <w:marTop w:val="0"/>
      <w:marBottom w:val="0"/>
      <w:divBdr>
        <w:top w:val="none" w:sz="0" w:space="0" w:color="auto"/>
        <w:left w:val="none" w:sz="0" w:space="0" w:color="auto"/>
        <w:bottom w:val="none" w:sz="0" w:space="0" w:color="auto"/>
        <w:right w:val="none" w:sz="0" w:space="0" w:color="auto"/>
      </w:divBdr>
    </w:div>
    <w:div w:id="212">
      <w:marLeft w:val="0"/>
      <w:marRight w:val="0"/>
      <w:marTop w:val="0"/>
      <w:marBottom w:val="0"/>
      <w:divBdr>
        <w:top w:val="none" w:sz="0" w:space="0" w:color="auto"/>
        <w:left w:val="none" w:sz="0" w:space="0" w:color="auto"/>
        <w:bottom w:val="none" w:sz="0" w:space="0" w:color="auto"/>
        <w:right w:val="none" w:sz="0" w:space="0" w:color="auto"/>
      </w:divBdr>
    </w:div>
    <w:div w:id="213">
      <w:marLeft w:val="0"/>
      <w:marRight w:val="0"/>
      <w:marTop w:val="0"/>
      <w:marBottom w:val="0"/>
      <w:divBdr>
        <w:top w:val="none" w:sz="0" w:space="0" w:color="auto"/>
        <w:left w:val="none" w:sz="0" w:space="0" w:color="auto"/>
        <w:bottom w:val="none" w:sz="0" w:space="0" w:color="auto"/>
        <w:right w:val="none" w:sz="0" w:space="0" w:color="auto"/>
      </w:divBdr>
    </w:div>
    <w:div w:id="214">
      <w:marLeft w:val="0"/>
      <w:marRight w:val="0"/>
      <w:marTop w:val="0"/>
      <w:marBottom w:val="0"/>
      <w:divBdr>
        <w:top w:val="none" w:sz="0" w:space="0" w:color="auto"/>
        <w:left w:val="none" w:sz="0" w:space="0" w:color="auto"/>
        <w:bottom w:val="none" w:sz="0" w:space="0" w:color="auto"/>
        <w:right w:val="none" w:sz="0" w:space="0" w:color="auto"/>
      </w:divBdr>
    </w:div>
    <w:div w:id="215">
      <w:marLeft w:val="0"/>
      <w:marRight w:val="0"/>
      <w:marTop w:val="0"/>
      <w:marBottom w:val="0"/>
      <w:divBdr>
        <w:top w:val="none" w:sz="0" w:space="0" w:color="auto"/>
        <w:left w:val="none" w:sz="0" w:space="0" w:color="auto"/>
        <w:bottom w:val="none" w:sz="0" w:space="0" w:color="auto"/>
        <w:right w:val="none" w:sz="0" w:space="0" w:color="auto"/>
      </w:divBdr>
    </w:div>
    <w:div w:id="216">
      <w:marLeft w:val="0"/>
      <w:marRight w:val="0"/>
      <w:marTop w:val="0"/>
      <w:marBottom w:val="0"/>
      <w:divBdr>
        <w:top w:val="none" w:sz="0" w:space="0" w:color="auto"/>
        <w:left w:val="none" w:sz="0" w:space="0" w:color="auto"/>
        <w:bottom w:val="none" w:sz="0" w:space="0" w:color="auto"/>
        <w:right w:val="none" w:sz="0" w:space="0" w:color="auto"/>
      </w:divBdr>
    </w:div>
    <w:div w:id="217">
      <w:marLeft w:val="0"/>
      <w:marRight w:val="0"/>
      <w:marTop w:val="0"/>
      <w:marBottom w:val="0"/>
      <w:divBdr>
        <w:top w:val="none" w:sz="0" w:space="0" w:color="auto"/>
        <w:left w:val="none" w:sz="0" w:space="0" w:color="auto"/>
        <w:bottom w:val="none" w:sz="0" w:space="0" w:color="auto"/>
        <w:right w:val="none" w:sz="0" w:space="0" w:color="auto"/>
      </w:divBdr>
    </w:div>
    <w:div w:id="218">
      <w:marLeft w:val="0"/>
      <w:marRight w:val="0"/>
      <w:marTop w:val="0"/>
      <w:marBottom w:val="0"/>
      <w:divBdr>
        <w:top w:val="none" w:sz="0" w:space="0" w:color="auto"/>
        <w:left w:val="none" w:sz="0" w:space="0" w:color="auto"/>
        <w:bottom w:val="none" w:sz="0" w:space="0" w:color="auto"/>
        <w:right w:val="none" w:sz="0" w:space="0" w:color="auto"/>
      </w:divBdr>
    </w:div>
    <w:div w:id="219">
      <w:marLeft w:val="0"/>
      <w:marRight w:val="0"/>
      <w:marTop w:val="0"/>
      <w:marBottom w:val="0"/>
      <w:divBdr>
        <w:top w:val="none" w:sz="0" w:space="0" w:color="auto"/>
        <w:left w:val="none" w:sz="0" w:space="0" w:color="auto"/>
        <w:bottom w:val="none" w:sz="0" w:space="0" w:color="auto"/>
        <w:right w:val="none" w:sz="0" w:space="0" w:color="auto"/>
      </w:divBdr>
    </w:div>
    <w:div w:id="220">
      <w:marLeft w:val="0"/>
      <w:marRight w:val="0"/>
      <w:marTop w:val="0"/>
      <w:marBottom w:val="0"/>
      <w:divBdr>
        <w:top w:val="none" w:sz="0" w:space="0" w:color="auto"/>
        <w:left w:val="none" w:sz="0" w:space="0" w:color="auto"/>
        <w:bottom w:val="none" w:sz="0" w:space="0" w:color="auto"/>
        <w:right w:val="none" w:sz="0" w:space="0" w:color="auto"/>
      </w:divBdr>
    </w:div>
    <w:div w:id="221">
      <w:marLeft w:val="0"/>
      <w:marRight w:val="0"/>
      <w:marTop w:val="0"/>
      <w:marBottom w:val="0"/>
      <w:divBdr>
        <w:top w:val="none" w:sz="0" w:space="0" w:color="auto"/>
        <w:left w:val="none" w:sz="0" w:space="0" w:color="auto"/>
        <w:bottom w:val="none" w:sz="0" w:space="0" w:color="auto"/>
        <w:right w:val="none" w:sz="0" w:space="0" w:color="auto"/>
      </w:divBdr>
    </w:div>
    <w:div w:id="222">
      <w:marLeft w:val="0"/>
      <w:marRight w:val="0"/>
      <w:marTop w:val="0"/>
      <w:marBottom w:val="0"/>
      <w:divBdr>
        <w:top w:val="none" w:sz="0" w:space="0" w:color="auto"/>
        <w:left w:val="none" w:sz="0" w:space="0" w:color="auto"/>
        <w:bottom w:val="none" w:sz="0" w:space="0" w:color="auto"/>
        <w:right w:val="none" w:sz="0" w:space="0" w:color="auto"/>
      </w:divBdr>
    </w:div>
    <w:div w:id="223">
      <w:marLeft w:val="0"/>
      <w:marRight w:val="0"/>
      <w:marTop w:val="0"/>
      <w:marBottom w:val="0"/>
      <w:divBdr>
        <w:top w:val="none" w:sz="0" w:space="0" w:color="auto"/>
        <w:left w:val="none" w:sz="0" w:space="0" w:color="auto"/>
        <w:bottom w:val="none" w:sz="0" w:space="0" w:color="auto"/>
        <w:right w:val="none" w:sz="0" w:space="0" w:color="auto"/>
      </w:divBdr>
    </w:div>
    <w:div w:id="224">
      <w:marLeft w:val="0"/>
      <w:marRight w:val="0"/>
      <w:marTop w:val="0"/>
      <w:marBottom w:val="0"/>
      <w:divBdr>
        <w:top w:val="none" w:sz="0" w:space="0" w:color="auto"/>
        <w:left w:val="none" w:sz="0" w:space="0" w:color="auto"/>
        <w:bottom w:val="none" w:sz="0" w:space="0" w:color="auto"/>
        <w:right w:val="none" w:sz="0" w:space="0" w:color="auto"/>
      </w:divBdr>
    </w:div>
    <w:div w:id="225">
      <w:marLeft w:val="0"/>
      <w:marRight w:val="0"/>
      <w:marTop w:val="0"/>
      <w:marBottom w:val="0"/>
      <w:divBdr>
        <w:top w:val="none" w:sz="0" w:space="0" w:color="auto"/>
        <w:left w:val="none" w:sz="0" w:space="0" w:color="auto"/>
        <w:bottom w:val="none" w:sz="0" w:space="0" w:color="auto"/>
        <w:right w:val="none" w:sz="0" w:space="0" w:color="auto"/>
      </w:divBdr>
    </w:div>
    <w:div w:id="226">
      <w:marLeft w:val="0"/>
      <w:marRight w:val="0"/>
      <w:marTop w:val="0"/>
      <w:marBottom w:val="0"/>
      <w:divBdr>
        <w:top w:val="none" w:sz="0" w:space="0" w:color="auto"/>
        <w:left w:val="none" w:sz="0" w:space="0" w:color="auto"/>
        <w:bottom w:val="none" w:sz="0" w:space="0" w:color="auto"/>
        <w:right w:val="none" w:sz="0" w:space="0" w:color="auto"/>
      </w:divBdr>
    </w:div>
    <w:div w:id="227">
      <w:marLeft w:val="0"/>
      <w:marRight w:val="0"/>
      <w:marTop w:val="0"/>
      <w:marBottom w:val="0"/>
      <w:divBdr>
        <w:top w:val="none" w:sz="0" w:space="0" w:color="auto"/>
        <w:left w:val="none" w:sz="0" w:space="0" w:color="auto"/>
        <w:bottom w:val="none" w:sz="0" w:space="0" w:color="auto"/>
        <w:right w:val="none" w:sz="0" w:space="0" w:color="auto"/>
      </w:divBdr>
    </w:div>
    <w:div w:id="228">
      <w:marLeft w:val="0"/>
      <w:marRight w:val="0"/>
      <w:marTop w:val="0"/>
      <w:marBottom w:val="0"/>
      <w:divBdr>
        <w:top w:val="none" w:sz="0" w:space="0" w:color="auto"/>
        <w:left w:val="none" w:sz="0" w:space="0" w:color="auto"/>
        <w:bottom w:val="none" w:sz="0" w:space="0" w:color="auto"/>
        <w:right w:val="none" w:sz="0" w:space="0" w:color="auto"/>
      </w:divBdr>
    </w:div>
    <w:div w:id="229">
      <w:marLeft w:val="0"/>
      <w:marRight w:val="0"/>
      <w:marTop w:val="0"/>
      <w:marBottom w:val="0"/>
      <w:divBdr>
        <w:top w:val="none" w:sz="0" w:space="0" w:color="auto"/>
        <w:left w:val="none" w:sz="0" w:space="0" w:color="auto"/>
        <w:bottom w:val="none" w:sz="0" w:space="0" w:color="auto"/>
        <w:right w:val="none" w:sz="0" w:space="0" w:color="auto"/>
      </w:divBdr>
    </w:div>
    <w:div w:id="230">
      <w:marLeft w:val="0"/>
      <w:marRight w:val="0"/>
      <w:marTop w:val="0"/>
      <w:marBottom w:val="0"/>
      <w:divBdr>
        <w:top w:val="none" w:sz="0" w:space="0" w:color="auto"/>
        <w:left w:val="none" w:sz="0" w:space="0" w:color="auto"/>
        <w:bottom w:val="none" w:sz="0" w:space="0" w:color="auto"/>
        <w:right w:val="none" w:sz="0" w:space="0" w:color="auto"/>
      </w:divBdr>
    </w:div>
    <w:div w:id="231">
      <w:marLeft w:val="0"/>
      <w:marRight w:val="0"/>
      <w:marTop w:val="0"/>
      <w:marBottom w:val="0"/>
      <w:divBdr>
        <w:top w:val="none" w:sz="0" w:space="0" w:color="auto"/>
        <w:left w:val="none" w:sz="0" w:space="0" w:color="auto"/>
        <w:bottom w:val="none" w:sz="0" w:space="0" w:color="auto"/>
        <w:right w:val="none" w:sz="0" w:space="0" w:color="auto"/>
      </w:divBdr>
    </w:div>
    <w:div w:id="232">
      <w:marLeft w:val="0"/>
      <w:marRight w:val="0"/>
      <w:marTop w:val="0"/>
      <w:marBottom w:val="0"/>
      <w:divBdr>
        <w:top w:val="none" w:sz="0" w:space="0" w:color="auto"/>
        <w:left w:val="none" w:sz="0" w:space="0" w:color="auto"/>
        <w:bottom w:val="none" w:sz="0" w:space="0" w:color="auto"/>
        <w:right w:val="none" w:sz="0" w:space="0" w:color="auto"/>
      </w:divBdr>
    </w:div>
    <w:div w:id="233">
      <w:marLeft w:val="0"/>
      <w:marRight w:val="0"/>
      <w:marTop w:val="0"/>
      <w:marBottom w:val="0"/>
      <w:divBdr>
        <w:top w:val="none" w:sz="0" w:space="0" w:color="auto"/>
        <w:left w:val="none" w:sz="0" w:space="0" w:color="auto"/>
        <w:bottom w:val="none" w:sz="0" w:space="0" w:color="auto"/>
        <w:right w:val="none" w:sz="0" w:space="0" w:color="auto"/>
      </w:divBdr>
    </w:div>
    <w:div w:id="234">
      <w:marLeft w:val="0"/>
      <w:marRight w:val="0"/>
      <w:marTop w:val="0"/>
      <w:marBottom w:val="0"/>
      <w:divBdr>
        <w:top w:val="none" w:sz="0" w:space="0" w:color="auto"/>
        <w:left w:val="none" w:sz="0" w:space="0" w:color="auto"/>
        <w:bottom w:val="none" w:sz="0" w:space="0" w:color="auto"/>
        <w:right w:val="none" w:sz="0" w:space="0" w:color="auto"/>
      </w:divBdr>
    </w:div>
    <w:div w:id="235">
      <w:marLeft w:val="0"/>
      <w:marRight w:val="0"/>
      <w:marTop w:val="0"/>
      <w:marBottom w:val="0"/>
      <w:divBdr>
        <w:top w:val="none" w:sz="0" w:space="0" w:color="auto"/>
        <w:left w:val="none" w:sz="0" w:space="0" w:color="auto"/>
        <w:bottom w:val="none" w:sz="0" w:space="0" w:color="auto"/>
        <w:right w:val="none" w:sz="0" w:space="0" w:color="auto"/>
      </w:divBdr>
    </w:div>
    <w:div w:id="236">
      <w:marLeft w:val="0"/>
      <w:marRight w:val="0"/>
      <w:marTop w:val="0"/>
      <w:marBottom w:val="0"/>
      <w:divBdr>
        <w:top w:val="none" w:sz="0" w:space="0" w:color="auto"/>
        <w:left w:val="none" w:sz="0" w:space="0" w:color="auto"/>
        <w:bottom w:val="none" w:sz="0" w:space="0" w:color="auto"/>
        <w:right w:val="none" w:sz="0" w:space="0" w:color="auto"/>
      </w:divBdr>
    </w:div>
    <w:div w:id="237">
      <w:marLeft w:val="0"/>
      <w:marRight w:val="0"/>
      <w:marTop w:val="0"/>
      <w:marBottom w:val="0"/>
      <w:divBdr>
        <w:top w:val="none" w:sz="0" w:space="0" w:color="auto"/>
        <w:left w:val="none" w:sz="0" w:space="0" w:color="auto"/>
        <w:bottom w:val="none" w:sz="0" w:space="0" w:color="auto"/>
        <w:right w:val="none" w:sz="0" w:space="0" w:color="auto"/>
      </w:divBdr>
    </w:div>
    <w:div w:id="238">
      <w:marLeft w:val="0"/>
      <w:marRight w:val="0"/>
      <w:marTop w:val="0"/>
      <w:marBottom w:val="0"/>
      <w:divBdr>
        <w:top w:val="none" w:sz="0" w:space="0" w:color="auto"/>
        <w:left w:val="none" w:sz="0" w:space="0" w:color="auto"/>
        <w:bottom w:val="none" w:sz="0" w:space="0" w:color="auto"/>
        <w:right w:val="none" w:sz="0" w:space="0" w:color="auto"/>
      </w:divBdr>
    </w:div>
    <w:div w:id="239">
      <w:marLeft w:val="0"/>
      <w:marRight w:val="0"/>
      <w:marTop w:val="0"/>
      <w:marBottom w:val="0"/>
      <w:divBdr>
        <w:top w:val="none" w:sz="0" w:space="0" w:color="auto"/>
        <w:left w:val="none" w:sz="0" w:space="0" w:color="auto"/>
        <w:bottom w:val="none" w:sz="0" w:space="0" w:color="auto"/>
        <w:right w:val="none" w:sz="0" w:space="0" w:color="auto"/>
      </w:divBdr>
    </w:div>
    <w:div w:id="240">
      <w:marLeft w:val="0"/>
      <w:marRight w:val="0"/>
      <w:marTop w:val="0"/>
      <w:marBottom w:val="0"/>
      <w:divBdr>
        <w:top w:val="none" w:sz="0" w:space="0" w:color="auto"/>
        <w:left w:val="none" w:sz="0" w:space="0" w:color="auto"/>
        <w:bottom w:val="none" w:sz="0" w:space="0" w:color="auto"/>
        <w:right w:val="none" w:sz="0" w:space="0" w:color="auto"/>
      </w:divBdr>
    </w:div>
    <w:div w:id="241">
      <w:marLeft w:val="0"/>
      <w:marRight w:val="0"/>
      <w:marTop w:val="0"/>
      <w:marBottom w:val="0"/>
      <w:divBdr>
        <w:top w:val="none" w:sz="0" w:space="0" w:color="auto"/>
        <w:left w:val="none" w:sz="0" w:space="0" w:color="auto"/>
        <w:bottom w:val="none" w:sz="0" w:space="0" w:color="auto"/>
        <w:right w:val="none" w:sz="0" w:space="0" w:color="auto"/>
      </w:divBdr>
    </w:div>
    <w:div w:id="242">
      <w:marLeft w:val="0"/>
      <w:marRight w:val="0"/>
      <w:marTop w:val="0"/>
      <w:marBottom w:val="0"/>
      <w:divBdr>
        <w:top w:val="none" w:sz="0" w:space="0" w:color="auto"/>
        <w:left w:val="none" w:sz="0" w:space="0" w:color="auto"/>
        <w:bottom w:val="none" w:sz="0" w:space="0" w:color="auto"/>
        <w:right w:val="none" w:sz="0" w:space="0" w:color="auto"/>
      </w:divBdr>
    </w:div>
    <w:div w:id="243">
      <w:marLeft w:val="0"/>
      <w:marRight w:val="0"/>
      <w:marTop w:val="0"/>
      <w:marBottom w:val="0"/>
      <w:divBdr>
        <w:top w:val="none" w:sz="0" w:space="0" w:color="auto"/>
        <w:left w:val="none" w:sz="0" w:space="0" w:color="auto"/>
        <w:bottom w:val="none" w:sz="0" w:space="0" w:color="auto"/>
        <w:right w:val="none" w:sz="0" w:space="0" w:color="auto"/>
      </w:divBdr>
    </w:div>
    <w:div w:id="244">
      <w:marLeft w:val="0"/>
      <w:marRight w:val="0"/>
      <w:marTop w:val="0"/>
      <w:marBottom w:val="0"/>
      <w:divBdr>
        <w:top w:val="none" w:sz="0" w:space="0" w:color="auto"/>
        <w:left w:val="none" w:sz="0" w:space="0" w:color="auto"/>
        <w:bottom w:val="none" w:sz="0" w:space="0" w:color="auto"/>
        <w:right w:val="none" w:sz="0" w:space="0" w:color="auto"/>
      </w:divBdr>
    </w:div>
    <w:div w:id="245">
      <w:marLeft w:val="0"/>
      <w:marRight w:val="0"/>
      <w:marTop w:val="0"/>
      <w:marBottom w:val="0"/>
      <w:divBdr>
        <w:top w:val="none" w:sz="0" w:space="0" w:color="auto"/>
        <w:left w:val="none" w:sz="0" w:space="0" w:color="auto"/>
        <w:bottom w:val="none" w:sz="0" w:space="0" w:color="auto"/>
        <w:right w:val="none" w:sz="0" w:space="0" w:color="auto"/>
      </w:divBdr>
    </w:div>
    <w:div w:id="246">
      <w:marLeft w:val="0"/>
      <w:marRight w:val="0"/>
      <w:marTop w:val="0"/>
      <w:marBottom w:val="0"/>
      <w:divBdr>
        <w:top w:val="none" w:sz="0" w:space="0" w:color="auto"/>
        <w:left w:val="none" w:sz="0" w:space="0" w:color="auto"/>
        <w:bottom w:val="none" w:sz="0" w:space="0" w:color="auto"/>
        <w:right w:val="none" w:sz="0" w:space="0" w:color="auto"/>
      </w:divBdr>
    </w:div>
    <w:div w:id="247">
      <w:marLeft w:val="0"/>
      <w:marRight w:val="0"/>
      <w:marTop w:val="0"/>
      <w:marBottom w:val="0"/>
      <w:divBdr>
        <w:top w:val="none" w:sz="0" w:space="0" w:color="auto"/>
        <w:left w:val="none" w:sz="0" w:space="0" w:color="auto"/>
        <w:bottom w:val="none" w:sz="0" w:space="0" w:color="auto"/>
        <w:right w:val="none" w:sz="0" w:space="0" w:color="auto"/>
      </w:divBdr>
    </w:div>
    <w:div w:id="248">
      <w:marLeft w:val="0"/>
      <w:marRight w:val="0"/>
      <w:marTop w:val="0"/>
      <w:marBottom w:val="0"/>
      <w:divBdr>
        <w:top w:val="none" w:sz="0" w:space="0" w:color="auto"/>
        <w:left w:val="none" w:sz="0" w:space="0" w:color="auto"/>
        <w:bottom w:val="none" w:sz="0" w:space="0" w:color="auto"/>
        <w:right w:val="none" w:sz="0" w:space="0" w:color="auto"/>
      </w:divBdr>
    </w:div>
    <w:div w:id="249">
      <w:marLeft w:val="0"/>
      <w:marRight w:val="0"/>
      <w:marTop w:val="0"/>
      <w:marBottom w:val="0"/>
      <w:divBdr>
        <w:top w:val="none" w:sz="0" w:space="0" w:color="auto"/>
        <w:left w:val="none" w:sz="0" w:space="0" w:color="auto"/>
        <w:bottom w:val="none" w:sz="0" w:space="0" w:color="auto"/>
        <w:right w:val="none" w:sz="0" w:space="0" w:color="auto"/>
      </w:divBdr>
    </w:div>
    <w:div w:id="250">
      <w:marLeft w:val="0"/>
      <w:marRight w:val="0"/>
      <w:marTop w:val="0"/>
      <w:marBottom w:val="0"/>
      <w:divBdr>
        <w:top w:val="none" w:sz="0" w:space="0" w:color="auto"/>
        <w:left w:val="none" w:sz="0" w:space="0" w:color="auto"/>
        <w:bottom w:val="none" w:sz="0" w:space="0" w:color="auto"/>
        <w:right w:val="none" w:sz="0" w:space="0" w:color="auto"/>
      </w:divBdr>
    </w:div>
    <w:div w:id="251">
      <w:marLeft w:val="0"/>
      <w:marRight w:val="0"/>
      <w:marTop w:val="0"/>
      <w:marBottom w:val="0"/>
      <w:divBdr>
        <w:top w:val="none" w:sz="0" w:space="0" w:color="auto"/>
        <w:left w:val="none" w:sz="0" w:space="0" w:color="auto"/>
        <w:bottom w:val="none" w:sz="0" w:space="0" w:color="auto"/>
        <w:right w:val="none" w:sz="0" w:space="0" w:color="auto"/>
      </w:divBdr>
    </w:div>
    <w:div w:id="252">
      <w:marLeft w:val="0"/>
      <w:marRight w:val="0"/>
      <w:marTop w:val="0"/>
      <w:marBottom w:val="0"/>
      <w:divBdr>
        <w:top w:val="none" w:sz="0" w:space="0" w:color="auto"/>
        <w:left w:val="none" w:sz="0" w:space="0" w:color="auto"/>
        <w:bottom w:val="none" w:sz="0" w:space="0" w:color="auto"/>
        <w:right w:val="none" w:sz="0" w:space="0" w:color="auto"/>
      </w:divBdr>
    </w:div>
    <w:div w:id="253">
      <w:marLeft w:val="0"/>
      <w:marRight w:val="0"/>
      <w:marTop w:val="0"/>
      <w:marBottom w:val="0"/>
      <w:divBdr>
        <w:top w:val="none" w:sz="0" w:space="0" w:color="auto"/>
        <w:left w:val="none" w:sz="0" w:space="0" w:color="auto"/>
        <w:bottom w:val="none" w:sz="0" w:space="0" w:color="auto"/>
        <w:right w:val="none" w:sz="0" w:space="0" w:color="auto"/>
      </w:divBdr>
    </w:div>
    <w:div w:id="254">
      <w:marLeft w:val="0"/>
      <w:marRight w:val="0"/>
      <w:marTop w:val="0"/>
      <w:marBottom w:val="0"/>
      <w:divBdr>
        <w:top w:val="none" w:sz="0" w:space="0" w:color="auto"/>
        <w:left w:val="none" w:sz="0" w:space="0" w:color="auto"/>
        <w:bottom w:val="none" w:sz="0" w:space="0" w:color="auto"/>
        <w:right w:val="none" w:sz="0" w:space="0" w:color="auto"/>
      </w:divBdr>
    </w:div>
    <w:div w:id="255">
      <w:marLeft w:val="0"/>
      <w:marRight w:val="0"/>
      <w:marTop w:val="0"/>
      <w:marBottom w:val="0"/>
      <w:divBdr>
        <w:top w:val="none" w:sz="0" w:space="0" w:color="auto"/>
        <w:left w:val="none" w:sz="0" w:space="0" w:color="auto"/>
        <w:bottom w:val="none" w:sz="0" w:space="0" w:color="auto"/>
        <w:right w:val="none" w:sz="0" w:space="0" w:color="auto"/>
      </w:divBdr>
    </w:div>
    <w:div w:id="256">
      <w:marLeft w:val="0"/>
      <w:marRight w:val="0"/>
      <w:marTop w:val="0"/>
      <w:marBottom w:val="0"/>
      <w:divBdr>
        <w:top w:val="none" w:sz="0" w:space="0" w:color="auto"/>
        <w:left w:val="none" w:sz="0" w:space="0" w:color="auto"/>
        <w:bottom w:val="none" w:sz="0" w:space="0" w:color="auto"/>
        <w:right w:val="none" w:sz="0" w:space="0" w:color="auto"/>
      </w:divBdr>
    </w:div>
    <w:div w:id="257">
      <w:marLeft w:val="0"/>
      <w:marRight w:val="0"/>
      <w:marTop w:val="0"/>
      <w:marBottom w:val="0"/>
      <w:divBdr>
        <w:top w:val="none" w:sz="0" w:space="0" w:color="auto"/>
        <w:left w:val="none" w:sz="0" w:space="0" w:color="auto"/>
        <w:bottom w:val="none" w:sz="0" w:space="0" w:color="auto"/>
        <w:right w:val="none" w:sz="0" w:space="0" w:color="auto"/>
      </w:divBdr>
    </w:div>
    <w:div w:id="258">
      <w:marLeft w:val="0"/>
      <w:marRight w:val="0"/>
      <w:marTop w:val="0"/>
      <w:marBottom w:val="0"/>
      <w:divBdr>
        <w:top w:val="none" w:sz="0" w:space="0" w:color="auto"/>
        <w:left w:val="none" w:sz="0" w:space="0" w:color="auto"/>
        <w:bottom w:val="none" w:sz="0" w:space="0" w:color="auto"/>
        <w:right w:val="none" w:sz="0" w:space="0" w:color="auto"/>
      </w:divBdr>
    </w:div>
    <w:div w:id="259">
      <w:marLeft w:val="0"/>
      <w:marRight w:val="0"/>
      <w:marTop w:val="0"/>
      <w:marBottom w:val="0"/>
      <w:divBdr>
        <w:top w:val="none" w:sz="0" w:space="0" w:color="auto"/>
        <w:left w:val="none" w:sz="0" w:space="0" w:color="auto"/>
        <w:bottom w:val="none" w:sz="0" w:space="0" w:color="auto"/>
        <w:right w:val="none" w:sz="0" w:space="0" w:color="auto"/>
      </w:divBdr>
    </w:div>
    <w:div w:id="260">
      <w:marLeft w:val="0"/>
      <w:marRight w:val="0"/>
      <w:marTop w:val="0"/>
      <w:marBottom w:val="0"/>
      <w:divBdr>
        <w:top w:val="none" w:sz="0" w:space="0" w:color="auto"/>
        <w:left w:val="none" w:sz="0" w:space="0" w:color="auto"/>
        <w:bottom w:val="none" w:sz="0" w:space="0" w:color="auto"/>
        <w:right w:val="none" w:sz="0" w:space="0" w:color="auto"/>
      </w:divBdr>
    </w:div>
    <w:div w:id="261">
      <w:marLeft w:val="0"/>
      <w:marRight w:val="0"/>
      <w:marTop w:val="0"/>
      <w:marBottom w:val="0"/>
      <w:divBdr>
        <w:top w:val="none" w:sz="0" w:space="0" w:color="auto"/>
        <w:left w:val="none" w:sz="0" w:space="0" w:color="auto"/>
        <w:bottom w:val="none" w:sz="0" w:space="0" w:color="auto"/>
        <w:right w:val="none" w:sz="0" w:space="0" w:color="auto"/>
      </w:divBdr>
    </w:div>
    <w:div w:id="262">
      <w:marLeft w:val="0"/>
      <w:marRight w:val="0"/>
      <w:marTop w:val="0"/>
      <w:marBottom w:val="0"/>
      <w:divBdr>
        <w:top w:val="none" w:sz="0" w:space="0" w:color="auto"/>
        <w:left w:val="none" w:sz="0" w:space="0" w:color="auto"/>
        <w:bottom w:val="none" w:sz="0" w:space="0" w:color="auto"/>
        <w:right w:val="none" w:sz="0" w:space="0" w:color="auto"/>
      </w:divBdr>
    </w:div>
    <w:div w:id="263">
      <w:marLeft w:val="0"/>
      <w:marRight w:val="0"/>
      <w:marTop w:val="0"/>
      <w:marBottom w:val="0"/>
      <w:divBdr>
        <w:top w:val="none" w:sz="0" w:space="0" w:color="auto"/>
        <w:left w:val="none" w:sz="0" w:space="0" w:color="auto"/>
        <w:bottom w:val="none" w:sz="0" w:space="0" w:color="auto"/>
        <w:right w:val="none" w:sz="0" w:space="0" w:color="auto"/>
      </w:divBdr>
    </w:div>
    <w:div w:id="264">
      <w:marLeft w:val="0"/>
      <w:marRight w:val="0"/>
      <w:marTop w:val="0"/>
      <w:marBottom w:val="0"/>
      <w:divBdr>
        <w:top w:val="none" w:sz="0" w:space="0" w:color="auto"/>
        <w:left w:val="none" w:sz="0" w:space="0" w:color="auto"/>
        <w:bottom w:val="none" w:sz="0" w:space="0" w:color="auto"/>
        <w:right w:val="none" w:sz="0" w:space="0" w:color="auto"/>
      </w:divBdr>
    </w:div>
    <w:div w:id="265">
      <w:marLeft w:val="0"/>
      <w:marRight w:val="0"/>
      <w:marTop w:val="0"/>
      <w:marBottom w:val="0"/>
      <w:divBdr>
        <w:top w:val="none" w:sz="0" w:space="0" w:color="auto"/>
        <w:left w:val="none" w:sz="0" w:space="0" w:color="auto"/>
        <w:bottom w:val="none" w:sz="0" w:space="0" w:color="auto"/>
        <w:right w:val="none" w:sz="0" w:space="0" w:color="auto"/>
      </w:divBdr>
    </w:div>
    <w:div w:id="266">
      <w:marLeft w:val="0"/>
      <w:marRight w:val="0"/>
      <w:marTop w:val="0"/>
      <w:marBottom w:val="0"/>
      <w:divBdr>
        <w:top w:val="none" w:sz="0" w:space="0" w:color="auto"/>
        <w:left w:val="none" w:sz="0" w:space="0" w:color="auto"/>
        <w:bottom w:val="none" w:sz="0" w:space="0" w:color="auto"/>
        <w:right w:val="none" w:sz="0" w:space="0" w:color="auto"/>
      </w:divBdr>
    </w:div>
    <w:div w:id="267">
      <w:marLeft w:val="0"/>
      <w:marRight w:val="0"/>
      <w:marTop w:val="0"/>
      <w:marBottom w:val="0"/>
      <w:divBdr>
        <w:top w:val="none" w:sz="0" w:space="0" w:color="auto"/>
        <w:left w:val="none" w:sz="0" w:space="0" w:color="auto"/>
        <w:bottom w:val="none" w:sz="0" w:space="0" w:color="auto"/>
        <w:right w:val="none" w:sz="0" w:space="0" w:color="auto"/>
      </w:divBdr>
    </w:div>
    <w:div w:id="268">
      <w:marLeft w:val="0"/>
      <w:marRight w:val="0"/>
      <w:marTop w:val="0"/>
      <w:marBottom w:val="0"/>
      <w:divBdr>
        <w:top w:val="none" w:sz="0" w:space="0" w:color="auto"/>
        <w:left w:val="none" w:sz="0" w:space="0" w:color="auto"/>
        <w:bottom w:val="none" w:sz="0" w:space="0" w:color="auto"/>
        <w:right w:val="none" w:sz="0" w:space="0" w:color="auto"/>
      </w:divBdr>
    </w:div>
    <w:div w:id="269">
      <w:marLeft w:val="0"/>
      <w:marRight w:val="0"/>
      <w:marTop w:val="0"/>
      <w:marBottom w:val="0"/>
      <w:divBdr>
        <w:top w:val="none" w:sz="0" w:space="0" w:color="auto"/>
        <w:left w:val="none" w:sz="0" w:space="0" w:color="auto"/>
        <w:bottom w:val="none" w:sz="0" w:space="0" w:color="auto"/>
        <w:right w:val="none" w:sz="0" w:space="0" w:color="auto"/>
      </w:divBdr>
    </w:div>
    <w:div w:id="270">
      <w:marLeft w:val="0"/>
      <w:marRight w:val="0"/>
      <w:marTop w:val="0"/>
      <w:marBottom w:val="0"/>
      <w:divBdr>
        <w:top w:val="none" w:sz="0" w:space="0" w:color="auto"/>
        <w:left w:val="none" w:sz="0" w:space="0" w:color="auto"/>
        <w:bottom w:val="none" w:sz="0" w:space="0" w:color="auto"/>
        <w:right w:val="none" w:sz="0" w:space="0" w:color="auto"/>
      </w:divBdr>
    </w:div>
    <w:div w:id="271">
      <w:marLeft w:val="0"/>
      <w:marRight w:val="0"/>
      <w:marTop w:val="0"/>
      <w:marBottom w:val="0"/>
      <w:divBdr>
        <w:top w:val="none" w:sz="0" w:space="0" w:color="auto"/>
        <w:left w:val="none" w:sz="0" w:space="0" w:color="auto"/>
        <w:bottom w:val="none" w:sz="0" w:space="0" w:color="auto"/>
        <w:right w:val="none" w:sz="0" w:space="0" w:color="auto"/>
      </w:divBdr>
    </w:div>
    <w:div w:id="272">
      <w:marLeft w:val="0"/>
      <w:marRight w:val="0"/>
      <w:marTop w:val="0"/>
      <w:marBottom w:val="0"/>
      <w:divBdr>
        <w:top w:val="none" w:sz="0" w:space="0" w:color="auto"/>
        <w:left w:val="none" w:sz="0" w:space="0" w:color="auto"/>
        <w:bottom w:val="none" w:sz="0" w:space="0" w:color="auto"/>
        <w:right w:val="none" w:sz="0" w:space="0" w:color="auto"/>
      </w:divBdr>
    </w:div>
    <w:div w:id="273">
      <w:marLeft w:val="0"/>
      <w:marRight w:val="0"/>
      <w:marTop w:val="0"/>
      <w:marBottom w:val="0"/>
      <w:divBdr>
        <w:top w:val="none" w:sz="0" w:space="0" w:color="auto"/>
        <w:left w:val="none" w:sz="0" w:space="0" w:color="auto"/>
        <w:bottom w:val="none" w:sz="0" w:space="0" w:color="auto"/>
        <w:right w:val="none" w:sz="0" w:space="0" w:color="auto"/>
      </w:divBdr>
    </w:div>
    <w:div w:id="274">
      <w:marLeft w:val="0"/>
      <w:marRight w:val="0"/>
      <w:marTop w:val="0"/>
      <w:marBottom w:val="0"/>
      <w:divBdr>
        <w:top w:val="none" w:sz="0" w:space="0" w:color="auto"/>
        <w:left w:val="none" w:sz="0" w:space="0" w:color="auto"/>
        <w:bottom w:val="none" w:sz="0" w:space="0" w:color="auto"/>
        <w:right w:val="none" w:sz="0" w:space="0" w:color="auto"/>
      </w:divBdr>
    </w:div>
    <w:div w:id="275">
      <w:marLeft w:val="0"/>
      <w:marRight w:val="0"/>
      <w:marTop w:val="0"/>
      <w:marBottom w:val="0"/>
      <w:divBdr>
        <w:top w:val="none" w:sz="0" w:space="0" w:color="auto"/>
        <w:left w:val="none" w:sz="0" w:space="0" w:color="auto"/>
        <w:bottom w:val="none" w:sz="0" w:space="0" w:color="auto"/>
        <w:right w:val="none" w:sz="0" w:space="0" w:color="auto"/>
      </w:divBdr>
    </w:div>
    <w:div w:id="276">
      <w:marLeft w:val="0"/>
      <w:marRight w:val="0"/>
      <w:marTop w:val="0"/>
      <w:marBottom w:val="0"/>
      <w:divBdr>
        <w:top w:val="none" w:sz="0" w:space="0" w:color="auto"/>
        <w:left w:val="none" w:sz="0" w:space="0" w:color="auto"/>
        <w:bottom w:val="none" w:sz="0" w:space="0" w:color="auto"/>
        <w:right w:val="none" w:sz="0" w:space="0" w:color="auto"/>
      </w:divBdr>
    </w:div>
    <w:div w:id="277">
      <w:marLeft w:val="0"/>
      <w:marRight w:val="0"/>
      <w:marTop w:val="0"/>
      <w:marBottom w:val="0"/>
      <w:divBdr>
        <w:top w:val="none" w:sz="0" w:space="0" w:color="auto"/>
        <w:left w:val="none" w:sz="0" w:space="0" w:color="auto"/>
        <w:bottom w:val="none" w:sz="0" w:space="0" w:color="auto"/>
        <w:right w:val="none" w:sz="0" w:space="0" w:color="auto"/>
      </w:divBdr>
    </w:div>
    <w:div w:id="278">
      <w:marLeft w:val="0"/>
      <w:marRight w:val="0"/>
      <w:marTop w:val="0"/>
      <w:marBottom w:val="0"/>
      <w:divBdr>
        <w:top w:val="none" w:sz="0" w:space="0" w:color="auto"/>
        <w:left w:val="none" w:sz="0" w:space="0" w:color="auto"/>
        <w:bottom w:val="none" w:sz="0" w:space="0" w:color="auto"/>
        <w:right w:val="none" w:sz="0" w:space="0" w:color="auto"/>
      </w:divBdr>
    </w:div>
    <w:div w:id="279">
      <w:marLeft w:val="0"/>
      <w:marRight w:val="0"/>
      <w:marTop w:val="0"/>
      <w:marBottom w:val="0"/>
      <w:divBdr>
        <w:top w:val="none" w:sz="0" w:space="0" w:color="auto"/>
        <w:left w:val="none" w:sz="0" w:space="0" w:color="auto"/>
        <w:bottom w:val="none" w:sz="0" w:space="0" w:color="auto"/>
        <w:right w:val="none" w:sz="0" w:space="0" w:color="auto"/>
      </w:divBdr>
    </w:div>
    <w:div w:id="280">
      <w:marLeft w:val="0"/>
      <w:marRight w:val="0"/>
      <w:marTop w:val="0"/>
      <w:marBottom w:val="0"/>
      <w:divBdr>
        <w:top w:val="none" w:sz="0" w:space="0" w:color="auto"/>
        <w:left w:val="none" w:sz="0" w:space="0" w:color="auto"/>
        <w:bottom w:val="none" w:sz="0" w:space="0" w:color="auto"/>
        <w:right w:val="none" w:sz="0" w:space="0" w:color="auto"/>
      </w:divBdr>
    </w:div>
    <w:div w:id="281">
      <w:marLeft w:val="0"/>
      <w:marRight w:val="0"/>
      <w:marTop w:val="0"/>
      <w:marBottom w:val="0"/>
      <w:divBdr>
        <w:top w:val="none" w:sz="0" w:space="0" w:color="auto"/>
        <w:left w:val="none" w:sz="0" w:space="0" w:color="auto"/>
        <w:bottom w:val="none" w:sz="0" w:space="0" w:color="auto"/>
        <w:right w:val="none" w:sz="0" w:space="0" w:color="auto"/>
      </w:divBdr>
    </w:div>
    <w:div w:id="282">
      <w:marLeft w:val="0"/>
      <w:marRight w:val="0"/>
      <w:marTop w:val="0"/>
      <w:marBottom w:val="0"/>
      <w:divBdr>
        <w:top w:val="none" w:sz="0" w:space="0" w:color="auto"/>
        <w:left w:val="none" w:sz="0" w:space="0" w:color="auto"/>
        <w:bottom w:val="none" w:sz="0" w:space="0" w:color="auto"/>
        <w:right w:val="none" w:sz="0" w:space="0" w:color="auto"/>
      </w:divBdr>
    </w:div>
    <w:div w:id="283">
      <w:marLeft w:val="0"/>
      <w:marRight w:val="0"/>
      <w:marTop w:val="0"/>
      <w:marBottom w:val="0"/>
      <w:divBdr>
        <w:top w:val="none" w:sz="0" w:space="0" w:color="auto"/>
        <w:left w:val="none" w:sz="0" w:space="0" w:color="auto"/>
        <w:bottom w:val="none" w:sz="0" w:space="0" w:color="auto"/>
        <w:right w:val="none" w:sz="0" w:space="0" w:color="auto"/>
      </w:divBdr>
    </w:div>
    <w:div w:id="284">
      <w:marLeft w:val="0"/>
      <w:marRight w:val="0"/>
      <w:marTop w:val="0"/>
      <w:marBottom w:val="0"/>
      <w:divBdr>
        <w:top w:val="none" w:sz="0" w:space="0" w:color="auto"/>
        <w:left w:val="none" w:sz="0" w:space="0" w:color="auto"/>
        <w:bottom w:val="none" w:sz="0" w:space="0" w:color="auto"/>
        <w:right w:val="none" w:sz="0" w:space="0" w:color="auto"/>
      </w:divBdr>
    </w:div>
    <w:div w:id="285">
      <w:marLeft w:val="0"/>
      <w:marRight w:val="0"/>
      <w:marTop w:val="0"/>
      <w:marBottom w:val="0"/>
      <w:divBdr>
        <w:top w:val="none" w:sz="0" w:space="0" w:color="auto"/>
        <w:left w:val="none" w:sz="0" w:space="0" w:color="auto"/>
        <w:bottom w:val="none" w:sz="0" w:space="0" w:color="auto"/>
        <w:right w:val="none" w:sz="0" w:space="0" w:color="auto"/>
      </w:divBdr>
    </w:div>
    <w:div w:id="286">
      <w:marLeft w:val="0"/>
      <w:marRight w:val="0"/>
      <w:marTop w:val="0"/>
      <w:marBottom w:val="0"/>
      <w:divBdr>
        <w:top w:val="none" w:sz="0" w:space="0" w:color="auto"/>
        <w:left w:val="none" w:sz="0" w:space="0" w:color="auto"/>
        <w:bottom w:val="none" w:sz="0" w:space="0" w:color="auto"/>
        <w:right w:val="none" w:sz="0" w:space="0" w:color="auto"/>
      </w:divBdr>
    </w:div>
    <w:div w:id="287">
      <w:marLeft w:val="0"/>
      <w:marRight w:val="0"/>
      <w:marTop w:val="0"/>
      <w:marBottom w:val="0"/>
      <w:divBdr>
        <w:top w:val="none" w:sz="0" w:space="0" w:color="auto"/>
        <w:left w:val="none" w:sz="0" w:space="0" w:color="auto"/>
        <w:bottom w:val="none" w:sz="0" w:space="0" w:color="auto"/>
        <w:right w:val="none" w:sz="0" w:space="0" w:color="auto"/>
      </w:divBdr>
    </w:div>
    <w:div w:id="288">
      <w:marLeft w:val="0"/>
      <w:marRight w:val="0"/>
      <w:marTop w:val="0"/>
      <w:marBottom w:val="0"/>
      <w:divBdr>
        <w:top w:val="none" w:sz="0" w:space="0" w:color="auto"/>
        <w:left w:val="none" w:sz="0" w:space="0" w:color="auto"/>
        <w:bottom w:val="none" w:sz="0" w:space="0" w:color="auto"/>
        <w:right w:val="none" w:sz="0" w:space="0" w:color="auto"/>
      </w:divBdr>
    </w:div>
    <w:div w:id="289">
      <w:marLeft w:val="0"/>
      <w:marRight w:val="0"/>
      <w:marTop w:val="0"/>
      <w:marBottom w:val="0"/>
      <w:divBdr>
        <w:top w:val="none" w:sz="0" w:space="0" w:color="auto"/>
        <w:left w:val="none" w:sz="0" w:space="0" w:color="auto"/>
        <w:bottom w:val="none" w:sz="0" w:space="0" w:color="auto"/>
        <w:right w:val="none" w:sz="0" w:space="0" w:color="auto"/>
      </w:divBdr>
    </w:div>
    <w:div w:id="290">
      <w:marLeft w:val="0"/>
      <w:marRight w:val="0"/>
      <w:marTop w:val="0"/>
      <w:marBottom w:val="0"/>
      <w:divBdr>
        <w:top w:val="none" w:sz="0" w:space="0" w:color="auto"/>
        <w:left w:val="none" w:sz="0" w:space="0" w:color="auto"/>
        <w:bottom w:val="none" w:sz="0" w:space="0" w:color="auto"/>
        <w:right w:val="none" w:sz="0" w:space="0" w:color="auto"/>
      </w:divBdr>
    </w:div>
    <w:div w:id="291">
      <w:marLeft w:val="0"/>
      <w:marRight w:val="0"/>
      <w:marTop w:val="0"/>
      <w:marBottom w:val="0"/>
      <w:divBdr>
        <w:top w:val="none" w:sz="0" w:space="0" w:color="auto"/>
        <w:left w:val="none" w:sz="0" w:space="0" w:color="auto"/>
        <w:bottom w:val="none" w:sz="0" w:space="0" w:color="auto"/>
        <w:right w:val="none" w:sz="0" w:space="0" w:color="auto"/>
      </w:divBdr>
    </w:div>
    <w:div w:id="292">
      <w:marLeft w:val="0"/>
      <w:marRight w:val="0"/>
      <w:marTop w:val="0"/>
      <w:marBottom w:val="0"/>
      <w:divBdr>
        <w:top w:val="none" w:sz="0" w:space="0" w:color="auto"/>
        <w:left w:val="none" w:sz="0" w:space="0" w:color="auto"/>
        <w:bottom w:val="none" w:sz="0" w:space="0" w:color="auto"/>
        <w:right w:val="none" w:sz="0" w:space="0" w:color="auto"/>
      </w:divBdr>
    </w:div>
    <w:div w:id="293">
      <w:marLeft w:val="0"/>
      <w:marRight w:val="0"/>
      <w:marTop w:val="0"/>
      <w:marBottom w:val="0"/>
      <w:divBdr>
        <w:top w:val="none" w:sz="0" w:space="0" w:color="auto"/>
        <w:left w:val="none" w:sz="0" w:space="0" w:color="auto"/>
        <w:bottom w:val="none" w:sz="0" w:space="0" w:color="auto"/>
        <w:right w:val="none" w:sz="0" w:space="0" w:color="auto"/>
      </w:divBdr>
    </w:div>
    <w:div w:id="294">
      <w:marLeft w:val="0"/>
      <w:marRight w:val="0"/>
      <w:marTop w:val="0"/>
      <w:marBottom w:val="0"/>
      <w:divBdr>
        <w:top w:val="none" w:sz="0" w:space="0" w:color="auto"/>
        <w:left w:val="none" w:sz="0" w:space="0" w:color="auto"/>
        <w:bottom w:val="none" w:sz="0" w:space="0" w:color="auto"/>
        <w:right w:val="none" w:sz="0" w:space="0" w:color="auto"/>
      </w:divBdr>
    </w:div>
    <w:div w:id="295">
      <w:marLeft w:val="0"/>
      <w:marRight w:val="0"/>
      <w:marTop w:val="0"/>
      <w:marBottom w:val="0"/>
      <w:divBdr>
        <w:top w:val="none" w:sz="0" w:space="0" w:color="auto"/>
        <w:left w:val="none" w:sz="0" w:space="0" w:color="auto"/>
        <w:bottom w:val="none" w:sz="0" w:space="0" w:color="auto"/>
        <w:right w:val="none" w:sz="0" w:space="0" w:color="auto"/>
      </w:divBdr>
    </w:div>
    <w:div w:id="296">
      <w:marLeft w:val="0"/>
      <w:marRight w:val="0"/>
      <w:marTop w:val="0"/>
      <w:marBottom w:val="0"/>
      <w:divBdr>
        <w:top w:val="none" w:sz="0" w:space="0" w:color="auto"/>
        <w:left w:val="none" w:sz="0" w:space="0" w:color="auto"/>
        <w:bottom w:val="none" w:sz="0" w:space="0" w:color="auto"/>
        <w:right w:val="none" w:sz="0" w:space="0" w:color="auto"/>
      </w:divBdr>
    </w:div>
    <w:div w:id="297">
      <w:marLeft w:val="0"/>
      <w:marRight w:val="0"/>
      <w:marTop w:val="0"/>
      <w:marBottom w:val="0"/>
      <w:divBdr>
        <w:top w:val="none" w:sz="0" w:space="0" w:color="auto"/>
        <w:left w:val="none" w:sz="0" w:space="0" w:color="auto"/>
        <w:bottom w:val="none" w:sz="0" w:space="0" w:color="auto"/>
        <w:right w:val="none" w:sz="0" w:space="0" w:color="auto"/>
      </w:divBdr>
    </w:div>
    <w:div w:id="298">
      <w:marLeft w:val="0"/>
      <w:marRight w:val="0"/>
      <w:marTop w:val="0"/>
      <w:marBottom w:val="0"/>
      <w:divBdr>
        <w:top w:val="none" w:sz="0" w:space="0" w:color="auto"/>
        <w:left w:val="none" w:sz="0" w:space="0" w:color="auto"/>
        <w:bottom w:val="none" w:sz="0" w:space="0" w:color="auto"/>
        <w:right w:val="none" w:sz="0" w:space="0" w:color="auto"/>
      </w:divBdr>
    </w:div>
    <w:div w:id="299">
      <w:marLeft w:val="0"/>
      <w:marRight w:val="0"/>
      <w:marTop w:val="0"/>
      <w:marBottom w:val="0"/>
      <w:divBdr>
        <w:top w:val="none" w:sz="0" w:space="0" w:color="auto"/>
        <w:left w:val="none" w:sz="0" w:space="0" w:color="auto"/>
        <w:bottom w:val="none" w:sz="0" w:space="0" w:color="auto"/>
        <w:right w:val="none" w:sz="0" w:space="0" w:color="auto"/>
      </w:divBdr>
    </w:div>
    <w:div w:id="300">
      <w:marLeft w:val="0"/>
      <w:marRight w:val="0"/>
      <w:marTop w:val="0"/>
      <w:marBottom w:val="0"/>
      <w:divBdr>
        <w:top w:val="none" w:sz="0" w:space="0" w:color="auto"/>
        <w:left w:val="none" w:sz="0" w:space="0" w:color="auto"/>
        <w:bottom w:val="none" w:sz="0" w:space="0" w:color="auto"/>
        <w:right w:val="none" w:sz="0" w:space="0" w:color="auto"/>
      </w:divBdr>
    </w:div>
    <w:div w:id="301">
      <w:marLeft w:val="0"/>
      <w:marRight w:val="0"/>
      <w:marTop w:val="0"/>
      <w:marBottom w:val="0"/>
      <w:divBdr>
        <w:top w:val="none" w:sz="0" w:space="0" w:color="auto"/>
        <w:left w:val="none" w:sz="0" w:space="0" w:color="auto"/>
        <w:bottom w:val="none" w:sz="0" w:space="0" w:color="auto"/>
        <w:right w:val="none" w:sz="0" w:space="0" w:color="auto"/>
      </w:divBdr>
    </w:div>
    <w:div w:id="302">
      <w:marLeft w:val="0"/>
      <w:marRight w:val="0"/>
      <w:marTop w:val="0"/>
      <w:marBottom w:val="0"/>
      <w:divBdr>
        <w:top w:val="none" w:sz="0" w:space="0" w:color="auto"/>
        <w:left w:val="none" w:sz="0" w:space="0" w:color="auto"/>
        <w:bottom w:val="none" w:sz="0" w:space="0" w:color="auto"/>
        <w:right w:val="none" w:sz="0" w:space="0" w:color="auto"/>
      </w:divBdr>
    </w:div>
    <w:div w:id="303">
      <w:marLeft w:val="0"/>
      <w:marRight w:val="0"/>
      <w:marTop w:val="0"/>
      <w:marBottom w:val="0"/>
      <w:divBdr>
        <w:top w:val="none" w:sz="0" w:space="0" w:color="auto"/>
        <w:left w:val="none" w:sz="0" w:space="0" w:color="auto"/>
        <w:bottom w:val="none" w:sz="0" w:space="0" w:color="auto"/>
        <w:right w:val="none" w:sz="0" w:space="0" w:color="auto"/>
      </w:divBdr>
    </w:div>
    <w:div w:id="304">
      <w:marLeft w:val="0"/>
      <w:marRight w:val="0"/>
      <w:marTop w:val="0"/>
      <w:marBottom w:val="0"/>
      <w:divBdr>
        <w:top w:val="none" w:sz="0" w:space="0" w:color="auto"/>
        <w:left w:val="none" w:sz="0" w:space="0" w:color="auto"/>
        <w:bottom w:val="none" w:sz="0" w:space="0" w:color="auto"/>
        <w:right w:val="none" w:sz="0" w:space="0" w:color="auto"/>
      </w:divBdr>
    </w:div>
    <w:div w:id="305">
      <w:marLeft w:val="0"/>
      <w:marRight w:val="0"/>
      <w:marTop w:val="0"/>
      <w:marBottom w:val="0"/>
      <w:divBdr>
        <w:top w:val="none" w:sz="0" w:space="0" w:color="auto"/>
        <w:left w:val="none" w:sz="0" w:space="0" w:color="auto"/>
        <w:bottom w:val="none" w:sz="0" w:space="0" w:color="auto"/>
        <w:right w:val="none" w:sz="0" w:space="0" w:color="auto"/>
      </w:divBdr>
    </w:div>
    <w:div w:id="306">
      <w:marLeft w:val="0"/>
      <w:marRight w:val="0"/>
      <w:marTop w:val="0"/>
      <w:marBottom w:val="0"/>
      <w:divBdr>
        <w:top w:val="none" w:sz="0" w:space="0" w:color="auto"/>
        <w:left w:val="none" w:sz="0" w:space="0" w:color="auto"/>
        <w:bottom w:val="none" w:sz="0" w:space="0" w:color="auto"/>
        <w:right w:val="none" w:sz="0" w:space="0" w:color="auto"/>
      </w:divBdr>
    </w:div>
    <w:div w:id="307">
      <w:marLeft w:val="0"/>
      <w:marRight w:val="0"/>
      <w:marTop w:val="0"/>
      <w:marBottom w:val="0"/>
      <w:divBdr>
        <w:top w:val="none" w:sz="0" w:space="0" w:color="auto"/>
        <w:left w:val="none" w:sz="0" w:space="0" w:color="auto"/>
        <w:bottom w:val="none" w:sz="0" w:space="0" w:color="auto"/>
        <w:right w:val="none" w:sz="0" w:space="0" w:color="auto"/>
      </w:divBdr>
    </w:div>
    <w:div w:id="308">
      <w:marLeft w:val="0"/>
      <w:marRight w:val="0"/>
      <w:marTop w:val="0"/>
      <w:marBottom w:val="0"/>
      <w:divBdr>
        <w:top w:val="none" w:sz="0" w:space="0" w:color="auto"/>
        <w:left w:val="none" w:sz="0" w:space="0" w:color="auto"/>
        <w:bottom w:val="none" w:sz="0" w:space="0" w:color="auto"/>
        <w:right w:val="none" w:sz="0" w:space="0" w:color="auto"/>
      </w:divBdr>
    </w:div>
    <w:div w:id="309">
      <w:marLeft w:val="0"/>
      <w:marRight w:val="0"/>
      <w:marTop w:val="0"/>
      <w:marBottom w:val="0"/>
      <w:divBdr>
        <w:top w:val="none" w:sz="0" w:space="0" w:color="auto"/>
        <w:left w:val="none" w:sz="0" w:space="0" w:color="auto"/>
        <w:bottom w:val="none" w:sz="0" w:space="0" w:color="auto"/>
        <w:right w:val="none" w:sz="0" w:space="0" w:color="auto"/>
      </w:divBdr>
    </w:div>
    <w:div w:id="310">
      <w:marLeft w:val="0"/>
      <w:marRight w:val="0"/>
      <w:marTop w:val="0"/>
      <w:marBottom w:val="0"/>
      <w:divBdr>
        <w:top w:val="none" w:sz="0" w:space="0" w:color="auto"/>
        <w:left w:val="none" w:sz="0" w:space="0" w:color="auto"/>
        <w:bottom w:val="none" w:sz="0" w:space="0" w:color="auto"/>
        <w:right w:val="none" w:sz="0" w:space="0" w:color="auto"/>
      </w:divBdr>
    </w:div>
    <w:div w:id="311">
      <w:marLeft w:val="0"/>
      <w:marRight w:val="0"/>
      <w:marTop w:val="0"/>
      <w:marBottom w:val="0"/>
      <w:divBdr>
        <w:top w:val="none" w:sz="0" w:space="0" w:color="auto"/>
        <w:left w:val="none" w:sz="0" w:space="0" w:color="auto"/>
        <w:bottom w:val="none" w:sz="0" w:space="0" w:color="auto"/>
        <w:right w:val="none" w:sz="0" w:space="0" w:color="auto"/>
      </w:divBdr>
    </w:div>
    <w:div w:id="312">
      <w:marLeft w:val="0"/>
      <w:marRight w:val="0"/>
      <w:marTop w:val="0"/>
      <w:marBottom w:val="0"/>
      <w:divBdr>
        <w:top w:val="none" w:sz="0" w:space="0" w:color="auto"/>
        <w:left w:val="none" w:sz="0" w:space="0" w:color="auto"/>
        <w:bottom w:val="none" w:sz="0" w:space="0" w:color="auto"/>
        <w:right w:val="none" w:sz="0" w:space="0" w:color="auto"/>
      </w:divBdr>
    </w:div>
    <w:div w:id="313">
      <w:marLeft w:val="0"/>
      <w:marRight w:val="0"/>
      <w:marTop w:val="0"/>
      <w:marBottom w:val="0"/>
      <w:divBdr>
        <w:top w:val="none" w:sz="0" w:space="0" w:color="auto"/>
        <w:left w:val="none" w:sz="0" w:space="0" w:color="auto"/>
        <w:bottom w:val="none" w:sz="0" w:space="0" w:color="auto"/>
        <w:right w:val="none" w:sz="0" w:space="0" w:color="auto"/>
      </w:divBdr>
    </w:div>
    <w:div w:id="314">
      <w:marLeft w:val="0"/>
      <w:marRight w:val="0"/>
      <w:marTop w:val="0"/>
      <w:marBottom w:val="0"/>
      <w:divBdr>
        <w:top w:val="none" w:sz="0" w:space="0" w:color="auto"/>
        <w:left w:val="none" w:sz="0" w:space="0" w:color="auto"/>
        <w:bottom w:val="none" w:sz="0" w:space="0" w:color="auto"/>
        <w:right w:val="none" w:sz="0" w:space="0" w:color="auto"/>
      </w:divBdr>
    </w:div>
    <w:div w:id="315">
      <w:marLeft w:val="0"/>
      <w:marRight w:val="0"/>
      <w:marTop w:val="0"/>
      <w:marBottom w:val="0"/>
      <w:divBdr>
        <w:top w:val="none" w:sz="0" w:space="0" w:color="auto"/>
        <w:left w:val="none" w:sz="0" w:space="0" w:color="auto"/>
        <w:bottom w:val="none" w:sz="0" w:space="0" w:color="auto"/>
        <w:right w:val="none" w:sz="0" w:space="0" w:color="auto"/>
      </w:divBdr>
    </w:div>
    <w:div w:id="316">
      <w:marLeft w:val="0"/>
      <w:marRight w:val="0"/>
      <w:marTop w:val="0"/>
      <w:marBottom w:val="0"/>
      <w:divBdr>
        <w:top w:val="none" w:sz="0" w:space="0" w:color="auto"/>
        <w:left w:val="none" w:sz="0" w:space="0" w:color="auto"/>
        <w:bottom w:val="none" w:sz="0" w:space="0" w:color="auto"/>
        <w:right w:val="none" w:sz="0" w:space="0" w:color="auto"/>
      </w:divBdr>
    </w:div>
    <w:div w:id="317">
      <w:marLeft w:val="0"/>
      <w:marRight w:val="0"/>
      <w:marTop w:val="0"/>
      <w:marBottom w:val="0"/>
      <w:divBdr>
        <w:top w:val="none" w:sz="0" w:space="0" w:color="auto"/>
        <w:left w:val="none" w:sz="0" w:space="0" w:color="auto"/>
        <w:bottom w:val="none" w:sz="0" w:space="0" w:color="auto"/>
        <w:right w:val="none" w:sz="0" w:space="0" w:color="auto"/>
      </w:divBdr>
    </w:div>
    <w:div w:id="318">
      <w:marLeft w:val="0"/>
      <w:marRight w:val="0"/>
      <w:marTop w:val="0"/>
      <w:marBottom w:val="0"/>
      <w:divBdr>
        <w:top w:val="none" w:sz="0" w:space="0" w:color="auto"/>
        <w:left w:val="none" w:sz="0" w:space="0" w:color="auto"/>
        <w:bottom w:val="none" w:sz="0" w:space="0" w:color="auto"/>
        <w:right w:val="none" w:sz="0" w:space="0" w:color="auto"/>
      </w:divBdr>
    </w:div>
    <w:div w:id="319">
      <w:marLeft w:val="0"/>
      <w:marRight w:val="0"/>
      <w:marTop w:val="0"/>
      <w:marBottom w:val="0"/>
      <w:divBdr>
        <w:top w:val="none" w:sz="0" w:space="0" w:color="auto"/>
        <w:left w:val="none" w:sz="0" w:space="0" w:color="auto"/>
        <w:bottom w:val="none" w:sz="0" w:space="0" w:color="auto"/>
        <w:right w:val="none" w:sz="0" w:space="0" w:color="auto"/>
      </w:divBdr>
    </w:div>
    <w:div w:id="320">
      <w:marLeft w:val="0"/>
      <w:marRight w:val="0"/>
      <w:marTop w:val="0"/>
      <w:marBottom w:val="0"/>
      <w:divBdr>
        <w:top w:val="none" w:sz="0" w:space="0" w:color="auto"/>
        <w:left w:val="none" w:sz="0" w:space="0" w:color="auto"/>
        <w:bottom w:val="none" w:sz="0" w:space="0" w:color="auto"/>
        <w:right w:val="none" w:sz="0" w:space="0" w:color="auto"/>
      </w:divBdr>
    </w:div>
    <w:div w:id="321">
      <w:marLeft w:val="0"/>
      <w:marRight w:val="0"/>
      <w:marTop w:val="0"/>
      <w:marBottom w:val="0"/>
      <w:divBdr>
        <w:top w:val="none" w:sz="0" w:space="0" w:color="auto"/>
        <w:left w:val="none" w:sz="0" w:space="0" w:color="auto"/>
        <w:bottom w:val="none" w:sz="0" w:space="0" w:color="auto"/>
        <w:right w:val="none" w:sz="0" w:space="0" w:color="auto"/>
      </w:divBdr>
    </w:div>
    <w:div w:id="322">
      <w:marLeft w:val="0"/>
      <w:marRight w:val="0"/>
      <w:marTop w:val="0"/>
      <w:marBottom w:val="0"/>
      <w:divBdr>
        <w:top w:val="none" w:sz="0" w:space="0" w:color="auto"/>
        <w:left w:val="none" w:sz="0" w:space="0" w:color="auto"/>
        <w:bottom w:val="none" w:sz="0" w:space="0" w:color="auto"/>
        <w:right w:val="none" w:sz="0" w:space="0" w:color="auto"/>
      </w:divBdr>
    </w:div>
    <w:div w:id="323">
      <w:marLeft w:val="0"/>
      <w:marRight w:val="0"/>
      <w:marTop w:val="0"/>
      <w:marBottom w:val="0"/>
      <w:divBdr>
        <w:top w:val="none" w:sz="0" w:space="0" w:color="auto"/>
        <w:left w:val="none" w:sz="0" w:space="0" w:color="auto"/>
        <w:bottom w:val="none" w:sz="0" w:space="0" w:color="auto"/>
        <w:right w:val="none" w:sz="0" w:space="0" w:color="auto"/>
      </w:divBdr>
    </w:div>
    <w:div w:id="324">
      <w:marLeft w:val="0"/>
      <w:marRight w:val="0"/>
      <w:marTop w:val="0"/>
      <w:marBottom w:val="0"/>
      <w:divBdr>
        <w:top w:val="none" w:sz="0" w:space="0" w:color="auto"/>
        <w:left w:val="none" w:sz="0" w:space="0" w:color="auto"/>
        <w:bottom w:val="none" w:sz="0" w:space="0" w:color="auto"/>
        <w:right w:val="none" w:sz="0" w:space="0" w:color="auto"/>
      </w:divBdr>
    </w:div>
    <w:div w:id="325">
      <w:marLeft w:val="0"/>
      <w:marRight w:val="0"/>
      <w:marTop w:val="0"/>
      <w:marBottom w:val="0"/>
      <w:divBdr>
        <w:top w:val="none" w:sz="0" w:space="0" w:color="auto"/>
        <w:left w:val="none" w:sz="0" w:space="0" w:color="auto"/>
        <w:bottom w:val="none" w:sz="0" w:space="0" w:color="auto"/>
        <w:right w:val="none" w:sz="0" w:space="0" w:color="auto"/>
      </w:divBdr>
    </w:div>
    <w:div w:id="326">
      <w:marLeft w:val="0"/>
      <w:marRight w:val="0"/>
      <w:marTop w:val="0"/>
      <w:marBottom w:val="0"/>
      <w:divBdr>
        <w:top w:val="none" w:sz="0" w:space="0" w:color="auto"/>
        <w:left w:val="none" w:sz="0" w:space="0" w:color="auto"/>
        <w:bottom w:val="none" w:sz="0" w:space="0" w:color="auto"/>
        <w:right w:val="none" w:sz="0" w:space="0" w:color="auto"/>
      </w:divBdr>
    </w:div>
    <w:div w:id="327">
      <w:marLeft w:val="0"/>
      <w:marRight w:val="0"/>
      <w:marTop w:val="0"/>
      <w:marBottom w:val="0"/>
      <w:divBdr>
        <w:top w:val="none" w:sz="0" w:space="0" w:color="auto"/>
        <w:left w:val="none" w:sz="0" w:space="0" w:color="auto"/>
        <w:bottom w:val="none" w:sz="0" w:space="0" w:color="auto"/>
        <w:right w:val="none" w:sz="0" w:space="0" w:color="auto"/>
      </w:divBdr>
    </w:div>
    <w:div w:id="328">
      <w:marLeft w:val="0"/>
      <w:marRight w:val="0"/>
      <w:marTop w:val="0"/>
      <w:marBottom w:val="0"/>
      <w:divBdr>
        <w:top w:val="none" w:sz="0" w:space="0" w:color="auto"/>
        <w:left w:val="none" w:sz="0" w:space="0" w:color="auto"/>
        <w:bottom w:val="none" w:sz="0" w:space="0" w:color="auto"/>
        <w:right w:val="none" w:sz="0" w:space="0" w:color="auto"/>
      </w:divBdr>
    </w:div>
    <w:div w:id="329">
      <w:marLeft w:val="0"/>
      <w:marRight w:val="0"/>
      <w:marTop w:val="0"/>
      <w:marBottom w:val="0"/>
      <w:divBdr>
        <w:top w:val="none" w:sz="0" w:space="0" w:color="auto"/>
        <w:left w:val="none" w:sz="0" w:space="0" w:color="auto"/>
        <w:bottom w:val="none" w:sz="0" w:space="0" w:color="auto"/>
        <w:right w:val="none" w:sz="0" w:space="0" w:color="auto"/>
      </w:divBdr>
    </w:div>
    <w:div w:id="330">
      <w:marLeft w:val="0"/>
      <w:marRight w:val="0"/>
      <w:marTop w:val="0"/>
      <w:marBottom w:val="0"/>
      <w:divBdr>
        <w:top w:val="none" w:sz="0" w:space="0" w:color="auto"/>
        <w:left w:val="none" w:sz="0" w:space="0" w:color="auto"/>
        <w:bottom w:val="none" w:sz="0" w:space="0" w:color="auto"/>
        <w:right w:val="none" w:sz="0" w:space="0" w:color="auto"/>
      </w:divBdr>
    </w:div>
    <w:div w:id="331">
      <w:marLeft w:val="0"/>
      <w:marRight w:val="0"/>
      <w:marTop w:val="0"/>
      <w:marBottom w:val="0"/>
      <w:divBdr>
        <w:top w:val="none" w:sz="0" w:space="0" w:color="auto"/>
        <w:left w:val="none" w:sz="0" w:space="0" w:color="auto"/>
        <w:bottom w:val="none" w:sz="0" w:space="0" w:color="auto"/>
        <w:right w:val="none" w:sz="0" w:space="0" w:color="auto"/>
      </w:divBdr>
    </w:div>
    <w:div w:id="332">
      <w:marLeft w:val="0"/>
      <w:marRight w:val="0"/>
      <w:marTop w:val="0"/>
      <w:marBottom w:val="0"/>
      <w:divBdr>
        <w:top w:val="none" w:sz="0" w:space="0" w:color="auto"/>
        <w:left w:val="none" w:sz="0" w:space="0" w:color="auto"/>
        <w:bottom w:val="none" w:sz="0" w:space="0" w:color="auto"/>
        <w:right w:val="none" w:sz="0" w:space="0" w:color="auto"/>
      </w:divBdr>
    </w:div>
    <w:div w:id="333">
      <w:marLeft w:val="0"/>
      <w:marRight w:val="0"/>
      <w:marTop w:val="0"/>
      <w:marBottom w:val="0"/>
      <w:divBdr>
        <w:top w:val="none" w:sz="0" w:space="0" w:color="auto"/>
        <w:left w:val="none" w:sz="0" w:space="0" w:color="auto"/>
        <w:bottom w:val="none" w:sz="0" w:space="0" w:color="auto"/>
        <w:right w:val="none" w:sz="0" w:space="0" w:color="auto"/>
      </w:divBdr>
    </w:div>
    <w:div w:id="334">
      <w:marLeft w:val="0"/>
      <w:marRight w:val="0"/>
      <w:marTop w:val="0"/>
      <w:marBottom w:val="0"/>
      <w:divBdr>
        <w:top w:val="none" w:sz="0" w:space="0" w:color="auto"/>
        <w:left w:val="none" w:sz="0" w:space="0" w:color="auto"/>
        <w:bottom w:val="none" w:sz="0" w:space="0" w:color="auto"/>
        <w:right w:val="none" w:sz="0" w:space="0" w:color="auto"/>
      </w:divBdr>
    </w:div>
    <w:div w:id="335">
      <w:marLeft w:val="0"/>
      <w:marRight w:val="0"/>
      <w:marTop w:val="0"/>
      <w:marBottom w:val="0"/>
      <w:divBdr>
        <w:top w:val="none" w:sz="0" w:space="0" w:color="auto"/>
        <w:left w:val="none" w:sz="0" w:space="0" w:color="auto"/>
        <w:bottom w:val="none" w:sz="0" w:space="0" w:color="auto"/>
        <w:right w:val="none" w:sz="0" w:space="0" w:color="auto"/>
      </w:divBdr>
    </w:div>
    <w:div w:id="336">
      <w:marLeft w:val="0"/>
      <w:marRight w:val="0"/>
      <w:marTop w:val="0"/>
      <w:marBottom w:val="0"/>
      <w:divBdr>
        <w:top w:val="none" w:sz="0" w:space="0" w:color="auto"/>
        <w:left w:val="none" w:sz="0" w:space="0" w:color="auto"/>
        <w:bottom w:val="none" w:sz="0" w:space="0" w:color="auto"/>
        <w:right w:val="none" w:sz="0" w:space="0" w:color="auto"/>
      </w:divBdr>
    </w:div>
    <w:div w:id="337">
      <w:marLeft w:val="0"/>
      <w:marRight w:val="0"/>
      <w:marTop w:val="0"/>
      <w:marBottom w:val="0"/>
      <w:divBdr>
        <w:top w:val="none" w:sz="0" w:space="0" w:color="auto"/>
        <w:left w:val="none" w:sz="0" w:space="0" w:color="auto"/>
        <w:bottom w:val="none" w:sz="0" w:space="0" w:color="auto"/>
        <w:right w:val="none" w:sz="0" w:space="0" w:color="auto"/>
      </w:divBdr>
    </w:div>
    <w:div w:id="338">
      <w:marLeft w:val="0"/>
      <w:marRight w:val="0"/>
      <w:marTop w:val="0"/>
      <w:marBottom w:val="0"/>
      <w:divBdr>
        <w:top w:val="none" w:sz="0" w:space="0" w:color="auto"/>
        <w:left w:val="none" w:sz="0" w:space="0" w:color="auto"/>
        <w:bottom w:val="none" w:sz="0" w:space="0" w:color="auto"/>
        <w:right w:val="none" w:sz="0" w:space="0" w:color="auto"/>
      </w:divBdr>
    </w:div>
    <w:div w:id="339">
      <w:marLeft w:val="0"/>
      <w:marRight w:val="0"/>
      <w:marTop w:val="0"/>
      <w:marBottom w:val="0"/>
      <w:divBdr>
        <w:top w:val="none" w:sz="0" w:space="0" w:color="auto"/>
        <w:left w:val="none" w:sz="0" w:space="0" w:color="auto"/>
        <w:bottom w:val="none" w:sz="0" w:space="0" w:color="auto"/>
        <w:right w:val="none" w:sz="0" w:space="0" w:color="auto"/>
      </w:divBdr>
    </w:div>
    <w:div w:id="340">
      <w:marLeft w:val="0"/>
      <w:marRight w:val="0"/>
      <w:marTop w:val="0"/>
      <w:marBottom w:val="0"/>
      <w:divBdr>
        <w:top w:val="none" w:sz="0" w:space="0" w:color="auto"/>
        <w:left w:val="none" w:sz="0" w:space="0" w:color="auto"/>
        <w:bottom w:val="none" w:sz="0" w:space="0" w:color="auto"/>
        <w:right w:val="none" w:sz="0" w:space="0" w:color="auto"/>
      </w:divBdr>
    </w:div>
    <w:div w:id="341">
      <w:marLeft w:val="0"/>
      <w:marRight w:val="0"/>
      <w:marTop w:val="0"/>
      <w:marBottom w:val="0"/>
      <w:divBdr>
        <w:top w:val="none" w:sz="0" w:space="0" w:color="auto"/>
        <w:left w:val="none" w:sz="0" w:space="0" w:color="auto"/>
        <w:bottom w:val="none" w:sz="0" w:space="0" w:color="auto"/>
        <w:right w:val="none" w:sz="0" w:space="0" w:color="auto"/>
      </w:divBdr>
    </w:div>
    <w:div w:id="342">
      <w:marLeft w:val="0"/>
      <w:marRight w:val="0"/>
      <w:marTop w:val="0"/>
      <w:marBottom w:val="0"/>
      <w:divBdr>
        <w:top w:val="none" w:sz="0" w:space="0" w:color="auto"/>
        <w:left w:val="none" w:sz="0" w:space="0" w:color="auto"/>
        <w:bottom w:val="none" w:sz="0" w:space="0" w:color="auto"/>
        <w:right w:val="none" w:sz="0" w:space="0" w:color="auto"/>
      </w:divBdr>
    </w:div>
    <w:div w:id="343">
      <w:marLeft w:val="0"/>
      <w:marRight w:val="0"/>
      <w:marTop w:val="0"/>
      <w:marBottom w:val="0"/>
      <w:divBdr>
        <w:top w:val="none" w:sz="0" w:space="0" w:color="auto"/>
        <w:left w:val="none" w:sz="0" w:space="0" w:color="auto"/>
        <w:bottom w:val="none" w:sz="0" w:space="0" w:color="auto"/>
        <w:right w:val="none" w:sz="0" w:space="0" w:color="auto"/>
      </w:divBdr>
    </w:div>
    <w:div w:id="344">
      <w:marLeft w:val="0"/>
      <w:marRight w:val="0"/>
      <w:marTop w:val="0"/>
      <w:marBottom w:val="0"/>
      <w:divBdr>
        <w:top w:val="none" w:sz="0" w:space="0" w:color="auto"/>
        <w:left w:val="none" w:sz="0" w:space="0" w:color="auto"/>
        <w:bottom w:val="none" w:sz="0" w:space="0" w:color="auto"/>
        <w:right w:val="none" w:sz="0" w:space="0" w:color="auto"/>
      </w:divBdr>
    </w:div>
    <w:div w:id="345">
      <w:marLeft w:val="0"/>
      <w:marRight w:val="0"/>
      <w:marTop w:val="0"/>
      <w:marBottom w:val="0"/>
      <w:divBdr>
        <w:top w:val="none" w:sz="0" w:space="0" w:color="auto"/>
        <w:left w:val="none" w:sz="0" w:space="0" w:color="auto"/>
        <w:bottom w:val="none" w:sz="0" w:space="0" w:color="auto"/>
        <w:right w:val="none" w:sz="0" w:space="0" w:color="auto"/>
      </w:divBdr>
    </w:div>
    <w:div w:id="346">
      <w:marLeft w:val="0"/>
      <w:marRight w:val="0"/>
      <w:marTop w:val="0"/>
      <w:marBottom w:val="0"/>
      <w:divBdr>
        <w:top w:val="none" w:sz="0" w:space="0" w:color="auto"/>
        <w:left w:val="none" w:sz="0" w:space="0" w:color="auto"/>
        <w:bottom w:val="none" w:sz="0" w:space="0" w:color="auto"/>
        <w:right w:val="none" w:sz="0" w:space="0" w:color="auto"/>
      </w:divBdr>
    </w:div>
    <w:div w:id="347">
      <w:marLeft w:val="0"/>
      <w:marRight w:val="0"/>
      <w:marTop w:val="0"/>
      <w:marBottom w:val="0"/>
      <w:divBdr>
        <w:top w:val="none" w:sz="0" w:space="0" w:color="auto"/>
        <w:left w:val="none" w:sz="0" w:space="0" w:color="auto"/>
        <w:bottom w:val="none" w:sz="0" w:space="0" w:color="auto"/>
        <w:right w:val="none" w:sz="0" w:space="0" w:color="auto"/>
      </w:divBdr>
    </w:div>
    <w:div w:id="348">
      <w:marLeft w:val="0"/>
      <w:marRight w:val="0"/>
      <w:marTop w:val="0"/>
      <w:marBottom w:val="0"/>
      <w:divBdr>
        <w:top w:val="none" w:sz="0" w:space="0" w:color="auto"/>
        <w:left w:val="none" w:sz="0" w:space="0" w:color="auto"/>
        <w:bottom w:val="none" w:sz="0" w:space="0" w:color="auto"/>
        <w:right w:val="none" w:sz="0" w:space="0" w:color="auto"/>
      </w:divBdr>
    </w:div>
    <w:div w:id="349">
      <w:marLeft w:val="0"/>
      <w:marRight w:val="0"/>
      <w:marTop w:val="0"/>
      <w:marBottom w:val="0"/>
      <w:divBdr>
        <w:top w:val="none" w:sz="0" w:space="0" w:color="auto"/>
        <w:left w:val="none" w:sz="0" w:space="0" w:color="auto"/>
        <w:bottom w:val="none" w:sz="0" w:space="0" w:color="auto"/>
        <w:right w:val="none" w:sz="0" w:space="0" w:color="auto"/>
      </w:divBdr>
    </w:div>
    <w:div w:id="350">
      <w:marLeft w:val="0"/>
      <w:marRight w:val="0"/>
      <w:marTop w:val="0"/>
      <w:marBottom w:val="0"/>
      <w:divBdr>
        <w:top w:val="none" w:sz="0" w:space="0" w:color="auto"/>
        <w:left w:val="none" w:sz="0" w:space="0" w:color="auto"/>
        <w:bottom w:val="none" w:sz="0" w:space="0" w:color="auto"/>
        <w:right w:val="none" w:sz="0" w:space="0" w:color="auto"/>
      </w:divBdr>
    </w:div>
    <w:div w:id="351">
      <w:marLeft w:val="0"/>
      <w:marRight w:val="0"/>
      <w:marTop w:val="0"/>
      <w:marBottom w:val="0"/>
      <w:divBdr>
        <w:top w:val="none" w:sz="0" w:space="0" w:color="auto"/>
        <w:left w:val="none" w:sz="0" w:space="0" w:color="auto"/>
        <w:bottom w:val="none" w:sz="0" w:space="0" w:color="auto"/>
        <w:right w:val="none" w:sz="0" w:space="0" w:color="auto"/>
      </w:divBdr>
    </w:div>
    <w:div w:id="352">
      <w:marLeft w:val="0"/>
      <w:marRight w:val="0"/>
      <w:marTop w:val="0"/>
      <w:marBottom w:val="0"/>
      <w:divBdr>
        <w:top w:val="none" w:sz="0" w:space="0" w:color="auto"/>
        <w:left w:val="none" w:sz="0" w:space="0" w:color="auto"/>
        <w:bottom w:val="none" w:sz="0" w:space="0" w:color="auto"/>
        <w:right w:val="none" w:sz="0" w:space="0" w:color="auto"/>
      </w:divBdr>
    </w:div>
    <w:div w:id="353">
      <w:marLeft w:val="0"/>
      <w:marRight w:val="0"/>
      <w:marTop w:val="0"/>
      <w:marBottom w:val="0"/>
      <w:divBdr>
        <w:top w:val="none" w:sz="0" w:space="0" w:color="auto"/>
        <w:left w:val="none" w:sz="0" w:space="0" w:color="auto"/>
        <w:bottom w:val="none" w:sz="0" w:space="0" w:color="auto"/>
        <w:right w:val="none" w:sz="0" w:space="0" w:color="auto"/>
      </w:divBdr>
    </w:div>
    <w:div w:id="354">
      <w:marLeft w:val="0"/>
      <w:marRight w:val="0"/>
      <w:marTop w:val="0"/>
      <w:marBottom w:val="0"/>
      <w:divBdr>
        <w:top w:val="none" w:sz="0" w:space="0" w:color="auto"/>
        <w:left w:val="none" w:sz="0" w:space="0" w:color="auto"/>
        <w:bottom w:val="none" w:sz="0" w:space="0" w:color="auto"/>
        <w:right w:val="none" w:sz="0" w:space="0" w:color="auto"/>
      </w:divBdr>
    </w:div>
    <w:div w:id="355">
      <w:marLeft w:val="0"/>
      <w:marRight w:val="0"/>
      <w:marTop w:val="0"/>
      <w:marBottom w:val="0"/>
      <w:divBdr>
        <w:top w:val="none" w:sz="0" w:space="0" w:color="auto"/>
        <w:left w:val="none" w:sz="0" w:space="0" w:color="auto"/>
        <w:bottom w:val="none" w:sz="0" w:space="0" w:color="auto"/>
        <w:right w:val="none" w:sz="0" w:space="0" w:color="auto"/>
      </w:divBdr>
    </w:div>
    <w:div w:id="356">
      <w:marLeft w:val="0"/>
      <w:marRight w:val="0"/>
      <w:marTop w:val="0"/>
      <w:marBottom w:val="0"/>
      <w:divBdr>
        <w:top w:val="none" w:sz="0" w:space="0" w:color="auto"/>
        <w:left w:val="none" w:sz="0" w:space="0" w:color="auto"/>
        <w:bottom w:val="none" w:sz="0" w:space="0" w:color="auto"/>
        <w:right w:val="none" w:sz="0" w:space="0" w:color="auto"/>
      </w:divBdr>
    </w:div>
    <w:div w:id="357">
      <w:marLeft w:val="0"/>
      <w:marRight w:val="0"/>
      <w:marTop w:val="0"/>
      <w:marBottom w:val="0"/>
      <w:divBdr>
        <w:top w:val="none" w:sz="0" w:space="0" w:color="auto"/>
        <w:left w:val="none" w:sz="0" w:space="0" w:color="auto"/>
        <w:bottom w:val="none" w:sz="0" w:space="0" w:color="auto"/>
        <w:right w:val="none" w:sz="0" w:space="0" w:color="auto"/>
      </w:divBdr>
    </w:div>
    <w:div w:id="358">
      <w:marLeft w:val="0"/>
      <w:marRight w:val="0"/>
      <w:marTop w:val="0"/>
      <w:marBottom w:val="0"/>
      <w:divBdr>
        <w:top w:val="none" w:sz="0" w:space="0" w:color="auto"/>
        <w:left w:val="none" w:sz="0" w:space="0" w:color="auto"/>
        <w:bottom w:val="none" w:sz="0" w:space="0" w:color="auto"/>
        <w:right w:val="none" w:sz="0" w:space="0" w:color="auto"/>
      </w:divBdr>
    </w:div>
    <w:div w:id="359">
      <w:marLeft w:val="0"/>
      <w:marRight w:val="0"/>
      <w:marTop w:val="0"/>
      <w:marBottom w:val="0"/>
      <w:divBdr>
        <w:top w:val="none" w:sz="0" w:space="0" w:color="auto"/>
        <w:left w:val="none" w:sz="0" w:space="0" w:color="auto"/>
        <w:bottom w:val="none" w:sz="0" w:space="0" w:color="auto"/>
        <w:right w:val="none" w:sz="0" w:space="0" w:color="auto"/>
      </w:divBdr>
    </w:div>
    <w:div w:id="360">
      <w:marLeft w:val="0"/>
      <w:marRight w:val="0"/>
      <w:marTop w:val="0"/>
      <w:marBottom w:val="0"/>
      <w:divBdr>
        <w:top w:val="none" w:sz="0" w:space="0" w:color="auto"/>
        <w:left w:val="none" w:sz="0" w:space="0" w:color="auto"/>
        <w:bottom w:val="none" w:sz="0" w:space="0" w:color="auto"/>
        <w:right w:val="none" w:sz="0" w:space="0" w:color="auto"/>
      </w:divBdr>
    </w:div>
    <w:div w:id="361">
      <w:marLeft w:val="0"/>
      <w:marRight w:val="0"/>
      <w:marTop w:val="0"/>
      <w:marBottom w:val="0"/>
      <w:divBdr>
        <w:top w:val="none" w:sz="0" w:space="0" w:color="auto"/>
        <w:left w:val="none" w:sz="0" w:space="0" w:color="auto"/>
        <w:bottom w:val="none" w:sz="0" w:space="0" w:color="auto"/>
        <w:right w:val="none" w:sz="0" w:space="0" w:color="auto"/>
      </w:divBdr>
    </w:div>
    <w:div w:id="362">
      <w:marLeft w:val="0"/>
      <w:marRight w:val="0"/>
      <w:marTop w:val="0"/>
      <w:marBottom w:val="0"/>
      <w:divBdr>
        <w:top w:val="none" w:sz="0" w:space="0" w:color="auto"/>
        <w:left w:val="none" w:sz="0" w:space="0" w:color="auto"/>
        <w:bottom w:val="none" w:sz="0" w:space="0" w:color="auto"/>
        <w:right w:val="none" w:sz="0" w:space="0" w:color="auto"/>
      </w:divBdr>
    </w:div>
    <w:div w:id="363">
      <w:marLeft w:val="0"/>
      <w:marRight w:val="0"/>
      <w:marTop w:val="0"/>
      <w:marBottom w:val="0"/>
      <w:divBdr>
        <w:top w:val="none" w:sz="0" w:space="0" w:color="auto"/>
        <w:left w:val="none" w:sz="0" w:space="0" w:color="auto"/>
        <w:bottom w:val="none" w:sz="0" w:space="0" w:color="auto"/>
        <w:right w:val="none" w:sz="0" w:space="0" w:color="auto"/>
      </w:divBdr>
    </w:div>
    <w:div w:id="364">
      <w:marLeft w:val="0"/>
      <w:marRight w:val="0"/>
      <w:marTop w:val="0"/>
      <w:marBottom w:val="0"/>
      <w:divBdr>
        <w:top w:val="none" w:sz="0" w:space="0" w:color="auto"/>
        <w:left w:val="none" w:sz="0" w:space="0" w:color="auto"/>
        <w:bottom w:val="none" w:sz="0" w:space="0" w:color="auto"/>
        <w:right w:val="none" w:sz="0" w:space="0" w:color="auto"/>
      </w:divBdr>
    </w:div>
    <w:div w:id="365">
      <w:marLeft w:val="0"/>
      <w:marRight w:val="0"/>
      <w:marTop w:val="0"/>
      <w:marBottom w:val="0"/>
      <w:divBdr>
        <w:top w:val="none" w:sz="0" w:space="0" w:color="auto"/>
        <w:left w:val="none" w:sz="0" w:space="0" w:color="auto"/>
        <w:bottom w:val="none" w:sz="0" w:space="0" w:color="auto"/>
        <w:right w:val="none" w:sz="0" w:space="0" w:color="auto"/>
      </w:divBdr>
    </w:div>
    <w:div w:id="366">
      <w:marLeft w:val="0"/>
      <w:marRight w:val="0"/>
      <w:marTop w:val="0"/>
      <w:marBottom w:val="0"/>
      <w:divBdr>
        <w:top w:val="none" w:sz="0" w:space="0" w:color="auto"/>
        <w:left w:val="none" w:sz="0" w:space="0" w:color="auto"/>
        <w:bottom w:val="none" w:sz="0" w:space="0" w:color="auto"/>
        <w:right w:val="none" w:sz="0" w:space="0" w:color="auto"/>
      </w:divBdr>
    </w:div>
    <w:div w:id="367">
      <w:marLeft w:val="0"/>
      <w:marRight w:val="0"/>
      <w:marTop w:val="0"/>
      <w:marBottom w:val="0"/>
      <w:divBdr>
        <w:top w:val="none" w:sz="0" w:space="0" w:color="auto"/>
        <w:left w:val="none" w:sz="0" w:space="0" w:color="auto"/>
        <w:bottom w:val="none" w:sz="0" w:space="0" w:color="auto"/>
        <w:right w:val="none" w:sz="0" w:space="0" w:color="auto"/>
      </w:divBdr>
    </w:div>
    <w:div w:id="368">
      <w:marLeft w:val="0"/>
      <w:marRight w:val="0"/>
      <w:marTop w:val="0"/>
      <w:marBottom w:val="0"/>
      <w:divBdr>
        <w:top w:val="none" w:sz="0" w:space="0" w:color="auto"/>
        <w:left w:val="none" w:sz="0" w:space="0" w:color="auto"/>
        <w:bottom w:val="none" w:sz="0" w:space="0" w:color="auto"/>
        <w:right w:val="none" w:sz="0" w:space="0" w:color="auto"/>
      </w:divBdr>
    </w:div>
    <w:div w:id="369">
      <w:marLeft w:val="0"/>
      <w:marRight w:val="0"/>
      <w:marTop w:val="0"/>
      <w:marBottom w:val="0"/>
      <w:divBdr>
        <w:top w:val="none" w:sz="0" w:space="0" w:color="auto"/>
        <w:left w:val="none" w:sz="0" w:space="0" w:color="auto"/>
        <w:bottom w:val="none" w:sz="0" w:space="0" w:color="auto"/>
        <w:right w:val="none" w:sz="0" w:space="0" w:color="auto"/>
      </w:divBdr>
    </w:div>
    <w:div w:id="370">
      <w:marLeft w:val="0"/>
      <w:marRight w:val="0"/>
      <w:marTop w:val="0"/>
      <w:marBottom w:val="0"/>
      <w:divBdr>
        <w:top w:val="none" w:sz="0" w:space="0" w:color="auto"/>
        <w:left w:val="none" w:sz="0" w:space="0" w:color="auto"/>
        <w:bottom w:val="none" w:sz="0" w:space="0" w:color="auto"/>
        <w:right w:val="none" w:sz="0" w:space="0" w:color="auto"/>
      </w:divBdr>
    </w:div>
    <w:div w:id="371">
      <w:marLeft w:val="0"/>
      <w:marRight w:val="0"/>
      <w:marTop w:val="0"/>
      <w:marBottom w:val="0"/>
      <w:divBdr>
        <w:top w:val="none" w:sz="0" w:space="0" w:color="auto"/>
        <w:left w:val="none" w:sz="0" w:space="0" w:color="auto"/>
        <w:bottom w:val="none" w:sz="0" w:space="0" w:color="auto"/>
        <w:right w:val="none" w:sz="0" w:space="0" w:color="auto"/>
      </w:divBdr>
    </w:div>
    <w:div w:id="372">
      <w:marLeft w:val="0"/>
      <w:marRight w:val="0"/>
      <w:marTop w:val="0"/>
      <w:marBottom w:val="0"/>
      <w:divBdr>
        <w:top w:val="none" w:sz="0" w:space="0" w:color="auto"/>
        <w:left w:val="none" w:sz="0" w:space="0" w:color="auto"/>
        <w:bottom w:val="none" w:sz="0" w:space="0" w:color="auto"/>
        <w:right w:val="none" w:sz="0" w:space="0" w:color="auto"/>
      </w:divBdr>
    </w:div>
    <w:div w:id="373">
      <w:marLeft w:val="0"/>
      <w:marRight w:val="0"/>
      <w:marTop w:val="0"/>
      <w:marBottom w:val="0"/>
      <w:divBdr>
        <w:top w:val="none" w:sz="0" w:space="0" w:color="auto"/>
        <w:left w:val="none" w:sz="0" w:space="0" w:color="auto"/>
        <w:bottom w:val="none" w:sz="0" w:space="0" w:color="auto"/>
        <w:right w:val="none" w:sz="0" w:space="0" w:color="auto"/>
      </w:divBdr>
    </w:div>
    <w:div w:id="374">
      <w:marLeft w:val="0"/>
      <w:marRight w:val="0"/>
      <w:marTop w:val="0"/>
      <w:marBottom w:val="0"/>
      <w:divBdr>
        <w:top w:val="none" w:sz="0" w:space="0" w:color="auto"/>
        <w:left w:val="none" w:sz="0" w:space="0" w:color="auto"/>
        <w:bottom w:val="none" w:sz="0" w:space="0" w:color="auto"/>
        <w:right w:val="none" w:sz="0" w:space="0" w:color="auto"/>
      </w:divBdr>
    </w:div>
    <w:div w:id="375">
      <w:marLeft w:val="0"/>
      <w:marRight w:val="0"/>
      <w:marTop w:val="0"/>
      <w:marBottom w:val="0"/>
      <w:divBdr>
        <w:top w:val="none" w:sz="0" w:space="0" w:color="auto"/>
        <w:left w:val="none" w:sz="0" w:space="0" w:color="auto"/>
        <w:bottom w:val="none" w:sz="0" w:space="0" w:color="auto"/>
        <w:right w:val="none" w:sz="0" w:space="0" w:color="auto"/>
      </w:divBdr>
    </w:div>
    <w:div w:id="376">
      <w:marLeft w:val="0"/>
      <w:marRight w:val="0"/>
      <w:marTop w:val="0"/>
      <w:marBottom w:val="0"/>
      <w:divBdr>
        <w:top w:val="none" w:sz="0" w:space="0" w:color="auto"/>
        <w:left w:val="none" w:sz="0" w:space="0" w:color="auto"/>
        <w:bottom w:val="none" w:sz="0" w:space="0" w:color="auto"/>
        <w:right w:val="none" w:sz="0" w:space="0" w:color="auto"/>
      </w:divBdr>
    </w:div>
    <w:div w:id="377">
      <w:marLeft w:val="0"/>
      <w:marRight w:val="0"/>
      <w:marTop w:val="0"/>
      <w:marBottom w:val="0"/>
      <w:divBdr>
        <w:top w:val="none" w:sz="0" w:space="0" w:color="auto"/>
        <w:left w:val="none" w:sz="0" w:space="0" w:color="auto"/>
        <w:bottom w:val="none" w:sz="0" w:space="0" w:color="auto"/>
        <w:right w:val="none" w:sz="0" w:space="0" w:color="auto"/>
      </w:divBdr>
    </w:div>
    <w:div w:id="378">
      <w:marLeft w:val="0"/>
      <w:marRight w:val="0"/>
      <w:marTop w:val="0"/>
      <w:marBottom w:val="0"/>
      <w:divBdr>
        <w:top w:val="none" w:sz="0" w:space="0" w:color="auto"/>
        <w:left w:val="none" w:sz="0" w:space="0" w:color="auto"/>
        <w:bottom w:val="none" w:sz="0" w:space="0" w:color="auto"/>
        <w:right w:val="none" w:sz="0" w:space="0" w:color="auto"/>
      </w:divBdr>
    </w:div>
    <w:div w:id="379">
      <w:marLeft w:val="0"/>
      <w:marRight w:val="0"/>
      <w:marTop w:val="0"/>
      <w:marBottom w:val="0"/>
      <w:divBdr>
        <w:top w:val="none" w:sz="0" w:space="0" w:color="auto"/>
        <w:left w:val="none" w:sz="0" w:space="0" w:color="auto"/>
        <w:bottom w:val="none" w:sz="0" w:space="0" w:color="auto"/>
        <w:right w:val="none" w:sz="0" w:space="0" w:color="auto"/>
      </w:divBdr>
    </w:div>
    <w:div w:id="380">
      <w:marLeft w:val="0"/>
      <w:marRight w:val="0"/>
      <w:marTop w:val="0"/>
      <w:marBottom w:val="0"/>
      <w:divBdr>
        <w:top w:val="none" w:sz="0" w:space="0" w:color="auto"/>
        <w:left w:val="none" w:sz="0" w:space="0" w:color="auto"/>
        <w:bottom w:val="none" w:sz="0" w:space="0" w:color="auto"/>
        <w:right w:val="none" w:sz="0" w:space="0" w:color="auto"/>
      </w:divBdr>
    </w:div>
    <w:div w:id="381">
      <w:marLeft w:val="0"/>
      <w:marRight w:val="0"/>
      <w:marTop w:val="0"/>
      <w:marBottom w:val="0"/>
      <w:divBdr>
        <w:top w:val="none" w:sz="0" w:space="0" w:color="auto"/>
        <w:left w:val="none" w:sz="0" w:space="0" w:color="auto"/>
        <w:bottom w:val="none" w:sz="0" w:space="0" w:color="auto"/>
        <w:right w:val="none" w:sz="0" w:space="0" w:color="auto"/>
      </w:divBdr>
    </w:div>
    <w:div w:id="382">
      <w:marLeft w:val="0"/>
      <w:marRight w:val="0"/>
      <w:marTop w:val="0"/>
      <w:marBottom w:val="0"/>
      <w:divBdr>
        <w:top w:val="none" w:sz="0" w:space="0" w:color="auto"/>
        <w:left w:val="none" w:sz="0" w:space="0" w:color="auto"/>
        <w:bottom w:val="none" w:sz="0" w:space="0" w:color="auto"/>
        <w:right w:val="none" w:sz="0" w:space="0" w:color="auto"/>
      </w:divBdr>
    </w:div>
    <w:div w:id="383">
      <w:marLeft w:val="0"/>
      <w:marRight w:val="0"/>
      <w:marTop w:val="0"/>
      <w:marBottom w:val="0"/>
      <w:divBdr>
        <w:top w:val="none" w:sz="0" w:space="0" w:color="auto"/>
        <w:left w:val="none" w:sz="0" w:space="0" w:color="auto"/>
        <w:bottom w:val="none" w:sz="0" w:space="0" w:color="auto"/>
        <w:right w:val="none" w:sz="0" w:space="0" w:color="auto"/>
      </w:divBdr>
    </w:div>
    <w:div w:id="384">
      <w:marLeft w:val="0"/>
      <w:marRight w:val="0"/>
      <w:marTop w:val="0"/>
      <w:marBottom w:val="0"/>
      <w:divBdr>
        <w:top w:val="none" w:sz="0" w:space="0" w:color="auto"/>
        <w:left w:val="none" w:sz="0" w:space="0" w:color="auto"/>
        <w:bottom w:val="none" w:sz="0" w:space="0" w:color="auto"/>
        <w:right w:val="none" w:sz="0" w:space="0" w:color="auto"/>
      </w:divBdr>
    </w:div>
    <w:div w:id="385">
      <w:marLeft w:val="0"/>
      <w:marRight w:val="0"/>
      <w:marTop w:val="0"/>
      <w:marBottom w:val="0"/>
      <w:divBdr>
        <w:top w:val="none" w:sz="0" w:space="0" w:color="auto"/>
        <w:left w:val="none" w:sz="0" w:space="0" w:color="auto"/>
        <w:bottom w:val="none" w:sz="0" w:space="0" w:color="auto"/>
        <w:right w:val="none" w:sz="0" w:space="0" w:color="auto"/>
      </w:divBdr>
    </w:div>
    <w:div w:id="386">
      <w:marLeft w:val="0"/>
      <w:marRight w:val="0"/>
      <w:marTop w:val="0"/>
      <w:marBottom w:val="0"/>
      <w:divBdr>
        <w:top w:val="none" w:sz="0" w:space="0" w:color="auto"/>
        <w:left w:val="none" w:sz="0" w:space="0" w:color="auto"/>
        <w:bottom w:val="none" w:sz="0" w:space="0" w:color="auto"/>
        <w:right w:val="none" w:sz="0" w:space="0" w:color="auto"/>
      </w:divBdr>
    </w:div>
    <w:div w:id="387">
      <w:marLeft w:val="0"/>
      <w:marRight w:val="0"/>
      <w:marTop w:val="0"/>
      <w:marBottom w:val="0"/>
      <w:divBdr>
        <w:top w:val="none" w:sz="0" w:space="0" w:color="auto"/>
        <w:left w:val="none" w:sz="0" w:space="0" w:color="auto"/>
        <w:bottom w:val="none" w:sz="0" w:space="0" w:color="auto"/>
        <w:right w:val="none" w:sz="0" w:space="0" w:color="auto"/>
      </w:divBdr>
    </w:div>
    <w:div w:id="388">
      <w:marLeft w:val="0"/>
      <w:marRight w:val="0"/>
      <w:marTop w:val="0"/>
      <w:marBottom w:val="0"/>
      <w:divBdr>
        <w:top w:val="none" w:sz="0" w:space="0" w:color="auto"/>
        <w:left w:val="none" w:sz="0" w:space="0" w:color="auto"/>
        <w:bottom w:val="none" w:sz="0" w:space="0" w:color="auto"/>
        <w:right w:val="none" w:sz="0" w:space="0" w:color="auto"/>
      </w:divBdr>
    </w:div>
    <w:div w:id="389">
      <w:marLeft w:val="0"/>
      <w:marRight w:val="0"/>
      <w:marTop w:val="0"/>
      <w:marBottom w:val="0"/>
      <w:divBdr>
        <w:top w:val="none" w:sz="0" w:space="0" w:color="auto"/>
        <w:left w:val="none" w:sz="0" w:space="0" w:color="auto"/>
        <w:bottom w:val="none" w:sz="0" w:space="0" w:color="auto"/>
        <w:right w:val="none" w:sz="0" w:space="0" w:color="auto"/>
      </w:divBdr>
    </w:div>
    <w:div w:id="390">
      <w:marLeft w:val="0"/>
      <w:marRight w:val="0"/>
      <w:marTop w:val="0"/>
      <w:marBottom w:val="0"/>
      <w:divBdr>
        <w:top w:val="none" w:sz="0" w:space="0" w:color="auto"/>
        <w:left w:val="none" w:sz="0" w:space="0" w:color="auto"/>
        <w:bottom w:val="none" w:sz="0" w:space="0" w:color="auto"/>
        <w:right w:val="none" w:sz="0" w:space="0" w:color="auto"/>
      </w:divBdr>
    </w:div>
    <w:div w:id="391">
      <w:marLeft w:val="0"/>
      <w:marRight w:val="0"/>
      <w:marTop w:val="0"/>
      <w:marBottom w:val="0"/>
      <w:divBdr>
        <w:top w:val="none" w:sz="0" w:space="0" w:color="auto"/>
        <w:left w:val="none" w:sz="0" w:space="0" w:color="auto"/>
        <w:bottom w:val="none" w:sz="0" w:space="0" w:color="auto"/>
        <w:right w:val="none" w:sz="0" w:space="0" w:color="auto"/>
      </w:divBdr>
    </w:div>
    <w:div w:id="392">
      <w:marLeft w:val="0"/>
      <w:marRight w:val="0"/>
      <w:marTop w:val="0"/>
      <w:marBottom w:val="0"/>
      <w:divBdr>
        <w:top w:val="none" w:sz="0" w:space="0" w:color="auto"/>
        <w:left w:val="none" w:sz="0" w:space="0" w:color="auto"/>
        <w:bottom w:val="none" w:sz="0" w:space="0" w:color="auto"/>
        <w:right w:val="none" w:sz="0" w:space="0" w:color="auto"/>
      </w:divBdr>
    </w:div>
    <w:div w:id="393">
      <w:marLeft w:val="0"/>
      <w:marRight w:val="0"/>
      <w:marTop w:val="0"/>
      <w:marBottom w:val="0"/>
      <w:divBdr>
        <w:top w:val="none" w:sz="0" w:space="0" w:color="auto"/>
        <w:left w:val="none" w:sz="0" w:space="0" w:color="auto"/>
        <w:bottom w:val="none" w:sz="0" w:space="0" w:color="auto"/>
        <w:right w:val="none" w:sz="0" w:space="0" w:color="auto"/>
      </w:divBdr>
    </w:div>
    <w:div w:id="394">
      <w:marLeft w:val="0"/>
      <w:marRight w:val="0"/>
      <w:marTop w:val="0"/>
      <w:marBottom w:val="0"/>
      <w:divBdr>
        <w:top w:val="none" w:sz="0" w:space="0" w:color="auto"/>
        <w:left w:val="none" w:sz="0" w:space="0" w:color="auto"/>
        <w:bottom w:val="none" w:sz="0" w:space="0" w:color="auto"/>
        <w:right w:val="none" w:sz="0" w:space="0" w:color="auto"/>
      </w:divBdr>
    </w:div>
    <w:div w:id="395">
      <w:marLeft w:val="0"/>
      <w:marRight w:val="0"/>
      <w:marTop w:val="0"/>
      <w:marBottom w:val="0"/>
      <w:divBdr>
        <w:top w:val="none" w:sz="0" w:space="0" w:color="auto"/>
        <w:left w:val="none" w:sz="0" w:space="0" w:color="auto"/>
        <w:bottom w:val="none" w:sz="0" w:space="0" w:color="auto"/>
        <w:right w:val="none" w:sz="0" w:space="0" w:color="auto"/>
      </w:divBdr>
    </w:div>
    <w:div w:id="396">
      <w:marLeft w:val="0"/>
      <w:marRight w:val="0"/>
      <w:marTop w:val="0"/>
      <w:marBottom w:val="0"/>
      <w:divBdr>
        <w:top w:val="none" w:sz="0" w:space="0" w:color="auto"/>
        <w:left w:val="none" w:sz="0" w:space="0" w:color="auto"/>
        <w:bottom w:val="none" w:sz="0" w:space="0" w:color="auto"/>
        <w:right w:val="none" w:sz="0" w:space="0" w:color="auto"/>
      </w:divBdr>
    </w:div>
    <w:div w:id="397">
      <w:marLeft w:val="0"/>
      <w:marRight w:val="0"/>
      <w:marTop w:val="0"/>
      <w:marBottom w:val="0"/>
      <w:divBdr>
        <w:top w:val="none" w:sz="0" w:space="0" w:color="auto"/>
        <w:left w:val="none" w:sz="0" w:space="0" w:color="auto"/>
        <w:bottom w:val="none" w:sz="0" w:space="0" w:color="auto"/>
        <w:right w:val="none" w:sz="0" w:space="0" w:color="auto"/>
      </w:divBdr>
    </w:div>
    <w:div w:id="398">
      <w:marLeft w:val="0"/>
      <w:marRight w:val="0"/>
      <w:marTop w:val="0"/>
      <w:marBottom w:val="0"/>
      <w:divBdr>
        <w:top w:val="none" w:sz="0" w:space="0" w:color="auto"/>
        <w:left w:val="none" w:sz="0" w:space="0" w:color="auto"/>
        <w:bottom w:val="none" w:sz="0" w:space="0" w:color="auto"/>
        <w:right w:val="none" w:sz="0" w:space="0" w:color="auto"/>
      </w:divBdr>
    </w:div>
    <w:div w:id="399">
      <w:marLeft w:val="0"/>
      <w:marRight w:val="0"/>
      <w:marTop w:val="0"/>
      <w:marBottom w:val="0"/>
      <w:divBdr>
        <w:top w:val="none" w:sz="0" w:space="0" w:color="auto"/>
        <w:left w:val="none" w:sz="0" w:space="0" w:color="auto"/>
        <w:bottom w:val="none" w:sz="0" w:space="0" w:color="auto"/>
        <w:right w:val="none" w:sz="0" w:space="0" w:color="auto"/>
      </w:divBdr>
    </w:div>
    <w:div w:id="400">
      <w:marLeft w:val="0"/>
      <w:marRight w:val="0"/>
      <w:marTop w:val="0"/>
      <w:marBottom w:val="0"/>
      <w:divBdr>
        <w:top w:val="none" w:sz="0" w:space="0" w:color="auto"/>
        <w:left w:val="none" w:sz="0" w:space="0" w:color="auto"/>
        <w:bottom w:val="none" w:sz="0" w:space="0" w:color="auto"/>
        <w:right w:val="none" w:sz="0" w:space="0" w:color="auto"/>
      </w:divBdr>
    </w:div>
    <w:div w:id="401">
      <w:marLeft w:val="0"/>
      <w:marRight w:val="0"/>
      <w:marTop w:val="0"/>
      <w:marBottom w:val="0"/>
      <w:divBdr>
        <w:top w:val="none" w:sz="0" w:space="0" w:color="auto"/>
        <w:left w:val="none" w:sz="0" w:space="0" w:color="auto"/>
        <w:bottom w:val="none" w:sz="0" w:space="0" w:color="auto"/>
        <w:right w:val="none" w:sz="0" w:space="0" w:color="auto"/>
      </w:divBdr>
    </w:div>
    <w:div w:id="402">
      <w:marLeft w:val="0"/>
      <w:marRight w:val="0"/>
      <w:marTop w:val="0"/>
      <w:marBottom w:val="0"/>
      <w:divBdr>
        <w:top w:val="none" w:sz="0" w:space="0" w:color="auto"/>
        <w:left w:val="none" w:sz="0" w:space="0" w:color="auto"/>
        <w:bottom w:val="none" w:sz="0" w:space="0" w:color="auto"/>
        <w:right w:val="none" w:sz="0" w:space="0" w:color="auto"/>
      </w:divBdr>
    </w:div>
    <w:div w:id="403">
      <w:marLeft w:val="0"/>
      <w:marRight w:val="0"/>
      <w:marTop w:val="0"/>
      <w:marBottom w:val="0"/>
      <w:divBdr>
        <w:top w:val="none" w:sz="0" w:space="0" w:color="auto"/>
        <w:left w:val="none" w:sz="0" w:space="0" w:color="auto"/>
        <w:bottom w:val="none" w:sz="0" w:space="0" w:color="auto"/>
        <w:right w:val="none" w:sz="0" w:space="0" w:color="auto"/>
      </w:divBdr>
    </w:div>
    <w:div w:id="404">
      <w:marLeft w:val="0"/>
      <w:marRight w:val="0"/>
      <w:marTop w:val="0"/>
      <w:marBottom w:val="0"/>
      <w:divBdr>
        <w:top w:val="none" w:sz="0" w:space="0" w:color="auto"/>
        <w:left w:val="none" w:sz="0" w:space="0" w:color="auto"/>
        <w:bottom w:val="none" w:sz="0" w:space="0" w:color="auto"/>
        <w:right w:val="none" w:sz="0" w:space="0" w:color="auto"/>
      </w:divBdr>
    </w:div>
    <w:div w:id="405">
      <w:marLeft w:val="0"/>
      <w:marRight w:val="0"/>
      <w:marTop w:val="0"/>
      <w:marBottom w:val="0"/>
      <w:divBdr>
        <w:top w:val="none" w:sz="0" w:space="0" w:color="auto"/>
        <w:left w:val="none" w:sz="0" w:space="0" w:color="auto"/>
        <w:bottom w:val="none" w:sz="0" w:space="0" w:color="auto"/>
        <w:right w:val="none" w:sz="0" w:space="0" w:color="auto"/>
      </w:divBdr>
    </w:div>
    <w:div w:id="406">
      <w:marLeft w:val="0"/>
      <w:marRight w:val="0"/>
      <w:marTop w:val="0"/>
      <w:marBottom w:val="0"/>
      <w:divBdr>
        <w:top w:val="none" w:sz="0" w:space="0" w:color="auto"/>
        <w:left w:val="none" w:sz="0" w:space="0" w:color="auto"/>
        <w:bottom w:val="none" w:sz="0" w:space="0" w:color="auto"/>
        <w:right w:val="none" w:sz="0" w:space="0" w:color="auto"/>
      </w:divBdr>
    </w:div>
    <w:div w:id="407">
      <w:marLeft w:val="0"/>
      <w:marRight w:val="0"/>
      <w:marTop w:val="0"/>
      <w:marBottom w:val="0"/>
      <w:divBdr>
        <w:top w:val="none" w:sz="0" w:space="0" w:color="auto"/>
        <w:left w:val="none" w:sz="0" w:space="0" w:color="auto"/>
        <w:bottom w:val="none" w:sz="0" w:space="0" w:color="auto"/>
        <w:right w:val="none" w:sz="0" w:space="0" w:color="auto"/>
      </w:divBdr>
    </w:div>
    <w:div w:id="408">
      <w:marLeft w:val="0"/>
      <w:marRight w:val="0"/>
      <w:marTop w:val="0"/>
      <w:marBottom w:val="0"/>
      <w:divBdr>
        <w:top w:val="none" w:sz="0" w:space="0" w:color="auto"/>
        <w:left w:val="none" w:sz="0" w:space="0" w:color="auto"/>
        <w:bottom w:val="none" w:sz="0" w:space="0" w:color="auto"/>
        <w:right w:val="none" w:sz="0" w:space="0" w:color="auto"/>
      </w:divBdr>
    </w:div>
    <w:div w:id="409">
      <w:marLeft w:val="0"/>
      <w:marRight w:val="0"/>
      <w:marTop w:val="0"/>
      <w:marBottom w:val="0"/>
      <w:divBdr>
        <w:top w:val="none" w:sz="0" w:space="0" w:color="auto"/>
        <w:left w:val="none" w:sz="0" w:space="0" w:color="auto"/>
        <w:bottom w:val="none" w:sz="0" w:space="0" w:color="auto"/>
        <w:right w:val="none" w:sz="0" w:space="0" w:color="auto"/>
      </w:divBdr>
    </w:div>
    <w:div w:id="410">
      <w:marLeft w:val="0"/>
      <w:marRight w:val="0"/>
      <w:marTop w:val="0"/>
      <w:marBottom w:val="0"/>
      <w:divBdr>
        <w:top w:val="none" w:sz="0" w:space="0" w:color="auto"/>
        <w:left w:val="none" w:sz="0" w:space="0" w:color="auto"/>
        <w:bottom w:val="none" w:sz="0" w:space="0" w:color="auto"/>
        <w:right w:val="none" w:sz="0" w:space="0" w:color="auto"/>
      </w:divBdr>
    </w:div>
    <w:div w:id="411">
      <w:marLeft w:val="0"/>
      <w:marRight w:val="0"/>
      <w:marTop w:val="0"/>
      <w:marBottom w:val="0"/>
      <w:divBdr>
        <w:top w:val="none" w:sz="0" w:space="0" w:color="auto"/>
        <w:left w:val="none" w:sz="0" w:space="0" w:color="auto"/>
        <w:bottom w:val="none" w:sz="0" w:space="0" w:color="auto"/>
        <w:right w:val="none" w:sz="0" w:space="0" w:color="auto"/>
      </w:divBdr>
    </w:div>
    <w:div w:id="412">
      <w:marLeft w:val="0"/>
      <w:marRight w:val="0"/>
      <w:marTop w:val="0"/>
      <w:marBottom w:val="0"/>
      <w:divBdr>
        <w:top w:val="none" w:sz="0" w:space="0" w:color="auto"/>
        <w:left w:val="none" w:sz="0" w:space="0" w:color="auto"/>
        <w:bottom w:val="none" w:sz="0" w:space="0" w:color="auto"/>
        <w:right w:val="none" w:sz="0" w:space="0" w:color="auto"/>
      </w:divBdr>
    </w:div>
    <w:div w:id="413">
      <w:marLeft w:val="0"/>
      <w:marRight w:val="0"/>
      <w:marTop w:val="0"/>
      <w:marBottom w:val="0"/>
      <w:divBdr>
        <w:top w:val="none" w:sz="0" w:space="0" w:color="auto"/>
        <w:left w:val="none" w:sz="0" w:space="0" w:color="auto"/>
        <w:bottom w:val="none" w:sz="0" w:space="0" w:color="auto"/>
        <w:right w:val="none" w:sz="0" w:space="0" w:color="auto"/>
      </w:divBdr>
    </w:div>
    <w:div w:id="414">
      <w:marLeft w:val="0"/>
      <w:marRight w:val="0"/>
      <w:marTop w:val="0"/>
      <w:marBottom w:val="0"/>
      <w:divBdr>
        <w:top w:val="none" w:sz="0" w:space="0" w:color="auto"/>
        <w:left w:val="none" w:sz="0" w:space="0" w:color="auto"/>
        <w:bottom w:val="none" w:sz="0" w:space="0" w:color="auto"/>
        <w:right w:val="none" w:sz="0" w:space="0" w:color="auto"/>
      </w:divBdr>
    </w:div>
    <w:div w:id="415">
      <w:marLeft w:val="0"/>
      <w:marRight w:val="0"/>
      <w:marTop w:val="0"/>
      <w:marBottom w:val="0"/>
      <w:divBdr>
        <w:top w:val="none" w:sz="0" w:space="0" w:color="auto"/>
        <w:left w:val="none" w:sz="0" w:space="0" w:color="auto"/>
        <w:bottom w:val="none" w:sz="0" w:space="0" w:color="auto"/>
        <w:right w:val="none" w:sz="0" w:space="0" w:color="auto"/>
      </w:divBdr>
    </w:div>
    <w:div w:id="416">
      <w:marLeft w:val="0"/>
      <w:marRight w:val="0"/>
      <w:marTop w:val="0"/>
      <w:marBottom w:val="0"/>
      <w:divBdr>
        <w:top w:val="none" w:sz="0" w:space="0" w:color="auto"/>
        <w:left w:val="none" w:sz="0" w:space="0" w:color="auto"/>
        <w:bottom w:val="none" w:sz="0" w:space="0" w:color="auto"/>
        <w:right w:val="none" w:sz="0" w:space="0" w:color="auto"/>
      </w:divBdr>
    </w:div>
    <w:div w:id="417">
      <w:marLeft w:val="0"/>
      <w:marRight w:val="0"/>
      <w:marTop w:val="0"/>
      <w:marBottom w:val="0"/>
      <w:divBdr>
        <w:top w:val="none" w:sz="0" w:space="0" w:color="auto"/>
        <w:left w:val="none" w:sz="0" w:space="0" w:color="auto"/>
        <w:bottom w:val="none" w:sz="0" w:space="0" w:color="auto"/>
        <w:right w:val="none" w:sz="0" w:space="0" w:color="auto"/>
      </w:divBdr>
    </w:div>
    <w:div w:id="418">
      <w:marLeft w:val="0"/>
      <w:marRight w:val="0"/>
      <w:marTop w:val="0"/>
      <w:marBottom w:val="0"/>
      <w:divBdr>
        <w:top w:val="none" w:sz="0" w:space="0" w:color="auto"/>
        <w:left w:val="none" w:sz="0" w:space="0" w:color="auto"/>
        <w:bottom w:val="none" w:sz="0" w:space="0" w:color="auto"/>
        <w:right w:val="none" w:sz="0" w:space="0" w:color="auto"/>
      </w:divBdr>
    </w:div>
    <w:div w:id="419">
      <w:marLeft w:val="0"/>
      <w:marRight w:val="0"/>
      <w:marTop w:val="0"/>
      <w:marBottom w:val="0"/>
      <w:divBdr>
        <w:top w:val="none" w:sz="0" w:space="0" w:color="auto"/>
        <w:left w:val="none" w:sz="0" w:space="0" w:color="auto"/>
        <w:bottom w:val="none" w:sz="0" w:space="0" w:color="auto"/>
        <w:right w:val="none" w:sz="0" w:space="0" w:color="auto"/>
      </w:divBdr>
    </w:div>
    <w:div w:id="420">
      <w:marLeft w:val="0"/>
      <w:marRight w:val="0"/>
      <w:marTop w:val="0"/>
      <w:marBottom w:val="0"/>
      <w:divBdr>
        <w:top w:val="none" w:sz="0" w:space="0" w:color="auto"/>
        <w:left w:val="none" w:sz="0" w:space="0" w:color="auto"/>
        <w:bottom w:val="none" w:sz="0" w:space="0" w:color="auto"/>
        <w:right w:val="none" w:sz="0" w:space="0" w:color="auto"/>
      </w:divBdr>
    </w:div>
    <w:div w:id="421">
      <w:marLeft w:val="0"/>
      <w:marRight w:val="0"/>
      <w:marTop w:val="0"/>
      <w:marBottom w:val="0"/>
      <w:divBdr>
        <w:top w:val="none" w:sz="0" w:space="0" w:color="auto"/>
        <w:left w:val="none" w:sz="0" w:space="0" w:color="auto"/>
        <w:bottom w:val="none" w:sz="0" w:space="0" w:color="auto"/>
        <w:right w:val="none" w:sz="0" w:space="0" w:color="auto"/>
      </w:divBdr>
    </w:div>
    <w:div w:id="422">
      <w:marLeft w:val="0"/>
      <w:marRight w:val="0"/>
      <w:marTop w:val="0"/>
      <w:marBottom w:val="0"/>
      <w:divBdr>
        <w:top w:val="none" w:sz="0" w:space="0" w:color="auto"/>
        <w:left w:val="none" w:sz="0" w:space="0" w:color="auto"/>
        <w:bottom w:val="none" w:sz="0" w:space="0" w:color="auto"/>
        <w:right w:val="none" w:sz="0" w:space="0" w:color="auto"/>
      </w:divBdr>
    </w:div>
    <w:div w:id="423">
      <w:marLeft w:val="0"/>
      <w:marRight w:val="0"/>
      <w:marTop w:val="0"/>
      <w:marBottom w:val="0"/>
      <w:divBdr>
        <w:top w:val="none" w:sz="0" w:space="0" w:color="auto"/>
        <w:left w:val="none" w:sz="0" w:space="0" w:color="auto"/>
        <w:bottom w:val="none" w:sz="0" w:space="0" w:color="auto"/>
        <w:right w:val="none" w:sz="0" w:space="0" w:color="auto"/>
      </w:divBdr>
    </w:div>
    <w:div w:id="424">
      <w:marLeft w:val="0"/>
      <w:marRight w:val="0"/>
      <w:marTop w:val="0"/>
      <w:marBottom w:val="0"/>
      <w:divBdr>
        <w:top w:val="none" w:sz="0" w:space="0" w:color="auto"/>
        <w:left w:val="none" w:sz="0" w:space="0" w:color="auto"/>
        <w:bottom w:val="none" w:sz="0" w:space="0" w:color="auto"/>
        <w:right w:val="none" w:sz="0" w:space="0" w:color="auto"/>
      </w:divBdr>
    </w:div>
    <w:div w:id="425">
      <w:marLeft w:val="0"/>
      <w:marRight w:val="0"/>
      <w:marTop w:val="0"/>
      <w:marBottom w:val="0"/>
      <w:divBdr>
        <w:top w:val="none" w:sz="0" w:space="0" w:color="auto"/>
        <w:left w:val="none" w:sz="0" w:space="0" w:color="auto"/>
        <w:bottom w:val="none" w:sz="0" w:space="0" w:color="auto"/>
        <w:right w:val="none" w:sz="0" w:space="0" w:color="auto"/>
      </w:divBdr>
    </w:div>
    <w:div w:id="426">
      <w:marLeft w:val="0"/>
      <w:marRight w:val="0"/>
      <w:marTop w:val="0"/>
      <w:marBottom w:val="0"/>
      <w:divBdr>
        <w:top w:val="none" w:sz="0" w:space="0" w:color="auto"/>
        <w:left w:val="none" w:sz="0" w:space="0" w:color="auto"/>
        <w:bottom w:val="none" w:sz="0" w:space="0" w:color="auto"/>
        <w:right w:val="none" w:sz="0" w:space="0" w:color="auto"/>
      </w:divBdr>
    </w:div>
    <w:div w:id="427">
      <w:marLeft w:val="0"/>
      <w:marRight w:val="0"/>
      <w:marTop w:val="0"/>
      <w:marBottom w:val="0"/>
      <w:divBdr>
        <w:top w:val="none" w:sz="0" w:space="0" w:color="auto"/>
        <w:left w:val="none" w:sz="0" w:space="0" w:color="auto"/>
        <w:bottom w:val="none" w:sz="0" w:space="0" w:color="auto"/>
        <w:right w:val="none" w:sz="0" w:space="0" w:color="auto"/>
      </w:divBdr>
    </w:div>
    <w:div w:id="428">
      <w:marLeft w:val="0"/>
      <w:marRight w:val="0"/>
      <w:marTop w:val="0"/>
      <w:marBottom w:val="0"/>
      <w:divBdr>
        <w:top w:val="none" w:sz="0" w:space="0" w:color="auto"/>
        <w:left w:val="none" w:sz="0" w:space="0" w:color="auto"/>
        <w:bottom w:val="none" w:sz="0" w:space="0" w:color="auto"/>
        <w:right w:val="none" w:sz="0" w:space="0" w:color="auto"/>
      </w:divBdr>
    </w:div>
    <w:div w:id="429">
      <w:marLeft w:val="0"/>
      <w:marRight w:val="0"/>
      <w:marTop w:val="0"/>
      <w:marBottom w:val="0"/>
      <w:divBdr>
        <w:top w:val="none" w:sz="0" w:space="0" w:color="auto"/>
        <w:left w:val="none" w:sz="0" w:space="0" w:color="auto"/>
        <w:bottom w:val="none" w:sz="0" w:space="0" w:color="auto"/>
        <w:right w:val="none" w:sz="0" w:space="0" w:color="auto"/>
      </w:divBdr>
    </w:div>
    <w:div w:id="430">
      <w:marLeft w:val="0"/>
      <w:marRight w:val="0"/>
      <w:marTop w:val="0"/>
      <w:marBottom w:val="0"/>
      <w:divBdr>
        <w:top w:val="none" w:sz="0" w:space="0" w:color="auto"/>
        <w:left w:val="none" w:sz="0" w:space="0" w:color="auto"/>
        <w:bottom w:val="none" w:sz="0" w:space="0" w:color="auto"/>
        <w:right w:val="none" w:sz="0" w:space="0" w:color="auto"/>
      </w:divBdr>
    </w:div>
    <w:div w:id="431">
      <w:marLeft w:val="0"/>
      <w:marRight w:val="0"/>
      <w:marTop w:val="0"/>
      <w:marBottom w:val="0"/>
      <w:divBdr>
        <w:top w:val="none" w:sz="0" w:space="0" w:color="auto"/>
        <w:left w:val="none" w:sz="0" w:space="0" w:color="auto"/>
        <w:bottom w:val="none" w:sz="0" w:space="0" w:color="auto"/>
        <w:right w:val="none" w:sz="0" w:space="0" w:color="auto"/>
      </w:divBdr>
    </w:div>
    <w:div w:id="432">
      <w:marLeft w:val="0"/>
      <w:marRight w:val="0"/>
      <w:marTop w:val="0"/>
      <w:marBottom w:val="0"/>
      <w:divBdr>
        <w:top w:val="none" w:sz="0" w:space="0" w:color="auto"/>
        <w:left w:val="none" w:sz="0" w:space="0" w:color="auto"/>
        <w:bottom w:val="none" w:sz="0" w:space="0" w:color="auto"/>
        <w:right w:val="none" w:sz="0" w:space="0" w:color="auto"/>
      </w:divBdr>
    </w:div>
    <w:div w:id="433">
      <w:marLeft w:val="0"/>
      <w:marRight w:val="0"/>
      <w:marTop w:val="0"/>
      <w:marBottom w:val="0"/>
      <w:divBdr>
        <w:top w:val="none" w:sz="0" w:space="0" w:color="auto"/>
        <w:left w:val="none" w:sz="0" w:space="0" w:color="auto"/>
        <w:bottom w:val="none" w:sz="0" w:space="0" w:color="auto"/>
        <w:right w:val="none" w:sz="0" w:space="0" w:color="auto"/>
      </w:divBdr>
    </w:div>
    <w:div w:id="434">
      <w:marLeft w:val="0"/>
      <w:marRight w:val="0"/>
      <w:marTop w:val="0"/>
      <w:marBottom w:val="0"/>
      <w:divBdr>
        <w:top w:val="none" w:sz="0" w:space="0" w:color="auto"/>
        <w:left w:val="none" w:sz="0" w:space="0" w:color="auto"/>
        <w:bottom w:val="none" w:sz="0" w:space="0" w:color="auto"/>
        <w:right w:val="none" w:sz="0" w:space="0" w:color="auto"/>
      </w:divBdr>
    </w:div>
    <w:div w:id="435">
      <w:marLeft w:val="0"/>
      <w:marRight w:val="0"/>
      <w:marTop w:val="0"/>
      <w:marBottom w:val="0"/>
      <w:divBdr>
        <w:top w:val="none" w:sz="0" w:space="0" w:color="auto"/>
        <w:left w:val="none" w:sz="0" w:space="0" w:color="auto"/>
        <w:bottom w:val="none" w:sz="0" w:space="0" w:color="auto"/>
        <w:right w:val="none" w:sz="0" w:space="0" w:color="auto"/>
      </w:divBdr>
    </w:div>
    <w:div w:id="436">
      <w:marLeft w:val="0"/>
      <w:marRight w:val="0"/>
      <w:marTop w:val="0"/>
      <w:marBottom w:val="0"/>
      <w:divBdr>
        <w:top w:val="none" w:sz="0" w:space="0" w:color="auto"/>
        <w:left w:val="none" w:sz="0" w:space="0" w:color="auto"/>
        <w:bottom w:val="none" w:sz="0" w:space="0" w:color="auto"/>
        <w:right w:val="none" w:sz="0" w:space="0" w:color="auto"/>
      </w:divBdr>
    </w:div>
    <w:div w:id="437">
      <w:marLeft w:val="0"/>
      <w:marRight w:val="0"/>
      <w:marTop w:val="0"/>
      <w:marBottom w:val="0"/>
      <w:divBdr>
        <w:top w:val="none" w:sz="0" w:space="0" w:color="auto"/>
        <w:left w:val="none" w:sz="0" w:space="0" w:color="auto"/>
        <w:bottom w:val="none" w:sz="0" w:space="0" w:color="auto"/>
        <w:right w:val="none" w:sz="0" w:space="0" w:color="auto"/>
      </w:divBdr>
    </w:div>
    <w:div w:id="438">
      <w:marLeft w:val="0"/>
      <w:marRight w:val="0"/>
      <w:marTop w:val="0"/>
      <w:marBottom w:val="0"/>
      <w:divBdr>
        <w:top w:val="none" w:sz="0" w:space="0" w:color="auto"/>
        <w:left w:val="none" w:sz="0" w:space="0" w:color="auto"/>
        <w:bottom w:val="none" w:sz="0" w:space="0" w:color="auto"/>
        <w:right w:val="none" w:sz="0" w:space="0" w:color="auto"/>
      </w:divBdr>
    </w:div>
    <w:div w:id="439">
      <w:marLeft w:val="0"/>
      <w:marRight w:val="0"/>
      <w:marTop w:val="0"/>
      <w:marBottom w:val="0"/>
      <w:divBdr>
        <w:top w:val="none" w:sz="0" w:space="0" w:color="auto"/>
        <w:left w:val="none" w:sz="0" w:space="0" w:color="auto"/>
        <w:bottom w:val="none" w:sz="0" w:space="0" w:color="auto"/>
        <w:right w:val="none" w:sz="0" w:space="0" w:color="auto"/>
      </w:divBdr>
    </w:div>
    <w:div w:id="440">
      <w:marLeft w:val="0"/>
      <w:marRight w:val="0"/>
      <w:marTop w:val="0"/>
      <w:marBottom w:val="0"/>
      <w:divBdr>
        <w:top w:val="none" w:sz="0" w:space="0" w:color="auto"/>
        <w:left w:val="none" w:sz="0" w:space="0" w:color="auto"/>
        <w:bottom w:val="none" w:sz="0" w:space="0" w:color="auto"/>
        <w:right w:val="none" w:sz="0" w:space="0" w:color="auto"/>
      </w:divBdr>
    </w:div>
    <w:div w:id="441">
      <w:marLeft w:val="0"/>
      <w:marRight w:val="0"/>
      <w:marTop w:val="0"/>
      <w:marBottom w:val="0"/>
      <w:divBdr>
        <w:top w:val="none" w:sz="0" w:space="0" w:color="auto"/>
        <w:left w:val="none" w:sz="0" w:space="0" w:color="auto"/>
        <w:bottom w:val="none" w:sz="0" w:space="0" w:color="auto"/>
        <w:right w:val="none" w:sz="0" w:space="0" w:color="auto"/>
      </w:divBdr>
    </w:div>
    <w:div w:id="442">
      <w:marLeft w:val="0"/>
      <w:marRight w:val="0"/>
      <w:marTop w:val="0"/>
      <w:marBottom w:val="0"/>
      <w:divBdr>
        <w:top w:val="none" w:sz="0" w:space="0" w:color="auto"/>
        <w:left w:val="none" w:sz="0" w:space="0" w:color="auto"/>
        <w:bottom w:val="none" w:sz="0" w:space="0" w:color="auto"/>
        <w:right w:val="none" w:sz="0" w:space="0" w:color="auto"/>
      </w:divBdr>
    </w:div>
    <w:div w:id="443">
      <w:marLeft w:val="0"/>
      <w:marRight w:val="0"/>
      <w:marTop w:val="0"/>
      <w:marBottom w:val="0"/>
      <w:divBdr>
        <w:top w:val="none" w:sz="0" w:space="0" w:color="auto"/>
        <w:left w:val="none" w:sz="0" w:space="0" w:color="auto"/>
        <w:bottom w:val="none" w:sz="0" w:space="0" w:color="auto"/>
        <w:right w:val="none" w:sz="0" w:space="0" w:color="auto"/>
      </w:divBdr>
    </w:div>
    <w:div w:id="444">
      <w:marLeft w:val="0"/>
      <w:marRight w:val="0"/>
      <w:marTop w:val="0"/>
      <w:marBottom w:val="0"/>
      <w:divBdr>
        <w:top w:val="none" w:sz="0" w:space="0" w:color="auto"/>
        <w:left w:val="none" w:sz="0" w:space="0" w:color="auto"/>
        <w:bottom w:val="none" w:sz="0" w:space="0" w:color="auto"/>
        <w:right w:val="none" w:sz="0" w:space="0" w:color="auto"/>
      </w:divBdr>
    </w:div>
    <w:div w:id="445">
      <w:marLeft w:val="0"/>
      <w:marRight w:val="0"/>
      <w:marTop w:val="0"/>
      <w:marBottom w:val="0"/>
      <w:divBdr>
        <w:top w:val="none" w:sz="0" w:space="0" w:color="auto"/>
        <w:left w:val="none" w:sz="0" w:space="0" w:color="auto"/>
        <w:bottom w:val="none" w:sz="0" w:space="0" w:color="auto"/>
        <w:right w:val="none" w:sz="0" w:space="0" w:color="auto"/>
      </w:divBdr>
    </w:div>
    <w:div w:id="446">
      <w:marLeft w:val="0"/>
      <w:marRight w:val="0"/>
      <w:marTop w:val="0"/>
      <w:marBottom w:val="0"/>
      <w:divBdr>
        <w:top w:val="none" w:sz="0" w:space="0" w:color="auto"/>
        <w:left w:val="none" w:sz="0" w:space="0" w:color="auto"/>
        <w:bottom w:val="none" w:sz="0" w:space="0" w:color="auto"/>
        <w:right w:val="none" w:sz="0" w:space="0" w:color="auto"/>
      </w:divBdr>
    </w:div>
    <w:div w:id="447">
      <w:marLeft w:val="0"/>
      <w:marRight w:val="0"/>
      <w:marTop w:val="0"/>
      <w:marBottom w:val="0"/>
      <w:divBdr>
        <w:top w:val="none" w:sz="0" w:space="0" w:color="auto"/>
        <w:left w:val="none" w:sz="0" w:space="0" w:color="auto"/>
        <w:bottom w:val="none" w:sz="0" w:space="0" w:color="auto"/>
        <w:right w:val="none" w:sz="0" w:space="0" w:color="auto"/>
      </w:divBdr>
    </w:div>
    <w:div w:id="448">
      <w:marLeft w:val="0"/>
      <w:marRight w:val="0"/>
      <w:marTop w:val="0"/>
      <w:marBottom w:val="0"/>
      <w:divBdr>
        <w:top w:val="none" w:sz="0" w:space="0" w:color="auto"/>
        <w:left w:val="none" w:sz="0" w:space="0" w:color="auto"/>
        <w:bottom w:val="none" w:sz="0" w:space="0" w:color="auto"/>
        <w:right w:val="none" w:sz="0" w:space="0" w:color="auto"/>
      </w:divBdr>
    </w:div>
    <w:div w:id="449">
      <w:marLeft w:val="0"/>
      <w:marRight w:val="0"/>
      <w:marTop w:val="0"/>
      <w:marBottom w:val="0"/>
      <w:divBdr>
        <w:top w:val="none" w:sz="0" w:space="0" w:color="auto"/>
        <w:left w:val="none" w:sz="0" w:space="0" w:color="auto"/>
        <w:bottom w:val="none" w:sz="0" w:space="0" w:color="auto"/>
        <w:right w:val="none" w:sz="0" w:space="0" w:color="auto"/>
      </w:divBdr>
    </w:div>
    <w:div w:id="450">
      <w:marLeft w:val="0"/>
      <w:marRight w:val="0"/>
      <w:marTop w:val="0"/>
      <w:marBottom w:val="0"/>
      <w:divBdr>
        <w:top w:val="none" w:sz="0" w:space="0" w:color="auto"/>
        <w:left w:val="none" w:sz="0" w:space="0" w:color="auto"/>
        <w:bottom w:val="none" w:sz="0" w:space="0" w:color="auto"/>
        <w:right w:val="none" w:sz="0" w:space="0" w:color="auto"/>
      </w:divBdr>
    </w:div>
    <w:div w:id="451">
      <w:marLeft w:val="0"/>
      <w:marRight w:val="0"/>
      <w:marTop w:val="0"/>
      <w:marBottom w:val="0"/>
      <w:divBdr>
        <w:top w:val="none" w:sz="0" w:space="0" w:color="auto"/>
        <w:left w:val="none" w:sz="0" w:space="0" w:color="auto"/>
        <w:bottom w:val="none" w:sz="0" w:space="0" w:color="auto"/>
        <w:right w:val="none" w:sz="0" w:space="0" w:color="auto"/>
      </w:divBdr>
    </w:div>
    <w:div w:id="452">
      <w:marLeft w:val="0"/>
      <w:marRight w:val="0"/>
      <w:marTop w:val="0"/>
      <w:marBottom w:val="0"/>
      <w:divBdr>
        <w:top w:val="none" w:sz="0" w:space="0" w:color="auto"/>
        <w:left w:val="none" w:sz="0" w:space="0" w:color="auto"/>
        <w:bottom w:val="none" w:sz="0" w:space="0" w:color="auto"/>
        <w:right w:val="none" w:sz="0" w:space="0" w:color="auto"/>
      </w:divBdr>
    </w:div>
    <w:div w:id="453">
      <w:marLeft w:val="0"/>
      <w:marRight w:val="0"/>
      <w:marTop w:val="0"/>
      <w:marBottom w:val="0"/>
      <w:divBdr>
        <w:top w:val="none" w:sz="0" w:space="0" w:color="auto"/>
        <w:left w:val="none" w:sz="0" w:space="0" w:color="auto"/>
        <w:bottom w:val="none" w:sz="0" w:space="0" w:color="auto"/>
        <w:right w:val="none" w:sz="0" w:space="0" w:color="auto"/>
      </w:divBdr>
    </w:div>
    <w:div w:id="454">
      <w:marLeft w:val="0"/>
      <w:marRight w:val="0"/>
      <w:marTop w:val="0"/>
      <w:marBottom w:val="0"/>
      <w:divBdr>
        <w:top w:val="none" w:sz="0" w:space="0" w:color="auto"/>
        <w:left w:val="none" w:sz="0" w:space="0" w:color="auto"/>
        <w:bottom w:val="none" w:sz="0" w:space="0" w:color="auto"/>
        <w:right w:val="none" w:sz="0" w:space="0" w:color="auto"/>
      </w:divBdr>
    </w:div>
    <w:div w:id="455">
      <w:marLeft w:val="0"/>
      <w:marRight w:val="0"/>
      <w:marTop w:val="0"/>
      <w:marBottom w:val="0"/>
      <w:divBdr>
        <w:top w:val="none" w:sz="0" w:space="0" w:color="auto"/>
        <w:left w:val="none" w:sz="0" w:space="0" w:color="auto"/>
        <w:bottom w:val="none" w:sz="0" w:space="0" w:color="auto"/>
        <w:right w:val="none" w:sz="0" w:space="0" w:color="auto"/>
      </w:divBdr>
    </w:div>
    <w:div w:id="456">
      <w:marLeft w:val="0"/>
      <w:marRight w:val="0"/>
      <w:marTop w:val="0"/>
      <w:marBottom w:val="0"/>
      <w:divBdr>
        <w:top w:val="none" w:sz="0" w:space="0" w:color="auto"/>
        <w:left w:val="none" w:sz="0" w:space="0" w:color="auto"/>
        <w:bottom w:val="none" w:sz="0" w:space="0" w:color="auto"/>
        <w:right w:val="none" w:sz="0" w:space="0" w:color="auto"/>
      </w:divBdr>
    </w:div>
    <w:div w:id="457">
      <w:marLeft w:val="0"/>
      <w:marRight w:val="0"/>
      <w:marTop w:val="0"/>
      <w:marBottom w:val="0"/>
      <w:divBdr>
        <w:top w:val="none" w:sz="0" w:space="0" w:color="auto"/>
        <w:left w:val="none" w:sz="0" w:space="0" w:color="auto"/>
        <w:bottom w:val="none" w:sz="0" w:space="0" w:color="auto"/>
        <w:right w:val="none" w:sz="0" w:space="0" w:color="auto"/>
      </w:divBdr>
    </w:div>
    <w:div w:id="458">
      <w:marLeft w:val="0"/>
      <w:marRight w:val="0"/>
      <w:marTop w:val="0"/>
      <w:marBottom w:val="0"/>
      <w:divBdr>
        <w:top w:val="none" w:sz="0" w:space="0" w:color="auto"/>
        <w:left w:val="none" w:sz="0" w:space="0" w:color="auto"/>
        <w:bottom w:val="none" w:sz="0" w:space="0" w:color="auto"/>
        <w:right w:val="none" w:sz="0" w:space="0" w:color="auto"/>
      </w:divBdr>
    </w:div>
    <w:div w:id="459">
      <w:marLeft w:val="0"/>
      <w:marRight w:val="0"/>
      <w:marTop w:val="0"/>
      <w:marBottom w:val="0"/>
      <w:divBdr>
        <w:top w:val="none" w:sz="0" w:space="0" w:color="auto"/>
        <w:left w:val="none" w:sz="0" w:space="0" w:color="auto"/>
        <w:bottom w:val="none" w:sz="0" w:space="0" w:color="auto"/>
        <w:right w:val="none" w:sz="0" w:space="0" w:color="auto"/>
      </w:divBdr>
    </w:div>
    <w:div w:id="460">
      <w:marLeft w:val="0"/>
      <w:marRight w:val="0"/>
      <w:marTop w:val="0"/>
      <w:marBottom w:val="0"/>
      <w:divBdr>
        <w:top w:val="none" w:sz="0" w:space="0" w:color="auto"/>
        <w:left w:val="none" w:sz="0" w:space="0" w:color="auto"/>
        <w:bottom w:val="none" w:sz="0" w:space="0" w:color="auto"/>
        <w:right w:val="none" w:sz="0" w:space="0" w:color="auto"/>
      </w:divBdr>
    </w:div>
    <w:div w:id="461">
      <w:marLeft w:val="0"/>
      <w:marRight w:val="0"/>
      <w:marTop w:val="0"/>
      <w:marBottom w:val="0"/>
      <w:divBdr>
        <w:top w:val="none" w:sz="0" w:space="0" w:color="auto"/>
        <w:left w:val="none" w:sz="0" w:space="0" w:color="auto"/>
        <w:bottom w:val="none" w:sz="0" w:space="0" w:color="auto"/>
        <w:right w:val="none" w:sz="0" w:space="0" w:color="auto"/>
      </w:divBdr>
    </w:div>
    <w:div w:id="462">
      <w:marLeft w:val="0"/>
      <w:marRight w:val="0"/>
      <w:marTop w:val="0"/>
      <w:marBottom w:val="0"/>
      <w:divBdr>
        <w:top w:val="none" w:sz="0" w:space="0" w:color="auto"/>
        <w:left w:val="none" w:sz="0" w:space="0" w:color="auto"/>
        <w:bottom w:val="none" w:sz="0" w:space="0" w:color="auto"/>
        <w:right w:val="none" w:sz="0" w:space="0" w:color="auto"/>
      </w:divBdr>
    </w:div>
    <w:div w:id="463">
      <w:marLeft w:val="0"/>
      <w:marRight w:val="0"/>
      <w:marTop w:val="0"/>
      <w:marBottom w:val="0"/>
      <w:divBdr>
        <w:top w:val="none" w:sz="0" w:space="0" w:color="auto"/>
        <w:left w:val="none" w:sz="0" w:space="0" w:color="auto"/>
        <w:bottom w:val="none" w:sz="0" w:space="0" w:color="auto"/>
        <w:right w:val="none" w:sz="0" w:space="0" w:color="auto"/>
      </w:divBdr>
    </w:div>
    <w:div w:id="464">
      <w:marLeft w:val="0"/>
      <w:marRight w:val="0"/>
      <w:marTop w:val="0"/>
      <w:marBottom w:val="0"/>
      <w:divBdr>
        <w:top w:val="none" w:sz="0" w:space="0" w:color="auto"/>
        <w:left w:val="none" w:sz="0" w:space="0" w:color="auto"/>
        <w:bottom w:val="none" w:sz="0" w:space="0" w:color="auto"/>
        <w:right w:val="none" w:sz="0" w:space="0" w:color="auto"/>
      </w:divBdr>
    </w:div>
    <w:div w:id="465">
      <w:marLeft w:val="0"/>
      <w:marRight w:val="0"/>
      <w:marTop w:val="0"/>
      <w:marBottom w:val="0"/>
      <w:divBdr>
        <w:top w:val="none" w:sz="0" w:space="0" w:color="auto"/>
        <w:left w:val="none" w:sz="0" w:space="0" w:color="auto"/>
        <w:bottom w:val="none" w:sz="0" w:space="0" w:color="auto"/>
        <w:right w:val="none" w:sz="0" w:space="0" w:color="auto"/>
      </w:divBdr>
    </w:div>
    <w:div w:id="466">
      <w:marLeft w:val="0"/>
      <w:marRight w:val="0"/>
      <w:marTop w:val="0"/>
      <w:marBottom w:val="0"/>
      <w:divBdr>
        <w:top w:val="none" w:sz="0" w:space="0" w:color="auto"/>
        <w:left w:val="none" w:sz="0" w:space="0" w:color="auto"/>
        <w:bottom w:val="none" w:sz="0" w:space="0" w:color="auto"/>
        <w:right w:val="none" w:sz="0" w:space="0" w:color="auto"/>
      </w:divBdr>
    </w:div>
    <w:div w:id="467">
      <w:marLeft w:val="0"/>
      <w:marRight w:val="0"/>
      <w:marTop w:val="0"/>
      <w:marBottom w:val="0"/>
      <w:divBdr>
        <w:top w:val="none" w:sz="0" w:space="0" w:color="auto"/>
        <w:left w:val="none" w:sz="0" w:space="0" w:color="auto"/>
        <w:bottom w:val="none" w:sz="0" w:space="0" w:color="auto"/>
        <w:right w:val="none" w:sz="0" w:space="0" w:color="auto"/>
      </w:divBdr>
    </w:div>
    <w:div w:id="468">
      <w:marLeft w:val="0"/>
      <w:marRight w:val="0"/>
      <w:marTop w:val="0"/>
      <w:marBottom w:val="0"/>
      <w:divBdr>
        <w:top w:val="none" w:sz="0" w:space="0" w:color="auto"/>
        <w:left w:val="none" w:sz="0" w:space="0" w:color="auto"/>
        <w:bottom w:val="none" w:sz="0" w:space="0" w:color="auto"/>
        <w:right w:val="none" w:sz="0" w:space="0" w:color="auto"/>
      </w:divBdr>
    </w:div>
    <w:div w:id="469">
      <w:marLeft w:val="0"/>
      <w:marRight w:val="0"/>
      <w:marTop w:val="0"/>
      <w:marBottom w:val="0"/>
      <w:divBdr>
        <w:top w:val="none" w:sz="0" w:space="0" w:color="auto"/>
        <w:left w:val="none" w:sz="0" w:space="0" w:color="auto"/>
        <w:bottom w:val="none" w:sz="0" w:space="0" w:color="auto"/>
        <w:right w:val="none" w:sz="0" w:space="0" w:color="auto"/>
      </w:divBdr>
    </w:div>
    <w:div w:id="470">
      <w:marLeft w:val="0"/>
      <w:marRight w:val="0"/>
      <w:marTop w:val="0"/>
      <w:marBottom w:val="0"/>
      <w:divBdr>
        <w:top w:val="none" w:sz="0" w:space="0" w:color="auto"/>
        <w:left w:val="none" w:sz="0" w:space="0" w:color="auto"/>
        <w:bottom w:val="none" w:sz="0" w:space="0" w:color="auto"/>
        <w:right w:val="none" w:sz="0" w:space="0" w:color="auto"/>
      </w:divBdr>
    </w:div>
    <w:div w:id="471">
      <w:marLeft w:val="0"/>
      <w:marRight w:val="0"/>
      <w:marTop w:val="0"/>
      <w:marBottom w:val="0"/>
      <w:divBdr>
        <w:top w:val="none" w:sz="0" w:space="0" w:color="auto"/>
        <w:left w:val="none" w:sz="0" w:space="0" w:color="auto"/>
        <w:bottom w:val="none" w:sz="0" w:space="0" w:color="auto"/>
        <w:right w:val="none" w:sz="0" w:space="0" w:color="auto"/>
      </w:divBdr>
    </w:div>
    <w:div w:id="47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polarion.platform.aws.gts/polarion/wi-attachment/MLS_DSTW/MDSTW-21886/1-1.ole.rtf?revision=910978" TargetMode="External" Id="rId8" /><Relationship Type="http://schemas.openxmlformats.org/officeDocument/2006/relationships/image" Target="media/image3.png" Id="rId13" /><Relationship Type="http://schemas.openxmlformats.org/officeDocument/2006/relationships/hyperlink" Target="https://polarion.platform.aws.gts/polarion/wi-attachment/MLS_DSTW/MDSTW-21947/1-6.ole.rtf?revision=910978" TargetMode="Externa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header" Target="header2.xml" Id="rId21" /><Relationship Type="http://schemas.openxmlformats.org/officeDocument/2006/relationships/hyperlink" Target="http://trss-at.at.gts/glossword/" TargetMode="External" Id="rId7" /><Relationship Type="http://schemas.openxmlformats.org/officeDocument/2006/relationships/hyperlink" Target="https://polarion.platform.aws.gts/polarion/wi-attachment/MLS_DSTW/MDSTW-21906/1-3.ole.rtf?revision=910978" TargetMode="External" Id="rId12" /><Relationship Type="http://schemas.openxmlformats.org/officeDocument/2006/relationships/image" Target="media/image5.png" Id="rId17" /><Relationship Type="http://schemas.openxmlformats.org/officeDocument/2006/relationships/footer" Target="footer3.xml" Id="rId25" /><Relationship Type="http://schemas.openxmlformats.org/officeDocument/2006/relationships/styles" Target="styles.xml" Id="rId2" /><Relationship Type="http://schemas.openxmlformats.org/officeDocument/2006/relationships/hyperlink" Target="https://polarion.platform.aws.gts/polarion/wi-attachment/MLS_DSTW/MDSTW-21946/1-5.ole.rtf?revision=910978" TargetMode="External" Id="rId16" /><Relationship Type="http://schemas.openxmlformats.org/officeDocument/2006/relationships/header" Target="head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png" Id="rId11" /><Relationship Type="http://schemas.openxmlformats.org/officeDocument/2006/relationships/header" Target="header3.xml" Id="rId24" /><Relationship Type="http://schemas.openxmlformats.org/officeDocument/2006/relationships/footnotes" Target="footnotes.xml" Id="rId5" /><Relationship Type="http://schemas.openxmlformats.org/officeDocument/2006/relationships/image" Target="media/image4.png" Id="rId15" /><Relationship Type="http://schemas.openxmlformats.org/officeDocument/2006/relationships/footer" Target="footer2.xml" Id="rId23" /><Relationship Type="http://schemas.openxmlformats.org/officeDocument/2006/relationships/hyperlink" Target="https://polarion.platform.aws.gts/polarion/wi-attachment/MLS_DSTW/MDSTW-21895/1-2.ole.rtf?revision=910978" TargetMode="External" Id="rId10" /><Relationship Type="http://schemas.openxmlformats.org/officeDocument/2006/relationships/image" Target="media/image6.png"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yperlink" Target="https://polarion.platform.aws.gts/polarion/wi-attachment/MLS_DSTW/MDSTW-21913/1-4.ole.rtf?revision=910978"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omments" Target="/word/comments.xml" Id="Rafb05df3c54a4e37" /></Relationships>
</file>

<file path=word/_rels/header2.xml.rels>&#65279;<?xml version="1.0" encoding="utf-8"?><Relationships xmlns="http://schemas.openxmlformats.org/package/2006/relationships"><Relationship Type="http://schemas.openxmlformats.org/officeDocument/2006/relationships/image" Target="media/image8.svg" Id="rId2" /><Relationship Type="http://schemas.openxmlformats.org/officeDocument/2006/relationships/image" Target="media/image7.png" Id="rId1" /></Relationships>
</file>

<file path=word/_rels/header3.xml.rels>&#65279;<?xml version="1.0" encoding="utf-8"?><Relationships xmlns="http://schemas.openxmlformats.org/package/2006/relationships"><Relationship Type="http://schemas.openxmlformats.org/officeDocument/2006/relationships/image" Target="media/image8.svg" Id="rId2" /><Relationship Type="http://schemas.openxmlformats.org/officeDocument/2006/relationships/image" Target="media/image7.png" Id="rId1"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4f712be-203a-4929-95d9-8a74f5e42b84}" enabled="1" method="Privileged" siteId="{f54277c9-dafe-44aa-85a4-73d5c7c52450}" removed="0"/>
</clbl:labelList>
</file>

<file path=docProps/app.xml><?xml version="1.0" encoding="utf-8"?>
<Properties xmlns="http://schemas.openxmlformats.org/officeDocument/2006/extended-properties" xmlns:vt="http://schemas.openxmlformats.org/officeDocument/2006/docPropsVTypes">
  <Template>Normal</Template>
  <TotalTime>0</TotalTime>
  <Pages>624</Pages>
  <Words>136172</Words>
  <Characters>857884</Characters>
  <Application>Microsoft Office Word</Application>
  <DocSecurity>0</DocSecurity>
  <Lines>7149</Lines>
  <Paragraphs>1984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Thales</Company>
  <LinksUpToDate>false</LinksUpToDate>
  <CharactersWithSpaces>992072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 Rhea</dc:creator>
  <cp:keywords/>
  <dc:description/>
  <cp:lastModifiedBy>AT_SVC_PleaseReview</cp:lastModifiedBy>
  <cp:revision>2</cp:revision>
  <dcterms:created xsi:type="dcterms:W3CDTF">2026-10-06T07:53:00Z</dcterms:created>
  <dcterms:modified xsi:type="dcterms:W3CDTF">2026-10-06T07:53:00Z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0x0101009E9C2BBBFA5DA84D91E11706BF6EA0A5</vt:lpwstr>
  </property>
  <property fmtid="{D5CDD505-2E9C-101B-9397-08002B2CF9AE}" pid="3" name="Polarion Module URI">
    <vt:lpwstr>subterra:data-service:objects:/default/MLS_DSTW${Module}{moduleFolder}Requirements#EL4 PH</vt:lpwstr>
  </property>
  <property fmtid="{D5CDD505-2E9C-101B-9397-08002B2CF9AE}" pid="4" name="Polarion Revision">
    <vt:lpwstr>1392578</vt:lpwstr>
  </property>
  <property fmtid="{D5CDD505-2E9C-101B-9397-08002B2CF9AE}" pid="5" name="Polarion Field Info.1">
    <vt:lpwstr>not:WorkItem/stakeholderrequirement/in_reference.@all</vt:lpwstr>
  </property>
  <property fmtid="{D5CDD505-2E9C-101B-9397-08002B2CF9AE}" pid="6" name="Polarion Field Info.2">
    <vt:lpwstr>not:WorkItem/stakeholderrequirement/in_reference.-status</vt:lpwstr>
  </property>
  <property fmtid="{D5CDD505-2E9C-101B-9397-08002B2CF9AE}" pid="7" name="Polarion Field Info.3">
    <vt:lpwstr>not:WorkItem/stakeholderrequirement/in_reference.-comments</vt:lpwstr>
  </property>
  <property fmtid="{D5CDD505-2E9C-101B-9397-08002B2CF9AE}" pid="8" name="Polarion Field Info.4">
    <vt:lpwstr>not:WorkItem/stakeholderrequirement/in_reference.-assignee</vt:lpwstr>
  </property>
  <property fmtid="{D5CDD505-2E9C-101B-9397-08002B2CF9AE}" pid="9" name="Polarion Field Info.5">
    <vt:lpwstr>not:WorkItem/stakeholderrequirement/obsolete.@all</vt:lpwstr>
  </property>
  <property fmtid="{D5CDD505-2E9C-101B-9397-08002B2CF9AE}" pid="10" name="Polarion Field Info.6">
    <vt:lpwstr>not:WorkItem/stakeholderrequirement/obsolete.-status</vt:lpwstr>
  </property>
  <property fmtid="{D5CDD505-2E9C-101B-9397-08002B2CF9AE}" pid="11" name="Polarion Field Info.7">
    <vt:lpwstr>not:WorkItem/stakeholderrequirement/obsolete.-comments</vt:lpwstr>
  </property>
  <property fmtid="{D5CDD505-2E9C-101B-9397-08002B2CF9AE}" pid="12" name="Polarion Field Info.8">
    <vt:lpwstr>not:WorkItem/stakeholderrequirement/obsolete.-assignee</vt:lpwstr>
  </property>
  <property fmtid="{D5CDD505-2E9C-101B-9397-08002B2CF9AE}" pid="13" name="Polarion Field Info.9">
    <vt:lpwstr>not:WorkItem/requirement/approved.@all</vt:lpwstr>
  </property>
  <property fmtid="{D5CDD505-2E9C-101B-9397-08002B2CF9AE}" pid="14" name="Polarion Field Info.10">
    <vt:lpwstr>not:WorkItem/requirement/approved.-status</vt:lpwstr>
  </property>
  <property fmtid="{D5CDD505-2E9C-101B-9397-08002B2CF9AE}" pid="15" name="Polarion Field Info.11">
    <vt:lpwstr>not:WorkItem/requirement/approved.-comments</vt:lpwstr>
  </property>
  <property fmtid="{D5CDD505-2E9C-101B-9397-08002B2CF9AE}" pid="16" name="Polarion Field Info.12">
    <vt:lpwstr>not:WorkItem/requirement/approved.-assignee</vt:lpwstr>
  </property>
  <property fmtid="{D5CDD505-2E9C-101B-9397-08002B2CF9AE}" pid="17" name="Polarion Field Info.13">
    <vt:lpwstr>not:WorkItem/requirement/obsolete.@all</vt:lpwstr>
  </property>
  <property fmtid="{D5CDD505-2E9C-101B-9397-08002B2CF9AE}" pid="18" name="Polarion Field Info.14">
    <vt:lpwstr>not:WorkItem/requirement/obsolete.-status</vt:lpwstr>
  </property>
  <property fmtid="{D5CDD505-2E9C-101B-9397-08002B2CF9AE}" pid="19" name="Polarion Field Info.15">
    <vt:lpwstr>not:WorkItem/requirement/obsolete.-comments</vt:lpwstr>
  </property>
  <property fmtid="{D5CDD505-2E9C-101B-9397-08002B2CF9AE}" pid="20" name="Polarion Field Info.16">
    <vt:lpwstr>not:WorkItem/requirement/obsolete.-assignee</vt:lpwstr>
  </property>
  <property fmtid="{D5CDD505-2E9C-101B-9397-08002B2CF9AE}" pid="21" name="Polarion Field Info.17">
    <vt:lpwstr>not:WorkItem/stakeholderrequirement/in_reference.@all</vt:lpwstr>
  </property>
  <property fmtid="{D5CDD505-2E9C-101B-9397-08002B2CF9AE}" pid="22" name="Polarion Field Info.18">
    <vt:lpwstr>not:WorkItem/stakeholderrequirement/in_reference.-status</vt:lpwstr>
  </property>
  <property fmtid="{D5CDD505-2E9C-101B-9397-08002B2CF9AE}" pid="23" name="Polarion Field Info.19">
    <vt:lpwstr>not:WorkItem/stakeholderrequirement/in_reference.-comments</vt:lpwstr>
  </property>
  <property fmtid="{D5CDD505-2E9C-101B-9397-08002B2CF9AE}" pid="24" name="Polarion Field Info.20">
    <vt:lpwstr>not:WorkItem/stakeholderrequirement/in_reference.-assignee</vt:lpwstr>
  </property>
  <property fmtid="{D5CDD505-2E9C-101B-9397-08002B2CF9AE}" pid="25" name="Polarion Field Info.21">
    <vt:lpwstr>not:WorkItem/stakeholderrequirement/obsolete.@all</vt:lpwstr>
  </property>
  <property fmtid="{D5CDD505-2E9C-101B-9397-08002B2CF9AE}" pid="26" name="Polarion Field Info.22">
    <vt:lpwstr>not:WorkItem/stakeholderrequirement/obsolete.-status</vt:lpwstr>
  </property>
  <property fmtid="{D5CDD505-2E9C-101B-9397-08002B2CF9AE}" pid="27" name="Polarion Field Info.23">
    <vt:lpwstr>not:WorkItem/stakeholderrequirement/obsolete.-comments</vt:lpwstr>
  </property>
  <property fmtid="{D5CDD505-2E9C-101B-9397-08002B2CF9AE}" pid="28" name="Polarion Field Info.24">
    <vt:lpwstr>not:WorkItem/stakeholderrequirement/obsolete.-assignee</vt:lpwstr>
  </property>
  <property fmtid="{D5CDD505-2E9C-101B-9397-08002B2CF9AE}" pid="29" name="Polarion Field Info.25">
    <vt:lpwstr>not:WorkItem/justification/accepted.@all</vt:lpwstr>
  </property>
  <property fmtid="{D5CDD505-2E9C-101B-9397-08002B2CF9AE}" pid="30" name="Polarion Field Info.26">
    <vt:lpwstr>not:WorkItem/justification/accepted.-status</vt:lpwstr>
  </property>
  <property fmtid="{D5CDD505-2E9C-101B-9397-08002B2CF9AE}" pid="31" name="Polarion Field Info.27">
    <vt:lpwstr>not:WorkItem/justification/accepted.-comments</vt:lpwstr>
  </property>
  <property fmtid="{D5CDD505-2E9C-101B-9397-08002B2CF9AE}" pid="32" name="Polarion Field Info.28">
    <vt:lpwstr>not:WorkItem/justification/accepted.-assignee</vt:lpwstr>
  </property>
  <property fmtid="{D5CDD505-2E9C-101B-9397-08002B2CF9AE}" pid="33" name="Polarion Field Info.29">
    <vt:lpwstr>not:WorkItem/justification/refused.@all</vt:lpwstr>
  </property>
  <property fmtid="{D5CDD505-2E9C-101B-9397-08002B2CF9AE}" pid="34" name="Polarion Field Info.30">
    <vt:lpwstr>not:WorkItem/justification/refused.-status</vt:lpwstr>
  </property>
  <property fmtid="{D5CDD505-2E9C-101B-9397-08002B2CF9AE}" pid="35" name="Polarion Field Info.31">
    <vt:lpwstr>not:WorkItem/justification/refused.-comments</vt:lpwstr>
  </property>
  <property fmtid="{D5CDD505-2E9C-101B-9397-08002B2CF9AE}" pid="36" name="Polarion Field Info.32">
    <vt:lpwstr>not:WorkItem/justification/refused.-assignee</vt:lpwstr>
  </property>
  <property fmtid="{D5CDD505-2E9C-101B-9397-08002B2CF9AE}" pid="37" name="Polarion Field Info.33">
    <vt:lpwstr>not:WorkItem/justification/obsolete.@all</vt:lpwstr>
  </property>
  <property fmtid="{D5CDD505-2E9C-101B-9397-08002B2CF9AE}" pid="38" name="Polarion Field Info.34">
    <vt:lpwstr>not:WorkItem/justification/obsolete.-status</vt:lpwstr>
  </property>
  <property fmtid="{D5CDD505-2E9C-101B-9397-08002B2CF9AE}" pid="39" name="Polarion Field Info.35">
    <vt:lpwstr>not:WorkItem/justification/obsolete.-comments</vt:lpwstr>
  </property>
  <property fmtid="{D5CDD505-2E9C-101B-9397-08002B2CF9AE}" pid="40" name="Polarion Field Info.36">
    <vt:lpwstr>not:WorkItem/justification/obsolete.-assignee</vt:lpwstr>
  </property>
  <property fmtid="{D5CDD505-2E9C-101B-9397-08002B2CF9AE}" pid="41" name="Polarion Field Info.37">
    <vt:lpwstr>not:WorkItem/justification/rejected.@all</vt:lpwstr>
  </property>
  <property fmtid="{D5CDD505-2E9C-101B-9397-08002B2CF9AE}" pid="42" name="Polarion Field Info.38">
    <vt:lpwstr>not:WorkItem/justification/rejected.-status</vt:lpwstr>
  </property>
  <property fmtid="{D5CDD505-2E9C-101B-9397-08002B2CF9AE}" pid="43" name="Polarion Field Info.39">
    <vt:lpwstr>not:WorkItem/justification/rejected.-comments</vt:lpwstr>
  </property>
  <property fmtid="{D5CDD505-2E9C-101B-9397-08002B2CF9AE}" pid="44" name="Polarion Field Info.40">
    <vt:lpwstr>not:WorkItem/justification/rejected.-assignee</vt:lpwstr>
  </property>
  <property fmtid="{D5CDD505-2E9C-101B-9397-08002B2CF9AE}" pid="45" name="Polarion Field Info.41">
    <vt:lpwstr>not:WorkItem/text/approved.@all</vt:lpwstr>
  </property>
  <property fmtid="{D5CDD505-2E9C-101B-9397-08002B2CF9AE}" pid="46" name="Polarion Field Info.42">
    <vt:lpwstr>not:WorkItem/text/approved.-status</vt:lpwstr>
  </property>
  <property fmtid="{D5CDD505-2E9C-101B-9397-08002B2CF9AE}" pid="47" name="Polarion Field Info.43">
    <vt:lpwstr>not:WorkItem/text/approved.-comments</vt:lpwstr>
  </property>
  <property fmtid="{D5CDD505-2E9C-101B-9397-08002B2CF9AE}" pid="48" name="Polarion Field Info.44">
    <vt:lpwstr>not:WorkItem/text/approved.-assignee</vt:lpwstr>
  </property>
  <property fmtid="{D5CDD505-2E9C-101B-9397-08002B2CF9AE}" pid="49" name="Polarion Field Info.45">
    <vt:lpwstr>not:WorkItem/text/obsolete.@all</vt:lpwstr>
  </property>
  <property fmtid="{D5CDD505-2E9C-101B-9397-08002B2CF9AE}" pid="50" name="Polarion Field Info.46">
    <vt:lpwstr>not:WorkItem/text/obsolete.-status</vt:lpwstr>
  </property>
  <property fmtid="{D5CDD505-2E9C-101B-9397-08002B2CF9AE}" pid="51" name="Polarion Field Info.47">
    <vt:lpwstr>not:WorkItem/text/obsolete.-comments</vt:lpwstr>
  </property>
  <property fmtid="{D5CDD505-2E9C-101B-9397-08002B2CF9AE}" pid="52" name="Polarion Field Info.48">
    <vt:lpwstr>not:WorkItem/text/obsolete.-assignee</vt:lpwstr>
  </property>
  <property fmtid="{D5CDD505-2E9C-101B-9397-08002B2CF9AE}" pid="53" name="Polarion Field Info.49">
    <vt:lpwstr>not:WorkItem/text/approved.@all</vt:lpwstr>
  </property>
  <property fmtid="{D5CDD505-2E9C-101B-9397-08002B2CF9AE}" pid="54" name="Polarion Field Info.50">
    <vt:lpwstr>not:WorkItem/text/approved.-status</vt:lpwstr>
  </property>
  <property fmtid="{D5CDD505-2E9C-101B-9397-08002B2CF9AE}" pid="55" name="Polarion Field Info.51">
    <vt:lpwstr>not:WorkItem/text/approved.-comments</vt:lpwstr>
  </property>
  <property fmtid="{D5CDD505-2E9C-101B-9397-08002B2CF9AE}" pid="56" name="Polarion Field Info.52">
    <vt:lpwstr>not:WorkItem/text/approved.-assignee</vt:lpwstr>
  </property>
  <property fmtid="{D5CDD505-2E9C-101B-9397-08002B2CF9AE}" pid="57" name="Polarion Field Info.53">
    <vt:lpwstr>not:WorkItem/text/obsolete.@all</vt:lpwstr>
  </property>
  <property fmtid="{D5CDD505-2E9C-101B-9397-08002B2CF9AE}" pid="58" name="Polarion Field Info.54">
    <vt:lpwstr>not:WorkItem/text/obsolete.-status</vt:lpwstr>
  </property>
  <property fmtid="{D5CDD505-2E9C-101B-9397-08002B2CF9AE}" pid="59" name="Polarion Field Info.55">
    <vt:lpwstr>not:WorkItem/text/obsolete.-comments</vt:lpwstr>
  </property>
  <property fmtid="{D5CDD505-2E9C-101B-9397-08002B2CF9AE}" pid="60" name="Polarion Field Info.56">
    <vt:lpwstr>not:WorkItem/text/obsolete.-assignee</vt:lpwstr>
  </property>
  <property fmtid="{D5CDD505-2E9C-101B-9397-08002B2CF9AE}" pid="61" name="Polarion Field Info.57">
    <vt:lpwstr>not:WorkItem/text/approved.@all</vt:lpwstr>
  </property>
  <property fmtid="{D5CDD505-2E9C-101B-9397-08002B2CF9AE}" pid="62" name="Polarion Field Info.58">
    <vt:lpwstr>not:WorkItem/text/approved.-status</vt:lpwstr>
  </property>
  <property fmtid="{D5CDD505-2E9C-101B-9397-08002B2CF9AE}" pid="63" name="Polarion Field Info.59">
    <vt:lpwstr>not:WorkItem/text/approved.-comments</vt:lpwstr>
  </property>
  <property fmtid="{D5CDD505-2E9C-101B-9397-08002B2CF9AE}" pid="64" name="Polarion Field Info.60">
    <vt:lpwstr>not:WorkItem/text/approved.-assignee</vt:lpwstr>
  </property>
  <property fmtid="{D5CDD505-2E9C-101B-9397-08002B2CF9AE}" pid="65" name="Polarion Field Info.61">
    <vt:lpwstr>not:WorkItem/text/obsolete.@all</vt:lpwstr>
  </property>
  <property fmtid="{D5CDD505-2E9C-101B-9397-08002B2CF9AE}" pid="66" name="Polarion Field Info.62">
    <vt:lpwstr>not:WorkItem/text/obsolete.-status</vt:lpwstr>
  </property>
  <property fmtid="{D5CDD505-2E9C-101B-9397-08002B2CF9AE}" pid="67" name="Polarion Field Info.63">
    <vt:lpwstr>not:WorkItem/text/obsolete.-comments</vt:lpwstr>
  </property>
  <property fmtid="{D5CDD505-2E9C-101B-9397-08002B2CF9AE}" pid="68" name="Polarion Field Info.64">
    <vt:lpwstr>not:WorkItem/text/obsolete.-assignee</vt:lpwstr>
  </property>
  <property fmtid="{D5CDD505-2E9C-101B-9397-08002B2CF9AE}" pid="69" name="Polarion Field Info.65">
    <vt:lpwstr>not:WorkItem/DIL/approved.@all</vt:lpwstr>
  </property>
  <property fmtid="{D5CDD505-2E9C-101B-9397-08002B2CF9AE}" pid="70" name="Polarion Field Info.66">
    <vt:lpwstr>not:WorkItem/DIL/approved.-status</vt:lpwstr>
  </property>
  <property fmtid="{D5CDD505-2E9C-101B-9397-08002B2CF9AE}" pid="71" name="Polarion Field Info.67">
    <vt:lpwstr>not:WorkItem/DIL/approved.-comments</vt:lpwstr>
  </property>
  <property fmtid="{D5CDD505-2E9C-101B-9397-08002B2CF9AE}" pid="72" name="Polarion Field Info.68">
    <vt:lpwstr>not:WorkItem/DIL/approved.-assignee</vt:lpwstr>
  </property>
  <property fmtid="{D5CDD505-2E9C-101B-9397-08002B2CF9AE}" pid="73" name="Polarion Field Info.69">
    <vt:lpwstr>not:WorkItem/DIL/obsolete.@all</vt:lpwstr>
  </property>
  <property fmtid="{D5CDD505-2E9C-101B-9397-08002B2CF9AE}" pid="74" name="Polarion Field Info.70">
    <vt:lpwstr>not:WorkItem/DIL/obsolete.-status</vt:lpwstr>
  </property>
  <property fmtid="{D5CDD505-2E9C-101B-9397-08002B2CF9AE}" pid="75" name="Polarion Field Info.71">
    <vt:lpwstr>not:WorkItem/DIL/obsolete.-comments</vt:lpwstr>
  </property>
  <property fmtid="{D5CDD505-2E9C-101B-9397-08002B2CF9AE}" pid="76" name="Polarion Field Info.72">
    <vt:lpwstr>not:WorkItem/DIL/obsolete.-assignee</vt:lpwstr>
  </property>
  <property fmtid="{D5CDD505-2E9C-101B-9397-08002B2CF9AE}" pid="77" name="Polarion Field Info.73">
    <vt:lpwstr>not:WorkItem/designitem/approved.@all</vt:lpwstr>
  </property>
  <property fmtid="{D5CDD505-2E9C-101B-9397-08002B2CF9AE}" pid="78" name="Polarion Field Info.74">
    <vt:lpwstr>not:WorkItem/designitem/approved.-status</vt:lpwstr>
  </property>
  <property fmtid="{D5CDD505-2E9C-101B-9397-08002B2CF9AE}" pid="79" name="Polarion Field Info.75">
    <vt:lpwstr>not:WorkItem/designitem/approved.-comments</vt:lpwstr>
  </property>
  <property fmtid="{D5CDD505-2E9C-101B-9397-08002B2CF9AE}" pid="80" name="Polarion Field Info.76">
    <vt:lpwstr>not:WorkItem/designitem/approved.-assignee</vt:lpwstr>
  </property>
  <property fmtid="{D5CDD505-2E9C-101B-9397-08002B2CF9AE}" pid="81" name="Polarion Field Info.77">
    <vt:lpwstr>not:WorkItem/designitem/obsolete.@all</vt:lpwstr>
  </property>
  <property fmtid="{D5CDD505-2E9C-101B-9397-08002B2CF9AE}" pid="82" name="Polarion Field Info.78">
    <vt:lpwstr>not:WorkItem/designitem/obsolete.-status</vt:lpwstr>
  </property>
  <property fmtid="{D5CDD505-2E9C-101B-9397-08002B2CF9AE}" pid="83" name="Polarion Field Info.79">
    <vt:lpwstr>not:WorkItem/designitem/obsolete.-comments</vt:lpwstr>
  </property>
  <property fmtid="{D5CDD505-2E9C-101B-9397-08002B2CF9AE}" pid="84" name="Polarion Field Info.80">
    <vt:lpwstr>not:WorkItem/designitem/obsolete.-assignee</vt:lpwstr>
  </property>
  <property fmtid="{D5CDD505-2E9C-101B-9397-08002B2CF9AE}" pid="85" name="Polarion Field Info.81">
    <vt:lpwstr>not:WorkItem/configurationitem/approved.@all</vt:lpwstr>
  </property>
  <property fmtid="{D5CDD505-2E9C-101B-9397-08002B2CF9AE}" pid="86" name="Polarion Field Info.82">
    <vt:lpwstr>not:WorkItem/configurationitem/approved.-status</vt:lpwstr>
  </property>
  <property fmtid="{D5CDD505-2E9C-101B-9397-08002B2CF9AE}" pid="87" name="Polarion Field Info.83">
    <vt:lpwstr>not:WorkItem/configurationitem/approved.-comments</vt:lpwstr>
  </property>
  <property fmtid="{D5CDD505-2E9C-101B-9397-08002B2CF9AE}" pid="88" name="Polarion Field Info.84">
    <vt:lpwstr>not:WorkItem/configurationitem/approved.-assignee</vt:lpwstr>
  </property>
  <property fmtid="{D5CDD505-2E9C-101B-9397-08002B2CF9AE}" pid="89" name="Polarion Field Info.85">
    <vt:lpwstr>not:WorkItem/configurationitem/obsolete.@all</vt:lpwstr>
  </property>
  <property fmtid="{D5CDD505-2E9C-101B-9397-08002B2CF9AE}" pid="90" name="Polarion Field Info.86">
    <vt:lpwstr>not:WorkItem/configurationitem/obsolete.-status</vt:lpwstr>
  </property>
  <property fmtid="{D5CDD505-2E9C-101B-9397-08002B2CF9AE}" pid="91" name="Polarion Field Info.87">
    <vt:lpwstr>not:WorkItem/configurationitem/obsolete.-comments</vt:lpwstr>
  </property>
  <property fmtid="{D5CDD505-2E9C-101B-9397-08002B2CF9AE}" pid="92" name="Polarion Field Info.88">
    <vt:lpwstr>not:WorkItem/configurationitem/obsolete.-assignee</vt:lpwstr>
  </property>
  <property fmtid="{D5CDD505-2E9C-101B-9397-08002B2CF9AE}" pid="93" name="Polarion Field Info.89">
    <vt:lpwstr>not:WorkItem/message/approved.@all</vt:lpwstr>
  </property>
  <property fmtid="{D5CDD505-2E9C-101B-9397-08002B2CF9AE}" pid="94" name="Polarion Field Info.90">
    <vt:lpwstr>not:WorkItem/message/approved.-status</vt:lpwstr>
  </property>
  <property fmtid="{D5CDD505-2E9C-101B-9397-08002B2CF9AE}" pid="95" name="Polarion Field Info.91">
    <vt:lpwstr>not:WorkItem/message/approved.-comments</vt:lpwstr>
  </property>
  <property fmtid="{D5CDD505-2E9C-101B-9397-08002B2CF9AE}" pid="96" name="Polarion Field Info.92">
    <vt:lpwstr>not:WorkItem/message/approved.-assignee</vt:lpwstr>
  </property>
  <property fmtid="{D5CDD505-2E9C-101B-9397-08002B2CF9AE}" pid="97" name="Polarion Field Info.93">
    <vt:lpwstr>not:WorkItem/message/obsolete.@all</vt:lpwstr>
  </property>
  <property fmtid="{D5CDD505-2E9C-101B-9397-08002B2CF9AE}" pid="98" name="Polarion Field Info.94">
    <vt:lpwstr>not:WorkItem/message/obsolete.-status</vt:lpwstr>
  </property>
  <property fmtid="{D5CDD505-2E9C-101B-9397-08002B2CF9AE}" pid="99" name="Polarion Field Info.95">
    <vt:lpwstr>not:WorkItem/message/obsolete.-comments</vt:lpwstr>
  </property>
  <property fmtid="{D5CDD505-2E9C-101B-9397-08002B2CF9AE}" pid="100" name="Polarion Field Info.96">
    <vt:lpwstr>not:WorkItem/message/obsolete.-assignee</vt:lpwstr>
  </property>
  <property fmtid="{D5CDD505-2E9C-101B-9397-08002B2CF9AE}" pid="101" name="Polarion Field Info.97">
    <vt:lpwstr>not:WorkItem/parameter/approved.@all</vt:lpwstr>
  </property>
  <property fmtid="{D5CDD505-2E9C-101B-9397-08002B2CF9AE}" pid="102" name="Polarion Field Info.98">
    <vt:lpwstr>not:WorkItem/parameter/approved.-status</vt:lpwstr>
  </property>
  <property fmtid="{D5CDD505-2E9C-101B-9397-08002B2CF9AE}" pid="103" name="Polarion Field Info.99">
    <vt:lpwstr>not:WorkItem/parameter/approved.-comments</vt:lpwstr>
  </property>
  <property fmtid="{D5CDD505-2E9C-101B-9397-08002B2CF9AE}" pid="104" name="Polarion Field Info.100">
    <vt:lpwstr>not:WorkItem/parameter/approved.-assignee</vt:lpwstr>
  </property>
  <property fmtid="{D5CDD505-2E9C-101B-9397-08002B2CF9AE}" pid="105" name="Polarion Field Info.101">
    <vt:lpwstr>not:WorkItem/parameter/obsolete.@all</vt:lpwstr>
  </property>
  <property fmtid="{D5CDD505-2E9C-101B-9397-08002B2CF9AE}" pid="106" name="Polarion Field Info.102">
    <vt:lpwstr>not:WorkItem/parameter/obsolete.-status</vt:lpwstr>
  </property>
  <property fmtid="{D5CDD505-2E9C-101B-9397-08002B2CF9AE}" pid="107" name="Polarion Field Info.103">
    <vt:lpwstr>not:WorkItem/parameter/obsolete.-comments</vt:lpwstr>
  </property>
  <property fmtid="{D5CDD505-2E9C-101B-9397-08002B2CF9AE}" pid="108" name="Polarion Field Info.104">
    <vt:lpwstr>not:WorkItem/parameter/obsolete.-assignee</vt:lpwstr>
  </property>
  <property fmtid="{D5CDD505-2E9C-101B-9397-08002B2CF9AE}" pid="109" name="Polarion Field Info.105">
    <vt:lpwstr>not:WorkItem/applicationcondition/export.@all</vt:lpwstr>
  </property>
  <property fmtid="{D5CDD505-2E9C-101B-9397-08002B2CF9AE}" pid="110" name="Polarion Field Info.106">
    <vt:lpwstr>not:WorkItem/applicationcondition/export.-status</vt:lpwstr>
  </property>
  <property fmtid="{D5CDD505-2E9C-101B-9397-08002B2CF9AE}" pid="111" name="Polarion Field Info.107">
    <vt:lpwstr>not:WorkItem/applicationcondition/export.-comments</vt:lpwstr>
  </property>
  <property fmtid="{D5CDD505-2E9C-101B-9397-08002B2CF9AE}" pid="112" name="Polarion Field Info.108">
    <vt:lpwstr>not:WorkItem/applicationcondition/export.-assignee</vt:lpwstr>
  </property>
  <property fmtid="{D5CDD505-2E9C-101B-9397-08002B2CF9AE}" pid="113" name="Polarion Field Info.109">
    <vt:lpwstr>not:WorkItem/applicationcondition/closed.@all</vt:lpwstr>
  </property>
  <property fmtid="{D5CDD505-2E9C-101B-9397-08002B2CF9AE}" pid="114" name="Polarion Field Info.110">
    <vt:lpwstr>not:WorkItem/applicationcondition/closed.-status</vt:lpwstr>
  </property>
  <property fmtid="{D5CDD505-2E9C-101B-9397-08002B2CF9AE}" pid="115" name="Polarion Field Info.111">
    <vt:lpwstr>not:WorkItem/applicationcondition/closed.-comments</vt:lpwstr>
  </property>
  <property fmtid="{D5CDD505-2E9C-101B-9397-08002B2CF9AE}" pid="116" name="Polarion Field Info.112">
    <vt:lpwstr>not:WorkItem/applicationcondition/closed.-assignee</vt:lpwstr>
  </property>
  <property fmtid="{D5CDD505-2E9C-101B-9397-08002B2CF9AE}" pid="117" name="Polarion Field Info.113">
    <vt:lpwstr>not:WorkItem/applicationcondition/obsolete.@all</vt:lpwstr>
  </property>
  <property fmtid="{D5CDD505-2E9C-101B-9397-08002B2CF9AE}" pid="118" name="Polarion Field Info.114">
    <vt:lpwstr>not:WorkItem/applicationcondition/obsolete.-status</vt:lpwstr>
  </property>
  <property fmtid="{D5CDD505-2E9C-101B-9397-08002B2CF9AE}" pid="119" name="Polarion Field Info.115">
    <vt:lpwstr>not:WorkItem/applicationcondition/obsolete.-comments</vt:lpwstr>
  </property>
  <property fmtid="{D5CDD505-2E9C-101B-9397-08002B2CF9AE}" pid="120" name="Polarion Field Info.116">
    <vt:lpwstr>not:WorkItem/applicationcondition/obsolete.-assignee</vt:lpwstr>
  </property>
  <property fmtid="{D5CDD505-2E9C-101B-9397-08002B2CF9AE}" pid="121" name="Polarion Field Info.117">
    <vt:lpwstr>not:WorkItem/fulfillment/export.@all</vt:lpwstr>
  </property>
  <property fmtid="{D5CDD505-2E9C-101B-9397-08002B2CF9AE}" pid="122" name="Polarion Field Info.118">
    <vt:lpwstr>not:WorkItem/fulfillment/export.-status</vt:lpwstr>
  </property>
  <property fmtid="{D5CDD505-2E9C-101B-9397-08002B2CF9AE}" pid="123" name="Polarion Field Info.119">
    <vt:lpwstr>not:WorkItem/fulfillment/export.-comments</vt:lpwstr>
  </property>
  <property fmtid="{D5CDD505-2E9C-101B-9397-08002B2CF9AE}" pid="124" name="Polarion Field Info.120">
    <vt:lpwstr>not:WorkItem/fulfillment/export.-assignee</vt:lpwstr>
  </property>
  <property fmtid="{D5CDD505-2E9C-101B-9397-08002B2CF9AE}" pid="125" name="Polarion Field Info.121">
    <vt:lpwstr>not:WorkItem/fulfillment/fulfilled.@all</vt:lpwstr>
  </property>
  <property fmtid="{D5CDD505-2E9C-101B-9397-08002B2CF9AE}" pid="126" name="Polarion Field Info.122">
    <vt:lpwstr>not:WorkItem/fulfillment/fulfilled.-status</vt:lpwstr>
  </property>
  <property fmtid="{D5CDD505-2E9C-101B-9397-08002B2CF9AE}" pid="127" name="Polarion Field Info.123">
    <vt:lpwstr>not:WorkItem/fulfillment/fulfilled.-comments</vt:lpwstr>
  </property>
  <property fmtid="{D5CDD505-2E9C-101B-9397-08002B2CF9AE}" pid="128" name="Polarion Field Info.124">
    <vt:lpwstr>not:WorkItem/fulfillment/fulfilled.-assignee</vt:lpwstr>
  </property>
  <property fmtid="{D5CDD505-2E9C-101B-9397-08002B2CF9AE}" pid="129" name="Polarion Field Info.125">
    <vt:lpwstr>not:WorkItem/fulfillment/obsolete.@all</vt:lpwstr>
  </property>
  <property fmtid="{D5CDD505-2E9C-101B-9397-08002B2CF9AE}" pid="130" name="Polarion Field Info.126">
    <vt:lpwstr>not:WorkItem/fulfillment/obsolete.-status</vt:lpwstr>
  </property>
  <property fmtid="{D5CDD505-2E9C-101B-9397-08002B2CF9AE}" pid="131" name="Polarion Field Info.127">
    <vt:lpwstr>not:WorkItem/fulfillment/obsolete.-comments</vt:lpwstr>
  </property>
  <property fmtid="{D5CDD505-2E9C-101B-9397-08002B2CF9AE}" pid="132" name="Polarion Field Info.128">
    <vt:lpwstr>not:WorkItem/fulfillment/obsolete.-assignee</vt:lpwstr>
  </property>
  <property fmtid="{D5CDD505-2E9C-101B-9397-08002B2CF9AE}" pid="133" name="Polarion Field Info.129">
    <vt:lpwstr>not:WorkItem/controlmeasure/consolidated.@all</vt:lpwstr>
  </property>
  <property fmtid="{D5CDD505-2E9C-101B-9397-08002B2CF9AE}" pid="134" name="Polarion Field Info.130">
    <vt:lpwstr>not:WorkItem/controlmeasure/consolidated.-status</vt:lpwstr>
  </property>
  <property fmtid="{D5CDD505-2E9C-101B-9397-08002B2CF9AE}" pid="135" name="Polarion Field Info.131">
    <vt:lpwstr>not:WorkItem/controlmeasure/consolidated.-comments</vt:lpwstr>
  </property>
  <property fmtid="{D5CDD505-2E9C-101B-9397-08002B2CF9AE}" pid="136" name="Polarion Field Info.132">
    <vt:lpwstr>not:WorkItem/controlmeasure/consolidated.-assignee</vt:lpwstr>
  </property>
  <property fmtid="{D5CDD505-2E9C-101B-9397-08002B2CF9AE}" pid="137" name="Polarion Field Info.133">
    <vt:lpwstr>not:WorkItem/controlmeasure/export.@all</vt:lpwstr>
  </property>
  <property fmtid="{D5CDD505-2E9C-101B-9397-08002B2CF9AE}" pid="138" name="Polarion Field Info.134">
    <vt:lpwstr>not:WorkItem/controlmeasure/export.-status</vt:lpwstr>
  </property>
  <property fmtid="{D5CDD505-2E9C-101B-9397-08002B2CF9AE}" pid="139" name="Polarion Field Info.135">
    <vt:lpwstr>not:WorkItem/controlmeasure/export.-comments</vt:lpwstr>
  </property>
  <property fmtid="{D5CDD505-2E9C-101B-9397-08002B2CF9AE}" pid="140" name="Polarion Field Info.136">
    <vt:lpwstr>not:WorkItem/controlmeasure/export.-assignee</vt:lpwstr>
  </property>
  <property fmtid="{D5CDD505-2E9C-101B-9397-08002B2CF9AE}" pid="141" name="Polarion Field Info.137">
    <vt:lpwstr>not:WorkItem/controlmeasure/obsolete.@all</vt:lpwstr>
  </property>
  <property fmtid="{D5CDD505-2E9C-101B-9397-08002B2CF9AE}" pid="142" name="Polarion Field Info.138">
    <vt:lpwstr>not:WorkItem/controlmeasure/obsolete.-status</vt:lpwstr>
  </property>
  <property fmtid="{D5CDD505-2E9C-101B-9397-08002B2CF9AE}" pid="143" name="Polarion Field Info.139">
    <vt:lpwstr>not:WorkItem/controlmeasure/obsolete.-comments</vt:lpwstr>
  </property>
  <property fmtid="{D5CDD505-2E9C-101B-9397-08002B2CF9AE}" pid="144" name="Polarion Field Info.140">
    <vt:lpwstr>not:WorkItem/controlmeasure/obsolete.-assignee</vt:lpwstr>
  </property>
  <property fmtid="{D5CDD505-2E9C-101B-9397-08002B2CF9AE}" pid="145" name="Polarion Field Info.141">
    <vt:lpwstr>not:WorkItem/hazard/reqVerified.@all</vt:lpwstr>
  </property>
  <property fmtid="{D5CDD505-2E9C-101B-9397-08002B2CF9AE}" pid="146" name="Polarion Field Info.142">
    <vt:lpwstr>not:WorkItem/hazard/reqVerified.-status</vt:lpwstr>
  </property>
  <property fmtid="{D5CDD505-2E9C-101B-9397-08002B2CF9AE}" pid="147" name="Polarion Field Info.143">
    <vt:lpwstr>not:WorkItem/hazard/reqVerified.-comments</vt:lpwstr>
  </property>
  <property fmtid="{D5CDD505-2E9C-101B-9397-08002B2CF9AE}" pid="148" name="Polarion Field Info.144">
    <vt:lpwstr>not:WorkItem/hazard/reqVerified.-assignee</vt:lpwstr>
  </property>
  <property fmtid="{D5CDD505-2E9C-101B-9397-08002B2CF9AE}" pid="149" name="Polarion Field Info.145">
    <vt:lpwstr>not:WorkItem/hazard/transferred.@all</vt:lpwstr>
  </property>
  <property fmtid="{D5CDD505-2E9C-101B-9397-08002B2CF9AE}" pid="150" name="Polarion Field Info.146">
    <vt:lpwstr>not:WorkItem/hazard/transferred.-status</vt:lpwstr>
  </property>
  <property fmtid="{D5CDD505-2E9C-101B-9397-08002B2CF9AE}" pid="151" name="Polarion Field Info.147">
    <vt:lpwstr>not:WorkItem/hazard/transferred.-comments</vt:lpwstr>
  </property>
  <property fmtid="{D5CDD505-2E9C-101B-9397-08002B2CF9AE}" pid="152" name="Polarion Field Info.148">
    <vt:lpwstr>not:WorkItem/hazard/transferred.-assignee</vt:lpwstr>
  </property>
  <property fmtid="{D5CDD505-2E9C-101B-9397-08002B2CF9AE}" pid="153" name="Polarion Field Info.149">
    <vt:lpwstr>not:WorkItem/hazard/deleted.@all</vt:lpwstr>
  </property>
  <property fmtid="{D5CDD505-2E9C-101B-9397-08002B2CF9AE}" pid="154" name="Polarion Field Info.150">
    <vt:lpwstr>not:WorkItem/hazard/deleted.-status</vt:lpwstr>
  </property>
  <property fmtid="{D5CDD505-2E9C-101B-9397-08002B2CF9AE}" pid="155" name="Polarion Field Info.151">
    <vt:lpwstr>not:WorkItem/hazard/deleted.-comments</vt:lpwstr>
  </property>
  <property fmtid="{D5CDD505-2E9C-101B-9397-08002B2CF9AE}" pid="156" name="Polarion Field Info.152">
    <vt:lpwstr>not:WorkItem/hazard/deleted.-assignee</vt:lpwstr>
  </property>
  <property fmtid="{D5CDD505-2E9C-101B-9397-08002B2CF9AE}" pid="157" name="Polarion Field Info.153">
    <vt:lpwstr>not:WorkItem/testsuite/released.@all</vt:lpwstr>
  </property>
  <property fmtid="{D5CDD505-2E9C-101B-9397-08002B2CF9AE}" pid="158" name="Polarion Field Info.154">
    <vt:lpwstr>not:WorkItem/testsuite/released.-status</vt:lpwstr>
  </property>
  <property fmtid="{D5CDD505-2E9C-101B-9397-08002B2CF9AE}" pid="159" name="Polarion Field Info.155">
    <vt:lpwstr>not:WorkItem/testsuite/released.-comments</vt:lpwstr>
  </property>
  <property fmtid="{D5CDD505-2E9C-101B-9397-08002B2CF9AE}" pid="160" name="Polarion Field Info.156">
    <vt:lpwstr>not:WorkItem/testsuite/released.-assignee</vt:lpwstr>
  </property>
  <property fmtid="{D5CDD505-2E9C-101B-9397-08002B2CF9AE}" pid="161" name="Polarion Field Info.157">
    <vt:lpwstr>not:WorkItem/testsuite/obsolete.@all</vt:lpwstr>
  </property>
  <property fmtid="{D5CDD505-2E9C-101B-9397-08002B2CF9AE}" pid="162" name="Polarion Field Info.158">
    <vt:lpwstr>not:WorkItem/testsuite/obsolete.-status</vt:lpwstr>
  </property>
  <property fmtid="{D5CDD505-2E9C-101B-9397-08002B2CF9AE}" pid="163" name="Polarion Field Info.159">
    <vt:lpwstr>not:WorkItem/testsuite/obsolete.-comments</vt:lpwstr>
  </property>
  <property fmtid="{D5CDD505-2E9C-101B-9397-08002B2CF9AE}" pid="164" name="Polarion Field Info.160">
    <vt:lpwstr>not:WorkItem/testsuite/obsolete.-assignee</vt:lpwstr>
  </property>
  <property fmtid="{D5CDD505-2E9C-101B-9397-08002B2CF9AE}" pid="165" name="Polarion Field Info.161">
    <vt:lpwstr>not:WorkItem/testcase/released.@all</vt:lpwstr>
  </property>
  <property fmtid="{D5CDD505-2E9C-101B-9397-08002B2CF9AE}" pid="166" name="Polarion Field Info.162">
    <vt:lpwstr>not:WorkItem/testcase/released.-status</vt:lpwstr>
  </property>
  <property fmtid="{D5CDD505-2E9C-101B-9397-08002B2CF9AE}" pid="167" name="Polarion Field Info.163">
    <vt:lpwstr>not:WorkItem/testcase/released.-comments</vt:lpwstr>
  </property>
  <property fmtid="{D5CDD505-2E9C-101B-9397-08002B2CF9AE}" pid="168" name="Polarion Field Info.164">
    <vt:lpwstr>not:WorkItem/testcase/released.-assignee</vt:lpwstr>
  </property>
  <property fmtid="{D5CDD505-2E9C-101B-9397-08002B2CF9AE}" pid="169" name="Polarion Field Info.165">
    <vt:lpwstr>not:WorkItem/testcase/obsolete.@all</vt:lpwstr>
  </property>
  <property fmtid="{D5CDD505-2E9C-101B-9397-08002B2CF9AE}" pid="170" name="Polarion Field Info.166">
    <vt:lpwstr>not:WorkItem/testcase/obsolete.-status</vt:lpwstr>
  </property>
  <property fmtid="{D5CDD505-2E9C-101B-9397-08002B2CF9AE}" pid="171" name="Polarion Field Info.167">
    <vt:lpwstr>not:WorkItem/testcase/obsolete.-comments</vt:lpwstr>
  </property>
  <property fmtid="{D5CDD505-2E9C-101B-9397-08002B2CF9AE}" pid="172" name="Polarion Field Info.168">
    <vt:lpwstr>not:WorkItem/testcase/obsolete.-assignee</vt:lpwstr>
  </property>
  <property fmtid="{D5CDD505-2E9C-101B-9397-08002B2CF9AE}" pid="173" name="Polarion Field Info.169">
    <vt:lpwstr>not:WorkItem/issue/submitted.@all</vt:lpwstr>
  </property>
  <property fmtid="{D5CDD505-2E9C-101B-9397-08002B2CF9AE}" pid="174" name="Polarion Field Info.170">
    <vt:lpwstr>not:WorkItem/issue/submitted.-linkedWorkItems</vt:lpwstr>
  </property>
  <property fmtid="{D5CDD505-2E9C-101B-9397-08002B2CF9AE}" pid="175" name="Polarion Field Info.171">
    <vt:lpwstr>not:WorkItem/issue/analysed.@all</vt:lpwstr>
  </property>
  <property fmtid="{D5CDD505-2E9C-101B-9397-08002B2CF9AE}" pid="176" name="Polarion Field Info.172">
    <vt:lpwstr>not:WorkItem/issue/analysed.-linkedWorkItems</vt:lpwstr>
  </property>
  <property fmtid="{D5CDD505-2E9C-101B-9397-08002B2CF9AE}" pid="177" name="Polarion Field Info.173">
    <vt:lpwstr>not:WorkItem/issue/accepted.@all</vt:lpwstr>
  </property>
  <property fmtid="{D5CDD505-2E9C-101B-9397-08002B2CF9AE}" pid="178" name="Polarion Field Info.174">
    <vt:lpwstr>not:WorkItem/issue/accepted.-linkedWorkItems</vt:lpwstr>
  </property>
  <property fmtid="{D5CDD505-2E9C-101B-9397-08002B2CF9AE}" pid="179" name="Polarion Field Info.175">
    <vt:lpwstr>not:WorkItem/issue/startedWork.@all</vt:lpwstr>
  </property>
  <property fmtid="{D5CDD505-2E9C-101B-9397-08002B2CF9AE}" pid="180" name="Polarion Field Info.176">
    <vt:lpwstr>not:WorkItem/issue/startedWork.-linkedWorkItems</vt:lpwstr>
  </property>
  <property fmtid="{D5CDD505-2E9C-101B-9397-08002B2CF9AE}" pid="181" name="Polarion Field Info.177">
    <vt:lpwstr>not:WorkItem/issue/solved.@all</vt:lpwstr>
  </property>
  <property fmtid="{D5CDD505-2E9C-101B-9397-08002B2CF9AE}" pid="182" name="Polarion Field Info.178">
    <vt:lpwstr>not:WorkItem/issue/solved.-linkedWorkItems</vt:lpwstr>
  </property>
  <property fmtid="{D5CDD505-2E9C-101B-9397-08002B2CF9AE}" pid="183" name="Polarion Field Info.179">
    <vt:lpwstr>not:WorkItem/issue/verified.@all</vt:lpwstr>
  </property>
  <property fmtid="{D5CDD505-2E9C-101B-9397-08002B2CF9AE}" pid="184" name="Polarion Field Info.180">
    <vt:lpwstr>not:WorkItem/issue/verified.-linkedWorkItems</vt:lpwstr>
  </property>
  <property fmtid="{D5CDD505-2E9C-101B-9397-08002B2CF9AE}" pid="185" name="Polarion Field Info.181">
    <vt:lpwstr>not:WorkItem/issue/closed.@all</vt:lpwstr>
  </property>
  <property fmtid="{D5CDD505-2E9C-101B-9397-08002B2CF9AE}" pid="186" name="Polarion Field Info.182">
    <vt:lpwstr>not:WorkItem/issue/closed.-linkedWorkItems</vt:lpwstr>
  </property>
  <property fmtid="{D5CDD505-2E9C-101B-9397-08002B2CF9AE}" pid="187" name="Polarion Field Info.183">
    <vt:lpwstr>not:WorkItem/issue/rejected.@all</vt:lpwstr>
  </property>
  <property fmtid="{D5CDD505-2E9C-101B-9397-08002B2CF9AE}" pid="188" name="Polarion Field Info.184">
    <vt:lpwstr>not:WorkItem/issue/rejected.-linkedWorkItems</vt:lpwstr>
  </property>
  <property fmtid="{D5CDD505-2E9C-101B-9397-08002B2CF9AE}" pid="189" name="Polarion Field Info.185">
    <vt:lpwstr>not:WorkItem/epic/open.@all</vt:lpwstr>
  </property>
  <property fmtid="{D5CDD505-2E9C-101B-9397-08002B2CF9AE}" pid="190" name="Polarion Field Info.186">
    <vt:lpwstr>not:WorkItem/epic/open.-linkedWorkItems</vt:lpwstr>
  </property>
  <property fmtid="{D5CDD505-2E9C-101B-9397-08002B2CF9AE}" pid="191" name="Polarion Field Info.187">
    <vt:lpwstr>not:WorkItem/epic/in_progress.@all</vt:lpwstr>
  </property>
  <property fmtid="{D5CDD505-2E9C-101B-9397-08002B2CF9AE}" pid="192" name="Polarion Field Info.188">
    <vt:lpwstr>not:WorkItem/epic/in_progress.-linkedWorkItems</vt:lpwstr>
  </property>
  <property fmtid="{D5CDD505-2E9C-101B-9397-08002B2CF9AE}" pid="193" name="Polarion Field Info.189">
    <vt:lpwstr>not:WorkItem/epic/done.@all</vt:lpwstr>
  </property>
  <property fmtid="{D5CDD505-2E9C-101B-9397-08002B2CF9AE}" pid="194" name="Polarion Field Info.190">
    <vt:lpwstr>not:WorkItem/epic/done.-linkedWorkItems</vt:lpwstr>
  </property>
  <property fmtid="{D5CDD505-2E9C-101B-9397-08002B2CF9AE}" pid="195" name="Polarion Field Info.191">
    <vt:lpwstr>not:WorkItem/story/open.@all</vt:lpwstr>
  </property>
  <property fmtid="{D5CDD505-2E9C-101B-9397-08002B2CF9AE}" pid="196" name="Polarion Field Info.192">
    <vt:lpwstr>not:WorkItem/story/open.-linkedWorkItems</vt:lpwstr>
  </property>
  <property fmtid="{D5CDD505-2E9C-101B-9397-08002B2CF9AE}" pid="197" name="Polarion Field Info.193">
    <vt:lpwstr>not:WorkItem/story/in_progress.@all</vt:lpwstr>
  </property>
  <property fmtid="{D5CDD505-2E9C-101B-9397-08002B2CF9AE}" pid="198" name="Polarion Field Info.194">
    <vt:lpwstr>not:WorkItem/story/in_progress.-linkedWorkItems</vt:lpwstr>
  </property>
  <property fmtid="{D5CDD505-2E9C-101B-9397-08002B2CF9AE}" pid="199" name="Polarion Field Info.195">
    <vt:lpwstr>not:WorkItem/story/done.@all</vt:lpwstr>
  </property>
  <property fmtid="{D5CDD505-2E9C-101B-9397-08002B2CF9AE}" pid="200" name="Polarion Field Info.196">
    <vt:lpwstr>not:WorkItem/story/done.-linkedWorkItems</vt:lpwstr>
  </property>
  <property fmtid="{D5CDD505-2E9C-101B-9397-08002B2CF9AE}" pid="201" name="Polarion Field Info.197">
    <vt:lpwstr>not:WorkItem/changepackage/done.@all</vt:lpwstr>
  </property>
  <property fmtid="{D5CDD505-2E9C-101B-9397-08002B2CF9AE}" pid="202" name="Polarion Field Info.198">
    <vt:lpwstr>not:WorkItem/changepackage/done.-status</vt:lpwstr>
  </property>
  <property fmtid="{D5CDD505-2E9C-101B-9397-08002B2CF9AE}" pid="203" name="Polarion Field Info.199">
    <vt:lpwstr>not:WorkItem/changepackage/done.-comments</vt:lpwstr>
  </property>
  <property fmtid="{D5CDD505-2E9C-101B-9397-08002B2CF9AE}" pid="204" name="Polarion Field Info.200">
    <vt:lpwstr>not:WorkItem/changepackage/done.-assignee</vt:lpwstr>
  </property>
  <property fmtid="{D5CDD505-2E9C-101B-9397-08002B2CF9AE}" pid="205" name="Polarion Field Info.201">
    <vt:lpwstr>not:WorkItem/changepackage/obsolete.@all</vt:lpwstr>
  </property>
  <property fmtid="{D5CDD505-2E9C-101B-9397-08002B2CF9AE}" pid="206" name="Polarion Field Info.202">
    <vt:lpwstr>not:WorkItem/changepackage/obsolete.-status</vt:lpwstr>
  </property>
  <property fmtid="{D5CDD505-2E9C-101B-9397-08002B2CF9AE}" pid="207" name="Polarion Field Info.203">
    <vt:lpwstr>not:WorkItem/changepackage/obsolete.-comments</vt:lpwstr>
  </property>
  <property fmtid="{D5CDD505-2E9C-101B-9397-08002B2CF9AE}" pid="208" name="Polarion Field Info.204">
    <vt:lpwstr>not:WorkItem/changepackage/obsolete.-assignee</vt:lpwstr>
  </property>
  <property fmtid="{D5CDD505-2E9C-101B-9397-08002B2CF9AE}" pid="209" name="Polarion Field Info.205">
    <vt:lpwstr>not:WorkItem/changetask/resolved.@all</vt:lpwstr>
  </property>
  <property fmtid="{D5CDD505-2E9C-101B-9397-08002B2CF9AE}" pid="210" name="Polarion Field Info.206">
    <vt:lpwstr>not:WorkItem/changetask/resolved.-status</vt:lpwstr>
  </property>
  <property fmtid="{D5CDD505-2E9C-101B-9397-08002B2CF9AE}" pid="211" name="Polarion Field Info.207">
    <vt:lpwstr>not:WorkItem/changetask/resolved.-comments</vt:lpwstr>
  </property>
  <property fmtid="{D5CDD505-2E9C-101B-9397-08002B2CF9AE}" pid="212" name="Polarion Field Info.208">
    <vt:lpwstr>not:WorkItem/changetask/resolved.-assignee</vt:lpwstr>
  </property>
  <property fmtid="{D5CDD505-2E9C-101B-9397-08002B2CF9AE}" pid="213" name="Polarion Field Info.209">
    <vt:lpwstr>not:WorkItem/changetask/obsolete.@all</vt:lpwstr>
  </property>
  <property fmtid="{D5CDD505-2E9C-101B-9397-08002B2CF9AE}" pid="214" name="Polarion Field Info.210">
    <vt:lpwstr>not:WorkItem/changetask/obsolete.-status</vt:lpwstr>
  </property>
  <property fmtid="{D5CDD505-2E9C-101B-9397-08002B2CF9AE}" pid="215" name="Polarion Field Info.211">
    <vt:lpwstr>not:WorkItem/changetask/obsolete.-comments</vt:lpwstr>
  </property>
  <property fmtid="{D5CDD505-2E9C-101B-9397-08002B2CF9AE}" pid="216" name="Polarion Field Info.212">
    <vt:lpwstr>not:WorkItem/changetask/obsolete.-assignee</vt:lpwstr>
  </property>
  <property fmtid="{D5CDD505-2E9C-101B-9397-08002B2CF9AE}" pid="217" name="Polarion Field Info.213">
    <vt:lpwstr>not:WorkItem/workpackage/verified.@all</vt:lpwstr>
  </property>
  <property fmtid="{D5CDD505-2E9C-101B-9397-08002B2CF9AE}" pid="218" name="Polarion Field Info.214">
    <vt:lpwstr>not:WorkItem/workpackage/verified.-status</vt:lpwstr>
  </property>
  <property fmtid="{D5CDD505-2E9C-101B-9397-08002B2CF9AE}" pid="219" name="Polarion Field Info.215">
    <vt:lpwstr>not:WorkItem/workpackage/verified.-comments</vt:lpwstr>
  </property>
  <property fmtid="{D5CDD505-2E9C-101B-9397-08002B2CF9AE}" pid="220" name="Polarion Field Info.216">
    <vt:lpwstr>not:WorkItem/workpackage/verified.-assignee</vt:lpwstr>
  </property>
  <property fmtid="{D5CDD505-2E9C-101B-9397-08002B2CF9AE}" pid="221" name="Polarion Field Info.217">
    <vt:lpwstr>not:WorkItem/workpackage/rejected.@all</vt:lpwstr>
  </property>
  <property fmtid="{D5CDD505-2E9C-101B-9397-08002B2CF9AE}" pid="222" name="Polarion Field Info.218">
    <vt:lpwstr>not:WorkItem/workpackage/rejected.-status</vt:lpwstr>
  </property>
  <property fmtid="{D5CDD505-2E9C-101B-9397-08002B2CF9AE}" pid="223" name="Polarion Field Info.219">
    <vt:lpwstr>not:WorkItem/workpackage/rejected.-comments</vt:lpwstr>
  </property>
  <property fmtid="{D5CDD505-2E9C-101B-9397-08002B2CF9AE}" pid="224" name="Polarion Field Info.220">
    <vt:lpwstr>not:WorkItem/workpackage/rejected.-assignee</vt:lpwstr>
  </property>
  <property fmtid="{D5CDD505-2E9C-101B-9397-08002B2CF9AE}" pid="225" name="Polarion Field Info.221">
    <vt:lpwstr>not:WorkItem/variant/rejected.@all</vt:lpwstr>
  </property>
  <property fmtid="{D5CDD505-2E9C-101B-9397-08002B2CF9AE}" pid="226" name="Polarion Field Info.222">
    <vt:lpwstr>not:WorkItem/variant/rejected.-status</vt:lpwstr>
  </property>
  <property fmtid="{D5CDD505-2E9C-101B-9397-08002B2CF9AE}" pid="227" name="Polarion Field Info.223">
    <vt:lpwstr>not:WorkItem/variant/rejected.-comments</vt:lpwstr>
  </property>
  <property fmtid="{D5CDD505-2E9C-101B-9397-08002B2CF9AE}" pid="228" name="Polarion Field Info.224">
    <vt:lpwstr>not:WorkItem/variant/rejected.-assignee</vt:lpwstr>
  </property>
  <property fmtid="{D5CDD505-2E9C-101B-9397-08002B2CF9AE}" pid="229" name="Polarion Field Info.225">
    <vt:lpwstr>not:WorkItem/variant/completed.@all</vt:lpwstr>
  </property>
  <property fmtid="{D5CDD505-2E9C-101B-9397-08002B2CF9AE}" pid="230" name="Polarion Field Info.226">
    <vt:lpwstr>not:WorkItem/variant/completed.-status</vt:lpwstr>
  </property>
  <property fmtid="{D5CDD505-2E9C-101B-9397-08002B2CF9AE}" pid="231" name="Polarion Field Info.227">
    <vt:lpwstr>not:WorkItem/variant/completed.-comments</vt:lpwstr>
  </property>
  <property fmtid="{D5CDD505-2E9C-101B-9397-08002B2CF9AE}" pid="232" name="Polarion Field Info.228">
    <vt:lpwstr>not:WorkItem/variant/completed.-assignee</vt:lpwstr>
  </property>
  <property fmtid="{D5CDD505-2E9C-101B-9397-08002B2CF9AE}" pid="233" name="Polarion Field Info.229">
    <vt:lpwstr>not:WorkItem/variant/published.@all</vt:lpwstr>
  </property>
  <property fmtid="{D5CDD505-2E9C-101B-9397-08002B2CF9AE}" pid="234" name="Polarion Field Info.230">
    <vt:lpwstr>not:WorkItem/variant/published.-status</vt:lpwstr>
  </property>
  <property fmtid="{D5CDD505-2E9C-101B-9397-08002B2CF9AE}" pid="235" name="Polarion Field Info.231">
    <vt:lpwstr>not:WorkItem/variant/published.-comments</vt:lpwstr>
  </property>
  <property fmtid="{D5CDD505-2E9C-101B-9397-08002B2CF9AE}" pid="236" name="Polarion Field Info.232">
    <vt:lpwstr>not:WorkItem/variant/published.-assignee</vt:lpwstr>
  </property>
  <property fmtid="{D5CDD505-2E9C-101B-9397-08002B2CF9AE}" pid="237" name="Polarion Field Info.233">
    <vt:lpwstr>not:WorkItem/query/approved.@all</vt:lpwstr>
  </property>
  <property fmtid="{D5CDD505-2E9C-101B-9397-08002B2CF9AE}" pid="238" name="Polarion Field Info.234">
    <vt:lpwstr>not:WorkItem/query/approved.-status</vt:lpwstr>
  </property>
  <property fmtid="{D5CDD505-2E9C-101B-9397-08002B2CF9AE}" pid="239" name="Polarion Field Info.235">
    <vt:lpwstr>not:WorkItem/query/approved.-comments</vt:lpwstr>
  </property>
  <property fmtid="{D5CDD505-2E9C-101B-9397-08002B2CF9AE}" pid="240" name="Polarion Field Info.236">
    <vt:lpwstr>not:WorkItem/query/approved.</vt:lpwstr>
  </property>
  <property fmtid="{D5CDD505-2E9C-101B-9397-08002B2CF9AE}" pid="241" name="Polarion Field Info.237">
    <vt:lpwstr>not:WorkItem/query/approved.-assignee</vt:lpwstr>
  </property>
  <property fmtid="{D5CDD505-2E9C-101B-9397-08002B2CF9AE}" pid="242" name="Polarion Field Info.238">
    <vt:lpwstr>not:WorkItem/query/approved.-queryCode</vt:lpwstr>
  </property>
  <property fmtid="{D5CDD505-2E9C-101B-9397-08002B2CF9AE}" pid="243" name="Polarion Field Info.239">
    <vt:lpwstr>not:WorkItem/query/approved.-fieldsToDisplay</vt:lpwstr>
  </property>
  <property fmtid="{D5CDD505-2E9C-101B-9397-08002B2CF9AE}" pid="244" name="Polarion Field Info.240">
    <vt:lpwstr>not:WorkItem/query/obsolete.@all</vt:lpwstr>
  </property>
  <property fmtid="{D5CDD505-2E9C-101B-9397-08002B2CF9AE}" pid="245" name="Polarion Field Info.241">
    <vt:lpwstr>not:WorkItem/query/obsolete.-status</vt:lpwstr>
  </property>
  <property fmtid="{D5CDD505-2E9C-101B-9397-08002B2CF9AE}" pid="246" name="Polarion Field Info.242">
    <vt:lpwstr>not:WorkItem/query/obsolete.-comments</vt:lpwstr>
  </property>
  <property fmtid="{D5CDD505-2E9C-101B-9397-08002B2CF9AE}" pid="247" name="Polarion Field Info.243">
    <vt:lpwstr>not:WorkItem/query/obsolete.-assignee</vt:lpwstr>
  </property>
  <property fmtid="{D5CDD505-2E9C-101B-9397-08002B2CF9AE}" pid="248" name="Polarion Field Info.244">
    <vt:lpwstr>not:WorkItem/query/obsolete.-queryCode</vt:lpwstr>
  </property>
  <property fmtid="{D5CDD505-2E9C-101B-9397-08002B2CF9AE}" pid="249" name="Polarion Field Info.245">
    <vt:lpwstr>not:WorkItem/query/obsolete.-fieldsToDisplay</vt:lpwstr>
  </property>
  <property fmtid="{D5CDD505-2E9C-101B-9397-08002B2CF9AE}" pid="250" name="Polarion Field Info.246">
    <vt:lpwstr>not:WorkItem/businessusecase/released.@all</vt:lpwstr>
  </property>
  <property fmtid="{D5CDD505-2E9C-101B-9397-08002B2CF9AE}" pid="251" name="Polarion Field Info.247">
    <vt:lpwstr>not:WorkItem/businessusecase/released.-status</vt:lpwstr>
  </property>
  <property fmtid="{D5CDD505-2E9C-101B-9397-08002B2CF9AE}" pid="252" name="Polarion Field Info.248">
    <vt:lpwstr>not:WorkItem/businessusecase/released.-comments</vt:lpwstr>
  </property>
  <property fmtid="{D5CDD505-2E9C-101B-9397-08002B2CF9AE}" pid="253" name="Polarion Field Info.249">
    <vt:lpwstr>not:WorkItem/businessusecase/released.-assignee</vt:lpwstr>
  </property>
  <property fmtid="{D5CDD505-2E9C-101B-9397-08002B2CF9AE}" pid="254" name="Polarion Field Info.250">
    <vt:lpwstr>not:WorkItem/businessusecase/obsolete.@all</vt:lpwstr>
  </property>
  <property fmtid="{D5CDD505-2E9C-101B-9397-08002B2CF9AE}" pid="255" name="Polarion Field Info.251">
    <vt:lpwstr>not:WorkItem/businessusecase/obsolete.-status</vt:lpwstr>
  </property>
  <property fmtid="{D5CDD505-2E9C-101B-9397-08002B2CF9AE}" pid="256" name="Polarion Field Info.252">
    <vt:lpwstr>not:WorkItem/businessusecase/obsolete.-comments</vt:lpwstr>
  </property>
  <property fmtid="{D5CDD505-2E9C-101B-9397-08002B2CF9AE}" pid="257" name="Polarion Field Info.253">
    <vt:lpwstr>not:WorkItem/businessusecase/obsolete.-assignee</vt:lpwstr>
  </property>
  <property fmtid="{D5CDD505-2E9C-101B-9397-08002B2CF9AE}" pid="258" name="Polarion Field Info.254">
    <vt:lpwstr>not:WorkItem/businessusecase/rejected.@all</vt:lpwstr>
  </property>
  <property fmtid="{D5CDD505-2E9C-101B-9397-08002B2CF9AE}" pid="259" name="Polarion Field Info.255">
    <vt:lpwstr>not:WorkItem/businessusecase/rejected.-status</vt:lpwstr>
  </property>
  <property fmtid="{D5CDD505-2E9C-101B-9397-08002B2CF9AE}" pid="260" name="Polarion Field Info.256">
    <vt:lpwstr>not:WorkItem/businessusecase/rejected.-comments</vt:lpwstr>
  </property>
  <property fmtid="{D5CDD505-2E9C-101B-9397-08002B2CF9AE}" pid="261" name="Polarion Field Info.257">
    <vt:lpwstr>not:WorkItem/businessusecase/rejected.-assignee</vt:lpwstr>
  </property>
  <property fmtid="{D5CDD505-2E9C-101B-9397-08002B2CF9AE}" pid="262" name="Polarion Field Info.258">
    <vt:lpwstr>not:WorkItem/usecase/approved.@all</vt:lpwstr>
  </property>
  <property fmtid="{D5CDD505-2E9C-101B-9397-08002B2CF9AE}" pid="263" name="Polarion Field Info.259">
    <vt:lpwstr>not:WorkItem/usecase/approved.-status</vt:lpwstr>
  </property>
  <property fmtid="{D5CDD505-2E9C-101B-9397-08002B2CF9AE}" pid="264" name="Polarion Field Info.260">
    <vt:lpwstr>not:WorkItem/usecase/approved.-comments</vt:lpwstr>
  </property>
  <property fmtid="{D5CDD505-2E9C-101B-9397-08002B2CF9AE}" pid="265" name="Polarion Field Info.261">
    <vt:lpwstr>not:WorkItem/usecase/approved.-assignee</vt:lpwstr>
  </property>
  <property fmtid="{D5CDD505-2E9C-101B-9397-08002B2CF9AE}" pid="266" name="Polarion Field Info.262">
    <vt:lpwstr>not:WorkItem/usecase/obsolete.@all</vt:lpwstr>
  </property>
  <property fmtid="{D5CDD505-2E9C-101B-9397-08002B2CF9AE}" pid="267" name="Polarion Field Info.263">
    <vt:lpwstr>not:WorkItem/usecase/obsolete.-status</vt:lpwstr>
  </property>
  <property fmtid="{D5CDD505-2E9C-101B-9397-08002B2CF9AE}" pid="268" name="Polarion Field Info.264">
    <vt:lpwstr>not:WorkItem/usecase/obsolete.-comments</vt:lpwstr>
  </property>
  <property fmtid="{D5CDD505-2E9C-101B-9397-08002B2CF9AE}" pid="269" name="Polarion Field Info.265">
    <vt:lpwstr>not:WorkItem/usecase/obsolete.-assignee</vt:lpwstr>
  </property>
</Properties>
</file>